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18E3A2" w14:textId="77777777" w:rsidR="00482F69" w:rsidRPr="00064254" w:rsidRDefault="00482F69" w:rsidP="001B42EE">
      <w:pPr>
        <w:jc w:val="center"/>
        <w:rPr>
          <w:rFonts w:ascii="Calibri" w:hAnsi="Calibri"/>
        </w:rPr>
      </w:pPr>
    </w:p>
    <w:p w14:paraId="0BC2500E" w14:textId="77777777" w:rsidR="001B42EE" w:rsidRPr="00064254" w:rsidRDefault="001B42EE" w:rsidP="001B42EE">
      <w:pPr>
        <w:jc w:val="center"/>
        <w:rPr>
          <w:rFonts w:ascii="Calibri" w:hAnsi="Calibri"/>
        </w:rPr>
      </w:pPr>
      <w:r w:rsidRPr="00064254">
        <w:rPr>
          <w:rFonts w:ascii="Calibri" w:hAnsi="Calibri"/>
          <w:noProof/>
        </w:rPr>
        <w:drawing>
          <wp:inline distT="0" distB="0" distL="0" distR="0" wp14:anchorId="3CCCE790" wp14:editId="1BDC6525">
            <wp:extent cx="942975" cy="523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2975" cy="523875"/>
                    </a:xfrm>
                    <a:prstGeom prst="rect">
                      <a:avLst/>
                    </a:prstGeom>
                    <a:noFill/>
                    <a:ln>
                      <a:noFill/>
                    </a:ln>
                  </pic:spPr>
                </pic:pic>
              </a:graphicData>
            </a:graphic>
          </wp:inline>
        </w:drawing>
      </w:r>
    </w:p>
    <w:p w14:paraId="3885EE65" w14:textId="77777777" w:rsidR="001B42EE" w:rsidRPr="00064254" w:rsidRDefault="001B42EE" w:rsidP="001B42EE">
      <w:pPr>
        <w:pStyle w:val="Cover-Line1"/>
        <w:tabs>
          <w:tab w:val="clear" w:pos="2610"/>
          <w:tab w:val="clear" w:pos="2880"/>
        </w:tabs>
        <w:spacing w:before="2400"/>
        <w:rPr>
          <w:rFonts w:ascii="Calibri" w:hAnsi="Calibri"/>
          <w:sz w:val="44"/>
          <w:szCs w:val="18"/>
          <w:lang w:val="en-US"/>
        </w:rPr>
      </w:pPr>
      <w:r w:rsidRPr="00064254">
        <w:rPr>
          <w:rFonts w:ascii="Calibri" w:hAnsi="Calibri"/>
          <w:sz w:val="56"/>
          <w:szCs w:val="56"/>
          <w:lang w:val="en-US"/>
        </w:rPr>
        <w:fldChar w:fldCharType="begin"/>
      </w:r>
      <w:r w:rsidRPr="00064254">
        <w:rPr>
          <w:rFonts w:ascii="Calibri" w:hAnsi="Calibri"/>
          <w:sz w:val="56"/>
          <w:szCs w:val="56"/>
          <w:lang w:val="en-US"/>
        </w:rPr>
        <w:instrText xml:space="preserve"> TITLE   \* MERGEFORMAT </w:instrText>
      </w:r>
      <w:r w:rsidRPr="00064254">
        <w:rPr>
          <w:rFonts w:ascii="Calibri" w:hAnsi="Calibri"/>
          <w:sz w:val="56"/>
          <w:szCs w:val="56"/>
          <w:lang w:val="en-US"/>
        </w:rPr>
        <w:fldChar w:fldCharType="separate"/>
      </w:r>
      <w:r w:rsidRPr="00064254">
        <w:rPr>
          <w:rFonts w:ascii="Calibri" w:hAnsi="Calibri"/>
          <w:sz w:val="56"/>
          <w:szCs w:val="56"/>
          <w:lang w:val="en-US"/>
        </w:rPr>
        <w:t>Functional Requirements Specification (FRS)</w:t>
      </w:r>
      <w:r w:rsidRPr="00064254">
        <w:rPr>
          <w:rFonts w:ascii="Calibri" w:hAnsi="Calibri"/>
          <w:sz w:val="56"/>
          <w:szCs w:val="56"/>
          <w:lang w:val="en-US"/>
        </w:rPr>
        <w:fldChar w:fldCharType="end"/>
      </w:r>
    </w:p>
    <w:p w14:paraId="05177335" w14:textId="77777777" w:rsidR="001B42EE" w:rsidRPr="00064254" w:rsidRDefault="001B42EE" w:rsidP="001B42EE">
      <w:pPr>
        <w:pStyle w:val="Cover-GreyBar"/>
        <w:pBdr>
          <w:top w:val="thinThickSmallGap" w:sz="18" w:space="1" w:color="auto"/>
        </w:pBdr>
        <w:rPr>
          <w:rFonts w:ascii="Calibri" w:hAnsi="Calibri"/>
          <w:sz w:val="16"/>
          <w:lang w:val="en-US"/>
        </w:rPr>
      </w:pPr>
    </w:p>
    <w:p w14:paraId="6FAB7BE9" w14:textId="24F647D8" w:rsidR="001B42EE" w:rsidRPr="00064254" w:rsidDel="00B90A99" w:rsidRDefault="001B42EE" w:rsidP="00C47011">
      <w:pPr>
        <w:pStyle w:val="Cover-Line2"/>
        <w:tabs>
          <w:tab w:val="clear" w:pos="2610"/>
          <w:tab w:val="clear" w:pos="2880"/>
        </w:tabs>
        <w:spacing w:before="480" w:after="3600"/>
        <w:rPr>
          <w:del w:id="0" w:author="Fnu, Sonam" w:date="2019-11-27T19:29:00Z"/>
          <w:rFonts w:ascii="Calibri" w:hAnsi="Calibri"/>
          <w:sz w:val="68"/>
          <w:szCs w:val="68"/>
          <w:lang w:val="en-US"/>
        </w:rPr>
      </w:pPr>
      <w:del w:id="1" w:author="Fnu, Sonam" w:date="2019-11-27T19:29:00Z">
        <w:r w:rsidRPr="00064254" w:rsidDel="00B90A99">
          <w:rPr>
            <w:rFonts w:ascii="Calibri" w:hAnsi="Calibri"/>
            <w:sz w:val="68"/>
            <w:szCs w:val="68"/>
          </w:rPr>
          <w:fldChar w:fldCharType="begin"/>
        </w:r>
        <w:r w:rsidRPr="00064254" w:rsidDel="00B90A99">
          <w:rPr>
            <w:rFonts w:ascii="Calibri" w:hAnsi="Calibri"/>
            <w:sz w:val="68"/>
            <w:szCs w:val="68"/>
            <w:lang w:val="en-US"/>
          </w:rPr>
          <w:delInstrText xml:space="preserve"> SUBJECT   \* MERGEFORMAT </w:delInstrText>
        </w:r>
        <w:r w:rsidRPr="00064254" w:rsidDel="00B90A99">
          <w:rPr>
            <w:rFonts w:ascii="Calibri" w:hAnsi="Calibri"/>
            <w:sz w:val="68"/>
            <w:szCs w:val="68"/>
          </w:rPr>
          <w:fldChar w:fldCharType="separate"/>
        </w:r>
        <w:r w:rsidRPr="00064254" w:rsidDel="00B90A99">
          <w:rPr>
            <w:rFonts w:ascii="Calibri" w:hAnsi="Calibri"/>
            <w:sz w:val="68"/>
            <w:szCs w:val="68"/>
            <w:lang w:val="en-US"/>
          </w:rPr>
          <w:delText>&lt;</w:delText>
        </w:r>
        <w:r w:rsidR="00DB11B8" w:rsidRPr="00064254" w:rsidDel="00B90A99">
          <w:rPr>
            <w:rFonts w:ascii="Calibri" w:hAnsi="Calibri"/>
            <w:sz w:val="68"/>
            <w:szCs w:val="68"/>
            <w:lang w:val="en-US"/>
          </w:rPr>
          <w:delText xml:space="preserve">ETHIX-Net </w:delText>
        </w:r>
        <w:r w:rsidR="0039685C" w:rsidRPr="00064254" w:rsidDel="00B90A99">
          <w:rPr>
            <w:rFonts w:ascii="Calibri" w:hAnsi="Calibri"/>
            <w:sz w:val="68"/>
            <w:szCs w:val="68"/>
            <w:lang w:val="en-US"/>
          </w:rPr>
          <w:delText>Revamp II</w:delText>
        </w:r>
        <w:r w:rsidRPr="00064254" w:rsidDel="00B90A99">
          <w:rPr>
            <w:rFonts w:ascii="Calibri" w:hAnsi="Calibri"/>
            <w:sz w:val="68"/>
            <w:szCs w:val="68"/>
            <w:lang w:val="en-US"/>
          </w:rPr>
          <w:delText xml:space="preserve">&gt; </w:delText>
        </w:r>
        <w:r w:rsidR="00C47011" w:rsidRPr="00064254" w:rsidDel="00B90A99">
          <w:rPr>
            <w:rFonts w:ascii="Calibri" w:hAnsi="Calibri"/>
            <w:sz w:val="68"/>
            <w:szCs w:val="68"/>
            <w:lang w:val="en-US"/>
          </w:rPr>
          <w:delText>Omni Channel Notification</w:delText>
        </w:r>
        <w:r w:rsidRPr="00064254" w:rsidDel="00B90A99">
          <w:rPr>
            <w:rFonts w:ascii="Calibri" w:hAnsi="Calibri"/>
            <w:sz w:val="68"/>
            <w:szCs w:val="68"/>
            <w:lang w:val="en-US"/>
          </w:rPr>
          <w:delText xml:space="preserve">- </w:delText>
        </w:r>
        <w:r w:rsidRPr="00064254" w:rsidDel="00B90A99">
          <w:rPr>
            <w:rFonts w:ascii="Calibri" w:hAnsi="Calibri"/>
            <w:sz w:val="68"/>
            <w:szCs w:val="68"/>
          </w:rPr>
          <w:fldChar w:fldCharType="end"/>
        </w:r>
        <w:r w:rsidR="00DB11B8" w:rsidRPr="00064254" w:rsidDel="00B90A99">
          <w:rPr>
            <w:rFonts w:ascii="Calibri" w:hAnsi="Calibri"/>
          </w:rPr>
          <w:delText xml:space="preserve"> </w:delText>
        </w:r>
        <w:r w:rsidR="00C47011" w:rsidRPr="00064254" w:rsidDel="00B90A99">
          <w:rPr>
            <w:rFonts w:ascii="Calibri" w:hAnsi="Calibri"/>
            <w:sz w:val="68"/>
            <w:szCs w:val="68"/>
            <w:lang w:val="en-US"/>
          </w:rPr>
          <w:delText>ACM15562</w:delText>
        </w:r>
      </w:del>
    </w:p>
    <w:p w14:paraId="24E38A15" w14:textId="11A2B827" w:rsidR="001B42EE" w:rsidRPr="00064254" w:rsidRDefault="001B42EE" w:rsidP="0087293A">
      <w:pPr>
        <w:pStyle w:val="Cover-Line4"/>
        <w:tabs>
          <w:tab w:val="clear" w:pos="2610"/>
        </w:tabs>
        <w:rPr>
          <w:rFonts w:ascii="Calibri" w:hAnsi="Calibri"/>
          <w:b/>
          <w:szCs w:val="18"/>
        </w:rPr>
      </w:pPr>
      <w:r w:rsidRPr="00064254">
        <w:rPr>
          <w:rFonts w:ascii="Calibri" w:hAnsi="Calibri"/>
          <w:b/>
          <w:szCs w:val="18"/>
        </w:rPr>
        <w:t>Author:</w:t>
      </w:r>
      <w:r w:rsidRPr="00064254">
        <w:rPr>
          <w:rFonts w:ascii="Calibri" w:hAnsi="Calibri"/>
          <w:b/>
          <w:szCs w:val="18"/>
        </w:rPr>
        <w:tab/>
      </w:r>
      <w:ins w:id="2" w:author="Fnu, Sonam" w:date="2019-11-27T16:42:00Z">
        <w:r w:rsidR="006B2592">
          <w:rPr>
            <w:rFonts w:ascii="Calibri" w:hAnsi="Calibri"/>
            <w:b/>
            <w:szCs w:val="18"/>
          </w:rPr>
          <w:t>Rakesh Ranjan</w:t>
        </w:r>
      </w:ins>
      <w:del w:id="3" w:author="Fnu, Sonam" w:date="2019-11-27T16:42:00Z">
        <w:r w:rsidR="0087293A" w:rsidRPr="00064254" w:rsidDel="006B2592">
          <w:rPr>
            <w:rFonts w:ascii="Calibri" w:hAnsi="Calibri"/>
            <w:b/>
            <w:szCs w:val="18"/>
          </w:rPr>
          <w:delText>Mayada Hafez</w:delText>
        </w:r>
      </w:del>
      <w:r w:rsidR="0087293A" w:rsidRPr="00064254">
        <w:rPr>
          <w:rFonts w:ascii="Calibri" w:hAnsi="Calibri"/>
          <w:b/>
          <w:szCs w:val="18"/>
        </w:rPr>
        <w:tab/>
      </w:r>
    </w:p>
    <w:p w14:paraId="48351A0D" w14:textId="4C370B9E" w:rsidR="001B42EE" w:rsidRPr="00064254" w:rsidRDefault="001B42EE" w:rsidP="00A227B1">
      <w:pPr>
        <w:pStyle w:val="Cover-Line4"/>
        <w:tabs>
          <w:tab w:val="clear" w:pos="2610"/>
        </w:tabs>
        <w:rPr>
          <w:rFonts w:ascii="Calibri" w:hAnsi="Calibri"/>
          <w:szCs w:val="18"/>
        </w:rPr>
      </w:pPr>
      <w:r w:rsidRPr="00064254">
        <w:rPr>
          <w:rFonts w:ascii="Calibri" w:hAnsi="Calibri"/>
          <w:b/>
          <w:szCs w:val="18"/>
        </w:rPr>
        <w:t>Filename:</w:t>
      </w:r>
      <w:r w:rsidRPr="00064254">
        <w:rPr>
          <w:rFonts w:ascii="Calibri" w:hAnsi="Calibri"/>
          <w:szCs w:val="18"/>
        </w:rPr>
        <w:tab/>
      </w:r>
      <w:ins w:id="4" w:author="Fnu, Sonam" w:date="2019-11-27T16:42:00Z">
        <w:r w:rsidR="003F0E22">
          <w:rPr>
            <w:rFonts w:ascii="Calibri" w:hAnsi="Calibri"/>
            <w:szCs w:val="18"/>
          </w:rPr>
          <w:t>WildFly Server Migration</w:t>
        </w:r>
      </w:ins>
      <w:del w:id="5" w:author="Fnu, Sonam" w:date="2019-11-27T16:42:00Z">
        <w:r w:rsidR="00DB11B8" w:rsidRPr="00064254" w:rsidDel="003F0E22">
          <w:rPr>
            <w:rFonts w:ascii="Calibri" w:hAnsi="Calibri"/>
            <w:szCs w:val="18"/>
          </w:rPr>
          <w:delText>FRS-</w:delText>
        </w:r>
        <w:r w:rsidR="00DB11B8" w:rsidRPr="00064254" w:rsidDel="003F0E22">
          <w:rPr>
            <w:rFonts w:ascii="Calibri" w:hAnsi="Calibri"/>
          </w:rPr>
          <w:delText xml:space="preserve"> </w:delText>
        </w:r>
        <w:r w:rsidR="00A227B1" w:rsidRPr="00064254" w:rsidDel="003F0E22">
          <w:rPr>
            <w:rFonts w:ascii="Calibri" w:hAnsi="Calibri"/>
            <w:szCs w:val="18"/>
          </w:rPr>
          <w:delText>ACM</w:delText>
        </w:r>
        <w:r w:rsidR="00C47011" w:rsidRPr="00064254" w:rsidDel="003F0E22">
          <w:rPr>
            <w:rFonts w:ascii="Calibri" w:hAnsi="Calibri"/>
            <w:szCs w:val="18"/>
          </w:rPr>
          <w:delText>00000015562</w:delText>
        </w:r>
        <w:r w:rsidR="00DB11B8" w:rsidRPr="00064254" w:rsidDel="003F0E22">
          <w:rPr>
            <w:rFonts w:ascii="Calibri" w:hAnsi="Calibri"/>
            <w:szCs w:val="18"/>
          </w:rPr>
          <w:delText>-</w:delText>
        </w:r>
        <w:r w:rsidR="0087293A" w:rsidRPr="00064254" w:rsidDel="003F0E22">
          <w:rPr>
            <w:rFonts w:ascii="Calibri" w:hAnsi="Calibri"/>
            <w:szCs w:val="18"/>
          </w:rPr>
          <w:delText xml:space="preserve"> </w:delText>
        </w:r>
        <w:r w:rsidR="00C47011" w:rsidRPr="00064254" w:rsidDel="003F0E22">
          <w:rPr>
            <w:rFonts w:ascii="Calibri" w:hAnsi="Calibri"/>
            <w:szCs w:val="18"/>
          </w:rPr>
          <w:delText>Omni Channel</w:delText>
        </w:r>
        <w:r w:rsidR="0087293A" w:rsidRPr="00064254" w:rsidDel="003F0E22">
          <w:rPr>
            <w:rFonts w:ascii="Calibri" w:hAnsi="Calibri"/>
            <w:szCs w:val="18"/>
          </w:rPr>
          <w:delText xml:space="preserve"> Notification</w:delText>
        </w:r>
        <w:r w:rsidR="00DB11B8" w:rsidRPr="00064254" w:rsidDel="003F0E22">
          <w:rPr>
            <w:rFonts w:ascii="Calibri" w:hAnsi="Calibri"/>
            <w:szCs w:val="18"/>
          </w:rPr>
          <w:delText>.docx</w:delText>
        </w:r>
      </w:del>
    </w:p>
    <w:p w14:paraId="38353712" w14:textId="0888704C" w:rsidR="001B42EE" w:rsidRPr="00064254" w:rsidRDefault="001B42EE" w:rsidP="001B42EE">
      <w:pPr>
        <w:pStyle w:val="Cover-Line4"/>
        <w:rPr>
          <w:rFonts w:ascii="Calibri" w:hAnsi="Calibri"/>
          <w:szCs w:val="18"/>
        </w:rPr>
      </w:pPr>
      <w:r w:rsidRPr="00064254">
        <w:rPr>
          <w:rFonts w:ascii="Calibri" w:hAnsi="Calibri"/>
          <w:b/>
          <w:szCs w:val="18"/>
        </w:rPr>
        <w:t>Version:</w:t>
      </w:r>
      <w:r w:rsidRPr="00064254">
        <w:rPr>
          <w:rFonts w:ascii="Calibri" w:hAnsi="Calibri"/>
          <w:szCs w:val="18"/>
        </w:rPr>
        <w:tab/>
      </w:r>
      <w:ins w:id="6" w:author="Fnu, Sonam" w:date="2019-11-27T16:42:00Z">
        <w:r w:rsidR="003F0E22">
          <w:rPr>
            <w:rFonts w:ascii="Calibri" w:hAnsi="Calibri"/>
            <w:szCs w:val="18"/>
          </w:rPr>
          <w:t>1.0</w:t>
        </w:r>
      </w:ins>
      <w:ins w:id="7" w:author="mayada samir" w:date="2019-02-23T16:05:00Z">
        <w:del w:id="8" w:author="Fnu, Sonam" w:date="2019-11-27T16:42:00Z">
          <w:r w:rsidR="003B7FEF" w:rsidDel="003F0E22">
            <w:rPr>
              <w:rFonts w:ascii="Calibri" w:hAnsi="Calibri"/>
              <w:szCs w:val="18"/>
            </w:rPr>
            <w:delText>2.</w:delText>
          </w:r>
        </w:del>
      </w:ins>
      <w:ins w:id="9" w:author="mayada samir" w:date="2019-04-03T09:45:00Z">
        <w:del w:id="10" w:author="Fnu, Sonam" w:date="2019-11-27T16:42:00Z">
          <w:r w:rsidR="00E23C13" w:rsidDel="003F0E22">
            <w:rPr>
              <w:rFonts w:ascii="Calibri" w:hAnsi="Calibri"/>
              <w:szCs w:val="18"/>
            </w:rPr>
            <w:delText>1</w:delText>
          </w:r>
        </w:del>
      </w:ins>
    </w:p>
    <w:p w14:paraId="6C8E78EA" w14:textId="696ECDF0" w:rsidR="001B42EE" w:rsidRPr="00064254" w:rsidRDefault="001B42EE">
      <w:pPr>
        <w:pStyle w:val="Cover-Line4"/>
        <w:tabs>
          <w:tab w:val="clear" w:pos="2610"/>
        </w:tabs>
        <w:rPr>
          <w:rFonts w:ascii="Calibri" w:hAnsi="Calibri"/>
          <w:szCs w:val="18"/>
        </w:rPr>
      </w:pPr>
      <w:r w:rsidRPr="00064254">
        <w:rPr>
          <w:rFonts w:ascii="Calibri" w:hAnsi="Calibri"/>
          <w:b/>
          <w:szCs w:val="18"/>
        </w:rPr>
        <w:t>Revision Date:</w:t>
      </w:r>
      <w:ins w:id="11" w:author="Fnu, Sonam" w:date="2019-11-27T16:43:00Z">
        <w:r w:rsidR="003F0E22">
          <w:rPr>
            <w:rFonts w:ascii="Calibri" w:hAnsi="Calibri"/>
            <w:szCs w:val="18"/>
          </w:rPr>
          <w:t xml:space="preserve">         </w:t>
        </w:r>
      </w:ins>
      <w:del w:id="12" w:author="Fnu, Sonam" w:date="2019-11-27T16:43:00Z">
        <w:r w:rsidRPr="00064254" w:rsidDel="003F0E22">
          <w:rPr>
            <w:rFonts w:ascii="Calibri" w:hAnsi="Calibri"/>
            <w:szCs w:val="18"/>
          </w:rPr>
          <w:tab/>
        </w:r>
        <w:r w:rsidRPr="00064254" w:rsidDel="003F0E22">
          <w:rPr>
            <w:rFonts w:ascii="Calibri" w:hAnsi="Calibri"/>
            <w:szCs w:val="18"/>
          </w:rPr>
          <w:fldChar w:fldCharType="begin"/>
        </w:r>
        <w:r w:rsidRPr="00064254" w:rsidDel="003F0E22">
          <w:rPr>
            <w:rFonts w:ascii="Calibri" w:hAnsi="Calibri"/>
            <w:szCs w:val="18"/>
          </w:rPr>
          <w:delInstrText xml:space="preserve"> SAVEDATE  \@ "MMMM d, yyyy"  \* MERGEFORMAT </w:delInstrText>
        </w:r>
        <w:r w:rsidRPr="00064254" w:rsidDel="003F0E22">
          <w:rPr>
            <w:rFonts w:ascii="Calibri" w:hAnsi="Calibri"/>
            <w:szCs w:val="18"/>
          </w:rPr>
          <w:fldChar w:fldCharType="separate"/>
        </w:r>
      </w:del>
      <w:ins w:id="13" w:author="moustafa elsaadany" w:date="2019-04-04T12:12:00Z">
        <w:del w:id="14" w:author="Fnu, Sonam" w:date="2019-11-26T16:23:00Z">
          <w:r w:rsidR="003C5114" w:rsidDel="006B2592">
            <w:rPr>
              <w:rFonts w:ascii="Calibri" w:hAnsi="Calibri"/>
              <w:noProof/>
              <w:szCs w:val="18"/>
            </w:rPr>
            <w:delText>April 4, 2019</w:delText>
          </w:r>
        </w:del>
      </w:ins>
      <w:ins w:id="15" w:author="mayada samir" w:date="2019-04-04T09:20:00Z">
        <w:del w:id="16" w:author="Fnu, Sonam" w:date="2019-11-26T16:23:00Z">
          <w:r w:rsidR="00B66CAE" w:rsidDel="006B2592">
            <w:rPr>
              <w:rFonts w:ascii="Calibri" w:hAnsi="Calibri"/>
              <w:noProof/>
              <w:szCs w:val="18"/>
            </w:rPr>
            <w:delText>April 4, 2019</w:delText>
          </w:r>
        </w:del>
      </w:ins>
      <w:del w:id="17" w:author="Fnu, Sonam" w:date="2019-11-26T16:23:00Z">
        <w:r w:rsidR="00064254" w:rsidDel="006B2592">
          <w:rPr>
            <w:rFonts w:ascii="Calibri" w:hAnsi="Calibri"/>
            <w:noProof/>
            <w:szCs w:val="18"/>
          </w:rPr>
          <w:delText>January 8, 2019</w:delText>
        </w:r>
      </w:del>
      <w:del w:id="18" w:author="Fnu, Sonam" w:date="2019-11-27T16:43:00Z">
        <w:r w:rsidRPr="00064254" w:rsidDel="003F0E22">
          <w:rPr>
            <w:rFonts w:ascii="Calibri" w:hAnsi="Calibri"/>
            <w:szCs w:val="18"/>
          </w:rPr>
          <w:fldChar w:fldCharType="end"/>
        </w:r>
      </w:del>
    </w:p>
    <w:p w14:paraId="30C19EDF" w14:textId="77777777" w:rsidR="001B42EE" w:rsidRPr="00064254" w:rsidRDefault="001B42EE" w:rsidP="001B42EE">
      <w:pPr>
        <w:pStyle w:val="Cover-Line4"/>
        <w:tabs>
          <w:tab w:val="clear" w:pos="2610"/>
        </w:tabs>
        <w:rPr>
          <w:rFonts w:ascii="Calibri" w:hAnsi="Calibri"/>
          <w:bCs/>
          <w:szCs w:val="18"/>
        </w:rPr>
      </w:pPr>
      <w:r w:rsidRPr="00064254">
        <w:rPr>
          <w:rFonts w:ascii="Calibri" w:hAnsi="Calibri"/>
          <w:b/>
          <w:szCs w:val="18"/>
        </w:rPr>
        <w:t>Company:</w:t>
      </w:r>
      <w:r w:rsidRPr="00064254">
        <w:rPr>
          <w:rFonts w:ascii="Calibri" w:hAnsi="Calibri"/>
          <w:b/>
          <w:szCs w:val="18"/>
        </w:rPr>
        <w:tab/>
      </w:r>
      <w:r w:rsidRPr="00064254">
        <w:rPr>
          <w:rFonts w:ascii="Calibri" w:hAnsi="Calibri"/>
          <w:bCs/>
          <w:szCs w:val="18"/>
        </w:rPr>
        <w:t>©ITS-GBS Egypt</w:t>
      </w:r>
    </w:p>
    <w:p w14:paraId="0EF8A037" w14:textId="74035CA5" w:rsidR="001B42EE" w:rsidRDefault="001B42EE" w:rsidP="001B42EE">
      <w:pPr>
        <w:pStyle w:val="Cover-Line4"/>
        <w:tabs>
          <w:tab w:val="clear" w:pos="2610"/>
        </w:tabs>
        <w:rPr>
          <w:ins w:id="19" w:author="Fnu, Sonam" w:date="2019-11-28T13:46:00Z"/>
          <w:rFonts w:ascii="Calibri" w:hAnsi="Calibri"/>
          <w:bCs/>
          <w:szCs w:val="18"/>
        </w:rPr>
      </w:pPr>
      <w:r w:rsidRPr="00064254">
        <w:rPr>
          <w:rFonts w:ascii="Calibri" w:hAnsi="Calibri"/>
          <w:b/>
          <w:szCs w:val="18"/>
        </w:rPr>
        <w:t>Confidentiality:</w:t>
      </w:r>
      <w:r w:rsidRPr="00064254">
        <w:rPr>
          <w:rFonts w:ascii="Calibri" w:hAnsi="Calibri"/>
          <w:b/>
          <w:szCs w:val="18"/>
        </w:rPr>
        <w:tab/>
      </w:r>
      <w:r w:rsidRPr="00064254">
        <w:rPr>
          <w:rFonts w:ascii="Calibri" w:hAnsi="Calibri"/>
          <w:bCs/>
          <w:szCs w:val="18"/>
        </w:rPr>
        <w:t>Internal Use Onl</w:t>
      </w:r>
      <w:ins w:id="20" w:author="Fnu, Sonam" w:date="2019-11-27T16:43:00Z">
        <w:r w:rsidR="00CC6675">
          <w:rPr>
            <w:rFonts w:ascii="Calibri" w:hAnsi="Calibri"/>
            <w:bCs/>
            <w:szCs w:val="18"/>
          </w:rPr>
          <w:t>y</w:t>
        </w:r>
      </w:ins>
      <w:del w:id="21" w:author="Fnu, Sonam" w:date="2019-11-27T16:43:00Z">
        <w:r w:rsidRPr="00064254" w:rsidDel="00CC6675">
          <w:rPr>
            <w:rFonts w:ascii="Calibri" w:hAnsi="Calibri"/>
            <w:bCs/>
            <w:szCs w:val="18"/>
          </w:rPr>
          <w:delText>y</w:delText>
        </w:r>
      </w:del>
    </w:p>
    <w:p w14:paraId="40062971" w14:textId="0FFC1523" w:rsidR="001460F8" w:rsidRDefault="001460F8" w:rsidP="001B42EE">
      <w:pPr>
        <w:pStyle w:val="Cover-Line4"/>
        <w:tabs>
          <w:tab w:val="clear" w:pos="2610"/>
        </w:tabs>
        <w:rPr>
          <w:ins w:id="22" w:author="Fnu, Sonam" w:date="2019-11-28T13:46:00Z"/>
          <w:rFonts w:ascii="Calibri" w:hAnsi="Calibri"/>
          <w:bCs/>
          <w:szCs w:val="18"/>
        </w:rPr>
      </w:pPr>
    </w:p>
    <w:p w14:paraId="54C3AA58" w14:textId="77777777" w:rsidR="001460F8" w:rsidRPr="00064254" w:rsidRDefault="001460F8" w:rsidP="001B42EE">
      <w:pPr>
        <w:pStyle w:val="Cover-Line4"/>
        <w:tabs>
          <w:tab w:val="clear" w:pos="2610"/>
        </w:tabs>
        <w:rPr>
          <w:rFonts w:ascii="Calibri" w:hAnsi="Calibri"/>
          <w:b/>
          <w:szCs w:val="18"/>
        </w:rPr>
      </w:pPr>
    </w:p>
    <w:bookmarkStart w:id="23" w:name="_Toc310840919" w:displacedByCustomXml="next"/>
    <w:sdt>
      <w:sdtPr>
        <w:rPr>
          <w:rFonts w:ascii="Calibri" w:eastAsiaTheme="minorHAnsi" w:hAnsi="Calibri" w:cstheme="minorBidi"/>
          <w:b w:val="0"/>
          <w:bCs w:val="0"/>
          <w:sz w:val="22"/>
          <w:szCs w:val="22"/>
          <w:lang w:eastAsia="en-US"/>
        </w:rPr>
        <w:id w:val="1762266519"/>
        <w:docPartObj>
          <w:docPartGallery w:val="Table of Contents"/>
          <w:docPartUnique/>
        </w:docPartObj>
      </w:sdtPr>
      <w:sdtEndPr>
        <w:rPr>
          <w:noProof/>
        </w:rPr>
      </w:sdtEndPr>
      <w:sdtContent>
        <w:p w14:paraId="2FFB9D0F" w14:textId="75FC838C" w:rsidR="0018286F" w:rsidRPr="00064254" w:rsidRDefault="0018286F">
          <w:pPr>
            <w:pStyle w:val="TOCHeading"/>
            <w:rPr>
              <w:rFonts w:ascii="Calibri" w:hAnsi="Calibri"/>
            </w:rPr>
          </w:pPr>
          <w:r w:rsidRPr="00064254">
            <w:rPr>
              <w:rFonts w:ascii="Calibri" w:hAnsi="Calibri"/>
            </w:rPr>
            <w:t>Contents</w:t>
          </w:r>
        </w:p>
        <w:p w14:paraId="01ED6512" w14:textId="50A32849" w:rsidR="001915BB" w:rsidRDefault="0018286F">
          <w:pPr>
            <w:pStyle w:val="TOC1"/>
            <w:tabs>
              <w:tab w:val="left" w:pos="440"/>
              <w:tab w:val="right" w:leader="dot" w:pos="9623"/>
            </w:tabs>
            <w:rPr>
              <w:ins w:id="24" w:author="mayada samir" w:date="2019-04-04T10:19:00Z"/>
              <w:rFonts w:eastAsiaTheme="minorEastAsia"/>
              <w:noProof/>
            </w:rPr>
          </w:pPr>
          <w:r w:rsidRPr="00064254">
            <w:rPr>
              <w:rFonts w:ascii="Calibri" w:hAnsi="Calibri"/>
            </w:rPr>
            <w:fldChar w:fldCharType="begin"/>
          </w:r>
          <w:r w:rsidRPr="00064254">
            <w:rPr>
              <w:rFonts w:ascii="Calibri" w:hAnsi="Calibri"/>
            </w:rPr>
            <w:instrText xml:space="preserve"> TOC \o "1-3" \h \z \u </w:instrText>
          </w:r>
          <w:r w:rsidRPr="00064254">
            <w:rPr>
              <w:rFonts w:ascii="Calibri" w:hAnsi="Calibri"/>
            </w:rPr>
            <w:fldChar w:fldCharType="separate"/>
          </w:r>
          <w:ins w:id="25" w:author="mayada samir" w:date="2019-04-04T10:19:00Z">
            <w:r w:rsidR="001915BB" w:rsidRPr="00F93640">
              <w:rPr>
                <w:rStyle w:val="Hyperlink"/>
                <w:noProof/>
              </w:rPr>
              <w:fldChar w:fldCharType="begin"/>
            </w:r>
            <w:r w:rsidR="001915BB" w:rsidRPr="00F93640">
              <w:rPr>
                <w:rStyle w:val="Hyperlink"/>
                <w:noProof/>
              </w:rPr>
              <w:instrText xml:space="preserve"> </w:instrText>
            </w:r>
            <w:r w:rsidR="001915BB">
              <w:rPr>
                <w:noProof/>
              </w:rPr>
              <w:instrText>HYPERLINK \l "_Toc5265580"</w:instrText>
            </w:r>
            <w:r w:rsidR="001915BB" w:rsidRPr="00F93640">
              <w:rPr>
                <w:rStyle w:val="Hyperlink"/>
                <w:noProof/>
              </w:rPr>
              <w:instrText xml:space="preserve"> </w:instrText>
            </w:r>
            <w:r w:rsidR="001915BB" w:rsidRPr="00F93640">
              <w:rPr>
                <w:rStyle w:val="Hyperlink"/>
                <w:noProof/>
              </w:rPr>
              <w:fldChar w:fldCharType="separate"/>
            </w:r>
            <w:r w:rsidR="001915BB" w:rsidRPr="00F93640">
              <w:rPr>
                <w:rStyle w:val="Hyperlink"/>
                <w:rFonts w:ascii="Calibri" w:hAnsi="Calibri"/>
                <w:noProof/>
              </w:rPr>
              <w:t>1.</w:t>
            </w:r>
            <w:r w:rsidR="001915BB">
              <w:rPr>
                <w:rFonts w:eastAsiaTheme="minorEastAsia"/>
                <w:noProof/>
              </w:rPr>
              <w:tab/>
            </w:r>
            <w:r w:rsidR="001915BB" w:rsidRPr="00F93640">
              <w:rPr>
                <w:rStyle w:val="Hyperlink"/>
                <w:rFonts w:ascii="Calibri" w:hAnsi="Calibri"/>
                <w:noProof/>
              </w:rPr>
              <w:t>Overview</w:t>
            </w:r>
            <w:r w:rsidR="001915BB">
              <w:rPr>
                <w:noProof/>
                <w:webHidden/>
              </w:rPr>
              <w:tab/>
            </w:r>
            <w:r w:rsidR="001915BB">
              <w:rPr>
                <w:noProof/>
                <w:webHidden/>
              </w:rPr>
              <w:fldChar w:fldCharType="begin"/>
            </w:r>
            <w:r w:rsidR="001915BB">
              <w:rPr>
                <w:noProof/>
                <w:webHidden/>
              </w:rPr>
              <w:instrText xml:space="preserve"> PAGEREF _Toc5265580 \h </w:instrText>
            </w:r>
          </w:ins>
          <w:r w:rsidR="001915BB">
            <w:rPr>
              <w:noProof/>
              <w:webHidden/>
            </w:rPr>
          </w:r>
          <w:r w:rsidR="001915BB">
            <w:rPr>
              <w:noProof/>
              <w:webHidden/>
            </w:rPr>
            <w:fldChar w:fldCharType="separate"/>
          </w:r>
          <w:ins w:id="26" w:author="Fnu, Sonam" w:date="2019-11-28T13:45:00Z">
            <w:r w:rsidR="001460F8">
              <w:rPr>
                <w:noProof/>
                <w:webHidden/>
              </w:rPr>
              <w:t>2</w:t>
            </w:r>
          </w:ins>
          <w:ins w:id="27" w:author="mayada samir" w:date="2019-04-04T10:19:00Z">
            <w:del w:id="28" w:author="Fnu, Sonam" w:date="2019-11-27T18:29:00Z">
              <w:r w:rsidR="001915BB" w:rsidDel="00550331">
                <w:rPr>
                  <w:noProof/>
                  <w:webHidden/>
                </w:rPr>
                <w:delText>4</w:delText>
              </w:r>
            </w:del>
            <w:r w:rsidR="001915BB">
              <w:rPr>
                <w:noProof/>
                <w:webHidden/>
              </w:rPr>
              <w:fldChar w:fldCharType="end"/>
            </w:r>
            <w:r w:rsidR="001915BB" w:rsidRPr="00F93640">
              <w:rPr>
                <w:rStyle w:val="Hyperlink"/>
                <w:noProof/>
              </w:rPr>
              <w:fldChar w:fldCharType="end"/>
            </w:r>
          </w:ins>
        </w:p>
        <w:p w14:paraId="0B4B19CA" w14:textId="19460F1C" w:rsidR="001915BB" w:rsidRDefault="001915BB">
          <w:pPr>
            <w:pStyle w:val="TOC2"/>
            <w:tabs>
              <w:tab w:val="left" w:pos="880"/>
              <w:tab w:val="right" w:leader="dot" w:pos="9623"/>
            </w:tabs>
            <w:rPr>
              <w:ins w:id="29" w:author="mayada samir" w:date="2019-04-04T10:19:00Z"/>
              <w:rFonts w:eastAsiaTheme="minorEastAsia"/>
              <w:noProof/>
            </w:rPr>
          </w:pPr>
          <w:ins w:id="30" w:author="mayada samir" w:date="2019-04-04T10:19:00Z">
            <w:r w:rsidRPr="00F93640">
              <w:rPr>
                <w:rStyle w:val="Hyperlink"/>
                <w:noProof/>
              </w:rPr>
              <w:fldChar w:fldCharType="begin"/>
            </w:r>
            <w:r w:rsidRPr="00F93640">
              <w:rPr>
                <w:rStyle w:val="Hyperlink"/>
                <w:noProof/>
              </w:rPr>
              <w:instrText xml:space="preserve"> </w:instrText>
            </w:r>
            <w:r>
              <w:rPr>
                <w:noProof/>
              </w:rPr>
              <w:instrText>HYPERLINK \l "_Toc5265581"</w:instrText>
            </w:r>
            <w:r w:rsidRPr="00F93640">
              <w:rPr>
                <w:rStyle w:val="Hyperlink"/>
                <w:noProof/>
              </w:rPr>
              <w:instrText xml:space="preserve"> </w:instrText>
            </w:r>
            <w:r w:rsidRPr="00F93640">
              <w:rPr>
                <w:rStyle w:val="Hyperlink"/>
                <w:noProof/>
              </w:rPr>
              <w:fldChar w:fldCharType="separate"/>
            </w:r>
            <w:r w:rsidRPr="00F93640">
              <w:rPr>
                <w:rStyle w:val="Hyperlink"/>
                <w:rFonts w:ascii="Calibri" w:hAnsi="Calibri"/>
                <w:noProof/>
              </w:rPr>
              <w:t>1.1.</w:t>
            </w:r>
            <w:r>
              <w:rPr>
                <w:rFonts w:eastAsiaTheme="minorEastAsia"/>
                <w:noProof/>
              </w:rPr>
              <w:tab/>
            </w:r>
          </w:ins>
          <w:ins w:id="31" w:author="Fnu, Sonam" w:date="2019-11-27T16:44:00Z">
            <w:r w:rsidR="00205940">
              <w:rPr>
                <w:rStyle w:val="Hyperlink"/>
                <w:rFonts w:ascii="Calibri" w:hAnsi="Calibri"/>
                <w:noProof/>
              </w:rPr>
              <w:t>Installation</w:t>
            </w:r>
          </w:ins>
          <w:ins w:id="32" w:author="mayada samir" w:date="2019-04-04T10:19:00Z">
            <w:del w:id="33" w:author="Fnu, Sonam" w:date="2019-11-27T16:44:00Z">
              <w:r w:rsidRPr="00F93640" w:rsidDel="00205940">
                <w:rPr>
                  <w:rStyle w:val="Hyperlink"/>
                  <w:rFonts w:ascii="Calibri" w:hAnsi="Calibri"/>
                  <w:noProof/>
                </w:rPr>
                <w:delText>Document Release Hist</w:delText>
              </w:r>
            </w:del>
            <w:del w:id="34" w:author="Fnu, Sonam" w:date="2019-11-27T16:43:00Z">
              <w:r w:rsidRPr="00F93640" w:rsidDel="00205940">
                <w:rPr>
                  <w:rStyle w:val="Hyperlink"/>
                  <w:rFonts w:ascii="Calibri" w:hAnsi="Calibri"/>
                  <w:noProof/>
                </w:rPr>
                <w:delText>ory</w:delText>
              </w:r>
            </w:del>
            <w:r w:rsidRPr="00F93640">
              <w:rPr>
                <w:rStyle w:val="Hyperlink"/>
                <w:rFonts w:ascii="Calibri" w:hAnsi="Calibri"/>
                <w:noProof/>
              </w:rPr>
              <w:t>:</w:t>
            </w:r>
            <w:r>
              <w:rPr>
                <w:noProof/>
                <w:webHidden/>
              </w:rPr>
              <w:tab/>
            </w:r>
            <w:r>
              <w:rPr>
                <w:noProof/>
                <w:webHidden/>
              </w:rPr>
              <w:fldChar w:fldCharType="begin"/>
            </w:r>
            <w:r>
              <w:rPr>
                <w:noProof/>
                <w:webHidden/>
              </w:rPr>
              <w:instrText xml:space="preserve"> PAGEREF _Toc5265581 \h </w:instrText>
            </w:r>
          </w:ins>
          <w:r>
            <w:rPr>
              <w:noProof/>
              <w:webHidden/>
            </w:rPr>
          </w:r>
          <w:r>
            <w:rPr>
              <w:noProof/>
              <w:webHidden/>
            </w:rPr>
            <w:fldChar w:fldCharType="separate"/>
          </w:r>
          <w:ins w:id="35" w:author="Fnu, Sonam" w:date="2019-11-28T13:45:00Z">
            <w:r w:rsidR="001460F8">
              <w:rPr>
                <w:noProof/>
                <w:webHidden/>
              </w:rPr>
              <w:t>2</w:t>
            </w:r>
          </w:ins>
          <w:ins w:id="36" w:author="mayada samir" w:date="2019-04-04T10:19:00Z">
            <w:del w:id="37" w:author="Fnu, Sonam" w:date="2019-11-27T18:29:00Z">
              <w:r w:rsidDel="00550331">
                <w:rPr>
                  <w:noProof/>
                  <w:webHidden/>
                </w:rPr>
                <w:delText>4</w:delText>
              </w:r>
            </w:del>
            <w:r>
              <w:rPr>
                <w:noProof/>
                <w:webHidden/>
              </w:rPr>
              <w:fldChar w:fldCharType="end"/>
            </w:r>
            <w:r w:rsidRPr="00F93640">
              <w:rPr>
                <w:rStyle w:val="Hyperlink"/>
                <w:noProof/>
              </w:rPr>
              <w:fldChar w:fldCharType="end"/>
            </w:r>
          </w:ins>
        </w:p>
        <w:p w14:paraId="5B292157" w14:textId="3888F9DE" w:rsidR="001915BB" w:rsidRDefault="001915BB">
          <w:pPr>
            <w:pStyle w:val="TOC2"/>
            <w:tabs>
              <w:tab w:val="left" w:pos="880"/>
              <w:tab w:val="right" w:leader="dot" w:pos="9623"/>
            </w:tabs>
            <w:rPr>
              <w:ins w:id="38" w:author="Fnu, Sonam" w:date="2019-11-27T17:10:00Z"/>
              <w:rStyle w:val="Hyperlink"/>
              <w:noProof/>
            </w:rPr>
          </w:pPr>
          <w:ins w:id="39" w:author="mayada samir" w:date="2019-04-04T10:19:00Z">
            <w:r w:rsidRPr="00F93640">
              <w:rPr>
                <w:rStyle w:val="Hyperlink"/>
                <w:noProof/>
              </w:rPr>
              <w:fldChar w:fldCharType="begin"/>
            </w:r>
            <w:r w:rsidRPr="00F93640">
              <w:rPr>
                <w:rStyle w:val="Hyperlink"/>
                <w:noProof/>
              </w:rPr>
              <w:instrText xml:space="preserve"> </w:instrText>
            </w:r>
            <w:r>
              <w:rPr>
                <w:noProof/>
              </w:rPr>
              <w:instrText>HYPERLINK \l "_Toc5265582"</w:instrText>
            </w:r>
            <w:r w:rsidRPr="00F93640">
              <w:rPr>
                <w:rStyle w:val="Hyperlink"/>
                <w:noProof/>
              </w:rPr>
              <w:instrText xml:space="preserve"> </w:instrText>
            </w:r>
            <w:r w:rsidRPr="00F93640">
              <w:rPr>
                <w:rStyle w:val="Hyperlink"/>
                <w:noProof/>
              </w:rPr>
              <w:fldChar w:fldCharType="separate"/>
            </w:r>
            <w:r w:rsidRPr="00F93640">
              <w:rPr>
                <w:rStyle w:val="Hyperlink"/>
                <w:rFonts w:ascii="Calibri" w:hAnsi="Calibri"/>
                <w:noProof/>
              </w:rPr>
              <w:t>1.2.</w:t>
            </w:r>
            <w:r>
              <w:rPr>
                <w:rFonts w:eastAsiaTheme="minorEastAsia"/>
                <w:noProof/>
              </w:rPr>
              <w:tab/>
            </w:r>
          </w:ins>
          <w:ins w:id="40" w:author="Fnu, Sonam" w:date="2019-11-27T16:44:00Z">
            <w:r w:rsidR="005C1813">
              <w:rPr>
                <w:rStyle w:val="Hyperlink"/>
                <w:rFonts w:ascii="Calibri" w:hAnsi="Calibri"/>
                <w:noProof/>
              </w:rPr>
              <w:t>Configuration</w:t>
            </w:r>
          </w:ins>
          <w:ins w:id="41" w:author="mayada samir" w:date="2019-04-04T10:19:00Z">
            <w:del w:id="42" w:author="Fnu, Sonam" w:date="2019-11-27T16:44:00Z">
              <w:r w:rsidRPr="00F93640" w:rsidDel="005C1813">
                <w:rPr>
                  <w:rStyle w:val="Hyperlink"/>
                  <w:rFonts w:ascii="Calibri" w:hAnsi="Calibri"/>
                  <w:noProof/>
                </w:rPr>
                <w:delText>List of Amendments</w:delText>
              </w:r>
            </w:del>
            <w:r w:rsidRPr="00F93640">
              <w:rPr>
                <w:rStyle w:val="Hyperlink"/>
                <w:rFonts w:ascii="Calibri" w:hAnsi="Calibri"/>
                <w:noProof/>
              </w:rPr>
              <w:t>:</w:t>
            </w:r>
            <w:r>
              <w:rPr>
                <w:noProof/>
                <w:webHidden/>
              </w:rPr>
              <w:tab/>
            </w:r>
            <w:r>
              <w:rPr>
                <w:noProof/>
                <w:webHidden/>
              </w:rPr>
              <w:fldChar w:fldCharType="begin"/>
            </w:r>
            <w:r>
              <w:rPr>
                <w:noProof/>
                <w:webHidden/>
              </w:rPr>
              <w:instrText xml:space="preserve"> PAGEREF _Toc5265582 \h </w:instrText>
            </w:r>
          </w:ins>
          <w:r>
            <w:rPr>
              <w:noProof/>
              <w:webHidden/>
            </w:rPr>
          </w:r>
          <w:r>
            <w:rPr>
              <w:noProof/>
              <w:webHidden/>
            </w:rPr>
            <w:fldChar w:fldCharType="separate"/>
          </w:r>
          <w:ins w:id="43" w:author="Fnu, Sonam" w:date="2019-11-28T13:45:00Z">
            <w:r w:rsidR="001460F8">
              <w:rPr>
                <w:noProof/>
                <w:webHidden/>
              </w:rPr>
              <w:t>2</w:t>
            </w:r>
          </w:ins>
          <w:ins w:id="44" w:author="mayada samir" w:date="2019-04-04T10:19:00Z">
            <w:del w:id="45" w:author="Fnu, Sonam" w:date="2019-11-27T18:29:00Z">
              <w:r w:rsidDel="00550331">
                <w:rPr>
                  <w:noProof/>
                  <w:webHidden/>
                </w:rPr>
                <w:delText>5</w:delText>
              </w:r>
            </w:del>
            <w:r>
              <w:rPr>
                <w:noProof/>
                <w:webHidden/>
              </w:rPr>
              <w:fldChar w:fldCharType="end"/>
            </w:r>
            <w:r w:rsidRPr="00F93640">
              <w:rPr>
                <w:rStyle w:val="Hyperlink"/>
                <w:noProof/>
              </w:rPr>
              <w:fldChar w:fldCharType="end"/>
            </w:r>
          </w:ins>
        </w:p>
        <w:p w14:paraId="775F0547" w14:textId="1F30BB33" w:rsidR="00C209AC" w:rsidRDefault="00C209AC" w:rsidP="00C209AC">
          <w:pPr>
            <w:rPr>
              <w:ins w:id="46" w:author="Fnu, Sonam" w:date="2019-11-27T17:13:00Z"/>
              <w:noProof/>
            </w:rPr>
          </w:pPr>
          <w:ins w:id="47" w:author="Fnu, Sonam" w:date="2019-11-27T17:10:00Z">
            <w:r>
              <w:rPr>
                <w:noProof/>
              </w:rPr>
              <w:t xml:space="preserve">      </w:t>
            </w:r>
          </w:ins>
          <w:ins w:id="48" w:author="Fnu, Sonam" w:date="2019-11-27T17:11:00Z">
            <w:r>
              <w:rPr>
                <w:noProof/>
              </w:rPr>
              <w:t xml:space="preserve">     1.2.1</w:t>
            </w:r>
          </w:ins>
          <w:ins w:id="49" w:author="Fnu, Sonam" w:date="2019-11-27T17:12:00Z">
            <w:r>
              <w:rPr>
                <w:noProof/>
              </w:rPr>
              <w:t xml:space="preserve"> </w:t>
            </w:r>
          </w:ins>
          <w:ins w:id="50" w:author="Fnu, Sonam" w:date="2019-11-27T17:14:00Z">
            <w:r w:rsidR="0063136A">
              <w:rPr>
                <w:noProof/>
              </w:rPr>
              <w:t>S</w:t>
            </w:r>
          </w:ins>
          <w:ins w:id="51" w:author="Fnu, Sonam" w:date="2019-11-27T17:12:00Z">
            <w:r>
              <w:rPr>
                <w:noProof/>
              </w:rPr>
              <w:t xml:space="preserve">tandalone </w:t>
            </w:r>
          </w:ins>
          <w:ins w:id="52" w:author="Fnu, Sonam" w:date="2019-11-27T17:14:00Z">
            <w:r w:rsidR="0063136A">
              <w:rPr>
                <w:noProof/>
              </w:rPr>
              <w:t>s</w:t>
            </w:r>
          </w:ins>
          <w:ins w:id="53" w:author="Fnu, Sonam" w:date="2019-11-27T17:12:00Z">
            <w:r>
              <w:rPr>
                <w:noProof/>
              </w:rPr>
              <w:t xml:space="preserve">erver </w:t>
            </w:r>
          </w:ins>
          <w:ins w:id="54" w:author="Fnu, Sonam" w:date="2019-11-27T17:45:00Z">
            <w:r w:rsidR="00C46BD8">
              <w:rPr>
                <w:noProof/>
              </w:rPr>
              <w:t>configuration</w:t>
            </w:r>
          </w:ins>
          <w:ins w:id="55" w:author="Fnu, Sonam" w:date="2019-11-27T17:53:00Z">
            <w:r w:rsidR="002B6CD2">
              <w:rPr>
                <w:noProof/>
              </w:rPr>
              <w:t xml:space="preserve"> :</w:t>
            </w:r>
          </w:ins>
          <w:ins w:id="56" w:author="Fnu, Sonam" w:date="2019-11-27T18:11:00Z">
            <w:r w:rsidR="0016416D">
              <w:rPr>
                <w:noProof/>
              </w:rPr>
              <w:t xml:space="preserve"> </w:t>
            </w:r>
          </w:ins>
          <w:ins w:id="57" w:author="Fnu, Sonam" w:date="2019-11-27T17:12:00Z">
            <w:r>
              <w:rPr>
                <w:noProof/>
              </w:rPr>
              <w:t>…………………………………………………………………………………</w:t>
            </w:r>
          </w:ins>
          <w:ins w:id="58" w:author="Fnu, Sonam" w:date="2019-11-27T17:47:00Z">
            <w:r w:rsidR="00C46BD8">
              <w:rPr>
                <w:noProof/>
              </w:rPr>
              <w:t>…………</w:t>
            </w:r>
          </w:ins>
          <w:ins w:id="59" w:author="Fnu, Sonam" w:date="2019-11-27T17:13:00Z">
            <w:r>
              <w:rPr>
                <w:noProof/>
              </w:rPr>
              <w:t>6</w:t>
            </w:r>
          </w:ins>
        </w:p>
        <w:p w14:paraId="09B7EA7A" w14:textId="75B2A1ED" w:rsidR="00C209AC" w:rsidRPr="00C209AC" w:rsidRDefault="00C209AC">
          <w:pPr>
            <w:rPr>
              <w:ins w:id="60" w:author="Fnu, Sonam" w:date="2019-11-27T17:09:00Z"/>
              <w:rPrChange w:id="61" w:author="Fnu, Sonam" w:date="2019-11-27T17:10:00Z">
                <w:rPr>
                  <w:ins w:id="62" w:author="Fnu, Sonam" w:date="2019-11-27T17:09:00Z"/>
                  <w:rStyle w:val="Hyperlink"/>
                  <w:noProof/>
                </w:rPr>
              </w:rPrChange>
            </w:rPr>
            <w:pPrChange w:id="63" w:author="Fnu, Sonam" w:date="2019-11-27T17:10:00Z">
              <w:pPr>
                <w:pStyle w:val="TOC2"/>
                <w:tabs>
                  <w:tab w:val="left" w:pos="880"/>
                  <w:tab w:val="right" w:leader="dot" w:pos="9623"/>
                </w:tabs>
              </w:pPr>
            </w:pPrChange>
          </w:pPr>
          <w:ins w:id="64" w:author="Fnu, Sonam" w:date="2019-11-27T17:13:00Z">
            <w:r>
              <w:rPr>
                <w:noProof/>
              </w:rPr>
              <w:t xml:space="preserve">           1.2.</w:t>
            </w:r>
          </w:ins>
          <w:ins w:id="65" w:author="Fnu, Sonam" w:date="2019-11-27T17:15:00Z">
            <w:r w:rsidR="0063136A">
              <w:rPr>
                <w:noProof/>
              </w:rPr>
              <w:t xml:space="preserve">2 Domain Server </w:t>
            </w:r>
          </w:ins>
          <w:ins w:id="66" w:author="Fnu, Sonam" w:date="2019-11-27T17:45:00Z">
            <w:r w:rsidR="00C46BD8">
              <w:rPr>
                <w:noProof/>
              </w:rPr>
              <w:t>configuration</w:t>
            </w:r>
          </w:ins>
          <w:ins w:id="67" w:author="Fnu, Sonam" w:date="2019-11-27T17:53:00Z">
            <w:r w:rsidR="002B6CD2">
              <w:rPr>
                <w:noProof/>
              </w:rPr>
              <w:t xml:space="preserve"> </w:t>
            </w:r>
          </w:ins>
          <w:ins w:id="68" w:author="Fnu, Sonam" w:date="2019-11-27T17:45:00Z">
            <w:r w:rsidR="00C46BD8">
              <w:rPr>
                <w:noProof/>
              </w:rPr>
              <w:t>:</w:t>
            </w:r>
          </w:ins>
          <w:ins w:id="69" w:author="Fnu, Sonam" w:date="2019-11-27T18:11:00Z">
            <w:r w:rsidR="0016416D">
              <w:rPr>
                <w:noProof/>
              </w:rPr>
              <w:t xml:space="preserve"> </w:t>
            </w:r>
          </w:ins>
          <w:ins w:id="70" w:author="Fnu, Sonam" w:date="2019-11-27T17:13:00Z">
            <w:r>
              <w:rPr>
                <w:noProof/>
              </w:rPr>
              <w:t>……………………………………………………………………………………</w:t>
            </w:r>
          </w:ins>
          <w:ins w:id="71" w:author="Fnu, Sonam" w:date="2019-11-27T17:48:00Z">
            <w:r w:rsidR="00C46BD8">
              <w:rPr>
                <w:noProof/>
              </w:rPr>
              <w:t>……………</w:t>
            </w:r>
          </w:ins>
          <w:ins w:id="72" w:author="Fnu, Sonam" w:date="2019-11-27T17:13:00Z">
            <w:r>
              <w:rPr>
                <w:noProof/>
              </w:rPr>
              <w:t>6</w:t>
            </w:r>
          </w:ins>
        </w:p>
        <w:p w14:paraId="061A1A00" w14:textId="1A3BA08C" w:rsidR="00C209AC" w:rsidRPr="00C209AC" w:rsidDel="00C209AC" w:rsidRDefault="00C209AC">
          <w:pPr>
            <w:rPr>
              <w:ins w:id="73" w:author="mayada samir" w:date="2019-04-04T10:19:00Z"/>
              <w:del w:id="74" w:author="Fnu, Sonam" w:date="2019-11-27T17:10:00Z"/>
              <w:noProof/>
              <w:rPrChange w:id="75" w:author="Fnu, Sonam" w:date="2019-11-27T17:09:00Z">
                <w:rPr>
                  <w:ins w:id="76" w:author="mayada samir" w:date="2019-04-04T10:19:00Z"/>
                  <w:del w:id="77" w:author="Fnu, Sonam" w:date="2019-11-27T17:10:00Z"/>
                  <w:rFonts w:eastAsiaTheme="minorEastAsia"/>
                  <w:noProof/>
                </w:rPr>
              </w:rPrChange>
            </w:rPr>
            <w:pPrChange w:id="78" w:author="Fnu, Sonam" w:date="2019-11-27T17:09:00Z">
              <w:pPr>
                <w:pStyle w:val="TOC2"/>
                <w:tabs>
                  <w:tab w:val="left" w:pos="880"/>
                  <w:tab w:val="right" w:leader="dot" w:pos="9623"/>
                </w:tabs>
              </w:pPr>
            </w:pPrChange>
          </w:pPr>
        </w:p>
        <w:p w14:paraId="53F0F7F6" w14:textId="1DDD3246" w:rsidR="001915BB" w:rsidRDefault="001915BB">
          <w:pPr>
            <w:pStyle w:val="TOC2"/>
            <w:tabs>
              <w:tab w:val="left" w:pos="880"/>
              <w:tab w:val="right" w:leader="dot" w:pos="9623"/>
            </w:tabs>
            <w:rPr>
              <w:ins w:id="79" w:author="Fnu, Sonam" w:date="2019-11-27T17:42:00Z"/>
              <w:rStyle w:val="Hyperlink"/>
              <w:noProof/>
            </w:rPr>
          </w:pPr>
          <w:ins w:id="80" w:author="mayada samir" w:date="2019-04-04T10:19:00Z">
            <w:r w:rsidRPr="00F93640">
              <w:rPr>
                <w:rStyle w:val="Hyperlink"/>
                <w:noProof/>
              </w:rPr>
              <w:fldChar w:fldCharType="begin"/>
            </w:r>
            <w:r w:rsidRPr="00F93640">
              <w:rPr>
                <w:rStyle w:val="Hyperlink"/>
                <w:noProof/>
              </w:rPr>
              <w:instrText xml:space="preserve"> </w:instrText>
            </w:r>
            <w:r>
              <w:rPr>
                <w:noProof/>
              </w:rPr>
              <w:instrText>HYPERLINK \l "_Toc5265583"</w:instrText>
            </w:r>
            <w:r w:rsidRPr="00F93640">
              <w:rPr>
                <w:rStyle w:val="Hyperlink"/>
                <w:noProof/>
              </w:rPr>
              <w:instrText xml:space="preserve"> </w:instrText>
            </w:r>
            <w:r w:rsidRPr="00F93640">
              <w:rPr>
                <w:rStyle w:val="Hyperlink"/>
                <w:noProof/>
              </w:rPr>
              <w:fldChar w:fldCharType="separate"/>
            </w:r>
            <w:r w:rsidRPr="00F93640">
              <w:rPr>
                <w:rStyle w:val="Hyperlink"/>
                <w:rFonts w:ascii="Calibri" w:hAnsi="Calibri"/>
                <w:noProof/>
              </w:rPr>
              <w:t>1.3.</w:t>
            </w:r>
            <w:r>
              <w:rPr>
                <w:rFonts w:eastAsiaTheme="minorEastAsia"/>
                <w:noProof/>
              </w:rPr>
              <w:tab/>
            </w:r>
          </w:ins>
          <w:ins w:id="81" w:author="Fnu, Sonam" w:date="2019-11-27T17:41:00Z">
            <w:r w:rsidR="001421B8">
              <w:rPr>
                <w:rFonts w:eastAsiaTheme="minorEastAsia"/>
                <w:noProof/>
              </w:rPr>
              <w:t>Start</w:t>
            </w:r>
          </w:ins>
          <w:ins w:id="82" w:author="Fnu, Sonam" w:date="2019-11-27T17:42:00Z">
            <w:r w:rsidR="001421B8">
              <w:rPr>
                <w:rFonts w:eastAsiaTheme="minorEastAsia"/>
                <w:noProof/>
              </w:rPr>
              <w:t>i</w:t>
            </w:r>
          </w:ins>
          <w:ins w:id="83" w:author="Fnu, Sonam" w:date="2019-11-27T17:41:00Z">
            <w:r w:rsidR="001421B8">
              <w:rPr>
                <w:rFonts w:eastAsiaTheme="minorEastAsia"/>
                <w:noProof/>
              </w:rPr>
              <w:t>ng Wildfly</w:t>
            </w:r>
          </w:ins>
          <w:ins w:id="84" w:author="mayada samir" w:date="2019-04-04T10:19:00Z">
            <w:del w:id="85" w:author="Fnu, Sonam" w:date="2019-11-27T16:45:00Z">
              <w:r w:rsidRPr="00F93640" w:rsidDel="005C1813">
                <w:rPr>
                  <w:rStyle w:val="Hyperlink"/>
                  <w:rFonts w:ascii="Calibri" w:hAnsi="Calibri"/>
                  <w:noProof/>
                </w:rPr>
                <w:delText>Business Requirements</w:delText>
              </w:r>
            </w:del>
            <w:r w:rsidRPr="00F93640">
              <w:rPr>
                <w:rStyle w:val="Hyperlink"/>
                <w:rFonts w:ascii="Calibri" w:hAnsi="Calibri"/>
                <w:noProof/>
              </w:rPr>
              <w:t>:</w:t>
            </w:r>
            <w:r>
              <w:rPr>
                <w:noProof/>
                <w:webHidden/>
              </w:rPr>
              <w:tab/>
            </w:r>
            <w:r>
              <w:rPr>
                <w:noProof/>
                <w:webHidden/>
              </w:rPr>
              <w:fldChar w:fldCharType="begin"/>
            </w:r>
            <w:r>
              <w:rPr>
                <w:noProof/>
                <w:webHidden/>
              </w:rPr>
              <w:instrText xml:space="preserve"> PAGEREF _Toc5265583 \h </w:instrText>
            </w:r>
          </w:ins>
          <w:r>
            <w:rPr>
              <w:noProof/>
              <w:webHidden/>
            </w:rPr>
          </w:r>
          <w:r>
            <w:rPr>
              <w:noProof/>
              <w:webHidden/>
            </w:rPr>
            <w:fldChar w:fldCharType="separate"/>
          </w:r>
          <w:ins w:id="86" w:author="Fnu, Sonam" w:date="2019-11-28T13:45:00Z">
            <w:r w:rsidR="001460F8">
              <w:rPr>
                <w:noProof/>
                <w:webHidden/>
              </w:rPr>
              <w:t>3</w:t>
            </w:r>
          </w:ins>
          <w:ins w:id="87" w:author="mayada samir" w:date="2019-04-04T10:19:00Z">
            <w:del w:id="88" w:author="Fnu, Sonam" w:date="2019-11-27T18:29:00Z">
              <w:r w:rsidDel="00550331">
                <w:rPr>
                  <w:noProof/>
                  <w:webHidden/>
                </w:rPr>
                <w:delText>6</w:delText>
              </w:r>
            </w:del>
            <w:r>
              <w:rPr>
                <w:noProof/>
                <w:webHidden/>
              </w:rPr>
              <w:fldChar w:fldCharType="end"/>
            </w:r>
            <w:r w:rsidRPr="00F93640">
              <w:rPr>
                <w:rStyle w:val="Hyperlink"/>
                <w:noProof/>
              </w:rPr>
              <w:fldChar w:fldCharType="end"/>
            </w:r>
          </w:ins>
        </w:p>
        <w:p w14:paraId="2DC7D8FE" w14:textId="157C9A9B" w:rsidR="001421B8" w:rsidRPr="001421B8" w:rsidRDefault="001421B8">
          <w:pPr>
            <w:rPr>
              <w:ins w:id="89" w:author="mayada samir" w:date="2019-04-04T10:19:00Z"/>
              <w:noProof/>
              <w:rPrChange w:id="90" w:author="Fnu, Sonam" w:date="2019-11-27T17:42:00Z">
                <w:rPr>
                  <w:ins w:id="91" w:author="mayada samir" w:date="2019-04-04T10:19:00Z"/>
                  <w:rFonts w:eastAsiaTheme="minorEastAsia"/>
                  <w:noProof/>
                </w:rPr>
              </w:rPrChange>
            </w:rPr>
            <w:pPrChange w:id="92" w:author="Fnu, Sonam" w:date="2019-11-27T17:42:00Z">
              <w:pPr>
                <w:pStyle w:val="TOC2"/>
                <w:tabs>
                  <w:tab w:val="left" w:pos="880"/>
                  <w:tab w:val="right" w:leader="dot" w:pos="9623"/>
                </w:tabs>
              </w:pPr>
            </w:pPrChange>
          </w:pPr>
          <w:ins w:id="93" w:author="Fnu, Sonam" w:date="2019-11-27T17:42:00Z">
            <w:r>
              <w:rPr>
                <w:noProof/>
              </w:rPr>
              <w:t xml:space="preserve">             1.3.1</w:t>
            </w:r>
          </w:ins>
          <w:ins w:id="94" w:author="Fnu, Sonam" w:date="2019-11-27T17:43:00Z">
            <w:r>
              <w:rPr>
                <w:noProof/>
              </w:rPr>
              <w:t xml:space="preserve"> </w:t>
            </w:r>
          </w:ins>
          <w:ins w:id="95" w:author="Fnu, Sonam" w:date="2019-11-27T17:42:00Z">
            <w:r>
              <w:rPr>
                <w:noProof/>
              </w:rPr>
              <w:t>Alternative  Start</w:t>
            </w:r>
          </w:ins>
          <w:ins w:id="96" w:author="Fnu, Sonam" w:date="2019-11-27T17:45:00Z">
            <w:r w:rsidR="00C46BD8">
              <w:rPr>
                <w:noProof/>
              </w:rPr>
              <w:t xml:space="preserve">ing </w:t>
            </w:r>
          </w:ins>
          <w:ins w:id="97" w:author="Fnu, Sonam" w:date="2019-11-27T17:46:00Z">
            <w:r w:rsidR="00C46BD8">
              <w:rPr>
                <w:noProof/>
              </w:rPr>
              <w:t xml:space="preserve">WildFly </w:t>
            </w:r>
          </w:ins>
          <w:ins w:id="98" w:author="Fnu, Sonam" w:date="2019-11-27T17:42:00Z">
            <w:r>
              <w:rPr>
                <w:noProof/>
              </w:rPr>
              <w:t>Configuration</w:t>
            </w:r>
          </w:ins>
          <w:ins w:id="99" w:author="Fnu, Sonam" w:date="2019-11-27T17:46:00Z">
            <w:r w:rsidR="00C46BD8">
              <w:rPr>
                <w:noProof/>
              </w:rPr>
              <w:t>:</w:t>
            </w:r>
          </w:ins>
          <w:ins w:id="100" w:author="Fnu, Sonam" w:date="2019-11-27T18:11:00Z">
            <w:r w:rsidR="0016416D">
              <w:rPr>
                <w:noProof/>
              </w:rPr>
              <w:t xml:space="preserve"> </w:t>
            </w:r>
          </w:ins>
          <w:ins w:id="101" w:author="Fnu, Sonam" w:date="2019-11-27T17:42:00Z">
            <w:r>
              <w:rPr>
                <w:noProof/>
              </w:rPr>
              <w:t>……………………………………………………………</w:t>
            </w:r>
          </w:ins>
          <w:ins w:id="102" w:author="Fnu, Sonam" w:date="2019-11-27T17:46:00Z">
            <w:r w:rsidR="00C46BD8">
              <w:rPr>
                <w:noProof/>
              </w:rPr>
              <w:t>…………</w:t>
            </w:r>
          </w:ins>
          <w:ins w:id="103" w:author="Fnu, Sonam" w:date="2019-11-27T17:48:00Z">
            <w:r w:rsidR="00C46BD8">
              <w:rPr>
                <w:noProof/>
              </w:rPr>
              <w:t>…</w:t>
            </w:r>
          </w:ins>
          <w:ins w:id="104" w:author="Fnu, Sonam" w:date="2019-11-27T17:42:00Z">
            <w:r>
              <w:rPr>
                <w:noProof/>
              </w:rPr>
              <w:t>6</w:t>
            </w:r>
          </w:ins>
        </w:p>
        <w:p w14:paraId="5E658277" w14:textId="751B27E1" w:rsidR="001915BB" w:rsidRDefault="001915BB">
          <w:pPr>
            <w:pStyle w:val="TOC2"/>
            <w:tabs>
              <w:tab w:val="left" w:pos="880"/>
              <w:tab w:val="right" w:leader="dot" w:pos="9623"/>
            </w:tabs>
            <w:rPr>
              <w:ins w:id="105" w:author="mayada samir" w:date="2019-04-04T10:19:00Z"/>
              <w:rFonts w:eastAsiaTheme="minorEastAsia"/>
              <w:noProof/>
            </w:rPr>
          </w:pPr>
          <w:ins w:id="106" w:author="mayada samir" w:date="2019-04-04T10:19:00Z">
            <w:r w:rsidRPr="00F93640">
              <w:rPr>
                <w:rStyle w:val="Hyperlink"/>
                <w:noProof/>
              </w:rPr>
              <w:fldChar w:fldCharType="begin"/>
            </w:r>
            <w:r w:rsidRPr="00F93640">
              <w:rPr>
                <w:rStyle w:val="Hyperlink"/>
                <w:noProof/>
              </w:rPr>
              <w:instrText xml:space="preserve"> </w:instrText>
            </w:r>
            <w:r>
              <w:rPr>
                <w:noProof/>
              </w:rPr>
              <w:instrText>HYPERLINK \l "_Toc5265584"</w:instrText>
            </w:r>
            <w:r w:rsidRPr="00F93640">
              <w:rPr>
                <w:rStyle w:val="Hyperlink"/>
                <w:noProof/>
              </w:rPr>
              <w:instrText xml:space="preserve"> </w:instrText>
            </w:r>
            <w:r w:rsidRPr="00F93640">
              <w:rPr>
                <w:rStyle w:val="Hyperlink"/>
                <w:noProof/>
              </w:rPr>
              <w:fldChar w:fldCharType="separate"/>
            </w:r>
            <w:r w:rsidRPr="00F93640">
              <w:rPr>
                <w:rStyle w:val="Hyperlink"/>
                <w:rFonts w:ascii="Calibri" w:hAnsi="Calibri"/>
                <w:noProof/>
              </w:rPr>
              <w:t>1.4.</w:t>
            </w:r>
            <w:r>
              <w:rPr>
                <w:rFonts w:eastAsiaTheme="minorEastAsia"/>
                <w:noProof/>
              </w:rPr>
              <w:tab/>
            </w:r>
          </w:ins>
          <w:ins w:id="107" w:author="Fnu, Sonam" w:date="2019-11-27T16:46:00Z">
            <w:r w:rsidR="005C1813">
              <w:rPr>
                <w:rFonts w:eastAsiaTheme="minorEastAsia"/>
                <w:noProof/>
              </w:rPr>
              <w:t>Test Installation</w:t>
            </w:r>
          </w:ins>
          <w:ins w:id="108" w:author="mayada samir" w:date="2019-04-04T10:19:00Z">
            <w:del w:id="109" w:author="Fnu, Sonam" w:date="2019-11-27T16:46:00Z">
              <w:r w:rsidRPr="00F93640" w:rsidDel="005C1813">
                <w:rPr>
                  <w:rStyle w:val="Hyperlink"/>
                  <w:rFonts w:ascii="Calibri" w:hAnsi="Calibri"/>
                  <w:noProof/>
                </w:rPr>
                <w:delText>Designer Contacts</w:delText>
              </w:r>
            </w:del>
            <w:r w:rsidRPr="00F93640">
              <w:rPr>
                <w:rStyle w:val="Hyperlink"/>
                <w:rFonts w:ascii="Calibri" w:hAnsi="Calibri"/>
                <w:noProof/>
              </w:rPr>
              <w:t>:</w:t>
            </w:r>
            <w:r>
              <w:rPr>
                <w:noProof/>
                <w:webHidden/>
              </w:rPr>
              <w:tab/>
            </w:r>
            <w:r>
              <w:rPr>
                <w:noProof/>
                <w:webHidden/>
              </w:rPr>
              <w:fldChar w:fldCharType="begin"/>
            </w:r>
            <w:r>
              <w:rPr>
                <w:noProof/>
                <w:webHidden/>
              </w:rPr>
              <w:instrText xml:space="preserve"> PAGEREF _Toc5265584 \h </w:instrText>
            </w:r>
          </w:ins>
          <w:r>
            <w:rPr>
              <w:noProof/>
              <w:webHidden/>
            </w:rPr>
          </w:r>
          <w:r>
            <w:rPr>
              <w:noProof/>
              <w:webHidden/>
            </w:rPr>
            <w:fldChar w:fldCharType="separate"/>
          </w:r>
          <w:ins w:id="110" w:author="Fnu, Sonam" w:date="2019-11-28T13:45:00Z">
            <w:r w:rsidR="001460F8">
              <w:rPr>
                <w:noProof/>
                <w:webHidden/>
              </w:rPr>
              <w:t>4</w:t>
            </w:r>
          </w:ins>
          <w:ins w:id="111" w:author="mayada samir" w:date="2019-04-04T10:19:00Z">
            <w:del w:id="112" w:author="Fnu, Sonam" w:date="2019-11-27T18:29:00Z">
              <w:r w:rsidDel="00550331">
                <w:rPr>
                  <w:noProof/>
                  <w:webHidden/>
                </w:rPr>
                <w:delText>6</w:delText>
              </w:r>
            </w:del>
            <w:r>
              <w:rPr>
                <w:noProof/>
                <w:webHidden/>
              </w:rPr>
              <w:fldChar w:fldCharType="end"/>
            </w:r>
            <w:r w:rsidRPr="00F93640">
              <w:rPr>
                <w:rStyle w:val="Hyperlink"/>
                <w:noProof/>
              </w:rPr>
              <w:fldChar w:fldCharType="end"/>
            </w:r>
          </w:ins>
        </w:p>
        <w:p w14:paraId="774AF0DC" w14:textId="7DAFF47D" w:rsidR="001915BB" w:rsidDel="009E39C8" w:rsidRDefault="001915BB">
          <w:pPr>
            <w:pStyle w:val="TOC1"/>
            <w:tabs>
              <w:tab w:val="left" w:pos="440"/>
              <w:tab w:val="right" w:leader="dot" w:pos="9623"/>
            </w:tabs>
            <w:rPr>
              <w:ins w:id="113" w:author="mayada samir" w:date="2019-04-04T10:19:00Z"/>
              <w:del w:id="114" w:author="Fnu, Sonam" w:date="2019-11-27T16:56:00Z"/>
              <w:rFonts w:eastAsiaTheme="minorEastAsia"/>
              <w:noProof/>
            </w:rPr>
          </w:pPr>
          <w:ins w:id="115" w:author="mayada samir" w:date="2019-04-04T10:19:00Z">
            <w:r w:rsidRPr="00F93640">
              <w:rPr>
                <w:rStyle w:val="Hyperlink"/>
                <w:noProof/>
              </w:rPr>
              <w:fldChar w:fldCharType="begin"/>
            </w:r>
            <w:r w:rsidRPr="00F93640">
              <w:rPr>
                <w:rStyle w:val="Hyperlink"/>
                <w:noProof/>
              </w:rPr>
              <w:instrText xml:space="preserve"> </w:instrText>
            </w:r>
            <w:r>
              <w:rPr>
                <w:noProof/>
              </w:rPr>
              <w:instrText>HYPERLINK \l "_Toc5265585"</w:instrText>
            </w:r>
            <w:r w:rsidRPr="00F93640">
              <w:rPr>
                <w:rStyle w:val="Hyperlink"/>
                <w:noProof/>
              </w:rPr>
              <w:instrText xml:space="preserve"> </w:instrText>
            </w:r>
            <w:r w:rsidRPr="00F93640">
              <w:rPr>
                <w:rStyle w:val="Hyperlink"/>
                <w:noProof/>
              </w:rPr>
              <w:fldChar w:fldCharType="separate"/>
            </w:r>
            <w:r w:rsidRPr="00F93640">
              <w:rPr>
                <w:rStyle w:val="Hyperlink"/>
                <w:rFonts w:ascii="Calibri" w:hAnsi="Calibri"/>
                <w:noProof/>
              </w:rPr>
              <w:t>2.</w:t>
            </w:r>
            <w:r>
              <w:rPr>
                <w:rFonts w:eastAsiaTheme="minorEastAsia"/>
                <w:noProof/>
              </w:rPr>
              <w:tab/>
            </w:r>
          </w:ins>
          <w:ins w:id="116" w:author="Fnu, Sonam" w:date="2019-11-27T16:50:00Z">
            <w:r w:rsidR="005C1813">
              <w:rPr>
                <w:rFonts w:eastAsiaTheme="minorEastAsia"/>
                <w:noProof/>
              </w:rPr>
              <w:t>Authentication and M</w:t>
            </w:r>
          </w:ins>
          <w:ins w:id="117" w:author="Fnu, Sonam" w:date="2019-11-27T16:51:00Z">
            <w:r w:rsidR="005C1813">
              <w:rPr>
                <w:rFonts w:eastAsiaTheme="minorEastAsia"/>
                <w:noProof/>
              </w:rPr>
              <w:t>anagement</w:t>
            </w:r>
          </w:ins>
          <w:ins w:id="118" w:author="mayada samir" w:date="2019-04-04T10:19:00Z">
            <w:del w:id="119" w:author="Fnu, Sonam" w:date="2019-11-27T16:50:00Z">
              <w:r w:rsidRPr="00F93640" w:rsidDel="005C1813">
                <w:rPr>
                  <w:rStyle w:val="Hyperlink"/>
                  <w:rFonts w:ascii="Calibri" w:hAnsi="Calibri"/>
                  <w:noProof/>
                </w:rPr>
                <w:delText>Business Requirements Overview</w:delText>
              </w:r>
            </w:del>
            <w:r w:rsidRPr="00F93640">
              <w:rPr>
                <w:rStyle w:val="Hyperlink"/>
                <w:rFonts w:ascii="Calibri" w:hAnsi="Calibri"/>
                <w:noProof/>
              </w:rPr>
              <w:t>:</w:t>
            </w:r>
            <w:r>
              <w:rPr>
                <w:noProof/>
                <w:webHidden/>
              </w:rPr>
              <w:tab/>
            </w:r>
            <w:r>
              <w:rPr>
                <w:noProof/>
                <w:webHidden/>
              </w:rPr>
              <w:fldChar w:fldCharType="begin"/>
            </w:r>
            <w:r>
              <w:rPr>
                <w:noProof/>
                <w:webHidden/>
              </w:rPr>
              <w:instrText xml:space="preserve"> PAGEREF _Toc5265585 \h </w:instrText>
            </w:r>
          </w:ins>
          <w:r>
            <w:rPr>
              <w:noProof/>
              <w:webHidden/>
            </w:rPr>
          </w:r>
          <w:r>
            <w:rPr>
              <w:noProof/>
              <w:webHidden/>
            </w:rPr>
            <w:fldChar w:fldCharType="separate"/>
          </w:r>
          <w:ins w:id="120" w:author="Fnu, Sonam" w:date="2019-11-28T13:45:00Z">
            <w:r w:rsidR="001460F8">
              <w:rPr>
                <w:noProof/>
                <w:webHidden/>
              </w:rPr>
              <w:t>5</w:t>
            </w:r>
          </w:ins>
          <w:ins w:id="121" w:author="mayada samir" w:date="2019-04-04T10:19:00Z">
            <w:del w:id="122" w:author="Fnu, Sonam" w:date="2019-11-27T18:29:00Z">
              <w:r w:rsidDel="00550331">
                <w:rPr>
                  <w:noProof/>
                  <w:webHidden/>
                </w:rPr>
                <w:delText>7</w:delText>
              </w:r>
            </w:del>
            <w:r>
              <w:rPr>
                <w:noProof/>
                <w:webHidden/>
              </w:rPr>
              <w:fldChar w:fldCharType="end"/>
            </w:r>
            <w:r w:rsidRPr="00F93640">
              <w:rPr>
                <w:rStyle w:val="Hyperlink"/>
                <w:noProof/>
              </w:rPr>
              <w:fldChar w:fldCharType="end"/>
            </w:r>
          </w:ins>
        </w:p>
        <w:p w14:paraId="11071BC4" w14:textId="6654DF68" w:rsidR="001915BB" w:rsidDel="009E39C8" w:rsidRDefault="001915BB">
          <w:pPr>
            <w:pStyle w:val="TOC2"/>
            <w:tabs>
              <w:tab w:val="left" w:pos="660"/>
              <w:tab w:val="right" w:leader="dot" w:pos="9623"/>
            </w:tabs>
            <w:ind w:left="0"/>
            <w:rPr>
              <w:ins w:id="123" w:author="mayada samir" w:date="2019-04-04T10:19:00Z"/>
              <w:del w:id="124" w:author="Fnu, Sonam" w:date="2019-11-27T16:56:00Z"/>
              <w:rFonts w:eastAsiaTheme="minorEastAsia"/>
              <w:noProof/>
            </w:rPr>
            <w:pPrChange w:id="125" w:author="Fnu, Sonam" w:date="2019-11-27T16:56:00Z">
              <w:pPr>
                <w:pStyle w:val="TOC2"/>
                <w:tabs>
                  <w:tab w:val="left" w:pos="660"/>
                  <w:tab w:val="right" w:leader="dot" w:pos="9623"/>
                </w:tabs>
              </w:pPr>
            </w:pPrChange>
          </w:pPr>
          <w:ins w:id="126" w:author="mayada samir" w:date="2019-04-04T10:19:00Z">
            <w:del w:id="127" w:author="Fnu, Sonam" w:date="2019-11-27T16:56: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"_Toc5265586"</w:delInstrText>
              </w:r>
              <w:r w:rsidRPr="00F93640" w:rsidDel="009E39C8">
                <w:rPr>
                  <w:rStyle w:val="Hyperlink"/>
                  <w:noProof/>
                </w:rPr>
                <w:delInstrText xml:space="preserve"> </w:delInstrText>
              </w:r>
              <w:r w:rsidRPr="00F93640" w:rsidDel="009E39C8">
                <w:rPr>
                  <w:rStyle w:val="Hyperlink"/>
                  <w:noProof/>
                </w:rPr>
                <w:fldChar w:fldCharType="separate"/>
              </w:r>
            </w:del>
          </w:ins>
          <w:ins w:id="128" w:author="Fnu, Sonam" w:date="2019-11-28T13:45:00Z">
            <w:r w:rsidR="001460F8">
              <w:rPr>
                <w:rStyle w:val="Hyperlink"/>
                <w:b/>
                <w:bCs/>
                <w:noProof/>
              </w:rPr>
              <w:t>Error! Hyperlink reference not valid.</w:t>
            </w:r>
          </w:ins>
          <w:ins w:id="129" w:author="mayada samir" w:date="2019-04-04T10:19:00Z">
            <w:del w:id="130" w:author="Fnu, Sonam" w:date="2019-11-27T16:56:00Z">
              <w:r w:rsidRPr="00F93640" w:rsidDel="009E39C8">
                <w:rPr>
                  <w:rStyle w:val="Hyperlink"/>
                  <w:rFonts w:ascii="Calibri" w:hAnsi="Calibri"/>
                  <w:noProof/>
                </w:rPr>
                <w:delText>1.</w:delText>
              </w:r>
              <w:r w:rsidDel="009E39C8">
                <w:rPr>
                  <w:rFonts w:eastAsiaTheme="minorEastAsia"/>
                  <w:noProof/>
                </w:rPr>
                <w:tab/>
              </w:r>
              <w:r w:rsidRPr="00F93640" w:rsidDel="009E39C8">
                <w:rPr>
                  <w:rStyle w:val="Hyperlink"/>
                  <w:rFonts w:ascii="Calibri" w:hAnsi="Calibri"/>
                  <w:noProof/>
                </w:rPr>
                <w:delText>Corporate and Retail implementation</w:delText>
              </w:r>
              <w:r w:rsidDel="009E39C8">
                <w:rPr>
                  <w:noProof/>
                  <w:webHidden/>
                </w:rPr>
                <w:tab/>
              </w:r>
              <w:r w:rsidDel="009E39C8">
                <w:rPr>
                  <w:noProof/>
                  <w:webHidden/>
                </w:rPr>
                <w:fldChar w:fldCharType="begin"/>
              </w:r>
              <w:r w:rsidDel="009E39C8">
                <w:rPr>
                  <w:noProof/>
                  <w:webHidden/>
                </w:rPr>
                <w:delInstrText xml:space="preserve"> PAGEREF _Toc5265586 \h </w:delInstrText>
              </w:r>
            </w:del>
          </w:ins>
          <w:del w:id="131" w:author="Fnu, Sonam" w:date="2019-11-27T16:56:00Z">
            <w:r w:rsidDel="009E39C8">
              <w:rPr>
                <w:noProof/>
                <w:webHidden/>
              </w:rPr>
            </w:r>
            <w:r w:rsidDel="009E39C8">
              <w:rPr>
                <w:noProof/>
                <w:webHidden/>
              </w:rPr>
              <w:fldChar w:fldCharType="separate"/>
            </w:r>
          </w:del>
          <w:ins w:id="132" w:author="mayada samir" w:date="2019-04-04T10:19:00Z">
            <w:del w:id="133" w:author="Fnu, Sonam" w:date="2019-11-27T16:56:00Z">
              <w:r w:rsidDel="009E39C8">
                <w:rPr>
                  <w:noProof/>
                  <w:webHidden/>
                </w:rPr>
                <w:delText>10</w:delText>
              </w:r>
              <w:r w:rsidDel="009E39C8">
                <w:rPr>
                  <w:noProof/>
                  <w:webHidden/>
                </w:rPr>
                <w:fldChar w:fldCharType="end"/>
              </w:r>
              <w:r w:rsidRPr="00F93640" w:rsidDel="009E39C8">
                <w:rPr>
                  <w:rStyle w:val="Hyperlink"/>
                  <w:noProof/>
                </w:rPr>
                <w:fldChar w:fldCharType="end"/>
              </w:r>
            </w:del>
          </w:ins>
        </w:p>
        <w:p w14:paraId="58C0DAC9" w14:textId="3BA54E04" w:rsidR="001915BB" w:rsidRDefault="001915BB">
          <w:pPr>
            <w:pStyle w:val="TOC1"/>
            <w:tabs>
              <w:tab w:val="left" w:pos="440"/>
              <w:tab w:val="right" w:leader="dot" w:pos="9623"/>
            </w:tabs>
            <w:rPr>
              <w:ins w:id="134" w:author="mayada samir" w:date="2019-04-04T10:19:00Z"/>
              <w:rFonts w:eastAsiaTheme="minorEastAsia"/>
              <w:noProof/>
            </w:rPr>
            <w:pPrChange w:id="135" w:author="Fnu, Sonam" w:date="2019-11-27T16:56:00Z">
              <w:pPr>
                <w:pStyle w:val="TOC2"/>
                <w:tabs>
                  <w:tab w:val="left" w:pos="660"/>
                  <w:tab w:val="right" w:leader="dot" w:pos="9623"/>
                </w:tabs>
              </w:pPr>
            </w:pPrChange>
          </w:pPr>
          <w:ins w:id="136" w:author="mayada samir" w:date="2019-04-04T10:19:00Z">
            <w:del w:id="137" w:author="Fnu, Sonam" w:date="2019-11-27T16:56: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"_Toc5265587"</w:delInstrText>
              </w:r>
              <w:r w:rsidRPr="00F93640" w:rsidDel="009E39C8">
                <w:rPr>
                  <w:rStyle w:val="Hyperlink"/>
                  <w:noProof/>
                </w:rPr>
                <w:delInstrText xml:space="preserve"> </w:delInstrText>
              </w:r>
              <w:r w:rsidRPr="00F93640" w:rsidDel="009E39C8">
                <w:rPr>
                  <w:rStyle w:val="Hyperlink"/>
                  <w:noProof/>
                </w:rPr>
                <w:fldChar w:fldCharType="separate"/>
              </w:r>
            </w:del>
          </w:ins>
          <w:ins w:id="138" w:author="Fnu, Sonam" w:date="2019-11-28T13:45:00Z">
            <w:r w:rsidR="001460F8">
              <w:rPr>
                <w:rStyle w:val="Hyperlink"/>
                <w:b/>
                <w:bCs/>
                <w:noProof/>
              </w:rPr>
              <w:t>Error! Hyperlink reference not valid.</w:t>
            </w:r>
          </w:ins>
          <w:ins w:id="139" w:author="mayada samir" w:date="2019-04-04T10:19:00Z">
            <w:del w:id="140" w:author="Fnu, Sonam" w:date="2019-11-27T16:56:00Z">
              <w:r w:rsidRPr="00F93640" w:rsidDel="009E39C8">
                <w:rPr>
                  <w:rStyle w:val="Hyperlink"/>
                  <w:rFonts w:ascii="Calibri" w:hAnsi="Calibri"/>
                  <w:noProof/>
                </w:rPr>
                <w:delText>2.</w:delText>
              </w:r>
              <w:r w:rsidDel="009E39C8">
                <w:rPr>
                  <w:rFonts w:eastAsiaTheme="minorEastAsia"/>
                  <w:noProof/>
                </w:rPr>
                <w:tab/>
              </w:r>
              <w:r w:rsidRPr="00F93640" w:rsidDel="009E39C8">
                <w:rPr>
                  <w:rStyle w:val="Hyperlink"/>
                  <w:rFonts w:ascii="Calibri" w:hAnsi="Calibri"/>
                  <w:noProof/>
                </w:rPr>
                <w:delText>Corporate and Retail back office</w:delText>
              </w:r>
              <w:r w:rsidDel="009E39C8">
                <w:rPr>
                  <w:noProof/>
                  <w:webHidden/>
                </w:rPr>
                <w:tab/>
              </w:r>
              <w:r w:rsidDel="009E39C8">
                <w:rPr>
                  <w:noProof/>
                  <w:webHidden/>
                </w:rPr>
                <w:fldChar w:fldCharType="begin"/>
              </w:r>
              <w:r w:rsidDel="009E39C8">
                <w:rPr>
                  <w:noProof/>
                  <w:webHidden/>
                </w:rPr>
                <w:delInstrText xml:space="preserve"> PAGEREF _Toc5265587 \h </w:delInstrText>
              </w:r>
            </w:del>
          </w:ins>
          <w:del w:id="141" w:author="Fnu, Sonam" w:date="2019-11-27T16:56:00Z">
            <w:r w:rsidDel="009E39C8">
              <w:rPr>
                <w:noProof/>
                <w:webHidden/>
              </w:rPr>
            </w:r>
            <w:r w:rsidDel="009E39C8">
              <w:rPr>
                <w:noProof/>
                <w:webHidden/>
              </w:rPr>
              <w:fldChar w:fldCharType="separate"/>
            </w:r>
          </w:del>
          <w:ins w:id="142" w:author="mayada samir" w:date="2019-04-04T10:19:00Z">
            <w:del w:id="143" w:author="Fnu, Sonam" w:date="2019-11-27T16:56:00Z">
              <w:r w:rsidDel="009E39C8">
                <w:rPr>
                  <w:noProof/>
                  <w:webHidden/>
                </w:rPr>
                <w:delText>10</w:delText>
              </w:r>
              <w:r w:rsidDel="009E39C8">
                <w:rPr>
                  <w:noProof/>
                  <w:webHidden/>
                </w:rPr>
                <w:fldChar w:fldCharType="end"/>
              </w:r>
              <w:r w:rsidRPr="00F93640" w:rsidDel="009E39C8">
                <w:rPr>
                  <w:rStyle w:val="Hyperlink"/>
                  <w:noProof/>
                </w:rPr>
                <w:fldChar w:fldCharType="end"/>
              </w:r>
            </w:del>
          </w:ins>
        </w:p>
        <w:p w14:paraId="6565A5C8" w14:textId="7C005B5C" w:rsidR="00EF30A3" w:rsidRPr="00956168" w:rsidRDefault="001915BB">
          <w:pPr>
            <w:pStyle w:val="TOC2"/>
            <w:tabs>
              <w:tab w:val="right" w:leader="dot" w:pos="9623"/>
            </w:tabs>
            <w:rPr>
              <w:ins w:id="144" w:author="mayada samir" w:date="2019-04-04T10:19:00Z"/>
              <w:noProof/>
              <w:color w:val="0000FF" w:themeColor="hyperlink"/>
              <w:u w:val="single"/>
              <w:rPrChange w:id="145" w:author="Fnu, Sonam" w:date="2019-11-27T18:36:00Z">
                <w:rPr>
                  <w:ins w:id="146" w:author="mayada samir" w:date="2019-04-04T10:19:00Z"/>
                  <w:rFonts w:eastAsiaTheme="minorEastAsia"/>
                  <w:noProof/>
                </w:rPr>
              </w:rPrChange>
            </w:rPr>
          </w:pPr>
          <w:ins w:id="147" w:author="mayada samir" w:date="2019-04-04T10:19:00Z">
            <w:r w:rsidRPr="00F93640">
              <w:rPr>
                <w:rStyle w:val="Hyperlink"/>
                <w:noProof/>
              </w:rPr>
              <w:fldChar w:fldCharType="begin"/>
            </w:r>
            <w:r w:rsidRPr="00F93640">
              <w:rPr>
                <w:rStyle w:val="Hyperlink"/>
                <w:noProof/>
              </w:rPr>
              <w:instrText xml:space="preserve"> </w:instrText>
            </w:r>
            <w:r>
              <w:rPr>
                <w:noProof/>
              </w:rPr>
              <w:instrText>HYPERLINK \l "_Toc5265588"</w:instrText>
            </w:r>
            <w:r w:rsidRPr="00F93640">
              <w:rPr>
                <w:rStyle w:val="Hyperlink"/>
                <w:noProof/>
              </w:rPr>
              <w:instrText xml:space="preserve"> </w:instrText>
            </w:r>
            <w:r w:rsidRPr="00F93640">
              <w:rPr>
                <w:rStyle w:val="Hyperlink"/>
                <w:noProof/>
              </w:rPr>
              <w:fldChar w:fldCharType="separate"/>
            </w:r>
            <w:r w:rsidRPr="00F93640">
              <w:rPr>
                <w:rStyle w:val="Hyperlink"/>
                <w:rFonts w:ascii="Calibri" w:hAnsi="Calibri"/>
                <w:noProof/>
              </w:rPr>
              <w:t>2.1</w:t>
            </w:r>
          </w:ins>
          <w:ins w:id="148" w:author="Fnu, Sonam" w:date="2019-11-27T16:56:00Z">
            <w:r w:rsidR="009E39C8">
              <w:rPr>
                <w:rStyle w:val="Hyperlink"/>
                <w:rFonts w:ascii="Calibri" w:hAnsi="Calibri"/>
                <w:noProof/>
              </w:rPr>
              <w:t xml:space="preserve"> Mangement :</w:t>
            </w:r>
          </w:ins>
          <w:ins w:id="149" w:author="mayada samir" w:date="2019-04-04T10:19:00Z">
            <w:del w:id="150" w:author="Fnu, Sonam" w:date="2019-11-27T16:56:00Z">
              <w:r w:rsidRPr="00F93640" w:rsidDel="009E39C8">
                <w:rPr>
                  <w:rStyle w:val="Hyperlink"/>
                  <w:rFonts w:ascii="Calibri" w:hAnsi="Calibri"/>
                  <w:noProof/>
                </w:rPr>
                <w:delText xml:space="preserve"> Security Notification Subscription</w:delText>
              </w:r>
            </w:del>
            <w:r>
              <w:rPr>
                <w:noProof/>
                <w:webHidden/>
              </w:rPr>
              <w:tab/>
            </w:r>
            <w:r>
              <w:rPr>
                <w:noProof/>
                <w:webHidden/>
              </w:rPr>
              <w:fldChar w:fldCharType="begin"/>
            </w:r>
            <w:r>
              <w:rPr>
                <w:noProof/>
                <w:webHidden/>
              </w:rPr>
              <w:instrText xml:space="preserve"> PAGEREF _Toc5265588 \h </w:instrText>
            </w:r>
          </w:ins>
          <w:r>
            <w:rPr>
              <w:noProof/>
              <w:webHidden/>
            </w:rPr>
          </w:r>
          <w:r>
            <w:rPr>
              <w:noProof/>
              <w:webHidden/>
            </w:rPr>
            <w:fldChar w:fldCharType="separate"/>
          </w:r>
          <w:ins w:id="151" w:author="Fnu, Sonam" w:date="2019-11-28T13:45:00Z">
            <w:r w:rsidR="001460F8">
              <w:rPr>
                <w:noProof/>
                <w:webHidden/>
              </w:rPr>
              <w:t>9</w:t>
            </w:r>
          </w:ins>
          <w:ins w:id="152" w:author="mayada samir" w:date="2019-04-04T10:19:00Z">
            <w:del w:id="153" w:author="Fnu, Sonam" w:date="2019-11-27T18:29:00Z">
              <w:r w:rsidDel="00550331">
                <w:rPr>
                  <w:noProof/>
                  <w:webHidden/>
                </w:rPr>
                <w:delText>10</w:delText>
              </w:r>
            </w:del>
            <w:r>
              <w:rPr>
                <w:noProof/>
                <w:webHidden/>
              </w:rPr>
              <w:fldChar w:fldCharType="end"/>
            </w:r>
            <w:r w:rsidRPr="00F93640">
              <w:rPr>
                <w:rStyle w:val="Hyperlink"/>
                <w:noProof/>
              </w:rPr>
              <w:fldChar w:fldCharType="end"/>
            </w:r>
          </w:ins>
        </w:p>
        <w:p w14:paraId="5E4C8029" w14:textId="70BF3438" w:rsidR="002B6C16" w:rsidRDefault="001915BB" w:rsidP="009E39C8">
          <w:pPr>
            <w:pStyle w:val="TOC2"/>
            <w:tabs>
              <w:tab w:val="left" w:pos="880"/>
              <w:tab w:val="right" w:leader="dot" w:pos="9623"/>
            </w:tabs>
            <w:rPr>
              <w:ins w:id="154" w:author="Fnu, Sonam" w:date="2019-11-27T18:44:00Z"/>
              <w:rStyle w:val="Hyperlink"/>
              <w:noProof/>
            </w:rPr>
          </w:pPr>
          <w:ins w:id="155" w:author="mayada samir" w:date="2019-04-04T10:19:00Z">
            <w:r w:rsidRPr="00F93640">
              <w:rPr>
                <w:rStyle w:val="Hyperlink"/>
                <w:noProof/>
              </w:rPr>
              <w:lastRenderedPageBreak/>
              <w:fldChar w:fldCharType="begin"/>
            </w:r>
            <w:r w:rsidRPr="00F93640">
              <w:rPr>
                <w:rStyle w:val="Hyperlink"/>
                <w:noProof/>
              </w:rPr>
              <w:instrText xml:space="preserve"> </w:instrText>
            </w:r>
            <w:r>
              <w:rPr>
                <w:noProof/>
              </w:rPr>
              <w:instrText>HYPERLINK \l "_Toc5265589"</w:instrText>
            </w:r>
            <w:r w:rsidRPr="00F93640">
              <w:rPr>
                <w:rStyle w:val="Hyperlink"/>
                <w:noProof/>
              </w:rPr>
              <w:instrText xml:space="preserve"> </w:instrText>
            </w:r>
            <w:r w:rsidRPr="00F93640">
              <w:rPr>
                <w:rStyle w:val="Hyperlink"/>
                <w:noProof/>
              </w:rPr>
              <w:fldChar w:fldCharType="separate"/>
            </w:r>
            <w:r w:rsidRPr="00F93640">
              <w:rPr>
                <w:rStyle w:val="Hyperlink"/>
                <w:rFonts w:ascii="Calibri" w:hAnsi="Calibri"/>
                <w:noProof/>
              </w:rPr>
              <w:t>2.2</w:t>
            </w:r>
          </w:ins>
          <w:ins w:id="156" w:author="Fnu, Sonam" w:date="2019-11-27T16:57:00Z">
            <w:r w:rsidR="009E39C8">
              <w:rPr>
                <w:rFonts w:eastAsiaTheme="minorEastAsia"/>
                <w:noProof/>
              </w:rPr>
              <w:t xml:space="preserve"> </w:t>
            </w:r>
          </w:ins>
          <w:ins w:id="157" w:author="mayada samir" w:date="2019-04-04T10:19:00Z">
            <w:del w:id="158" w:author="Fnu, Sonam" w:date="2019-11-27T16:57:00Z">
              <w:r w:rsidDel="009E39C8">
                <w:rPr>
                  <w:rFonts w:eastAsiaTheme="minorEastAsia"/>
                  <w:noProof/>
                </w:rPr>
                <w:tab/>
              </w:r>
            </w:del>
          </w:ins>
          <w:ins w:id="159" w:author="Fnu, Sonam" w:date="2019-11-27T16:57:00Z">
            <w:r w:rsidR="009E39C8">
              <w:rPr>
                <w:rStyle w:val="Hyperlink"/>
                <w:rFonts w:ascii="Calibri" w:hAnsi="Calibri"/>
                <w:noProof/>
              </w:rPr>
              <w:t>Authentication</w:t>
            </w:r>
          </w:ins>
          <w:ins w:id="160" w:author="mayada samir" w:date="2019-04-04T10:19:00Z">
            <w:del w:id="161" w:author="Fnu, Sonam" w:date="2019-11-27T16:57:00Z">
              <w:r w:rsidRPr="00F93640" w:rsidDel="009E39C8">
                <w:rPr>
                  <w:rStyle w:val="Hyperlink"/>
                  <w:rFonts w:ascii="Calibri" w:hAnsi="Calibri"/>
                  <w:noProof/>
                </w:rPr>
                <w:delText>Notifications outgoing</w:delText>
              </w:r>
            </w:del>
            <w:del w:id="162" w:author="Fnu, Sonam" w:date="2019-11-27T16:56:00Z">
              <w:r w:rsidRPr="00F93640" w:rsidDel="009E39C8">
                <w:rPr>
                  <w:rStyle w:val="Hyperlink"/>
                  <w:rFonts w:ascii="Calibri" w:hAnsi="Calibri"/>
                  <w:noProof/>
                </w:rPr>
                <w:delText xml:space="preserve"> messages setup</w:delText>
              </w:r>
            </w:del>
            <w:r>
              <w:rPr>
                <w:noProof/>
                <w:webHidden/>
              </w:rPr>
              <w:tab/>
            </w:r>
          </w:ins>
          <w:ins w:id="163" w:author="Fnu, Sonam" w:date="2019-11-27T16:59:00Z">
            <w:r w:rsidR="009E39C8">
              <w:rPr>
                <w:noProof/>
                <w:webHidden/>
              </w:rPr>
              <w:t>1</w:t>
            </w:r>
          </w:ins>
          <w:ins w:id="164" w:author="mayada samir" w:date="2019-04-04T10:19:00Z">
            <w:r>
              <w:rPr>
                <w:noProof/>
                <w:webHidden/>
              </w:rPr>
              <w:fldChar w:fldCharType="begin"/>
            </w:r>
            <w:r>
              <w:rPr>
                <w:noProof/>
                <w:webHidden/>
              </w:rPr>
              <w:instrText xml:space="preserve"> PAGEREF _Toc5265589 \h </w:instrText>
            </w:r>
          </w:ins>
          <w:r>
            <w:rPr>
              <w:noProof/>
              <w:webHidden/>
            </w:rPr>
          </w:r>
          <w:r>
            <w:rPr>
              <w:noProof/>
              <w:webHidden/>
            </w:rPr>
            <w:fldChar w:fldCharType="separate"/>
          </w:r>
          <w:ins w:id="165" w:author="Fnu, Sonam" w:date="2019-11-28T13:45:00Z">
            <w:r w:rsidR="001460F8">
              <w:rPr>
                <w:noProof/>
                <w:webHidden/>
              </w:rPr>
              <w:t>9</w:t>
            </w:r>
          </w:ins>
          <w:ins w:id="166" w:author="mayada samir" w:date="2019-04-04T10:19:00Z">
            <w:del w:id="167" w:author="Fnu, Sonam" w:date="2019-11-27T16:58:00Z">
              <w:r w:rsidDel="009E39C8">
                <w:rPr>
                  <w:noProof/>
                  <w:webHidden/>
                </w:rPr>
                <w:delText>1</w:delText>
              </w:r>
            </w:del>
            <w:del w:id="168" w:author="Fnu, Sonam" w:date="2019-11-27T18:29:00Z">
              <w:r w:rsidDel="00550331">
                <w:rPr>
                  <w:noProof/>
                  <w:webHidden/>
                </w:rPr>
                <w:delText>2</w:delText>
              </w:r>
            </w:del>
            <w:r>
              <w:rPr>
                <w:noProof/>
                <w:webHidden/>
              </w:rPr>
              <w:fldChar w:fldCharType="end"/>
            </w:r>
            <w:r w:rsidRPr="00F93640">
              <w:rPr>
                <w:rStyle w:val="Hyperlink"/>
                <w:noProof/>
              </w:rPr>
              <w:fldChar w:fldCharType="end"/>
            </w:r>
          </w:ins>
        </w:p>
        <w:p w14:paraId="2F68369D" w14:textId="5E3AAB76" w:rsidR="007546EA" w:rsidRDefault="007546EA" w:rsidP="007546EA">
          <w:pPr>
            <w:rPr>
              <w:ins w:id="169" w:author="Fnu, Sonam" w:date="2019-11-27T18:56:00Z"/>
              <w:noProof/>
            </w:rPr>
          </w:pPr>
          <w:ins w:id="170" w:author="Fnu, Sonam" w:date="2019-11-27T18:44:00Z">
            <w:r>
              <w:rPr>
                <w:noProof/>
              </w:rPr>
              <w:t>3</w:t>
            </w:r>
          </w:ins>
          <w:ins w:id="171" w:author="Fnu, Sonam" w:date="2019-11-27T18:45:00Z">
            <w:r>
              <w:rPr>
                <w:noProof/>
              </w:rPr>
              <w:t xml:space="preserve"> .</w:t>
            </w:r>
          </w:ins>
          <w:ins w:id="172" w:author="Fnu, Sonam" w:date="2019-11-27T18:55:00Z">
            <w:r w:rsidR="00D33569">
              <w:rPr>
                <w:noProof/>
              </w:rPr>
              <w:t xml:space="preserve"> Admi</w:t>
            </w:r>
          </w:ins>
          <w:ins w:id="173" w:author="Fnu, Sonam" w:date="2019-11-27T18:56:00Z">
            <w:r w:rsidR="00D33569">
              <w:rPr>
                <w:noProof/>
              </w:rPr>
              <w:t>ni</w:t>
            </w:r>
          </w:ins>
          <w:ins w:id="174" w:author="Fnu, Sonam" w:date="2019-11-27T18:55:00Z">
            <w:r w:rsidR="00D33569">
              <w:rPr>
                <w:noProof/>
              </w:rPr>
              <w:t xml:space="preserve">stration </w:t>
            </w:r>
          </w:ins>
          <w:ins w:id="175" w:author="Fnu, Sonam" w:date="2019-11-27T18:44:00Z">
            <w:r>
              <w:rPr>
                <w:noProof/>
              </w:rPr>
              <w:t>C</w:t>
            </w:r>
          </w:ins>
          <w:ins w:id="176" w:author="Fnu, Sonam" w:date="2019-11-27T18:45:00Z">
            <w:r>
              <w:rPr>
                <w:noProof/>
              </w:rPr>
              <w:t>o</w:t>
            </w:r>
          </w:ins>
          <w:ins w:id="177" w:author="Fnu, Sonam" w:date="2019-11-27T18:44:00Z">
            <w:r>
              <w:rPr>
                <w:noProof/>
              </w:rPr>
              <w:t>nsol</w:t>
            </w:r>
          </w:ins>
          <w:ins w:id="178" w:author="Fnu, Sonam" w:date="2019-11-27T18:55:00Z">
            <w:r w:rsidR="00D33569">
              <w:rPr>
                <w:noProof/>
              </w:rPr>
              <w:t>e :</w:t>
            </w:r>
          </w:ins>
          <w:ins w:id="179" w:author="Fnu, Sonam" w:date="2019-11-27T18:57:00Z">
            <w:r w:rsidR="00465735">
              <w:rPr>
                <w:noProof/>
              </w:rPr>
              <w:t xml:space="preserve"> </w:t>
            </w:r>
          </w:ins>
          <w:ins w:id="180" w:author="Fnu, Sonam" w:date="2019-11-27T18:45:00Z">
            <w:r>
              <w:rPr>
                <w:noProof/>
              </w:rPr>
              <w:t>……………………………………………</w:t>
            </w:r>
          </w:ins>
          <w:ins w:id="181" w:author="Fnu, Sonam" w:date="2019-11-27T18:46:00Z">
            <w:r>
              <w:rPr>
                <w:noProof/>
              </w:rPr>
              <w:t>…………………………………………………………………………20</w:t>
            </w:r>
          </w:ins>
        </w:p>
        <w:p w14:paraId="2CE333D8" w14:textId="3FF0F2EC" w:rsidR="00465735" w:rsidRDefault="00465735" w:rsidP="00465735">
          <w:pPr>
            <w:rPr>
              <w:ins w:id="182" w:author="Fnu, Sonam" w:date="2019-11-27T18:56:00Z"/>
              <w:noProof/>
            </w:rPr>
          </w:pPr>
          <w:ins w:id="183" w:author="Fnu, Sonam" w:date="2019-11-27T18:57:00Z">
            <w:r>
              <w:rPr>
                <w:noProof/>
              </w:rPr>
              <w:t>4 . Command Line Interface</w:t>
            </w:r>
          </w:ins>
          <w:ins w:id="184" w:author="Fnu, Sonam" w:date="2019-11-27T18:56:00Z">
            <w:r>
              <w:rPr>
                <w:noProof/>
              </w:rPr>
              <w:t xml:space="preserve"> :</w:t>
            </w:r>
          </w:ins>
          <w:ins w:id="185" w:author="Fnu, Sonam" w:date="2019-11-27T18:57:00Z">
            <w:r>
              <w:rPr>
                <w:noProof/>
              </w:rPr>
              <w:t xml:space="preserve"> </w:t>
            </w:r>
          </w:ins>
          <w:ins w:id="186" w:author="Fnu, Sonam" w:date="2019-11-27T18:56:00Z">
            <w:r>
              <w:rPr>
                <w:noProof/>
              </w:rPr>
              <w:t>……………………………………………………………………………………………………………………20</w:t>
            </w:r>
          </w:ins>
        </w:p>
        <w:p w14:paraId="76CAD748" w14:textId="1EE97934" w:rsidR="00465735" w:rsidRDefault="00465735" w:rsidP="00465735">
          <w:pPr>
            <w:rPr>
              <w:ins w:id="187" w:author="Fnu, Sonam" w:date="2019-11-27T19:00:00Z"/>
              <w:noProof/>
            </w:rPr>
          </w:pPr>
          <w:ins w:id="188" w:author="Fnu, Sonam" w:date="2019-11-27T18:57:00Z">
            <w:r>
              <w:rPr>
                <w:noProof/>
              </w:rPr>
              <w:t>5</w:t>
            </w:r>
          </w:ins>
          <w:ins w:id="189" w:author="Fnu, Sonam" w:date="2019-11-27T18:56:00Z">
            <w:r>
              <w:rPr>
                <w:noProof/>
              </w:rPr>
              <w:t xml:space="preserve"> . A</w:t>
            </w:r>
          </w:ins>
          <w:ins w:id="190" w:author="Fnu, Sonam" w:date="2019-11-27T18:58:00Z">
            <w:r>
              <w:rPr>
                <w:noProof/>
              </w:rPr>
              <w:t>dding Driver and</w:t>
            </w:r>
          </w:ins>
          <w:ins w:id="191" w:author="Fnu, Sonam" w:date="2019-11-27T18:59:00Z">
            <w:r>
              <w:rPr>
                <w:noProof/>
              </w:rPr>
              <w:t xml:space="preserve"> DataSour</w:t>
            </w:r>
          </w:ins>
          <w:ins w:id="192" w:author="Fnu, Sonam" w:date="2019-11-27T19:00:00Z">
            <w:r w:rsidR="00C91DC4">
              <w:rPr>
                <w:noProof/>
              </w:rPr>
              <w:t xml:space="preserve">e : </w:t>
            </w:r>
          </w:ins>
          <w:ins w:id="193" w:author="Fnu, Sonam" w:date="2019-11-27T18:56:00Z">
            <w:r>
              <w:rPr>
                <w:noProof/>
              </w:rPr>
              <w:t>……………………………………………………………………………………………………………20</w:t>
            </w:r>
          </w:ins>
        </w:p>
        <w:p w14:paraId="630AB589" w14:textId="6810704C" w:rsidR="00465735" w:rsidRPr="007546EA" w:rsidRDefault="00C91DC4">
          <w:pPr>
            <w:rPr>
              <w:ins w:id="194" w:author="Fnu, Sonam" w:date="2019-11-27T18:20:00Z"/>
              <w:rPrChange w:id="195" w:author="Fnu, Sonam" w:date="2019-11-27T18:44:00Z">
                <w:rPr>
                  <w:ins w:id="196" w:author="Fnu, Sonam" w:date="2019-11-27T18:20:00Z"/>
                  <w:rStyle w:val="Hyperlink"/>
                  <w:noProof/>
                </w:rPr>
              </w:rPrChange>
            </w:rPr>
            <w:pPrChange w:id="197" w:author="Fnu, Sonam" w:date="2019-11-27T18:44:00Z">
              <w:pPr>
                <w:pStyle w:val="TOC2"/>
                <w:tabs>
                  <w:tab w:val="left" w:pos="880"/>
                  <w:tab w:val="right" w:leader="dot" w:pos="9623"/>
                </w:tabs>
              </w:pPr>
            </w:pPrChange>
          </w:pPr>
          <w:ins w:id="198" w:author="Fnu, Sonam" w:date="2019-11-27T19:00:00Z">
            <w:r>
              <w:rPr>
                <w:noProof/>
              </w:rPr>
              <w:t xml:space="preserve">6 . </w:t>
            </w:r>
          </w:ins>
          <w:ins w:id="199" w:author="Fnu, Sonam" w:date="2019-11-27T19:01:00Z">
            <w:r>
              <w:rPr>
                <w:noProof/>
              </w:rPr>
              <w:t xml:space="preserve">Creating </w:t>
            </w:r>
          </w:ins>
          <w:ins w:id="200" w:author="Fnu, Sonam" w:date="2019-11-27T19:02:00Z">
            <w:r>
              <w:rPr>
                <w:noProof/>
              </w:rPr>
              <w:t>DataSoure From WildFly Conso</w:t>
            </w:r>
          </w:ins>
          <w:ins w:id="201" w:author="Fnu, Sonam" w:date="2019-11-27T19:03:00Z">
            <w:r>
              <w:rPr>
                <w:noProof/>
              </w:rPr>
              <w:t>le :</w:t>
            </w:r>
          </w:ins>
          <w:ins w:id="202" w:author="Fnu, Sonam" w:date="2019-11-27T19:09:00Z">
            <w:r w:rsidR="006D1687">
              <w:rPr>
                <w:noProof/>
              </w:rPr>
              <w:t xml:space="preserve"> </w:t>
            </w:r>
          </w:ins>
          <w:ins w:id="203" w:author="Fnu, Sonam" w:date="2019-11-27T19:00:00Z">
            <w:r>
              <w:rPr>
                <w:noProof/>
              </w:rPr>
              <w:t>…………………………………………………………………………………………20</w:t>
            </w:r>
          </w:ins>
        </w:p>
        <w:p w14:paraId="1167268E" w14:textId="15B248A9" w:rsidR="001915BB" w:rsidDel="009E39C8" w:rsidRDefault="001915BB">
          <w:pPr>
            <w:pStyle w:val="TOC2"/>
            <w:tabs>
              <w:tab w:val="left" w:pos="880"/>
              <w:tab w:val="right" w:leader="dot" w:pos="9623"/>
            </w:tabs>
            <w:ind w:left="0"/>
            <w:rPr>
              <w:ins w:id="204" w:author="mayada samir" w:date="2019-04-04T10:19:00Z"/>
              <w:del w:id="205" w:author="Fnu, Sonam" w:date="2019-11-27T16:58:00Z"/>
              <w:rFonts w:eastAsiaTheme="minorEastAsia"/>
              <w:noProof/>
            </w:rPr>
            <w:pPrChange w:id="206" w:author="Fnu, Sonam" w:date="2019-11-27T18:27:00Z">
              <w:pPr>
                <w:pStyle w:val="TOC2"/>
                <w:tabs>
                  <w:tab w:val="left" w:pos="880"/>
                  <w:tab w:val="right" w:leader="dot" w:pos="9623"/>
                </w:tabs>
              </w:pPr>
            </w:pPrChange>
          </w:pPr>
        </w:p>
        <w:p w14:paraId="2E9D9388" w14:textId="1823AD20" w:rsidR="009E39C8" w:rsidRDefault="009E39C8" w:rsidP="009E39C8">
          <w:pPr>
            <w:pStyle w:val="TOC1"/>
            <w:tabs>
              <w:tab w:val="left" w:pos="440"/>
              <w:tab w:val="right" w:leader="dot" w:pos="9623"/>
            </w:tabs>
            <w:rPr>
              <w:ins w:id="207" w:author="Fnu, Sonam" w:date="2019-11-27T16:58:00Z"/>
              <w:rFonts w:eastAsiaTheme="minorEastAsia"/>
              <w:noProof/>
            </w:rPr>
          </w:pPr>
          <w:ins w:id="208" w:author="Fnu, Sonam" w:date="2019-11-27T16:58:00Z">
            <w:r w:rsidRPr="00F93640">
              <w:rPr>
                <w:rStyle w:val="Hyperlink"/>
                <w:noProof/>
              </w:rPr>
              <w:fldChar w:fldCharType="begin"/>
            </w:r>
            <w:r w:rsidRPr="00F93640">
              <w:rPr>
                <w:rStyle w:val="Hyperlink"/>
                <w:noProof/>
              </w:rPr>
              <w:instrText xml:space="preserve"> </w:instrText>
            </w:r>
            <w:r>
              <w:rPr>
                <w:noProof/>
              </w:rPr>
              <w:instrText>HYPERLINK \l "_Toc5265585"</w:instrText>
            </w:r>
            <w:r w:rsidRPr="00F93640">
              <w:rPr>
                <w:rStyle w:val="Hyperlink"/>
                <w:noProof/>
              </w:rPr>
              <w:instrText xml:space="preserve"> </w:instrText>
            </w:r>
            <w:r w:rsidRPr="00F93640">
              <w:rPr>
                <w:rStyle w:val="Hyperlink"/>
                <w:noProof/>
              </w:rPr>
              <w:fldChar w:fldCharType="separate"/>
            </w:r>
          </w:ins>
          <w:ins w:id="209" w:author="Fnu, Sonam" w:date="2019-11-27T19:01:00Z">
            <w:r w:rsidR="00C91DC4">
              <w:rPr>
                <w:rStyle w:val="Hyperlink"/>
                <w:rFonts w:ascii="Calibri" w:hAnsi="Calibri"/>
                <w:noProof/>
              </w:rPr>
              <w:t>7</w:t>
            </w:r>
          </w:ins>
          <w:ins w:id="210" w:author="Fnu, Sonam" w:date="2019-11-27T16:58:00Z">
            <w:r w:rsidRPr="00F93640">
              <w:rPr>
                <w:rStyle w:val="Hyperlink"/>
                <w:rFonts w:ascii="Calibri" w:hAnsi="Calibri"/>
                <w:noProof/>
              </w:rPr>
              <w:t>.</w:t>
            </w:r>
          </w:ins>
          <w:ins w:id="211" w:author="Fnu, Sonam" w:date="2019-11-27T16:59:00Z">
            <w:r>
              <w:rPr>
                <w:rFonts w:eastAsiaTheme="minorEastAsia"/>
                <w:noProof/>
              </w:rPr>
              <w:t>Source Code Changes</w:t>
            </w:r>
          </w:ins>
          <w:ins w:id="212" w:author="Fnu, Sonam" w:date="2019-11-27T16:58:00Z">
            <w:r w:rsidRPr="00F93640">
              <w:rPr>
                <w:rStyle w:val="Hyperlink"/>
                <w:rFonts w:ascii="Calibri" w:hAnsi="Calibri"/>
                <w:noProof/>
              </w:rPr>
              <w:t>:</w:t>
            </w:r>
            <w:r>
              <w:rPr>
                <w:noProof/>
                <w:webHidden/>
              </w:rPr>
              <w:tab/>
            </w:r>
            <w:r>
              <w:rPr>
                <w:noProof/>
                <w:webHidden/>
              </w:rPr>
              <w:fldChar w:fldCharType="begin"/>
            </w:r>
            <w:r>
              <w:rPr>
                <w:noProof/>
                <w:webHidden/>
              </w:rPr>
              <w:instrText xml:space="preserve"> PAGEREF _Toc5265585 \h </w:instrText>
            </w:r>
          </w:ins>
          <w:r>
            <w:rPr>
              <w:noProof/>
              <w:webHidden/>
            </w:rPr>
          </w:r>
          <w:ins w:id="213" w:author="Fnu, Sonam" w:date="2019-11-27T16:58:00Z">
            <w:r>
              <w:rPr>
                <w:noProof/>
                <w:webHidden/>
              </w:rPr>
              <w:fldChar w:fldCharType="separate"/>
            </w:r>
          </w:ins>
          <w:ins w:id="214" w:author="Fnu, Sonam" w:date="2019-11-28T13:45:00Z">
            <w:r w:rsidR="001460F8">
              <w:rPr>
                <w:noProof/>
                <w:webHidden/>
              </w:rPr>
              <w:t>5</w:t>
            </w:r>
          </w:ins>
          <w:ins w:id="215" w:author="Fnu, Sonam" w:date="2019-11-27T16:58:00Z">
            <w:r>
              <w:rPr>
                <w:noProof/>
                <w:webHidden/>
              </w:rPr>
              <w:fldChar w:fldCharType="end"/>
            </w:r>
            <w:r w:rsidRPr="00F93640">
              <w:rPr>
                <w:rStyle w:val="Hyperlink"/>
                <w:noProof/>
              </w:rPr>
              <w:fldChar w:fldCharType="end"/>
            </w:r>
          </w:ins>
        </w:p>
        <w:p w14:paraId="3D3EC16B" w14:textId="2A37E325" w:rsidR="001915BB" w:rsidDel="005C1813" w:rsidRDefault="001915BB">
          <w:pPr>
            <w:pStyle w:val="TOC2"/>
            <w:tabs>
              <w:tab w:val="right" w:leader="dot" w:pos="9623"/>
            </w:tabs>
            <w:rPr>
              <w:ins w:id="216" w:author="mayada samir" w:date="2019-04-04T10:19:00Z"/>
              <w:del w:id="217" w:author="Fnu, Sonam" w:date="2019-11-27T16:52:00Z"/>
              <w:rFonts w:eastAsiaTheme="minorEastAsia"/>
              <w:noProof/>
            </w:rPr>
          </w:pPr>
          <w:ins w:id="218" w:author="mayada samir" w:date="2019-04-04T10:19:00Z">
            <w:del w:id="219" w:author="Fnu, Sonam" w:date="2019-11-27T16:52: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"_Toc5265590"</w:delInstrText>
              </w:r>
              <w:r w:rsidRPr="00F93640" w:rsidDel="005C1813">
                <w:rPr>
                  <w:rStyle w:val="Hyperlink"/>
                  <w:noProof/>
                </w:rPr>
                <w:delInstrText xml:space="preserve"> </w:delInstrText>
              </w:r>
              <w:r w:rsidRPr="00F93640" w:rsidDel="005C1813">
                <w:rPr>
                  <w:rStyle w:val="Hyperlink"/>
                  <w:noProof/>
                </w:rPr>
                <w:fldChar w:fldCharType="separate"/>
              </w:r>
            </w:del>
          </w:ins>
          <w:bookmarkStart w:id="220" w:name="_Toc515969340"/>
          <w:ins w:id="221" w:author="Fnu, Sonam" w:date="2019-11-28T13:45:00Z">
            <w:r w:rsidR="001460F8">
              <w:rPr>
                <w:rStyle w:val="Hyperlink"/>
                <w:b/>
                <w:bCs/>
                <w:noProof/>
              </w:rPr>
              <w:t>Error! Hyperlink reference not valid.</w:t>
            </w:r>
          </w:ins>
          <w:ins w:id="222" w:author="mayada samir" w:date="2019-04-04T10:19:00Z">
            <w:del w:id="223" w:author="Fnu, Sonam" w:date="2019-11-27T16:52:00Z">
              <w:r w:rsidRPr="00F93640" w:rsidDel="005C1813">
                <w:rPr>
                  <w:rStyle w:val="Hyperlink"/>
                  <w:rFonts w:ascii="Calibri" w:hAnsi="Calibri"/>
                  <w:rPrChange w:id="224" w:author="Unknown">
                    <w:rPr>
                      <w:noProof/>
                    </w:rPr>
                  </w:rPrChange>
                </w:rPr>
                <w:drawing>
                  <wp:inline distT="0" distB="0" distL="0" distR="0" wp14:anchorId="7743953D" wp14:editId="6703D89C">
                    <wp:extent cx="5290459" cy="3633593"/>
                    <wp:effectExtent l="0" t="0" r="5715" b="5080"/>
                    <wp:docPr id="48"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rotWithShape="1">
                            <a:blip r:embed="rId13"/>
                            <a:srcRect l="19014" t="20539"/>
                            <a:stretch/>
                          </pic:blipFill>
                          <pic:spPr bwMode="auto">
                            <a:xfrm>
                              <a:off x="0" y="0"/>
                              <a:ext cx="5292489" cy="3634987"/>
                            </a:xfrm>
                            <a:prstGeom prst="rect">
                              <a:avLst/>
                            </a:prstGeom>
                            <a:ln>
                              <a:noFill/>
                            </a:ln>
                            <a:extLst>
                              <a:ext uri="{53640926-AAD7-44D8-BBD7-CCE9431645EC}">
                                <a14:shadowObscured xmlns:a14="http://schemas.microsoft.com/office/drawing/2010/main"/>
                              </a:ext>
                            </a:extLst>
                          </pic:spPr>
                        </pic:pic>
                      </a:graphicData>
                    </a:graphic>
                  </wp:inline>
                </w:drawing>
              </w:r>
              <w:bookmarkEnd w:id="220"/>
              <w:r w:rsidDel="005C1813">
                <w:rPr>
                  <w:noProof/>
                  <w:webHidden/>
                </w:rPr>
                <w:tab/>
              </w:r>
              <w:r w:rsidDel="005C1813">
                <w:rPr>
                  <w:noProof/>
                  <w:webHidden/>
                </w:rPr>
                <w:fldChar w:fldCharType="begin"/>
              </w:r>
              <w:r w:rsidDel="005C1813">
                <w:rPr>
                  <w:noProof/>
                  <w:webHidden/>
                </w:rPr>
                <w:delInstrText xml:space="preserve"> PAGEREF _Toc5265590 \h </w:delInstrText>
              </w:r>
            </w:del>
          </w:ins>
          <w:del w:id="225" w:author="Fnu, Sonam" w:date="2019-11-27T16:52:00Z">
            <w:r w:rsidDel="005C1813">
              <w:rPr>
                <w:noProof/>
                <w:webHidden/>
              </w:rPr>
            </w:r>
            <w:r w:rsidDel="005C1813">
              <w:rPr>
                <w:noProof/>
                <w:webHidden/>
              </w:rPr>
              <w:fldChar w:fldCharType="separate"/>
            </w:r>
          </w:del>
          <w:ins w:id="226" w:author="mayada samir" w:date="2019-04-04T10:19:00Z">
            <w:del w:id="227" w:author="Fnu, Sonam" w:date="2019-11-27T16:52:00Z">
              <w:r w:rsidDel="005C1813">
                <w:rPr>
                  <w:noProof/>
                  <w:webHidden/>
                </w:rPr>
                <w:delText>13</w:delText>
              </w:r>
              <w:r w:rsidDel="005C1813">
                <w:rPr>
                  <w:noProof/>
                  <w:webHidden/>
                </w:rPr>
                <w:fldChar w:fldCharType="end"/>
              </w:r>
              <w:r w:rsidRPr="00F93640" w:rsidDel="005C1813">
                <w:rPr>
                  <w:rStyle w:val="Hyperlink"/>
                  <w:noProof/>
                </w:rPr>
                <w:fldChar w:fldCharType="end"/>
              </w:r>
            </w:del>
          </w:ins>
        </w:p>
        <w:p w14:paraId="2B8F09AD" w14:textId="711BEE85" w:rsidR="001915BB" w:rsidDel="005C1813" w:rsidRDefault="001915BB">
          <w:pPr>
            <w:pStyle w:val="TOC2"/>
            <w:tabs>
              <w:tab w:val="left" w:pos="880"/>
              <w:tab w:val="right" w:leader="dot" w:pos="9623"/>
            </w:tabs>
            <w:rPr>
              <w:ins w:id="228" w:author="mayada samir" w:date="2019-04-04T10:19:00Z"/>
              <w:del w:id="229" w:author="Fnu, Sonam" w:date="2019-11-27T16:52:00Z"/>
              <w:rFonts w:eastAsiaTheme="minorEastAsia"/>
              <w:noProof/>
            </w:rPr>
          </w:pPr>
          <w:ins w:id="230" w:author="mayada samir" w:date="2019-04-04T10:19:00Z">
            <w:del w:id="231" w:author="Fnu, Sonam" w:date="2019-11-27T16:52: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"_Toc5265591"</w:delInstrText>
              </w:r>
              <w:r w:rsidRPr="00F93640" w:rsidDel="005C1813">
                <w:rPr>
                  <w:rStyle w:val="Hyperlink"/>
                  <w:noProof/>
                </w:rPr>
                <w:delInstrText xml:space="preserve"> </w:delInstrText>
              </w:r>
              <w:r w:rsidRPr="00F93640" w:rsidDel="005C1813">
                <w:rPr>
                  <w:rStyle w:val="Hyperlink"/>
                  <w:noProof/>
                </w:rPr>
                <w:fldChar w:fldCharType="separate"/>
              </w:r>
            </w:del>
          </w:ins>
          <w:ins w:id="232" w:author="Fnu, Sonam" w:date="2019-11-28T13:45:00Z">
            <w:r w:rsidR="001460F8">
              <w:rPr>
                <w:rStyle w:val="Hyperlink"/>
                <w:b/>
                <w:bCs/>
                <w:noProof/>
              </w:rPr>
              <w:t>Error! Hyperlink reference not valid.</w:t>
            </w:r>
          </w:ins>
          <w:ins w:id="233" w:author="mayada samir" w:date="2019-04-04T10:19:00Z">
            <w:del w:id="234" w:author="Fnu, Sonam" w:date="2019-11-27T16:52:00Z">
              <w:r w:rsidRPr="00F93640" w:rsidDel="005C1813">
                <w:rPr>
                  <w:rStyle w:val="Hyperlink"/>
                  <w:rFonts w:ascii="Calibri" w:hAnsi="Calibri"/>
                  <w:noProof/>
                </w:rPr>
                <w:delText>2.3</w:delText>
              </w:r>
              <w:r w:rsidDel="005C1813">
                <w:rPr>
                  <w:rFonts w:eastAsiaTheme="minorEastAsia"/>
                  <w:noProof/>
                </w:rPr>
                <w:tab/>
              </w:r>
              <w:r w:rsidRPr="00F93640" w:rsidDel="005C1813">
                <w:rPr>
                  <w:rStyle w:val="Hyperlink"/>
                  <w:rFonts w:ascii="Calibri" w:hAnsi="Calibri"/>
                  <w:noProof/>
                </w:rPr>
                <w:delText>Bank user Alert Notification (image 6</w:delText>
              </w:r>
              <w:r w:rsidRPr="00F93640" w:rsidDel="005C1813">
                <w:rPr>
                  <w:rStyle w:val="Hyperlink"/>
                  <w:rFonts w:ascii="Calibri" w:hAnsi="Calibri"/>
                  <w:noProof/>
                </w:rPr>
                <w:sym w:font="Wingdings" w:char="F0E0"/>
              </w:r>
              <w:r w:rsidRPr="00F93640" w:rsidDel="005C1813">
                <w:rPr>
                  <w:rStyle w:val="Hyperlink"/>
                  <w:rFonts w:ascii="Calibri" w:hAnsi="Calibri"/>
                  <w:noProof/>
                </w:rPr>
                <w:delText>7)</w:delText>
              </w:r>
              <w:r w:rsidDel="005C1813">
                <w:rPr>
                  <w:noProof/>
                  <w:webHidden/>
                </w:rPr>
                <w:tab/>
              </w:r>
              <w:r w:rsidDel="005C1813">
                <w:rPr>
                  <w:noProof/>
                  <w:webHidden/>
                </w:rPr>
                <w:fldChar w:fldCharType="begin"/>
              </w:r>
              <w:r w:rsidDel="005C1813">
                <w:rPr>
                  <w:noProof/>
                  <w:webHidden/>
                </w:rPr>
                <w:delInstrText xml:space="preserve"> PAGEREF _Toc5265591 \h </w:delInstrText>
              </w:r>
            </w:del>
          </w:ins>
          <w:del w:id="235" w:author="Fnu, Sonam" w:date="2019-11-27T16:52:00Z">
            <w:r w:rsidDel="005C1813">
              <w:rPr>
                <w:noProof/>
                <w:webHidden/>
              </w:rPr>
            </w:r>
            <w:r w:rsidDel="005C1813">
              <w:rPr>
                <w:noProof/>
                <w:webHidden/>
              </w:rPr>
              <w:fldChar w:fldCharType="separate"/>
            </w:r>
          </w:del>
          <w:ins w:id="236" w:author="mayada samir" w:date="2019-04-04T10:19:00Z">
            <w:del w:id="237" w:author="Fnu, Sonam" w:date="2019-11-27T16:52:00Z">
              <w:r w:rsidDel="005C1813">
                <w:rPr>
                  <w:noProof/>
                  <w:webHidden/>
                </w:rPr>
                <w:delText>13</w:delText>
              </w:r>
              <w:r w:rsidDel="005C1813">
                <w:rPr>
                  <w:noProof/>
                  <w:webHidden/>
                </w:rPr>
                <w:fldChar w:fldCharType="end"/>
              </w:r>
              <w:r w:rsidRPr="00F93640" w:rsidDel="005C1813">
                <w:rPr>
                  <w:rStyle w:val="Hyperlink"/>
                  <w:noProof/>
                </w:rPr>
                <w:fldChar w:fldCharType="end"/>
              </w:r>
            </w:del>
          </w:ins>
        </w:p>
        <w:p w14:paraId="29730997" w14:textId="4E1AEBEB" w:rsidR="001915BB" w:rsidDel="005C1813" w:rsidRDefault="001915BB">
          <w:pPr>
            <w:pStyle w:val="TOC2"/>
            <w:tabs>
              <w:tab w:val="left" w:pos="880"/>
              <w:tab w:val="right" w:leader="dot" w:pos="9623"/>
            </w:tabs>
            <w:rPr>
              <w:ins w:id="238" w:author="mayada samir" w:date="2019-04-04T10:19:00Z"/>
              <w:del w:id="239" w:author="Fnu, Sonam" w:date="2019-11-27T16:52:00Z"/>
              <w:rFonts w:eastAsiaTheme="minorEastAsia"/>
              <w:noProof/>
            </w:rPr>
          </w:pPr>
          <w:ins w:id="240" w:author="mayada samir" w:date="2019-04-04T10:19:00Z">
            <w:del w:id="241" w:author="Fnu, Sonam" w:date="2019-11-27T16:52: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"_Toc5265592"</w:delInstrText>
              </w:r>
              <w:r w:rsidRPr="00F93640" w:rsidDel="005C1813">
                <w:rPr>
                  <w:rStyle w:val="Hyperlink"/>
                  <w:noProof/>
                </w:rPr>
                <w:delInstrText xml:space="preserve"> </w:delInstrText>
              </w:r>
              <w:r w:rsidRPr="00F93640" w:rsidDel="005C1813">
                <w:rPr>
                  <w:rStyle w:val="Hyperlink"/>
                  <w:noProof/>
                </w:rPr>
                <w:fldChar w:fldCharType="separate"/>
              </w:r>
            </w:del>
          </w:ins>
          <w:ins w:id="242" w:author="Fnu, Sonam" w:date="2019-11-28T13:45:00Z">
            <w:r w:rsidR="001460F8">
              <w:rPr>
                <w:rStyle w:val="Hyperlink"/>
                <w:b/>
                <w:bCs/>
                <w:noProof/>
              </w:rPr>
              <w:t>Error! Hyperlink reference not valid.</w:t>
            </w:r>
          </w:ins>
          <w:ins w:id="243" w:author="mayada samir" w:date="2019-04-04T10:19:00Z">
            <w:del w:id="244" w:author="Fnu, Sonam" w:date="2019-11-27T16:52:00Z">
              <w:r w:rsidRPr="00F93640" w:rsidDel="005C1813">
                <w:rPr>
                  <w:rStyle w:val="Hyperlink"/>
                  <w:rFonts w:ascii="Calibri" w:hAnsi="Calibri"/>
                  <w:noProof/>
                </w:rPr>
                <w:delText>2.4</w:delText>
              </w:r>
              <w:r w:rsidDel="005C1813">
                <w:rPr>
                  <w:rFonts w:eastAsiaTheme="minorEastAsia"/>
                  <w:noProof/>
                </w:rPr>
                <w:tab/>
              </w:r>
              <w:r w:rsidRPr="00F93640" w:rsidDel="005C1813">
                <w:rPr>
                  <w:rStyle w:val="Hyperlink"/>
                  <w:rFonts w:ascii="Calibri" w:hAnsi="Calibri"/>
                  <w:noProof/>
                </w:rPr>
                <w:delText>Package Setup:</w:delText>
              </w:r>
              <w:r w:rsidDel="005C1813">
                <w:rPr>
                  <w:noProof/>
                  <w:webHidden/>
                </w:rPr>
                <w:tab/>
              </w:r>
              <w:r w:rsidDel="005C1813">
                <w:rPr>
                  <w:noProof/>
                  <w:webHidden/>
                </w:rPr>
                <w:fldChar w:fldCharType="begin"/>
              </w:r>
              <w:r w:rsidDel="005C1813">
                <w:rPr>
                  <w:noProof/>
                  <w:webHidden/>
                </w:rPr>
                <w:delInstrText xml:space="preserve"> PAGEREF _Toc5265592 \h </w:delInstrText>
              </w:r>
            </w:del>
          </w:ins>
          <w:del w:id="245" w:author="Fnu, Sonam" w:date="2019-11-27T16:52:00Z">
            <w:r w:rsidDel="005C1813">
              <w:rPr>
                <w:noProof/>
                <w:webHidden/>
              </w:rPr>
            </w:r>
            <w:r w:rsidDel="005C1813">
              <w:rPr>
                <w:noProof/>
                <w:webHidden/>
              </w:rPr>
              <w:fldChar w:fldCharType="separate"/>
            </w:r>
          </w:del>
          <w:ins w:id="246" w:author="mayada samir" w:date="2019-04-04T10:19:00Z">
            <w:del w:id="247" w:author="Fnu, Sonam" w:date="2019-11-27T16:52:00Z">
              <w:r w:rsidDel="005C1813">
                <w:rPr>
                  <w:noProof/>
                  <w:webHidden/>
                </w:rPr>
                <w:delText>14</w:delText>
              </w:r>
              <w:r w:rsidDel="005C1813">
                <w:rPr>
                  <w:noProof/>
                  <w:webHidden/>
                </w:rPr>
                <w:fldChar w:fldCharType="end"/>
              </w:r>
              <w:r w:rsidRPr="00F93640" w:rsidDel="005C1813">
                <w:rPr>
                  <w:rStyle w:val="Hyperlink"/>
                  <w:noProof/>
                </w:rPr>
                <w:fldChar w:fldCharType="end"/>
              </w:r>
            </w:del>
          </w:ins>
        </w:p>
        <w:p w14:paraId="3D43B43B" w14:textId="77C629AA" w:rsidR="001915BB" w:rsidDel="005C1813" w:rsidRDefault="001915BB">
          <w:pPr>
            <w:pStyle w:val="TOC2"/>
            <w:tabs>
              <w:tab w:val="left" w:pos="880"/>
              <w:tab w:val="right" w:leader="dot" w:pos="9623"/>
            </w:tabs>
            <w:rPr>
              <w:ins w:id="248" w:author="mayada samir" w:date="2019-04-04T10:19:00Z"/>
              <w:del w:id="249" w:author="Fnu, Sonam" w:date="2019-11-27T16:52:00Z"/>
              <w:rFonts w:eastAsiaTheme="minorEastAsia"/>
              <w:noProof/>
            </w:rPr>
          </w:pPr>
          <w:ins w:id="250" w:author="mayada samir" w:date="2019-04-04T10:19:00Z">
            <w:del w:id="251" w:author="Fnu, Sonam" w:date="2019-11-27T16:52: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"_Toc5265593"</w:delInstrText>
              </w:r>
              <w:r w:rsidRPr="00F93640" w:rsidDel="005C1813">
                <w:rPr>
                  <w:rStyle w:val="Hyperlink"/>
                  <w:noProof/>
                </w:rPr>
                <w:delInstrText xml:space="preserve"> </w:delInstrText>
              </w:r>
              <w:r w:rsidRPr="00F93640" w:rsidDel="005C1813">
                <w:rPr>
                  <w:rStyle w:val="Hyperlink"/>
                  <w:noProof/>
                </w:rPr>
                <w:fldChar w:fldCharType="separate"/>
              </w:r>
            </w:del>
          </w:ins>
          <w:ins w:id="252" w:author="Fnu, Sonam" w:date="2019-11-28T13:45:00Z">
            <w:r w:rsidR="001460F8">
              <w:rPr>
                <w:rStyle w:val="Hyperlink"/>
                <w:b/>
                <w:bCs/>
                <w:noProof/>
              </w:rPr>
              <w:t>Error! Hyperlink reference not valid.</w:t>
            </w:r>
          </w:ins>
          <w:ins w:id="253" w:author="mayada samir" w:date="2019-04-04T10:19:00Z">
            <w:del w:id="254" w:author="Fnu, Sonam" w:date="2019-11-27T16:52:00Z">
              <w:r w:rsidRPr="00F93640" w:rsidDel="005C1813">
                <w:rPr>
                  <w:rStyle w:val="Hyperlink"/>
                  <w:rFonts w:ascii="Calibri" w:hAnsi="Calibri"/>
                  <w:noProof/>
                </w:rPr>
                <w:delText>2.5</w:delText>
              </w:r>
              <w:r w:rsidDel="005C1813">
                <w:rPr>
                  <w:rFonts w:eastAsiaTheme="minorEastAsia"/>
                  <w:noProof/>
                </w:rPr>
                <w:tab/>
              </w:r>
              <w:r w:rsidRPr="00F93640" w:rsidDel="005C1813">
                <w:rPr>
                  <w:rStyle w:val="Hyperlink"/>
                  <w:rFonts w:ascii="Calibri" w:hAnsi="Calibri"/>
                  <w:noProof/>
                </w:rPr>
                <w:delText>Bank User Role Maintenance:</w:delText>
              </w:r>
              <w:r w:rsidDel="005C1813">
                <w:rPr>
                  <w:noProof/>
                  <w:webHidden/>
                </w:rPr>
                <w:tab/>
              </w:r>
              <w:r w:rsidDel="005C1813">
                <w:rPr>
                  <w:noProof/>
                  <w:webHidden/>
                </w:rPr>
                <w:fldChar w:fldCharType="begin"/>
              </w:r>
              <w:r w:rsidDel="005C1813">
                <w:rPr>
                  <w:noProof/>
                  <w:webHidden/>
                </w:rPr>
                <w:delInstrText xml:space="preserve"> PAGEREF _Toc5265593 \h </w:delInstrText>
              </w:r>
            </w:del>
          </w:ins>
          <w:del w:id="255" w:author="Fnu, Sonam" w:date="2019-11-27T16:52:00Z">
            <w:r w:rsidDel="005C1813">
              <w:rPr>
                <w:noProof/>
                <w:webHidden/>
              </w:rPr>
            </w:r>
            <w:r w:rsidDel="005C1813">
              <w:rPr>
                <w:noProof/>
                <w:webHidden/>
              </w:rPr>
              <w:fldChar w:fldCharType="separate"/>
            </w:r>
          </w:del>
          <w:ins w:id="256" w:author="mayada samir" w:date="2019-04-04T10:19:00Z">
            <w:del w:id="257" w:author="Fnu, Sonam" w:date="2019-11-27T16:52:00Z">
              <w:r w:rsidDel="005C1813">
                <w:rPr>
                  <w:noProof/>
                  <w:webHidden/>
                </w:rPr>
                <w:delText>15</w:delText>
              </w:r>
              <w:r w:rsidDel="005C1813">
                <w:rPr>
                  <w:noProof/>
                  <w:webHidden/>
                </w:rPr>
                <w:fldChar w:fldCharType="end"/>
              </w:r>
              <w:r w:rsidRPr="00F93640" w:rsidDel="005C1813">
                <w:rPr>
                  <w:rStyle w:val="Hyperlink"/>
                  <w:noProof/>
                </w:rPr>
                <w:fldChar w:fldCharType="end"/>
              </w:r>
            </w:del>
          </w:ins>
        </w:p>
        <w:p w14:paraId="6966151F" w14:textId="29D73376" w:rsidR="001915BB" w:rsidDel="005C1813" w:rsidRDefault="001915BB">
          <w:pPr>
            <w:pStyle w:val="TOC2"/>
            <w:tabs>
              <w:tab w:val="left" w:pos="880"/>
              <w:tab w:val="right" w:leader="dot" w:pos="9623"/>
            </w:tabs>
            <w:rPr>
              <w:ins w:id="258" w:author="mayada samir" w:date="2019-04-04T10:19:00Z"/>
              <w:del w:id="259" w:author="Fnu, Sonam" w:date="2019-11-27T16:52:00Z"/>
              <w:rFonts w:eastAsiaTheme="minorEastAsia"/>
              <w:noProof/>
            </w:rPr>
          </w:pPr>
          <w:ins w:id="260" w:author="mayada samir" w:date="2019-04-04T10:19:00Z">
            <w:del w:id="261" w:author="Fnu, Sonam" w:date="2019-11-27T16:52: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"_Toc5265594"</w:delInstrText>
              </w:r>
              <w:r w:rsidRPr="00F93640" w:rsidDel="005C1813">
                <w:rPr>
                  <w:rStyle w:val="Hyperlink"/>
                  <w:noProof/>
                </w:rPr>
                <w:delInstrText xml:space="preserve"> </w:delInstrText>
              </w:r>
              <w:r w:rsidRPr="00F93640" w:rsidDel="005C1813">
                <w:rPr>
                  <w:rStyle w:val="Hyperlink"/>
                  <w:noProof/>
                </w:rPr>
                <w:fldChar w:fldCharType="separate"/>
              </w:r>
            </w:del>
          </w:ins>
          <w:ins w:id="262" w:author="Fnu, Sonam" w:date="2019-11-28T13:45:00Z">
            <w:r w:rsidR="001460F8">
              <w:rPr>
                <w:rStyle w:val="Hyperlink"/>
                <w:b/>
                <w:bCs/>
                <w:noProof/>
              </w:rPr>
              <w:t>Error! Hyperlink reference not valid.</w:t>
            </w:r>
          </w:ins>
          <w:ins w:id="263" w:author="mayada samir" w:date="2019-04-04T10:19:00Z">
            <w:del w:id="264" w:author="Fnu, Sonam" w:date="2019-11-27T16:52:00Z">
              <w:r w:rsidRPr="00F93640" w:rsidDel="005C1813">
                <w:rPr>
                  <w:rStyle w:val="Hyperlink"/>
                  <w:rFonts w:ascii="Calibri" w:hAnsi="Calibri"/>
                  <w:noProof/>
                </w:rPr>
                <w:delText>2.6</w:delText>
              </w:r>
              <w:r w:rsidDel="005C1813">
                <w:rPr>
                  <w:rFonts w:eastAsiaTheme="minorEastAsia"/>
                  <w:noProof/>
                </w:rPr>
                <w:tab/>
              </w:r>
              <w:r w:rsidRPr="00F93640" w:rsidDel="005C1813">
                <w:rPr>
                  <w:rStyle w:val="Hyperlink"/>
                  <w:rFonts w:ascii="Calibri" w:hAnsi="Calibri"/>
                  <w:noProof/>
                </w:rPr>
                <w:delText>Workflow Setup:</w:delText>
              </w:r>
              <w:r w:rsidDel="005C1813">
                <w:rPr>
                  <w:noProof/>
                  <w:webHidden/>
                </w:rPr>
                <w:tab/>
              </w:r>
              <w:r w:rsidDel="005C1813">
                <w:rPr>
                  <w:noProof/>
                  <w:webHidden/>
                </w:rPr>
                <w:fldChar w:fldCharType="begin"/>
              </w:r>
              <w:r w:rsidDel="005C1813">
                <w:rPr>
                  <w:noProof/>
                  <w:webHidden/>
                </w:rPr>
                <w:delInstrText xml:space="preserve"> PAGEREF _Toc5265594 \h </w:delInstrText>
              </w:r>
            </w:del>
          </w:ins>
          <w:del w:id="265" w:author="Fnu, Sonam" w:date="2019-11-27T16:52:00Z">
            <w:r w:rsidDel="005C1813">
              <w:rPr>
                <w:noProof/>
                <w:webHidden/>
              </w:rPr>
            </w:r>
            <w:r w:rsidDel="005C1813">
              <w:rPr>
                <w:noProof/>
                <w:webHidden/>
              </w:rPr>
              <w:fldChar w:fldCharType="separate"/>
            </w:r>
          </w:del>
          <w:ins w:id="266" w:author="mayada samir" w:date="2019-04-04T10:19:00Z">
            <w:del w:id="267" w:author="Fnu, Sonam" w:date="2019-11-27T16:52:00Z">
              <w:r w:rsidDel="005C1813">
                <w:rPr>
                  <w:noProof/>
                  <w:webHidden/>
                </w:rPr>
                <w:delText>15</w:delText>
              </w:r>
              <w:r w:rsidDel="005C1813">
                <w:rPr>
                  <w:noProof/>
                  <w:webHidden/>
                </w:rPr>
                <w:fldChar w:fldCharType="end"/>
              </w:r>
              <w:r w:rsidRPr="00F93640" w:rsidDel="005C1813">
                <w:rPr>
                  <w:rStyle w:val="Hyperlink"/>
                  <w:noProof/>
                </w:rPr>
                <w:fldChar w:fldCharType="end"/>
              </w:r>
            </w:del>
          </w:ins>
        </w:p>
        <w:p w14:paraId="0C45305D" w14:textId="78C4DDC3" w:rsidR="001915BB" w:rsidDel="009E39C8" w:rsidRDefault="001915BB">
          <w:pPr>
            <w:pStyle w:val="TOC2"/>
            <w:tabs>
              <w:tab w:val="left" w:pos="660"/>
              <w:tab w:val="right" w:leader="dot" w:pos="9623"/>
            </w:tabs>
            <w:rPr>
              <w:ins w:id="268" w:author="mayada samir" w:date="2019-04-04T10:19:00Z"/>
              <w:del w:id="269" w:author="Fnu, Sonam" w:date="2019-11-27T16:57:00Z"/>
              <w:rFonts w:eastAsiaTheme="minorEastAsia"/>
              <w:noProof/>
            </w:rPr>
          </w:pPr>
          <w:ins w:id="270" w:author="mayada samir" w:date="2019-04-04T10:19:00Z">
            <w:del w:id="271" w:author="Fnu, Sonam" w:date="2019-11-27T16:57: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"_Toc5265595"</w:delInstrText>
              </w:r>
              <w:r w:rsidRPr="00F93640" w:rsidDel="009E39C8">
                <w:rPr>
                  <w:rStyle w:val="Hyperlink"/>
                  <w:noProof/>
                </w:rPr>
                <w:delInstrText xml:space="preserve"> </w:delInstrText>
              </w:r>
              <w:r w:rsidRPr="00F93640" w:rsidDel="009E39C8">
                <w:rPr>
                  <w:rStyle w:val="Hyperlink"/>
                  <w:noProof/>
                </w:rPr>
                <w:fldChar w:fldCharType="separate"/>
              </w:r>
            </w:del>
          </w:ins>
          <w:ins w:id="272" w:author="Fnu, Sonam" w:date="2019-11-28T13:45:00Z">
            <w:r w:rsidR="001460F8">
              <w:rPr>
                <w:rStyle w:val="Hyperlink"/>
                <w:b/>
                <w:bCs/>
                <w:noProof/>
              </w:rPr>
              <w:t>Error! Hyperlink reference not valid.</w:t>
            </w:r>
          </w:ins>
          <w:ins w:id="273" w:author="mayada samir" w:date="2019-04-04T10:19:00Z">
            <w:del w:id="274" w:author="Fnu, Sonam" w:date="2019-11-27T16:57:00Z">
              <w:r w:rsidRPr="00F93640" w:rsidDel="009E39C8">
                <w:rPr>
                  <w:rStyle w:val="Hyperlink"/>
                  <w:rFonts w:ascii="Calibri" w:hAnsi="Calibri"/>
                  <w:noProof/>
                </w:rPr>
                <w:delText>3.</w:delText>
              </w:r>
              <w:r w:rsidDel="009E39C8">
                <w:rPr>
                  <w:rFonts w:eastAsiaTheme="minorEastAsia"/>
                  <w:noProof/>
                </w:rPr>
                <w:tab/>
              </w:r>
              <w:r w:rsidRPr="00F93640" w:rsidDel="009E39C8">
                <w:rPr>
                  <w:rStyle w:val="Hyperlink"/>
                  <w:rFonts w:ascii="Calibri" w:hAnsi="Calibri"/>
                  <w:noProof/>
                </w:rPr>
                <w:delText>Corporate and Retail Customer Workstation: (Notification subscription / Setup)</w:delText>
              </w:r>
              <w:r w:rsidDel="009E39C8">
                <w:rPr>
                  <w:noProof/>
                  <w:webHidden/>
                </w:rPr>
                <w:tab/>
              </w:r>
              <w:r w:rsidDel="009E39C8">
                <w:rPr>
                  <w:noProof/>
                  <w:webHidden/>
                </w:rPr>
                <w:fldChar w:fldCharType="begin"/>
              </w:r>
              <w:r w:rsidDel="009E39C8">
                <w:rPr>
                  <w:noProof/>
                  <w:webHidden/>
                </w:rPr>
                <w:delInstrText xml:space="preserve"> PAGEREF _Toc5265595 \h </w:delInstrText>
              </w:r>
            </w:del>
          </w:ins>
          <w:del w:id="275" w:author="Fnu, Sonam" w:date="2019-11-27T16:57:00Z">
            <w:r w:rsidDel="009E39C8">
              <w:rPr>
                <w:noProof/>
                <w:webHidden/>
              </w:rPr>
            </w:r>
            <w:r w:rsidDel="009E39C8">
              <w:rPr>
                <w:noProof/>
                <w:webHidden/>
              </w:rPr>
              <w:fldChar w:fldCharType="separate"/>
            </w:r>
          </w:del>
          <w:ins w:id="276" w:author="mayada samir" w:date="2019-04-04T10:19:00Z">
            <w:del w:id="277" w:author="Fnu, Sonam" w:date="2019-11-27T16:57:00Z">
              <w:r w:rsidDel="009E39C8">
                <w:rPr>
                  <w:noProof/>
                  <w:webHidden/>
                </w:rPr>
                <w:delText>15</w:delText>
              </w:r>
              <w:r w:rsidDel="009E39C8">
                <w:rPr>
                  <w:noProof/>
                  <w:webHidden/>
                </w:rPr>
                <w:fldChar w:fldCharType="end"/>
              </w:r>
              <w:r w:rsidRPr="00F93640" w:rsidDel="009E39C8">
                <w:rPr>
                  <w:rStyle w:val="Hyperlink"/>
                  <w:noProof/>
                </w:rPr>
                <w:fldChar w:fldCharType="end"/>
              </w:r>
            </w:del>
          </w:ins>
        </w:p>
        <w:p w14:paraId="555D1B0D" w14:textId="47D4EB20" w:rsidR="001915BB" w:rsidDel="009E39C8" w:rsidRDefault="001915BB">
          <w:pPr>
            <w:pStyle w:val="TOC2"/>
            <w:tabs>
              <w:tab w:val="right" w:leader="dot" w:pos="9623"/>
            </w:tabs>
            <w:ind w:left="0"/>
            <w:rPr>
              <w:ins w:id="278" w:author="mayada samir" w:date="2019-04-04T10:19:00Z"/>
              <w:del w:id="279" w:author="Fnu, Sonam" w:date="2019-11-27T16:57:00Z"/>
              <w:rFonts w:eastAsiaTheme="minorEastAsia"/>
              <w:noProof/>
            </w:rPr>
            <w:pPrChange w:id="280" w:author="Fnu, Sonam" w:date="2019-11-27T16:57:00Z">
              <w:pPr>
                <w:pStyle w:val="TOC2"/>
                <w:tabs>
                  <w:tab w:val="right" w:leader="dot" w:pos="9623"/>
                </w:tabs>
              </w:pPr>
            </w:pPrChange>
          </w:pPr>
          <w:ins w:id="281" w:author="mayada samir" w:date="2019-04-04T10:19:00Z">
            <w:del w:id="282" w:author="Fnu, Sonam" w:date="2019-11-27T16:57: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"_Toc5265596"</w:delInstrText>
              </w:r>
              <w:r w:rsidRPr="00F93640" w:rsidDel="009E39C8">
                <w:rPr>
                  <w:rStyle w:val="Hyperlink"/>
                  <w:noProof/>
                </w:rPr>
                <w:delInstrText xml:space="preserve"> </w:delInstrText>
              </w:r>
              <w:r w:rsidRPr="00F93640" w:rsidDel="009E39C8">
                <w:rPr>
                  <w:rStyle w:val="Hyperlink"/>
                  <w:noProof/>
                </w:rPr>
                <w:fldChar w:fldCharType="separate"/>
              </w:r>
            </w:del>
          </w:ins>
          <w:ins w:id="283" w:author="Fnu, Sonam" w:date="2019-11-28T13:45:00Z">
            <w:r w:rsidR="001460F8">
              <w:rPr>
                <w:rStyle w:val="Hyperlink"/>
                <w:b/>
                <w:bCs/>
                <w:noProof/>
              </w:rPr>
              <w:t>Error! Hyperlink reference not valid.</w:t>
            </w:r>
          </w:ins>
          <w:ins w:id="284" w:author="mayada samir" w:date="2019-04-04T10:19:00Z">
            <w:del w:id="285" w:author="Fnu, Sonam" w:date="2019-11-27T16:57:00Z">
              <w:r w:rsidRPr="00F93640" w:rsidDel="009E39C8">
                <w:rPr>
                  <w:rStyle w:val="Hyperlink"/>
                  <w:rFonts w:ascii="Calibri" w:hAnsi="Calibri"/>
                  <w:noProof/>
                </w:rPr>
                <w:delText>3.1 NET Services Notification Subscription</w:delText>
              </w:r>
              <w:r w:rsidDel="009E39C8">
                <w:rPr>
                  <w:noProof/>
                  <w:webHidden/>
                </w:rPr>
                <w:tab/>
              </w:r>
              <w:r w:rsidDel="009E39C8">
                <w:rPr>
                  <w:noProof/>
                  <w:webHidden/>
                </w:rPr>
                <w:fldChar w:fldCharType="begin"/>
              </w:r>
              <w:r w:rsidDel="009E39C8">
                <w:rPr>
                  <w:noProof/>
                  <w:webHidden/>
                </w:rPr>
                <w:delInstrText xml:space="preserve"> PAGEREF _Toc5265596 \h </w:delInstrText>
              </w:r>
            </w:del>
          </w:ins>
          <w:del w:id="286" w:author="Fnu, Sonam" w:date="2019-11-27T16:57:00Z">
            <w:r w:rsidDel="009E39C8">
              <w:rPr>
                <w:noProof/>
                <w:webHidden/>
              </w:rPr>
            </w:r>
            <w:r w:rsidDel="009E39C8">
              <w:rPr>
                <w:noProof/>
                <w:webHidden/>
              </w:rPr>
              <w:fldChar w:fldCharType="separate"/>
            </w:r>
          </w:del>
          <w:ins w:id="287" w:author="mayada samir" w:date="2019-04-04T10:19:00Z">
            <w:del w:id="288" w:author="Fnu, Sonam" w:date="2019-11-27T16:57:00Z">
              <w:r w:rsidDel="009E39C8">
                <w:rPr>
                  <w:noProof/>
                  <w:webHidden/>
                </w:rPr>
                <w:delText>15</w:delText>
              </w:r>
              <w:r w:rsidDel="009E39C8">
                <w:rPr>
                  <w:noProof/>
                  <w:webHidden/>
                </w:rPr>
                <w:fldChar w:fldCharType="end"/>
              </w:r>
              <w:r w:rsidRPr="00F93640" w:rsidDel="009E39C8">
                <w:rPr>
                  <w:rStyle w:val="Hyperlink"/>
                  <w:noProof/>
                </w:rPr>
                <w:fldChar w:fldCharType="end"/>
              </w:r>
            </w:del>
          </w:ins>
        </w:p>
        <w:p w14:paraId="6FE3B58F" w14:textId="59F77864" w:rsidR="001915BB" w:rsidDel="009E39C8" w:rsidRDefault="001915BB">
          <w:pPr>
            <w:pStyle w:val="TOC2"/>
            <w:tabs>
              <w:tab w:val="right" w:leader="dot" w:pos="9623"/>
            </w:tabs>
            <w:ind w:left="0"/>
            <w:rPr>
              <w:ins w:id="289" w:author="mayada samir" w:date="2019-04-04T10:19:00Z"/>
              <w:del w:id="290" w:author="Fnu, Sonam" w:date="2019-11-27T16:55:00Z"/>
              <w:rFonts w:eastAsiaTheme="minorEastAsia"/>
              <w:noProof/>
            </w:rPr>
            <w:pPrChange w:id="291" w:author="Fnu, Sonam" w:date="2019-11-27T16:57:00Z">
              <w:pPr>
                <w:pStyle w:val="TOC2"/>
                <w:tabs>
                  <w:tab w:val="right" w:leader="dot" w:pos="9623"/>
                </w:tabs>
              </w:pPr>
            </w:pPrChange>
          </w:pPr>
          <w:ins w:id="292" w:author="mayada samir" w:date="2019-04-04T10:19:00Z">
            <w:del w:id="293" w:author="Fnu, Sonam" w:date="2019-11-27T16:57: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"_Toc5265597"</w:delInstrText>
              </w:r>
              <w:r w:rsidRPr="00F93640" w:rsidDel="009E39C8">
                <w:rPr>
                  <w:rStyle w:val="Hyperlink"/>
                  <w:noProof/>
                </w:rPr>
                <w:delInstrText xml:space="preserve"> </w:delInstrText>
              </w:r>
              <w:r w:rsidRPr="00F93640" w:rsidDel="009E39C8">
                <w:rPr>
                  <w:rStyle w:val="Hyperlink"/>
                  <w:noProof/>
                </w:rPr>
                <w:fldChar w:fldCharType="separate"/>
              </w:r>
            </w:del>
          </w:ins>
          <w:ins w:id="294" w:author="Fnu, Sonam" w:date="2019-11-28T13:45:00Z">
            <w:r w:rsidR="001460F8">
              <w:rPr>
                <w:rStyle w:val="Hyperlink"/>
                <w:b/>
                <w:bCs/>
                <w:noProof/>
              </w:rPr>
              <w:t>Error! Hyperlink reference not valid.</w:t>
            </w:r>
          </w:ins>
          <w:ins w:id="295" w:author="mayada samir" w:date="2019-04-04T10:19:00Z">
            <w:del w:id="296" w:author="Fnu, Sonam" w:date="2019-11-27T16:57:00Z">
              <w:r w:rsidRPr="00F93640" w:rsidDel="009E39C8">
                <w:rPr>
                  <w:rStyle w:val="Hyperlink"/>
                  <w:rFonts w:ascii="Calibri" w:hAnsi="Calibri"/>
                  <w:noProof/>
                </w:rPr>
                <w:delText>3.2 Account Notification Subscription (Image 9, 10)</w:delText>
              </w:r>
              <w:r w:rsidDel="009E39C8">
                <w:rPr>
                  <w:noProof/>
                  <w:webHidden/>
                </w:rPr>
                <w:tab/>
              </w:r>
              <w:r w:rsidDel="009E39C8">
                <w:rPr>
                  <w:noProof/>
                  <w:webHidden/>
                </w:rPr>
                <w:fldChar w:fldCharType="begin"/>
              </w:r>
              <w:r w:rsidDel="009E39C8">
                <w:rPr>
                  <w:noProof/>
                  <w:webHidden/>
                </w:rPr>
                <w:delInstrText xml:space="preserve"> PAGEREF _Toc5265597 \h </w:delInstrText>
              </w:r>
            </w:del>
          </w:ins>
          <w:del w:id="297" w:author="Fnu, Sonam" w:date="2019-11-27T16:57:00Z">
            <w:r w:rsidDel="009E39C8">
              <w:rPr>
                <w:noProof/>
                <w:webHidden/>
              </w:rPr>
            </w:r>
            <w:r w:rsidDel="009E39C8">
              <w:rPr>
                <w:noProof/>
                <w:webHidden/>
              </w:rPr>
              <w:fldChar w:fldCharType="separate"/>
            </w:r>
          </w:del>
          <w:ins w:id="298" w:author="mayada samir" w:date="2019-04-04T10:19:00Z">
            <w:del w:id="299" w:author="Fnu, Sonam" w:date="2019-11-27T16:57:00Z">
              <w:r w:rsidDel="009E39C8">
                <w:rPr>
                  <w:noProof/>
                  <w:webHidden/>
                </w:rPr>
                <w:delText>16</w:delText>
              </w:r>
              <w:r w:rsidDel="009E39C8">
                <w:rPr>
                  <w:noProof/>
                  <w:webHidden/>
                </w:rPr>
                <w:fldChar w:fldCharType="end"/>
              </w:r>
              <w:r w:rsidRPr="00F93640" w:rsidDel="009E39C8">
                <w:rPr>
                  <w:rStyle w:val="Hyperlink"/>
                  <w:noProof/>
                </w:rPr>
                <w:fldChar w:fldCharType="end"/>
              </w:r>
            </w:del>
          </w:ins>
        </w:p>
        <w:p w14:paraId="0DB9281D" w14:textId="737A85C4" w:rsidR="001915BB" w:rsidDel="009E39C8" w:rsidRDefault="001915BB">
          <w:pPr>
            <w:pStyle w:val="TOC2"/>
            <w:tabs>
              <w:tab w:val="left" w:pos="880"/>
              <w:tab w:val="right" w:leader="dot" w:pos="9623"/>
            </w:tabs>
            <w:ind w:left="0"/>
            <w:rPr>
              <w:ins w:id="300" w:author="mayada samir" w:date="2019-04-04T10:19:00Z"/>
              <w:del w:id="301" w:author="Fnu, Sonam" w:date="2019-11-27T16:55:00Z"/>
              <w:rFonts w:eastAsiaTheme="minorEastAsia"/>
              <w:noProof/>
            </w:rPr>
            <w:pPrChange w:id="302" w:author="Fnu, Sonam" w:date="2019-11-27T16:57:00Z">
              <w:pPr>
                <w:pStyle w:val="TOC2"/>
                <w:tabs>
                  <w:tab w:val="left" w:pos="880"/>
                  <w:tab w:val="right" w:leader="dot" w:pos="9623"/>
                </w:tabs>
              </w:pPr>
            </w:pPrChange>
          </w:pPr>
          <w:ins w:id="303" w:author="mayada samir" w:date="2019-04-04T10:19:00Z">
            <w:del w:id="304"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"_Toc5265598"</w:delInstrText>
              </w:r>
              <w:r w:rsidRPr="00F93640" w:rsidDel="009E39C8">
                <w:rPr>
                  <w:rStyle w:val="Hyperlink"/>
                  <w:noProof/>
                </w:rPr>
                <w:delInstrText xml:space="preserve"> </w:delInstrText>
              </w:r>
              <w:r w:rsidRPr="00F93640" w:rsidDel="009E39C8">
                <w:rPr>
                  <w:rStyle w:val="Hyperlink"/>
                  <w:noProof/>
                </w:rPr>
                <w:fldChar w:fldCharType="separate"/>
              </w:r>
            </w:del>
          </w:ins>
          <w:ins w:id="305" w:author="Fnu, Sonam" w:date="2019-11-28T13:45:00Z">
            <w:r w:rsidR="001460F8">
              <w:rPr>
                <w:rStyle w:val="Hyperlink"/>
                <w:b/>
                <w:bCs/>
                <w:noProof/>
              </w:rPr>
              <w:t>Error! Hyperlink reference not valid.</w:t>
            </w:r>
          </w:ins>
          <w:ins w:id="306" w:author="mayada samir" w:date="2019-04-04T10:19:00Z">
            <w:del w:id="307" w:author="Fnu, Sonam" w:date="2019-11-27T16:55:00Z">
              <w:r w:rsidRPr="00F93640" w:rsidDel="009E39C8">
                <w:rPr>
                  <w:rStyle w:val="Hyperlink"/>
                  <w:rFonts w:ascii="Calibri" w:hAnsi="Calibri"/>
                  <w:noProof/>
                </w:rPr>
                <w:delText>3.3</w:delText>
              </w:r>
              <w:r w:rsidDel="009E39C8">
                <w:rPr>
                  <w:rFonts w:eastAsiaTheme="minorEastAsia"/>
                  <w:noProof/>
                </w:rPr>
                <w:tab/>
              </w:r>
              <w:r w:rsidRPr="00F93640" w:rsidDel="009E39C8">
                <w:rPr>
                  <w:rStyle w:val="Hyperlink"/>
                  <w:rFonts w:ascii="Calibri" w:hAnsi="Calibri"/>
                  <w:noProof/>
                </w:rPr>
                <w:delText>Customer Alert Notification (image 11&amp;12)</w:delText>
              </w:r>
              <w:r w:rsidDel="009E39C8">
                <w:rPr>
                  <w:noProof/>
                  <w:webHidden/>
                </w:rPr>
                <w:tab/>
              </w:r>
              <w:r w:rsidDel="009E39C8">
                <w:rPr>
                  <w:noProof/>
                  <w:webHidden/>
                </w:rPr>
                <w:fldChar w:fldCharType="begin"/>
              </w:r>
              <w:r w:rsidDel="009E39C8">
                <w:rPr>
                  <w:noProof/>
                  <w:webHidden/>
                </w:rPr>
                <w:delInstrText xml:space="preserve"> PAGEREF _Toc5265598 \h </w:delInstrText>
              </w:r>
            </w:del>
          </w:ins>
          <w:del w:id="308" w:author="Fnu, Sonam" w:date="2019-11-27T16:55:00Z">
            <w:r w:rsidDel="009E39C8">
              <w:rPr>
                <w:noProof/>
                <w:webHidden/>
              </w:rPr>
            </w:r>
            <w:r w:rsidDel="009E39C8">
              <w:rPr>
                <w:noProof/>
                <w:webHidden/>
              </w:rPr>
              <w:fldChar w:fldCharType="separate"/>
            </w:r>
          </w:del>
          <w:ins w:id="309" w:author="mayada samir" w:date="2019-04-04T10:19:00Z">
            <w:del w:id="310" w:author="Fnu, Sonam" w:date="2019-11-27T16:55:00Z">
              <w:r w:rsidDel="009E39C8">
                <w:rPr>
                  <w:noProof/>
                  <w:webHidden/>
                </w:rPr>
                <w:delText>18</w:delText>
              </w:r>
              <w:r w:rsidDel="009E39C8">
                <w:rPr>
                  <w:noProof/>
                  <w:webHidden/>
                </w:rPr>
                <w:fldChar w:fldCharType="end"/>
              </w:r>
              <w:r w:rsidRPr="00F93640" w:rsidDel="009E39C8">
                <w:rPr>
                  <w:rStyle w:val="Hyperlink"/>
                  <w:noProof/>
                </w:rPr>
                <w:fldChar w:fldCharType="end"/>
              </w:r>
            </w:del>
          </w:ins>
        </w:p>
        <w:p w14:paraId="13448913" w14:textId="147B15DE" w:rsidR="001915BB" w:rsidDel="009E39C8" w:rsidRDefault="001915BB">
          <w:pPr>
            <w:pStyle w:val="TOC2"/>
            <w:tabs>
              <w:tab w:val="left" w:pos="660"/>
              <w:tab w:val="right" w:leader="dot" w:pos="9623"/>
            </w:tabs>
            <w:ind w:left="0"/>
            <w:rPr>
              <w:ins w:id="311" w:author="mayada samir" w:date="2019-04-04T10:19:00Z"/>
              <w:del w:id="312" w:author="Fnu, Sonam" w:date="2019-11-27T16:55:00Z"/>
              <w:rFonts w:eastAsiaTheme="minorEastAsia"/>
              <w:noProof/>
            </w:rPr>
            <w:pPrChange w:id="313" w:author="Fnu, Sonam" w:date="2019-11-27T16:57:00Z">
              <w:pPr>
                <w:pStyle w:val="TOC2"/>
                <w:tabs>
                  <w:tab w:val="left" w:pos="660"/>
                  <w:tab w:val="right" w:leader="dot" w:pos="9623"/>
                </w:tabs>
              </w:pPr>
            </w:pPrChange>
          </w:pPr>
          <w:ins w:id="314" w:author="mayada samir" w:date="2019-04-04T10:19:00Z">
            <w:del w:id="315"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"_Toc5265599"</w:delInstrText>
              </w:r>
              <w:r w:rsidRPr="00F93640" w:rsidDel="009E39C8">
                <w:rPr>
                  <w:rStyle w:val="Hyperlink"/>
                  <w:noProof/>
                </w:rPr>
                <w:delInstrText xml:space="preserve"> </w:delInstrText>
              </w:r>
              <w:r w:rsidRPr="00F93640" w:rsidDel="009E39C8">
                <w:rPr>
                  <w:rStyle w:val="Hyperlink"/>
                  <w:noProof/>
                </w:rPr>
                <w:fldChar w:fldCharType="separate"/>
              </w:r>
            </w:del>
          </w:ins>
          <w:ins w:id="316" w:author="Fnu, Sonam" w:date="2019-11-28T13:45:00Z">
            <w:r w:rsidR="001460F8">
              <w:rPr>
                <w:rStyle w:val="Hyperlink"/>
                <w:b/>
                <w:bCs/>
                <w:noProof/>
              </w:rPr>
              <w:t>Error! Hyperlink reference not valid.</w:t>
            </w:r>
          </w:ins>
          <w:ins w:id="317" w:author="mayada samir" w:date="2019-04-04T10:19:00Z">
            <w:del w:id="318" w:author="Fnu, Sonam" w:date="2019-11-27T16:55:00Z">
              <w:r w:rsidRPr="00F93640" w:rsidDel="009E39C8">
                <w:rPr>
                  <w:rStyle w:val="Hyperlink"/>
                  <w:rFonts w:ascii="Calibri" w:hAnsi="Calibri"/>
                  <w:noProof/>
                </w:rPr>
                <w:delText>4.</w:delText>
              </w:r>
              <w:r w:rsidDel="009E39C8">
                <w:rPr>
                  <w:rFonts w:eastAsiaTheme="minorEastAsia"/>
                  <w:noProof/>
                </w:rPr>
                <w:tab/>
              </w:r>
              <w:r w:rsidRPr="00F93640" w:rsidDel="009E39C8">
                <w:rPr>
                  <w:rStyle w:val="Hyperlink"/>
                  <w:rFonts w:ascii="Calibri" w:hAnsi="Calibri"/>
                  <w:noProof/>
                </w:rPr>
                <w:delText>System Notifications Scenarios Examples:</w:delText>
              </w:r>
              <w:r w:rsidDel="009E39C8">
                <w:rPr>
                  <w:noProof/>
                  <w:webHidden/>
                </w:rPr>
                <w:tab/>
              </w:r>
              <w:r w:rsidDel="009E39C8">
                <w:rPr>
                  <w:noProof/>
                  <w:webHidden/>
                </w:rPr>
                <w:fldChar w:fldCharType="begin"/>
              </w:r>
              <w:r w:rsidDel="009E39C8">
                <w:rPr>
                  <w:noProof/>
                  <w:webHidden/>
                </w:rPr>
                <w:delInstrText xml:space="preserve"> PAGEREF _Toc5265599 \h </w:delInstrText>
              </w:r>
            </w:del>
          </w:ins>
          <w:del w:id="319" w:author="Fnu, Sonam" w:date="2019-11-27T16:55:00Z">
            <w:r w:rsidDel="009E39C8">
              <w:rPr>
                <w:noProof/>
                <w:webHidden/>
              </w:rPr>
            </w:r>
            <w:r w:rsidDel="009E39C8">
              <w:rPr>
                <w:noProof/>
                <w:webHidden/>
              </w:rPr>
              <w:fldChar w:fldCharType="separate"/>
            </w:r>
          </w:del>
          <w:ins w:id="320" w:author="mayada samir" w:date="2019-04-04T10:19:00Z">
            <w:del w:id="321" w:author="Fnu, Sonam" w:date="2019-11-27T16:55:00Z">
              <w:r w:rsidDel="009E39C8">
                <w:rPr>
                  <w:noProof/>
                  <w:webHidden/>
                </w:rPr>
                <w:delText>20</w:delText>
              </w:r>
              <w:r w:rsidDel="009E39C8">
                <w:rPr>
                  <w:noProof/>
                  <w:webHidden/>
                </w:rPr>
                <w:fldChar w:fldCharType="end"/>
              </w:r>
              <w:r w:rsidRPr="00F93640" w:rsidDel="009E39C8">
                <w:rPr>
                  <w:rStyle w:val="Hyperlink"/>
                  <w:noProof/>
                </w:rPr>
                <w:fldChar w:fldCharType="end"/>
              </w:r>
            </w:del>
          </w:ins>
        </w:p>
        <w:p w14:paraId="474B5BA5" w14:textId="2D9369E4" w:rsidR="001915BB" w:rsidDel="009E39C8" w:rsidRDefault="001915BB">
          <w:pPr>
            <w:pStyle w:val="TOC2"/>
            <w:tabs>
              <w:tab w:val="left" w:pos="880"/>
              <w:tab w:val="right" w:leader="dot" w:pos="9623"/>
            </w:tabs>
            <w:ind w:left="0"/>
            <w:rPr>
              <w:ins w:id="322" w:author="mayada samir" w:date="2019-04-04T10:19:00Z"/>
              <w:del w:id="323" w:author="Fnu, Sonam" w:date="2019-11-27T16:55:00Z"/>
              <w:rFonts w:eastAsiaTheme="minorEastAsia"/>
              <w:noProof/>
            </w:rPr>
            <w:pPrChange w:id="324" w:author="Fnu, Sonam" w:date="2019-11-27T16:57:00Z">
              <w:pPr>
                <w:pStyle w:val="TOC2"/>
                <w:tabs>
                  <w:tab w:val="left" w:pos="880"/>
                  <w:tab w:val="right" w:leader="dot" w:pos="9623"/>
                </w:tabs>
              </w:pPr>
            </w:pPrChange>
          </w:pPr>
          <w:ins w:id="325" w:author="mayada samir" w:date="2019-04-04T10:19:00Z">
            <w:del w:id="326"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"_Toc5265600"</w:delInstrText>
              </w:r>
              <w:r w:rsidRPr="00F93640" w:rsidDel="009E39C8">
                <w:rPr>
                  <w:rStyle w:val="Hyperlink"/>
                  <w:noProof/>
                </w:rPr>
                <w:delInstrText xml:space="preserve"> </w:delInstrText>
              </w:r>
              <w:r w:rsidRPr="00F93640" w:rsidDel="009E39C8">
                <w:rPr>
                  <w:rStyle w:val="Hyperlink"/>
                  <w:noProof/>
                </w:rPr>
                <w:fldChar w:fldCharType="separate"/>
              </w:r>
            </w:del>
          </w:ins>
          <w:ins w:id="327" w:author="Fnu, Sonam" w:date="2019-11-28T13:45:00Z">
            <w:r w:rsidR="001460F8">
              <w:rPr>
                <w:rStyle w:val="Hyperlink"/>
                <w:b/>
                <w:bCs/>
                <w:noProof/>
              </w:rPr>
              <w:t>Error! Hyperlink reference not valid.</w:t>
            </w:r>
          </w:ins>
          <w:ins w:id="328" w:author="mayada samir" w:date="2019-04-04T10:19:00Z">
            <w:del w:id="329" w:author="Fnu, Sonam" w:date="2019-11-27T16:55:00Z">
              <w:r w:rsidRPr="00F93640" w:rsidDel="009E39C8">
                <w:rPr>
                  <w:rStyle w:val="Hyperlink"/>
                  <w:rFonts w:ascii="Calibri" w:hAnsi="Calibri"/>
                  <w:noProof/>
                </w:rPr>
                <w:delText>4.1</w:delText>
              </w:r>
              <w:r w:rsidDel="009E39C8">
                <w:rPr>
                  <w:rFonts w:eastAsiaTheme="minorEastAsia"/>
                  <w:noProof/>
                </w:rPr>
                <w:tab/>
              </w:r>
              <w:r w:rsidRPr="00F93640" w:rsidDel="009E39C8">
                <w:rPr>
                  <w:rStyle w:val="Hyperlink"/>
                  <w:rFonts w:ascii="Calibri" w:hAnsi="Calibri"/>
                  <w:noProof/>
                </w:rPr>
                <w:delText>Customer Workstation Notifications</w:delText>
              </w:r>
              <w:r w:rsidDel="009E39C8">
                <w:rPr>
                  <w:noProof/>
                  <w:webHidden/>
                </w:rPr>
                <w:tab/>
              </w:r>
              <w:r w:rsidDel="009E39C8">
                <w:rPr>
                  <w:noProof/>
                  <w:webHidden/>
                </w:rPr>
                <w:fldChar w:fldCharType="begin"/>
              </w:r>
              <w:r w:rsidDel="009E39C8">
                <w:rPr>
                  <w:noProof/>
                  <w:webHidden/>
                </w:rPr>
                <w:delInstrText xml:space="preserve"> PAGEREF _Toc5265600 \h </w:delInstrText>
              </w:r>
            </w:del>
          </w:ins>
          <w:del w:id="330" w:author="Fnu, Sonam" w:date="2019-11-27T16:55:00Z">
            <w:r w:rsidDel="009E39C8">
              <w:rPr>
                <w:noProof/>
                <w:webHidden/>
              </w:rPr>
            </w:r>
            <w:r w:rsidDel="009E39C8">
              <w:rPr>
                <w:noProof/>
                <w:webHidden/>
              </w:rPr>
              <w:fldChar w:fldCharType="separate"/>
            </w:r>
          </w:del>
          <w:ins w:id="331" w:author="mayada samir" w:date="2019-04-04T10:19:00Z">
            <w:del w:id="332" w:author="Fnu, Sonam" w:date="2019-11-27T16:55:00Z">
              <w:r w:rsidDel="009E39C8">
                <w:rPr>
                  <w:noProof/>
                  <w:webHidden/>
                </w:rPr>
                <w:delText>20</w:delText>
              </w:r>
              <w:r w:rsidDel="009E39C8">
                <w:rPr>
                  <w:noProof/>
                  <w:webHidden/>
                </w:rPr>
                <w:fldChar w:fldCharType="end"/>
              </w:r>
              <w:r w:rsidRPr="00F93640" w:rsidDel="009E39C8">
                <w:rPr>
                  <w:rStyle w:val="Hyperlink"/>
                  <w:noProof/>
                </w:rPr>
                <w:fldChar w:fldCharType="end"/>
              </w:r>
            </w:del>
          </w:ins>
        </w:p>
        <w:p w14:paraId="31079632" w14:textId="2687AABA" w:rsidR="001915BB" w:rsidDel="009E39C8" w:rsidRDefault="001915BB">
          <w:pPr>
            <w:pStyle w:val="TOC2"/>
            <w:tabs>
              <w:tab w:val="left" w:pos="1100"/>
              <w:tab w:val="right" w:leader="dot" w:pos="9623"/>
            </w:tabs>
            <w:ind w:left="0"/>
            <w:rPr>
              <w:ins w:id="333" w:author="mayada samir" w:date="2019-04-04T10:19:00Z"/>
              <w:del w:id="334" w:author="Fnu, Sonam" w:date="2019-11-27T16:55:00Z"/>
              <w:rFonts w:eastAsiaTheme="minorEastAsia"/>
              <w:noProof/>
            </w:rPr>
            <w:pPrChange w:id="335" w:author="Fnu, Sonam" w:date="2019-11-27T16:57:00Z">
              <w:pPr>
                <w:pStyle w:val="TOC2"/>
                <w:tabs>
                  <w:tab w:val="left" w:pos="1100"/>
                  <w:tab w:val="right" w:leader="dot" w:pos="9623"/>
                </w:tabs>
              </w:pPr>
            </w:pPrChange>
          </w:pPr>
          <w:ins w:id="336" w:author="mayada samir" w:date="2019-04-04T10:19:00Z">
            <w:del w:id="337"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"_Toc5265601"</w:delInstrText>
              </w:r>
              <w:r w:rsidRPr="00F93640" w:rsidDel="009E39C8">
                <w:rPr>
                  <w:rStyle w:val="Hyperlink"/>
                  <w:noProof/>
                </w:rPr>
                <w:delInstrText xml:space="preserve"> </w:delInstrText>
              </w:r>
              <w:r w:rsidRPr="00F93640" w:rsidDel="009E39C8">
                <w:rPr>
                  <w:rStyle w:val="Hyperlink"/>
                  <w:noProof/>
                </w:rPr>
                <w:fldChar w:fldCharType="separate"/>
              </w:r>
            </w:del>
          </w:ins>
          <w:ins w:id="338" w:author="Fnu, Sonam" w:date="2019-11-28T13:45:00Z">
            <w:r w:rsidR="001460F8">
              <w:rPr>
                <w:rStyle w:val="Hyperlink"/>
                <w:b/>
                <w:bCs/>
                <w:noProof/>
              </w:rPr>
              <w:t>Error! Hyperlink reference not valid.</w:t>
            </w:r>
          </w:ins>
          <w:ins w:id="339" w:author="mayada samir" w:date="2019-04-04T10:19:00Z">
            <w:del w:id="340" w:author="Fnu, Sonam" w:date="2019-11-27T16:55:00Z">
              <w:r w:rsidRPr="00F93640" w:rsidDel="009E39C8">
                <w:rPr>
                  <w:rStyle w:val="Hyperlink"/>
                  <w:rFonts w:ascii="Calibri" w:hAnsi="Calibri"/>
                  <w:noProof/>
                </w:rPr>
                <w:delText>4.1.1</w:delText>
              </w:r>
              <w:r w:rsidDel="009E39C8">
                <w:rPr>
                  <w:rFonts w:eastAsiaTheme="minorEastAsia"/>
                  <w:noProof/>
                </w:rPr>
                <w:tab/>
              </w:r>
              <w:r w:rsidRPr="00F93640" w:rsidDel="009E39C8">
                <w:rPr>
                  <w:rStyle w:val="Hyperlink"/>
                  <w:rFonts w:ascii="Calibri" w:hAnsi="Calibri"/>
                  <w:noProof/>
                </w:rPr>
                <w:delText>Login:</w:delText>
              </w:r>
              <w:r w:rsidDel="009E39C8">
                <w:rPr>
                  <w:noProof/>
                  <w:webHidden/>
                </w:rPr>
                <w:tab/>
              </w:r>
              <w:r w:rsidDel="009E39C8">
                <w:rPr>
                  <w:noProof/>
                  <w:webHidden/>
                </w:rPr>
                <w:fldChar w:fldCharType="begin"/>
              </w:r>
              <w:r w:rsidDel="009E39C8">
                <w:rPr>
                  <w:noProof/>
                  <w:webHidden/>
                </w:rPr>
                <w:delInstrText xml:space="preserve"> PAGEREF _Toc5265601 \h </w:delInstrText>
              </w:r>
            </w:del>
          </w:ins>
          <w:del w:id="341" w:author="Fnu, Sonam" w:date="2019-11-27T16:55:00Z">
            <w:r w:rsidDel="009E39C8">
              <w:rPr>
                <w:noProof/>
                <w:webHidden/>
              </w:rPr>
            </w:r>
            <w:r w:rsidDel="009E39C8">
              <w:rPr>
                <w:noProof/>
                <w:webHidden/>
              </w:rPr>
              <w:fldChar w:fldCharType="separate"/>
            </w:r>
          </w:del>
          <w:ins w:id="342" w:author="mayada samir" w:date="2019-04-04T10:19:00Z">
            <w:del w:id="343" w:author="Fnu, Sonam" w:date="2019-11-27T16:55:00Z">
              <w:r w:rsidDel="009E39C8">
                <w:rPr>
                  <w:noProof/>
                  <w:webHidden/>
                </w:rPr>
                <w:delText>20</w:delText>
              </w:r>
              <w:r w:rsidDel="009E39C8">
                <w:rPr>
                  <w:noProof/>
                  <w:webHidden/>
                </w:rPr>
                <w:fldChar w:fldCharType="end"/>
              </w:r>
              <w:r w:rsidRPr="00F93640" w:rsidDel="009E39C8">
                <w:rPr>
                  <w:rStyle w:val="Hyperlink"/>
                  <w:noProof/>
                </w:rPr>
                <w:fldChar w:fldCharType="end"/>
              </w:r>
            </w:del>
          </w:ins>
        </w:p>
        <w:p w14:paraId="0B19BA0F" w14:textId="71E8683A" w:rsidR="001915BB" w:rsidDel="009E39C8" w:rsidRDefault="001915BB">
          <w:pPr>
            <w:pStyle w:val="TOC2"/>
            <w:tabs>
              <w:tab w:val="left" w:pos="1100"/>
              <w:tab w:val="right" w:leader="dot" w:pos="9623"/>
            </w:tabs>
            <w:ind w:left="0"/>
            <w:rPr>
              <w:ins w:id="344" w:author="mayada samir" w:date="2019-04-04T10:19:00Z"/>
              <w:del w:id="345" w:author="Fnu, Sonam" w:date="2019-11-27T16:55:00Z"/>
              <w:rFonts w:eastAsiaTheme="minorEastAsia"/>
              <w:noProof/>
            </w:rPr>
            <w:pPrChange w:id="346" w:author="Fnu, Sonam" w:date="2019-11-27T16:57:00Z">
              <w:pPr>
                <w:pStyle w:val="TOC2"/>
                <w:tabs>
                  <w:tab w:val="left" w:pos="1100"/>
                  <w:tab w:val="right" w:leader="dot" w:pos="9623"/>
                </w:tabs>
              </w:pPr>
            </w:pPrChange>
          </w:pPr>
          <w:ins w:id="347" w:author="mayada samir" w:date="2019-04-04T10:19:00Z">
            <w:del w:id="348"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"_Toc5265602"</w:delInstrText>
              </w:r>
              <w:r w:rsidRPr="00F93640" w:rsidDel="009E39C8">
                <w:rPr>
                  <w:rStyle w:val="Hyperlink"/>
                  <w:noProof/>
                </w:rPr>
                <w:delInstrText xml:space="preserve"> </w:delInstrText>
              </w:r>
              <w:r w:rsidRPr="00F93640" w:rsidDel="009E39C8">
                <w:rPr>
                  <w:rStyle w:val="Hyperlink"/>
                  <w:noProof/>
                </w:rPr>
                <w:fldChar w:fldCharType="separate"/>
              </w:r>
            </w:del>
          </w:ins>
          <w:ins w:id="349" w:author="Fnu, Sonam" w:date="2019-11-28T13:45:00Z">
            <w:r w:rsidR="001460F8">
              <w:rPr>
                <w:rStyle w:val="Hyperlink"/>
                <w:b/>
                <w:bCs/>
                <w:noProof/>
              </w:rPr>
              <w:t>Error! Hyperlink reference not valid.</w:t>
            </w:r>
          </w:ins>
          <w:ins w:id="350" w:author="mayada samir" w:date="2019-04-04T10:19:00Z">
            <w:del w:id="351" w:author="Fnu, Sonam" w:date="2019-11-27T16:55:00Z">
              <w:r w:rsidRPr="00F93640" w:rsidDel="009E39C8">
                <w:rPr>
                  <w:rStyle w:val="Hyperlink"/>
                  <w:rFonts w:ascii="Calibri" w:hAnsi="Calibri"/>
                  <w:noProof/>
                </w:rPr>
                <w:delText>4.1.2</w:delText>
              </w:r>
              <w:r w:rsidDel="009E39C8">
                <w:rPr>
                  <w:rFonts w:eastAsiaTheme="minorEastAsia"/>
                  <w:noProof/>
                </w:rPr>
                <w:tab/>
              </w:r>
              <w:r w:rsidRPr="00F93640" w:rsidDel="009E39C8">
                <w:rPr>
                  <w:rStyle w:val="Hyperlink"/>
                  <w:rFonts w:ascii="Calibri" w:hAnsi="Calibri"/>
                  <w:noProof/>
                </w:rPr>
                <w:delText>Login credentials:</w:delText>
              </w:r>
              <w:r w:rsidDel="009E39C8">
                <w:rPr>
                  <w:noProof/>
                  <w:webHidden/>
                </w:rPr>
                <w:tab/>
              </w:r>
              <w:r w:rsidDel="009E39C8">
                <w:rPr>
                  <w:noProof/>
                  <w:webHidden/>
                </w:rPr>
                <w:fldChar w:fldCharType="begin"/>
              </w:r>
              <w:r w:rsidDel="009E39C8">
                <w:rPr>
                  <w:noProof/>
                  <w:webHidden/>
                </w:rPr>
                <w:delInstrText xml:space="preserve"> PAGEREF _Toc5265602 \h </w:delInstrText>
              </w:r>
            </w:del>
          </w:ins>
          <w:del w:id="352" w:author="Fnu, Sonam" w:date="2019-11-27T16:55:00Z">
            <w:r w:rsidDel="009E39C8">
              <w:rPr>
                <w:noProof/>
                <w:webHidden/>
              </w:rPr>
            </w:r>
            <w:r w:rsidDel="009E39C8">
              <w:rPr>
                <w:noProof/>
                <w:webHidden/>
              </w:rPr>
              <w:fldChar w:fldCharType="separate"/>
            </w:r>
          </w:del>
          <w:ins w:id="353" w:author="mayada samir" w:date="2019-04-04T10:19:00Z">
            <w:del w:id="354" w:author="Fnu, Sonam" w:date="2019-11-27T16:55:00Z">
              <w:r w:rsidDel="009E39C8">
                <w:rPr>
                  <w:noProof/>
                  <w:webHidden/>
                </w:rPr>
                <w:delText>20</w:delText>
              </w:r>
              <w:r w:rsidDel="009E39C8">
                <w:rPr>
                  <w:noProof/>
                  <w:webHidden/>
                </w:rPr>
                <w:fldChar w:fldCharType="end"/>
              </w:r>
              <w:r w:rsidRPr="00F93640" w:rsidDel="009E39C8">
                <w:rPr>
                  <w:rStyle w:val="Hyperlink"/>
                  <w:noProof/>
                </w:rPr>
                <w:fldChar w:fldCharType="end"/>
              </w:r>
            </w:del>
          </w:ins>
        </w:p>
        <w:p w14:paraId="75038645" w14:textId="7ADDFA57" w:rsidR="001915BB" w:rsidDel="009E39C8" w:rsidRDefault="001915BB">
          <w:pPr>
            <w:pStyle w:val="TOC2"/>
            <w:tabs>
              <w:tab w:val="left" w:pos="1100"/>
              <w:tab w:val="right" w:leader="dot" w:pos="9623"/>
            </w:tabs>
            <w:ind w:left="0"/>
            <w:rPr>
              <w:ins w:id="355" w:author="mayada samir" w:date="2019-04-04T10:19:00Z"/>
              <w:del w:id="356" w:author="Fnu, Sonam" w:date="2019-11-27T16:55:00Z"/>
              <w:rFonts w:eastAsiaTheme="minorEastAsia"/>
              <w:noProof/>
            </w:rPr>
            <w:pPrChange w:id="357" w:author="Fnu, Sonam" w:date="2019-11-27T16:57:00Z">
              <w:pPr>
                <w:pStyle w:val="TOC2"/>
                <w:tabs>
                  <w:tab w:val="left" w:pos="1100"/>
                  <w:tab w:val="right" w:leader="dot" w:pos="9623"/>
                </w:tabs>
              </w:pPr>
            </w:pPrChange>
          </w:pPr>
          <w:ins w:id="358" w:author="mayada samir" w:date="2019-04-04T10:19:00Z">
            <w:del w:id="359"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"_Toc5265603"</w:delInstrText>
              </w:r>
              <w:r w:rsidRPr="00F93640" w:rsidDel="009E39C8">
                <w:rPr>
                  <w:rStyle w:val="Hyperlink"/>
                  <w:noProof/>
                </w:rPr>
                <w:delInstrText xml:space="preserve"> </w:delInstrText>
              </w:r>
              <w:r w:rsidRPr="00F93640" w:rsidDel="009E39C8">
                <w:rPr>
                  <w:rStyle w:val="Hyperlink"/>
                  <w:noProof/>
                </w:rPr>
                <w:fldChar w:fldCharType="separate"/>
              </w:r>
            </w:del>
          </w:ins>
          <w:ins w:id="360" w:author="Fnu, Sonam" w:date="2019-11-28T13:45:00Z">
            <w:r w:rsidR="001460F8">
              <w:rPr>
                <w:rStyle w:val="Hyperlink"/>
                <w:b/>
                <w:bCs/>
                <w:noProof/>
              </w:rPr>
              <w:t>Error! Hyperlink reference not valid.</w:t>
            </w:r>
          </w:ins>
          <w:ins w:id="361" w:author="mayada samir" w:date="2019-04-04T10:19:00Z">
            <w:del w:id="362" w:author="Fnu, Sonam" w:date="2019-11-27T16:55:00Z">
              <w:r w:rsidRPr="00F93640" w:rsidDel="009E39C8">
                <w:rPr>
                  <w:rStyle w:val="Hyperlink"/>
                  <w:rFonts w:ascii="Calibri" w:hAnsi="Calibri"/>
                  <w:noProof/>
                </w:rPr>
                <w:delText>4.1.3</w:delText>
              </w:r>
              <w:r w:rsidDel="009E39C8">
                <w:rPr>
                  <w:rFonts w:eastAsiaTheme="minorEastAsia"/>
                  <w:noProof/>
                </w:rPr>
                <w:tab/>
              </w:r>
              <w:r w:rsidRPr="00F93640" w:rsidDel="009E39C8">
                <w:rPr>
                  <w:rStyle w:val="Hyperlink"/>
                  <w:rFonts w:ascii="Calibri" w:hAnsi="Calibri"/>
                  <w:noProof/>
                </w:rPr>
                <w:delText>Security question(s) setup:</w:delText>
              </w:r>
              <w:r w:rsidDel="009E39C8">
                <w:rPr>
                  <w:noProof/>
                  <w:webHidden/>
                </w:rPr>
                <w:tab/>
              </w:r>
              <w:r w:rsidDel="009E39C8">
                <w:rPr>
                  <w:noProof/>
                  <w:webHidden/>
                </w:rPr>
                <w:fldChar w:fldCharType="begin"/>
              </w:r>
              <w:r w:rsidDel="009E39C8">
                <w:rPr>
                  <w:noProof/>
                  <w:webHidden/>
                </w:rPr>
                <w:delInstrText xml:space="preserve"> PAGEREF _Toc5265603 \h </w:delInstrText>
              </w:r>
            </w:del>
          </w:ins>
          <w:del w:id="363" w:author="Fnu, Sonam" w:date="2019-11-27T16:55:00Z">
            <w:r w:rsidDel="009E39C8">
              <w:rPr>
                <w:noProof/>
                <w:webHidden/>
              </w:rPr>
            </w:r>
            <w:r w:rsidDel="009E39C8">
              <w:rPr>
                <w:noProof/>
                <w:webHidden/>
              </w:rPr>
              <w:fldChar w:fldCharType="separate"/>
            </w:r>
          </w:del>
          <w:ins w:id="364" w:author="mayada samir" w:date="2019-04-04T10:19:00Z">
            <w:del w:id="365" w:author="Fnu, Sonam" w:date="2019-11-27T16:55:00Z">
              <w:r w:rsidDel="009E39C8">
                <w:rPr>
                  <w:noProof/>
                  <w:webHidden/>
                </w:rPr>
                <w:delText>20</w:delText>
              </w:r>
              <w:r w:rsidDel="009E39C8">
                <w:rPr>
                  <w:noProof/>
                  <w:webHidden/>
                </w:rPr>
                <w:fldChar w:fldCharType="end"/>
              </w:r>
              <w:r w:rsidRPr="00F93640" w:rsidDel="009E39C8">
                <w:rPr>
                  <w:rStyle w:val="Hyperlink"/>
                  <w:noProof/>
                </w:rPr>
                <w:fldChar w:fldCharType="end"/>
              </w:r>
            </w:del>
          </w:ins>
        </w:p>
        <w:p w14:paraId="23430772" w14:textId="49F295BF" w:rsidR="001915BB" w:rsidDel="009E39C8" w:rsidRDefault="001915BB">
          <w:pPr>
            <w:pStyle w:val="TOC2"/>
            <w:tabs>
              <w:tab w:val="left" w:pos="1100"/>
              <w:tab w:val="right" w:leader="dot" w:pos="9623"/>
            </w:tabs>
            <w:ind w:left="0"/>
            <w:rPr>
              <w:ins w:id="366" w:author="mayada samir" w:date="2019-04-04T10:19:00Z"/>
              <w:del w:id="367" w:author="Fnu, Sonam" w:date="2019-11-27T16:55:00Z"/>
              <w:rFonts w:eastAsiaTheme="minorEastAsia"/>
              <w:noProof/>
            </w:rPr>
            <w:pPrChange w:id="368" w:author="Fnu, Sonam" w:date="2019-11-27T16:57:00Z">
              <w:pPr>
                <w:pStyle w:val="TOC2"/>
                <w:tabs>
                  <w:tab w:val="left" w:pos="1100"/>
                  <w:tab w:val="right" w:leader="dot" w:pos="9623"/>
                </w:tabs>
              </w:pPr>
            </w:pPrChange>
          </w:pPr>
          <w:ins w:id="369" w:author="mayada samir" w:date="2019-04-04T10:19:00Z">
            <w:del w:id="370"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"_Toc5265604"</w:delInstrText>
              </w:r>
              <w:r w:rsidRPr="00F93640" w:rsidDel="009E39C8">
                <w:rPr>
                  <w:rStyle w:val="Hyperlink"/>
                  <w:noProof/>
                </w:rPr>
                <w:delInstrText xml:space="preserve"> </w:delInstrText>
              </w:r>
              <w:r w:rsidRPr="00F93640" w:rsidDel="009E39C8">
                <w:rPr>
                  <w:rStyle w:val="Hyperlink"/>
                  <w:noProof/>
                </w:rPr>
                <w:fldChar w:fldCharType="separate"/>
              </w:r>
            </w:del>
          </w:ins>
          <w:ins w:id="371" w:author="Fnu, Sonam" w:date="2019-11-28T13:45:00Z">
            <w:r w:rsidR="001460F8">
              <w:rPr>
                <w:rStyle w:val="Hyperlink"/>
                <w:b/>
                <w:bCs/>
                <w:noProof/>
              </w:rPr>
              <w:t>Error! Hyperlink reference not valid.</w:t>
            </w:r>
          </w:ins>
          <w:ins w:id="372" w:author="mayada samir" w:date="2019-04-04T10:19:00Z">
            <w:del w:id="373" w:author="Fnu, Sonam" w:date="2019-11-27T16:55:00Z">
              <w:r w:rsidRPr="00F93640" w:rsidDel="009E39C8">
                <w:rPr>
                  <w:rStyle w:val="Hyperlink"/>
                  <w:rFonts w:ascii="Calibri" w:hAnsi="Calibri"/>
                  <w:noProof/>
                </w:rPr>
                <w:delText>4.1.4</w:delText>
              </w:r>
              <w:r w:rsidDel="009E39C8">
                <w:rPr>
                  <w:rFonts w:eastAsiaTheme="minorEastAsia"/>
                  <w:noProof/>
                </w:rPr>
                <w:tab/>
              </w:r>
              <w:r w:rsidRPr="00F93640" w:rsidDel="009E39C8">
                <w:rPr>
                  <w:rStyle w:val="Hyperlink"/>
                  <w:rFonts w:ascii="Calibri" w:hAnsi="Calibri"/>
                  <w:noProof/>
                </w:rPr>
                <w:delText>Between my accounts transfer</w:delText>
              </w:r>
              <w:r w:rsidDel="009E39C8">
                <w:rPr>
                  <w:noProof/>
                  <w:webHidden/>
                </w:rPr>
                <w:tab/>
              </w:r>
              <w:r w:rsidDel="009E39C8">
                <w:rPr>
                  <w:noProof/>
                  <w:webHidden/>
                </w:rPr>
                <w:fldChar w:fldCharType="begin"/>
              </w:r>
              <w:r w:rsidDel="009E39C8">
                <w:rPr>
                  <w:noProof/>
                  <w:webHidden/>
                </w:rPr>
                <w:delInstrText xml:space="preserve"> PAGEREF _Toc5265604 \h </w:delInstrText>
              </w:r>
            </w:del>
          </w:ins>
          <w:del w:id="374" w:author="Fnu, Sonam" w:date="2019-11-27T16:55:00Z">
            <w:r w:rsidDel="009E39C8">
              <w:rPr>
                <w:noProof/>
                <w:webHidden/>
              </w:rPr>
            </w:r>
            <w:r w:rsidDel="009E39C8">
              <w:rPr>
                <w:noProof/>
                <w:webHidden/>
              </w:rPr>
              <w:fldChar w:fldCharType="separate"/>
            </w:r>
          </w:del>
          <w:ins w:id="375" w:author="mayada samir" w:date="2019-04-04T10:19:00Z">
            <w:del w:id="376" w:author="Fnu, Sonam" w:date="2019-11-27T16:55:00Z">
              <w:r w:rsidDel="009E39C8">
                <w:rPr>
                  <w:noProof/>
                  <w:webHidden/>
                </w:rPr>
                <w:delText>20</w:delText>
              </w:r>
              <w:r w:rsidDel="009E39C8">
                <w:rPr>
                  <w:noProof/>
                  <w:webHidden/>
                </w:rPr>
                <w:fldChar w:fldCharType="end"/>
              </w:r>
              <w:r w:rsidRPr="00F93640" w:rsidDel="009E39C8">
                <w:rPr>
                  <w:rStyle w:val="Hyperlink"/>
                  <w:noProof/>
                </w:rPr>
                <w:fldChar w:fldCharType="end"/>
              </w:r>
            </w:del>
          </w:ins>
        </w:p>
        <w:p w14:paraId="5D8155FC" w14:textId="28ACCC75" w:rsidR="001915BB" w:rsidDel="009E39C8" w:rsidRDefault="001915BB">
          <w:pPr>
            <w:pStyle w:val="TOC2"/>
            <w:tabs>
              <w:tab w:val="left" w:pos="1100"/>
              <w:tab w:val="right" w:leader="dot" w:pos="9623"/>
            </w:tabs>
            <w:ind w:left="0"/>
            <w:rPr>
              <w:ins w:id="377" w:author="mayada samir" w:date="2019-04-04T10:19:00Z"/>
              <w:del w:id="378" w:author="Fnu, Sonam" w:date="2019-11-27T16:55:00Z"/>
              <w:rFonts w:eastAsiaTheme="minorEastAsia"/>
              <w:noProof/>
            </w:rPr>
            <w:pPrChange w:id="379" w:author="Fnu, Sonam" w:date="2019-11-27T16:57:00Z">
              <w:pPr>
                <w:pStyle w:val="TOC2"/>
                <w:tabs>
                  <w:tab w:val="left" w:pos="1100"/>
                  <w:tab w:val="right" w:leader="dot" w:pos="9623"/>
                </w:tabs>
              </w:pPr>
            </w:pPrChange>
          </w:pPr>
          <w:ins w:id="380" w:author="mayada samir" w:date="2019-04-04T10:19:00Z">
            <w:del w:id="381"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"_Toc5265605"</w:delInstrText>
              </w:r>
              <w:r w:rsidRPr="00F93640" w:rsidDel="009E39C8">
                <w:rPr>
                  <w:rStyle w:val="Hyperlink"/>
                  <w:noProof/>
                </w:rPr>
                <w:delInstrText xml:space="preserve"> </w:delInstrText>
              </w:r>
              <w:r w:rsidRPr="00F93640" w:rsidDel="009E39C8">
                <w:rPr>
                  <w:rStyle w:val="Hyperlink"/>
                  <w:noProof/>
                </w:rPr>
                <w:fldChar w:fldCharType="separate"/>
              </w:r>
            </w:del>
          </w:ins>
          <w:ins w:id="382" w:author="Fnu, Sonam" w:date="2019-11-28T13:45:00Z">
            <w:r w:rsidR="001460F8">
              <w:rPr>
                <w:rStyle w:val="Hyperlink"/>
                <w:b/>
                <w:bCs/>
                <w:noProof/>
              </w:rPr>
              <w:t>Error! Hyperlink reference not valid.</w:t>
            </w:r>
          </w:ins>
          <w:ins w:id="383" w:author="mayada samir" w:date="2019-04-04T10:19:00Z">
            <w:del w:id="384" w:author="Fnu, Sonam" w:date="2019-11-27T16:55:00Z">
              <w:r w:rsidRPr="00F93640" w:rsidDel="009E39C8">
                <w:rPr>
                  <w:rStyle w:val="Hyperlink"/>
                  <w:rFonts w:ascii="Calibri" w:hAnsi="Calibri"/>
                  <w:noProof/>
                </w:rPr>
                <w:delText>4.1.5</w:delText>
              </w:r>
              <w:r w:rsidDel="009E39C8">
                <w:rPr>
                  <w:rFonts w:eastAsiaTheme="minorEastAsia"/>
                  <w:noProof/>
                </w:rPr>
                <w:tab/>
              </w:r>
              <w:r w:rsidRPr="00F93640" w:rsidDel="009E39C8">
                <w:rPr>
                  <w:rStyle w:val="Hyperlink"/>
                  <w:rFonts w:ascii="Calibri" w:hAnsi="Calibri"/>
                  <w:noProof/>
                </w:rPr>
                <w:delText>Within bank transfer</w:delText>
              </w:r>
              <w:r w:rsidDel="009E39C8">
                <w:rPr>
                  <w:noProof/>
                  <w:webHidden/>
                </w:rPr>
                <w:tab/>
              </w:r>
              <w:r w:rsidDel="009E39C8">
                <w:rPr>
                  <w:noProof/>
                  <w:webHidden/>
                </w:rPr>
                <w:fldChar w:fldCharType="begin"/>
              </w:r>
              <w:r w:rsidDel="009E39C8">
                <w:rPr>
                  <w:noProof/>
                  <w:webHidden/>
                </w:rPr>
                <w:delInstrText xml:space="preserve"> PAGEREF _Toc5265605 \h </w:delInstrText>
              </w:r>
            </w:del>
          </w:ins>
          <w:del w:id="385" w:author="Fnu, Sonam" w:date="2019-11-27T16:55:00Z">
            <w:r w:rsidDel="009E39C8">
              <w:rPr>
                <w:noProof/>
                <w:webHidden/>
              </w:rPr>
            </w:r>
            <w:r w:rsidDel="009E39C8">
              <w:rPr>
                <w:noProof/>
                <w:webHidden/>
              </w:rPr>
              <w:fldChar w:fldCharType="separate"/>
            </w:r>
          </w:del>
          <w:ins w:id="386" w:author="mayada samir" w:date="2019-04-04T10:19:00Z">
            <w:del w:id="387" w:author="Fnu, Sonam" w:date="2019-11-27T16:55:00Z">
              <w:r w:rsidDel="009E39C8">
                <w:rPr>
                  <w:noProof/>
                  <w:webHidden/>
                </w:rPr>
                <w:delText>20</w:delText>
              </w:r>
              <w:r w:rsidDel="009E39C8">
                <w:rPr>
                  <w:noProof/>
                  <w:webHidden/>
                </w:rPr>
                <w:fldChar w:fldCharType="end"/>
              </w:r>
              <w:r w:rsidRPr="00F93640" w:rsidDel="009E39C8">
                <w:rPr>
                  <w:rStyle w:val="Hyperlink"/>
                  <w:noProof/>
                </w:rPr>
                <w:fldChar w:fldCharType="end"/>
              </w:r>
            </w:del>
          </w:ins>
        </w:p>
        <w:p w14:paraId="45CC9FE1" w14:textId="3DAE5AF5" w:rsidR="001915BB" w:rsidDel="009E39C8" w:rsidRDefault="001915BB">
          <w:pPr>
            <w:pStyle w:val="TOC2"/>
            <w:tabs>
              <w:tab w:val="left" w:pos="1100"/>
              <w:tab w:val="right" w:leader="dot" w:pos="9623"/>
            </w:tabs>
            <w:ind w:left="0"/>
            <w:rPr>
              <w:ins w:id="388" w:author="mayada samir" w:date="2019-04-04T10:19:00Z"/>
              <w:del w:id="389" w:author="Fnu, Sonam" w:date="2019-11-27T16:55:00Z"/>
              <w:rFonts w:eastAsiaTheme="minorEastAsia"/>
              <w:noProof/>
            </w:rPr>
            <w:pPrChange w:id="390" w:author="Fnu, Sonam" w:date="2019-11-27T16:57:00Z">
              <w:pPr>
                <w:pStyle w:val="TOC2"/>
                <w:tabs>
                  <w:tab w:val="left" w:pos="1100"/>
                  <w:tab w:val="right" w:leader="dot" w:pos="9623"/>
                </w:tabs>
              </w:pPr>
            </w:pPrChange>
          </w:pPr>
          <w:ins w:id="391" w:author="mayada samir" w:date="2019-04-04T10:19:00Z">
            <w:del w:id="392"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"_Toc5265606"</w:delInstrText>
              </w:r>
              <w:r w:rsidRPr="00F93640" w:rsidDel="009E39C8">
                <w:rPr>
                  <w:rStyle w:val="Hyperlink"/>
                  <w:noProof/>
                </w:rPr>
                <w:delInstrText xml:space="preserve"> </w:delInstrText>
              </w:r>
              <w:r w:rsidRPr="00F93640" w:rsidDel="009E39C8">
                <w:rPr>
                  <w:rStyle w:val="Hyperlink"/>
                  <w:noProof/>
                </w:rPr>
                <w:fldChar w:fldCharType="separate"/>
              </w:r>
            </w:del>
          </w:ins>
          <w:ins w:id="393" w:author="Fnu, Sonam" w:date="2019-11-28T13:45:00Z">
            <w:r w:rsidR="001460F8">
              <w:rPr>
                <w:rStyle w:val="Hyperlink"/>
                <w:b/>
                <w:bCs/>
                <w:noProof/>
              </w:rPr>
              <w:t>Error! Hyperlink reference not valid.</w:t>
            </w:r>
          </w:ins>
          <w:ins w:id="394" w:author="mayada samir" w:date="2019-04-04T10:19:00Z">
            <w:del w:id="395" w:author="Fnu, Sonam" w:date="2019-11-27T16:55:00Z">
              <w:r w:rsidRPr="00F93640" w:rsidDel="009E39C8">
                <w:rPr>
                  <w:rStyle w:val="Hyperlink"/>
                  <w:rFonts w:ascii="Calibri" w:hAnsi="Calibri"/>
                  <w:noProof/>
                </w:rPr>
                <w:delText>4.1.6</w:delText>
              </w:r>
              <w:r w:rsidDel="009E39C8">
                <w:rPr>
                  <w:rFonts w:eastAsiaTheme="minorEastAsia"/>
                  <w:noProof/>
                </w:rPr>
                <w:tab/>
              </w:r>
              <w:r w:rsidRPr="00F93640" w:rsidDel="009E39C8">
                <w:rPr>
                  <w:rStyle w:val="Hyperlink"/>
                  <w:rFonts w:ascii="Calibri" w:hAnsi="Calibri"/>
                  <w:noProof/>
                </w:rPr>
                <w:delText>Local bank Transfer</w:delText>
              </w:r>
              <w:r w:rsidDel="009E39C8">
                <w:rPr>
                  <w:noProof/>
                  <w:webHidden/>
                </w:rPr>
                <w:tab/>
              </w:r>
              <w:r w:rsidDel="009E39C8">
                <w:rPr>
                  <w:noProof/>
                  <w:webHidden/>
                </w:rPr>
                <w:fldChar w:fldCharType="begin"/>
              </w:r>
              <w:r w:rsidDel="009E39C8">
                <w:rPr>
                  <w:noProof/>
                  <w:webHidden/>
                </w:rPr>
                <w:delInstrText xml:space="preserve"> PAGEREF _Toc5265606 \h </w:delInstrText>
              </w:r>
            </w:del>
          </w:ins>
          <w:del w:id="396" w:author="Fnu, Sonam" w:date="2019-11-27T16:55:00Z">
            <w:r w:rsidDel="009E39C8">
              <w:rPr>
                <w:noProof/>
                <w:webHidden/>
              </w:rPr>
            </w:r>
            <w:r w:rsidDel="009E39C8">
              <w:rPr>
                <w:noProof/>
                <w:webHidden/>
              </w:rPr>
              <w:fldChar w:fldCharType="separate"/>
            </w:r>
          </w:del>
          <w:ins w:id="397" w:author="mayada samir" w:date="2019-04-04T10:19:00Z">
            <w:del w:id="398" w:author="Fnu, Sonam" w:date="2019-11-27T16:55:00Z">
              <w:r w:rsidDel="009E39C8">
                <w:rPr>
                  <w:noProof/>
                  <w:webHidden/>
                </w:rPr>
                <w:delText>20</w:delText>
              </w:r>
              <w:r w:rsidDel="009E39C8">
                <w:rPr>
                  <w:noProof/>
                  <w:webHidden/>
                </w:rPr>
                <w:fldChar w:fldCharType="end"/>
              </w:r>
              <w:r w:rsidRPr="00F93640" w:rsidDel="009E39C8">
                <w:rPr>
                  <w:rStyle w:val="Hyperlink"/>
                  <w:noProof/>
                </w:rPr>
                <w:fldChar w:fldCharType="end"/>
              </w:r>
            </w:del>
          </w:ins>
        </w:p>
        <w:p w14:paraId="561E53D4" w14:textId="5351EA69" w:rsidR="001915BB" w:rsidDel="009E39C8" w:rsidRDefault="001915BB">
          <w:pPr>
            <w:pStyle w:val="TOC2"/>
            <w:tabs>
              <w:tab w:val="left" w:pos="1100"/>
              <w:tab w:val="right" w:leader="dot" w:pos="9623"/>
            </w:tabs>
            <w:ind w:left="0"/>
            <w:rPr>
              <w:ins w:id="399" w:author="mayada samir" w:date="2019-04-04T10:19:00Z"/>
              <w:del w:id="400" w:author="Fnu, Sonam" w:date="2019-11-27T16:55:00Z"/>
              <w:rFonts w:eastAsiaTheme="minorEastAsia"/>
              <w:noProof/>
            </w:rPr>
            <w:pPrChange w:id="401" w:author="Fnu, Sonam" w:date="2019-11-27T16:57:00Z">
              <w:pPr>
                <w:pStyle w:val="TOC2"/>
                <w:tabs>
                  <w:tab w:val="left" w:pos="1100"/>
                  <w:tab w:val="right" w:leader="dot" w:pos="9623"/>
                </w:tabs>
              </w:pPr>
            </w:pPrChange>
          </w:pPr>
          <w:ins w:id="402" w:author="mayada samir" w:date="2019-04-04T10:19:00Z">
            <w:del w:id="403"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"_Toc5265607"</w:delInstrText>
              </w:r>
              <w:r w:rsidRPr="00F93640" w:rsidDel="009E39C8">
                <w:rPr>
                  <w:rStyle w:val="Hyperlink"/>
                  <w:noProof/>
                </w:rPr>
                <w:delInstrText xml:space="preserve"> </w:delInstrText>
              </w:r>
              <w:r w:rsidRPr="00F93640" w:rsidDel="009E39C8">
                <w:rPr>
                  <w:rStyle w:val="Hyperlink"/>
                  <w:noProof/>
                </w:rPr>
                <w:fldChar w:fldCharType="separate"/>
              </w:r>
            </w:del>
          </w:ins>
          <w:ins w:id="404" w:author="Fnu, Sonam" w:date="2019-11-28T13:45:00Z">
            <w:r w:rsidR="001460F8">
              <w:rPr>
                <w:rStyle w:val="Hyperlink"/>
                <w:b/>
                <w:bCs/>
                <w:noProof/>
              </w:rPr>
              <w:t>Error! Hyperlink reference not valid.</w:t>
            </w:r>
          </w:ins>
          <w:ins w:id="405" w:author="mayada samir" w:date="2019-04-04T10:19:00Z">
            <w:del w:id="406" w:author="Fnu, Sonam" w:date="2019-11-27T16:55:00Z">
              <w:r w:rsidRPr="00F93640" w:rsidDel="009E39C8">
                <w:rPr>
                  <w:rStyle w:val="Hyperlink"/>
                  <w:rFonts w:ascii="Calibri" w:hAnsi="Calibri"/>
                  <w:noProof/>
                </w:rPr>
                <w:delText>4.1.7</w:delText>
              </w:r>
              <w:r w:rsidDel="009E39C8">
                <w:rPr>
                  <w:rFonts w:eastAsiaTheme="minorEastAsia"/>
                  <w:noProof/>
                </w:rPr>
                <w:tab/>
              </w:r>
              <w:r w:rsidRPr="00F93640" w:rsidDel="009E39C8">
                <w:rPr>
                  <w:rStyle w:val="Hyperlink"/>
                  <w:rFonts w:ascii="Calibri" w:hAnsi="Calibri"/>
                  <w:noProof/>
                </w:rPr>
                <w:delText>International bank transfer</w:delText>
              </w:r>
              <w:r w:rsidDel="009E39C8">
                <w:rPr>
                  <w:noProof/>
                  <w:webHidden/>
                </w:rPr>
                <w:tab/>
              </w:r>
              <w:r w:rsidDel="009E39C8">
                <w:rPr>
                  <w:noProof/>
                  <w:webHidden/>
                </w:rPr>
                <w:fldChar w:fldCharType="begin"/>
              </w:r>
              <w:r w:rsidDel="009E39C8">
                <w:rPr>
                  <w:noProof/>
                  <w:webHidden/>
                </w:rPr>
                <w:delInstrText xml:space="preserve"> PAGEREF _Toc5265607 \h </w:delInstrText>
              </w:r>
            </w:del>
          </w:ins>
          <w:del w:id="407" w:author="Fnu, Sonam" w:date="2019-11-27T16:55:00Z">
            <w:r w:rsidDel="009E39C8">
              <w:rPr>
                <w:noProof/>
                <w:webHidden/>
              </w:rPr>
            </w:r>
            <w:r w:rsidDel="009E39C8">
              <w:rPr>
                <w:noProof/>
                <w:webHidden/>
              </w:rPr>
              <w:fldChar w:fldCharType="separate"/>
            </w:r>
          </w:del>
          <w:ins w:id="408" w:author="mayada samir" w:date="2019-04-04T10:19:00Z">
            <w:del w:id="409" w:author="Fnu, Sonam" w:date="2019-11-27T16:55:00Z">
              <w:r w:rsidDel="009E39C8">
                <w:rPr>
                  <w:noProof/>
                  <w:webHidden/>
                </w:rPr>
                <w:delText>21</w:delText>
              </w:r>
              <w:r w:rsidDel="009E39C8">
                <w:rPr>
                  <w:noProof/>
                  <w:webHidden/>
                </w:rPr>
                <w:fldChar w:fldCharType="end"/>
              </w:r>
              <w:r w:rsidRPr="00F93640" w:rsidDel="009E39C8">
                <w:rPr>
                  <w:rStyle w:val="Hyperlink"/>
                  <w:noProof/>
                </w:rPr>
                <w:fldChar w:fldCharType="end"/>
              </w:r>
            </w:del>
          </w:ins>
        </w:p>
        <w:p w14:paraId="6482C4BB" w14:textId="3D193A77" w:rsidR="001915BB" w:rsidDel="009E39C8" w:rsidRDefault="001915BB">
          <w:pPr>
            <w:pStyle w:val="TOC2"/>
            <w:tabs>
              <w:tab w:val="left" w:pos="1100"/>
              <w:tab w:val="right" w:leader="dot" w:pos="9623"/>
            </w:tabs>
            <w:ind w:left="0"/>
            <w:rPr>
              <w:ins w:id="410" w:author="mayada samir" w:date="2019-04-04T10:19:00Z"/>
              <w:del w:id="411" w:author="Fnu, Sonam" w:date="2019-11-27T16:55:00Z"/>
              <w:rFonts w:eastAsiaTheme="minorEastAsia"/>
              <w:noProof/>
            </w:rPr>
            <w:pPrChange w:id="412" w:author="Fnu, Sonam" w:date="2019-11-27T16:57:00Z">
              <w:pPr>
                <w:pStyle w:val="TOC2"/>
                <w:tabs>
                  <w:tab w:val="left" w:pos="1100"/>
                  <w:tab w:val="right" w:leader="dot" w:pos="9623"/>
                </w:tabs>
              </w:pPr>
            </w:pPrChange>
          </w:pPr>
          <w:ins w:id="413" w:author="mayada samir" w:date="2019-04-04T10:19:00Z">
            <w:del w:id="414"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"_Toc5265608"</w:delInstrText>
              </w:r>
              <w:r w:rsidRPr="00F93640" w:rsidDel="009E39C8">
                <w:rPr>
                  <w:rStyle w:val="Hyperlink"/>
                  <w:noProof/>
                </w:rPr>
                <w:delInstrText xml:space="preserve"> </w:delInstrText>
              </w:r>
              <w:r w:rsidRPr="00F93640" w:rsidDel="009E39C8">
                <w:rPr>
                  <w:rStyle w:val="Hyperlink"/>
                  <w:noProof/>
                </w:rPr>
                <w:fldChar w:fldCharType="separate"/>
              </w:r>
            </w:del>
          </w:ins>
          <w:ins w:id="415" w:author="Fnu, Sonam" w:date="2019-11-28T13:45:00Z">
            <w:r w:rsidR="001460F8">
              <w:rPr>
                <w:rStyle w:val="Hyperlink"/>
                <w:b/>
                <w:bCs/>
                <w:noProof/>
              </w:rPr>
              <w:t>Error! Hyperlink reference not valid.</w:t>
            </w:r>
          </w:ins>
          <w:ins w:id="416" w:author="mayada samir" w:date="2019-04-04T10:19:00Z">
            <w:del w:id="417" w:author="Fnu, Sonam" w:date="2019-11-27T16:55:00Z">
              <w:r w:rsidRPr="00F93640" w:rsidDel="009E39C8">
                <w:rPr>
                  <w:rStyle w:val="Hyperlink"/>
                  <w:rFonts w:ascii="Calibri" w:hAnsi="Calibri"/>
                  <w:noProof/>
                </w:rPr>
                <w:delText>4.1.8</w:delText>
              </w:r>
              <w:r w:rsidDel="009E39C8">
                <w:rPr>
                  <w:rFonts w:eastAsiaTheme="minorEastAsia"/>
                  <w:noProof/>
                </w:rPr>
                <w:tab/>
              </w:r>
              <w:r w:rsidRPr="00F93640" w:rsidDel="009E39C8">
                <w:rPr>
                  <w:rStyle w:val="Hyperlink"/>
                  <w:rFonts w:ascii="Calibri" w:hAnsi="Calibri"/>
                  <w:noProof/>
                </w:rPr>
                <w:delText>Bill Payment</w:delText>
              </w:r>
              <w:r w:rsidDel="009E39C8">
                <w:rPr>
                  <w:noProof/>
                  <w:webHidden/>
                </w:rPr>
                <w:tab/>
              </w:r>
              <w:r w:rsidDel="009E39C8">
                <w:rPr>
                  <w:noProof/>
                  <w:webHidden/>
                </w:rPr>
                <w:fldChar w:fldCharType="begin"/>
              </w:r>
              <w:r w:rsidDel="009E39C8">
                <w:rPr>
                  <w:noProof/>
                  <w:webHidden/>
                </w:rPr>
                <w:delInstrText xml:space="preserve"> PAGEREF _Toc5265608 \h </w:delInstrText>
              </w:r>
            </w:del>
          </w:ins>
          <w:del w:id="418" w:author="Fnu, Sonam" w:date="2019-11-27T16:55:00Z">
            <w:r w:rsidDel="009E39C8">
              <w:rPr>
                <w:noProof/>
                <w:webHidden/>
              </w:rPr>
            </w:r>
            <w:r w:rsidDel="009E39C8">
              <w:rPr>
                <w:noProof/>
                <w:webHidden/>
              </w:rPr>
              <w:fldChar w:fldCharType="separate"/>
            </w:r>
          </w:del>
          <w:ins w:id="419" w:author="mayada samir" w:date="2019-04-04T10:19:00Z">
            <w:del w:id="420" w:author="Fnu, Sonam" w:date="2019-11-27T16:55:00Z">
              <w:r w:rsidDel="009E39C8">
                <w:rPr>
                  <w:noProof/>
                  <w:webHidden/>
                </w:rPr>
                <w:delText>21</w:delText>
              </w:r>
              <w:r w:rsidDel="009E39C8">
                <w:rPr>
                  <w:noProof/>
                  <w:webHidden/>
                </w:rPr>
                <w:fldChar w:fldCharType="end"/>
              </w:r>
              <w:r w:rsidRPr="00F93640" w:rsidDel="009E39C8">
                <w:rPr>
                  <w:rStyle w:val="Hyperlink"/>
                  <w:noProof/>
                </w:rPr>
                <w:fldChar w:fldCharType="end"/>
              </w:r>
            </w:del>
          </w:ins>
        </w:p>
        <w:p w14:paraId="07C2162D" w14:textId="079E788C" w:rsidR="001915BB" w:rsidDel="009E39C8" w:rsidRDefault="001915BB">
          <w:pPr>
            <w:pStyle w:val="TOC2"/>
            <w:tabs>
              <w:tab w:val="left" w:pos="1100"/>
              <w:tab w:val="right" w:leader="dot" w:pos="9623"/>
            </w:tabs>
            <w:ind w:left="0"/>
            <w:rPr>
              <w:ins w:id="421" w:author="mayada samir" w:date="2019-04-04T10:19:00Z"/>
              <w:del w:id="422" w:author="Fnu, Sonam" w:date="2019-11-27T16:55:00Z"/>
              <w:rFonts w:eastAsiaTheme="minorEastAsia"/>
              <w:noProof/>
            </w:rPr>
            <w:pPrChange w:id="423" w:author="Fnu, Sonam" w:date="2019-11-27T16:57:00Z">
              <w:pPr>
                <w:pStyle w:val="TOC2"/>
                <w:tabs>
                  <w:tab w:val="left" w:pos="1100"/>
                  <w:tab w:val="right" w:leader="dot" w:pos="9623"/>
                </w:tabs>
              </w:pPr>
            </w:pPrChange>
          </w:pPr>
          <w:ins w:id="424" w:author="mayada samir" w:date="2019-04-04T10:19:00Z">
            <w:del w:id="425"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"_Toc5265609"</w:delInstrText>
              </w:r>
              <w:r w:rsidRPr="00F93640" w:rsidDel="009E39C8">
                <w:rPr>
                  <w:rStyle w:val="Hyperlink"/>
                  <w:noProof/>
                </w:rPr>
                <w:delInstrText xml:space="preserve"> </w:delInstrText>
              </w:r>
              <w:r w:rsidRPr="00F93640" w:rsidDel="009E39C8">
                <w:rPr>
                  <w:rStyle w:val="Hyperlink"/>
                  <w:noProof/>
                </w:rPr>
                <w:fldChar w:fldCharType="separate"/>
              </w:r>
            </w:del>
          </w:ins>
          <w:ins w:id="426" w:author="Fnu, Sonam" w:date="2019-11-28T13:45:00Z">
            <w:r w:rsidR="001460F8">
              <w:rPr>
                <w:rStyle w:val="Hyperlink"/>
                <w:b/>
                <w:bCs/>
                <w:noProof/>
              </w:rPr>
              <w:t>Error! Hyperlink reference not valid.</w:t>
            </w:r>
          </w:ins>
          <w:ins w:id="427" w:author="mayada samir" w:date="2019-04-04T10:19:00Z">
            <w:del w:id="428" w:author="Fnu, Sonam" w:date="2019-11-27T16:55:00Z">
              <w:r w:rsidRPr="00F93640" w:rsidDel="009E39C8">
                <w:rPr>
                  <w:rStyle w:val="Hyperlink"/>
                  <w:rFonts w:ascii="Calibri" w:hAnsi="Calibri"/>
                  <w:noProof/>
                </w:rPr>
                <w:delText>4.1.9</w:delText>
              </w:r>
              <w:r w:rsidDel="009E39C8">
                <w:rPr>
                  <w:rFonts w:eastAsiaTheme="minorEastAsia"/>
                  <w:noProof/>
                </w:rPr>
                <w:tab/>
              </w:r>
              <w:r w:rsidRPr="00F93640" w:rsidDel="009E39C8">
                <w:rPr>
                  <w:rStyle w:val="Hyperlink"/>
                  <w:rFonts w:ascii="Calibri" w:hAnsi="Calibri"/>
                  <w:noProof/>
                </w:rPr>
                <w:delText>Beneficiary maintenance</w:delText>
              </w:r>
              <w:r w:rsidDel="009E39C8">
                <w:rPr>
                  <w:noProof/>
                  <w:webHidden/>
                </w:rPr>
                <w:tab/>
              </w:r>
              <w:r w:rsidDel="009E39C8">
                <w:rPr>
                  <w:noProof/>
                  <w:webHidden/>
                </w:rPr>
                <w:fldChar w:fldCharType="begin"/>
              </w:r>
              <w:r w:rsidDel="009E39C8">
                <w:rPr>
                  <w:noProof/>
                  <w:webHidden/>
                </w:rPr>
                <w:delInstrText xml:space="preserve"> PAGEREF _Toc5265609 \h </w:delInstrText>
              </w:r>
            </w:del>
          </w:ins>
          <w:del w:id="429" w:author="Fnu, Sonam" w:date="2019-11-27T16:55:00Z">
            <w:r w:rsidDel="009E39C8">
              <w:rPr>
                <w:noProof/>
                <w:webHidden/>
              </w:rPr>
            </w:r>
            <w:r w:rsidDel="009E39C8">
              <w:rPr>
                <w:noProof/>
                <w:webHidden/>
              </w:rPr>
              <w:fldChar w:fldCharType="separate"/>
            </w:r>
          </w:del>
          <w:ins w:id="430" w:author="mayada samir" w:date="2019-04-04T10:19:00Z">
            <w:del w:id="431" w:author="Fnu, Sonam" w:date="2019-11-27T16:55:00Z">
              <w:r w:rsidDel="009E39C8">
                <w:rPr>
                  <w:noProof/>
                  <w:webHidden/>
                </w:rPr>
                <w:delText>21</w:delText>
              </w:r>
              <w:r w:rsidDel="009E39C8">
                <w:rPr>
                  <w:noProof/>
                  <w:webHidden/>
                </w:rPr>
                <w:fldChar w:fldCharType="end"/>
              </w:r>
              <w:r w:rsidRPr="00F93640" w:rsidDel="009E39C8">
                <w:rPr>
                  <w:rStyle w:val="Hyperlink"/>
                  <w:noProof/>
                </w:rPr>
                <w:fldChar w:fldCharType="end"/>
              </w:r>
            </w:del>
          </w:ins>
        </w:p>
        <w:p w14:paraId="3BD96077" w14:textId="59E5B416" w:rsidR="001915BB" w:rsidDel="009E39C8" w:rsidRDefault="001915BB">
          <w:pPr>
            <w:pStyle w:val="TOC2"/>
            <w:tabs>
              <w:tab w:val="left" w:pos="1100"/>
              <w:tab w:val="right" w:leader="dot" w:pos="9623"/>
            </w:tabs>
            <w:ind w:left="0"/>
            <w:rPr>
              <w:ins w:id="432" w:author="mayada samir" w:date="2019-04-04T10:19:00Z"/>
              <w:del w:id="433" w:author="Fnu, Sonam" w:date="2019-11-27T16:55:00Z"/>
              <w:rFonts w:eastAsiaTheme="minorEastAsia"/>
              <w:noProof/>
            </w:rPr>
            <w:pPrChange w:id="434" w:author="Fnu, Sonam" w:date="2019-11-27T16:57:00Z">
              <w:pPr>
                <w:pStyle w:val="TOC2"/>
                <w:tabs>
                  <w:tab w:val="left" w:pos="1100"/>
                  <w:tab w:val="right" w:leader="dot" w:pos="9623"/>
                </w:tabs>
              </w:pPr>
            </w:pPrChange>
          </w:pPr>
          <w:ins w:id="435" w:author="mayada samir" w:date="2019-04-04T10:19:00Z">
            <w:del w:id="436"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"_Toc5265610"</w:delInstrText>
              </w:r>
              <w:r w:rsidRPr="00F93640" w:rsidDel="009E39C8">
                <w:rPr>
                  <w:rStyle w:val="Hyperlink"/>
                  <w:noProof/>
                </w:rPr>
                <w:delInstrText xml:space="preserve"> </w:delInstrText>
              </w:r>
              <w:r w:rsidRPr="00F93640" w:rsidDel="009E39C8">
                <w:rPr>
                  <w:rStyle w:val="Hyperlink"/>
                  <w:noProof/>
                </w:rPr>
                <w:fldChar w:fldCharType="separate"/>
              </w:r>
            </w:del>
          </w:ins>
          <w:ins w:id="437" w:author="Fnu, Sonam" w:date="2019-11-28T13:45:00Z">
            <w:r w:rsidR="001460F8">
              <w:rPr>
                <w:rStyle w:val="Hyperlink"/>
                <w:b/>
                <w:bCs/>
                <w:noProof/>
              </w:rPr>
              <w:t>Error! Hyperlink reference not valid.</w:t>
            </w:r>
          </w:ins>
          <w:ins w:id="438" w:author="mayada samir" w:date="2019-04-04T10:19:00Z">
            <w:del w:id="439" w:author="Fnu, Sonam" w:date="2019-11-27T16:55:00Z">
              <w:r w:rsidRPr="00F93640" w:rsidDel="009E39C8">
                <w:rPr>
                  <w:rStyle w:val="Hyperlink"/>
                  <w:rFonts w:ascii="Calibri" w:hAnsi="Calibri"/>
                  <w:noProof/>
                </w:rPr>
                <w:delText>4.1.10</w:delText>
              </w:r>
              <w:r w:rsidDel="009E39C8">
                <w:rPr>
                  <w:rFonts w:eastAsiaTheme="minorEastAsia"/>
                  <w:noProof/>
                </w:rPr>
                <w:tab/>
              </w:r>
              <w:r w:rsidRPr="00F93640" w:rsidDel="009E39C8">
                <w:rPr>
                  <w:rStyle w:val="Hyperlink"/>
                  <w:rFonts w:ascii="Calibri" w:hAnsi="Calibri"/>
                  <w:noProof/>
                </w:rPr>
                <w:delText>Bill Payee maintenance</w:delText>
              </w:r>
              <w:r w:rsidDel="009E39C8">
                <w:rPr>
                  <w:noProof/>
                  <w:webHidden/>
                </w:rPr>
                <w:tab/>
              </w:r>
              <w:r w:rsidDel="009E39C8">
                <w:rPr>
                  <w:noProof/>
                  <w:webHidden/>
                </w:rPr>
                <w:fldChar w:fldCharType="begin"/>
              </w:r>
              <w:r w:rsidDel="009E39C8">
                <w:rPr>
                  <w:noProof/>
                  <w:webHidden/>
                </w:rPr>
                <w:delInstrText xml:space="preserve"> PAGEREF _Toc5265610 \h </w:delInstrText>
              </w:r>
            </w:del>
          </w:ins>
          <w:del w:id="440" w:author="Fnu, Sonam" w:date="2019-11-27T16:55:00Z">
            <w:r w:rsidDel="009E39C8">
              <w:rPr>
                <w:noProof/>
                <w:webHidden/>
              </w:rPr>
            </w:r>
            <w:r w:rsidDel="009E39C8">
              <w:rPr>
                <w:noProof/>
                <w:webHidden/>
              </w:rPr>
              <w:fldChar w:fldCharType="separate"/>
            </w:r>
          </w:del>
          <w:ins w:id="441" w:author="mayada samir" w:date="2019-04-04T10:19:00Z">
            <w:del w:id="442" w:author="Fnu, Sonam" w:date="2019-11-27T16:55:00Z">
              <w:r w:rsidDel="009E39C8">
                <w:rPr>
                  <w:noProof/>
                  <w:webHidden/>
                </w:rPr>
                <w:delText>21</w:delText>
              </w:r>
              <w:r w:rsidDel="009E39C8">
                <w:rPr>
                  <w:noProof/>
                  <w:webHidden/>
                </w:rPr>
                <w:fldChar w:fldCharType="end"/>
              </w:r>
              <w:r w:rsidRPr="00F93640" w:rsidDel="009E39C8">
                <w:rPr>
                  <w:rStyle w:val="Hyperlink"/>
                  <w:noProof/>
                </w:rPr>
                <w:fldChar w:fldCharType="end"/>
              </w:r>
            </w:del>
          </w:ins>
        </w:p>
        <w:p w14:paraId="1D567DD7" w14:textId="50A18167" w:rsidR="001915BB" w:rsidDel="009E39C8" w:rsidRDefault="001915BB">
          <w:pPr>
            <w:pStyle w:val="TOC2"/>
            <w:tabs>
              <w:tab w:val="left" w:pos="880"/>
              <w:tab w:val="right" w:leader="dot" w:pos="9623"/>
            </w:tabs>
            <w:ind w:left="0"/>
            <w:rPr>
              <w:ins w:id="443" w:author="mayada samir" w:date="2019-04-04T10:19:00Z"/>
              <w:del w:id="444" w:author="Fnu, Sonam" w:date="2019-11-27T16:55:00Z"/>
              <w:rFonts w:eastAsiaTheme="minorEastAsia"/>
              <w:noProof/>
            </w:rPr>
            <w:pPrChange w:id="445" w:author="Fnu, Sonam" w:date="2019-11-27T16:57:00Z">
              <w:pPr>
                <w:pStyle w:val="TOC2"/>
                <w:tabs>
                  <w:tab w:val="left" w:pos="880"/>
                  <w:tab w:val="right" w:leader="dot" w:pos="9623"/>
                </w:tabs>
              </w:pPr>
            </w:pPrChange>
          </w:pPr>
          <w:ins w:id="446" w:author="mayada samir" w:date="2019-04-04T10:19:00Z">
            <w:del w:id="447"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"_Toc5265611"</w:delInstrText>
              </w:r>
              <w:r w:rsidRPr="00F93640" w:rsidDel="009E39C8">
                <w:rPr>
                  <w:rStyle w:val="Hyperlink"/>
                  <w:noProof/>
                </w:rPr>
                <w:delInstrText xml:space="preserve"> </w:delInstrText>
              </w:r>
              <w:r w:rsidRPr="00F93640" w:rsidDel="009E39C8">
                <w:rPr>
                  <w:rStyle w:val="Hyperlink"/>
                  <w:noProof/>
                </w:rPr>
                <w:fldChar w:fldCharType="separate"/>
              </w:r>
            </w:del>
          </w:ins>
          <w:ins w:id="448" w:author="Fnu, Sonam" w:date="2019-11-28T13:45:00Z">
            <w:r w:rsidR="001460F8">
              <w:rPr>
                <w:rStyle w:val="Hyperlink"/>
                <w:b/>
                <w:bCs/>
                <w:noProof/>
              </w:rPr>
              <w:t>Error! Hyperlink reference not valid.</w:t>
            </w:r>
          </w:ins>
          <w:ins w:id="449" w:author="mayada samir" w:date="2019-04-04T10:19:00Z">
            <w:del w:id="450" w:author="Fnu, Sonam" w:date="2019-11-27T16:55:00Z">
              <w:r w:rsidRPr="00F93640" w:rsidDel="009E39C8">
                <w:rPr>
                  <w:rStyle w:val="Hyperlink"/>
                  <w:rFonts w:ascii="Calibri" w:hAnsi="Calibri"/>
                  <w:noProof/>
                </w:rPr>
                <w:delText>4.2</w:delText>
              </w:r>
              <w:r w:rsidDel="009E39C8">
                <w:rPr>
                  <w:rFonts w:eastAsiaTheme="minorEastAsia"/>
                  <w:noProof/>
                </w:rPr>
                <w:tab/>
              </w:r>
              <w:r w:rsidRPr="00F93640" w:rsidDel="009E39C8">
                <w:rPr>
                  <w:rStyle w:val="Hyperlink"/>
                  <w:rFonts w:ascii="Calibri" w:hAnsi="Calibri"/>
                  <w:noProof/>
                </w:rPr>
                <w:delText>Notification initiated by Back office and received by customers</w:delText>
              </w:r>
              <w:r w:rsidDel="009E39C8">
                <w:rPr>
                  <w:noProof/>
                  <w:webHidden/>
                </w:rPr>
                <w:tab/>
              </w:r>
              <w:r w:rsidDel="009E39C8">
                <w:rPr>
                  <w:noProof/>
                  <w:webHidden/>
                </w:rPr>
                <w:fldChar w:fldCharType="begin"/>
              </w:r>
              <w:r w:rsidDel="009E39C8">
                <w:rPr>
                  <w:noProof/>
                  <w:webHidden/>
                </w:rPr>
                <w:delInstrText xml:space="preserve"> PAGEREF _Toc5265611 \h </w:delInstrText>
              </w:r>
            </w:del>
          </w:ins>
          <w:del w:id="451" w:author="Fnu, Sonam" w:date="2019-11-27T16:55:00Z">
            <w:r w:rsidDel="009E39C8">
              <w:rPr>
                <w:noProof/>
                <w:webHidden/>
              </w:rPr>
            </w:r>
            <w:r w:rsidDel="009E39C8">
              <w:rPr>
                <w:noProof/>
                <w:webHidden/>
              </w:rPr>
              <w:fldChar w:fldCharType="separate"/>
            </w:r>
          </w:del>
          <w:ins w:id="452" w:author="mayada samir" w:date="2019-04-04T10:19:00Z">
            <w:del w:id="453" w:author="Fnu, Sonam" w:date="2019-11-27T16:55:00Z">
              <w:r w:rsidDel="009E39C8">
                <w:rPr>
                  <w:noProof/>
                  <w:webHidden/>
                </w:rPr>
                <w:delText>21</w:delText>
              </w:r>
              <w:r w:rsidDel="009E39C8">
                <w:rPr>
                  <w:noProof/>
                  <w:webHidden/>
                </w:rPr>
                <w:fldChar w:fldCharType="end"/>
              </w:r>
              <w:r w:rsidRPr="00F93640" w:rsidDel="009E39C8">
                <w:rPr>
                  <w:rStyle w:val="Hyperlink"/>
                  <w:noProof/>
                </w:rPr>
                <w:fldChar w:fldCharType="end"/>
              </w:r>
            </w:del>
          </w:ins>
        </w:p>
        <w:p w14:paraId="1A2654F5" w14:textId="6AD30C0D" w:rsidR="001915BB" w:rsidDel="009E39C8" w:rsidRDefault="001915BB">
          <w:pPr>
            <w:pStyle w:val="TOC2"/>
            <w:tabs>
              <w:tab w:val="left" w:pos="1100"/>
              <w:tab w:val="right" w:leader="dot" w:pos="9623"/>
            </w:tabs>
            <w:ind w:left="0"/>
            <w:rPr>
              <w:ins w:id="454" w:author="mayada samir" w:date="2019-04-04T10:19:00Z"/>
              <w:del w:id="455" w:author="Fnu, Sonam" w:date="2019-11-27T16:55:00Z"/>
              <w:rFonts w:eastAsiaTheme="minorEastAsia"/>
              <w:noProof/>
            </w:rPr>
            <w:pPrChange w:id="456" w:author="Fnu, Sonam" w:date="2019-11-27T16:57:00Z">
              <w:pPr>
                <w:pStyle w:val="TOC2"/>
                <w:tabs>
                  <w:tab w:val="left" w:pos="1100"/>
                  <w:tab w:val="right" w:leader="dot" w:pos="9623"/>
                </w:tabs>
              </w:pPr>
            </w:pPrChange>
          </w:pPr>
          <w:ins w:id="457" w:author="mayada samir" w:date="2019-04-04T10:19:00Z">
            <w:del w:id="458"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"_Toc5265612"</w:delInstrText>
              </w:r>
              <w:r w:rsidRPr="00F93640" w:rsidDel="009E39C8">
                <w:rPr>
                  <w:rStyle w:val="Hyperlink"/>
                  <w:noProof/>
                </w:rPr>
                <w:delInstrText xml:space="preserve"> </w:delInstrText>
              </w:r>
              <w:r w:rsidRPr="00F93640" w:rsidDel="009E39C8">
                <w:rPr>
                  <w:rStyle w:val="Hyperlink"/>
                  <w:noProof/>
                </w:rPr>
                <w:fldChar w:fldCharType="separate"/>
              </w:r>
            </w:del>
          </w:ins>
          <w:ins w:id="459" w:author="Fnu, Sonam" w:date="2019-11-28T13:45:00Z">
            <w:r w:rsidR="001460F8">
              <w:rPr>
                <w:rStyle w:val="Hyperlink"/>
                <w:b/>
                <w:bCs/>
                <w:noProof/>
              </w:rPr>
              <w:t>Error! Hyperlink reference not valid.</w:t>
            </w:r>
          </w:ins>
          <w:ins w:id="460" w:author="mayada samir" w:date="2019-04-04T10:19:00Z">
            <w:del w:id="461" w:author="Fnu, Sonam" w:date="2019-11-27T16:55:00Z">
              <w:r w:rsidRPr="00F93640" w:rsidDel="009E39C8">
                <w:rPr>
                  <w:rStyle w:val="Hyperlink"/>
                  <w:rFonts w:ascii="Calibri" w:hAnsi="Calibri"/>
                  <w:noProof/>
                </w:rPr>
                <w:delText>4.2.1</w:delText>
              </w:r>
              <w:r w:rsidDel="009E39C8">
                <w:rPr>
                  <w:rFonts w:eastAsiaTheme="minorEastAsia"/>
                  <w:noProof/>
                </w:rPr>
                <w:tab/>
              </w:r>
              <w:r w:rsidRPr="00F93640" w:rsidDel="009E39C8">
                <w:rPr>
                  <w:rStyle w:val="Hyperlink"/>
                  <w:rFonts w:ascii="Calibri" w:hAnsi="Calibri"/>
                  <w:noProof/>
                </w:rPr>
                <w:delText>Customer Maintenance:</w:delText>
              </w:r>
              <w:r w:rsidDel="009E39C8">
                <w:rPr>
                  <w:noProof/>
                  <w:webHidden/>
                </w:rPr>
                <w:tab/>
              </w:r>
              <w:r w:rsidDel="009E39C8">
                <w:rPr>
                  <w:noProof/>
                  <w:webHidden/>
                </w:rPr>
                <w:fldChar w:fldCharType="begin"/>
              </w:r>
              <w:r w:rsidDel="009E39C8">
                <w:rPr>
                  <w:noProof/>
                  <w:webHidden/>
                </w:rPr>
                <w:delInstrText xml:space="preserve"> PAGEREF _Toc5265612 \h </w:delInstrText>
              </w:r>
            </w:del>
          </w:ins>
          <w:del w:id="462" w:author="Fnu, Sonam" w:date="2019-11-27T16:55:00Z">
            <w:r w:rsidDel="009E39C8">
              <w:rPr>
                <w:noProof/>
                <w:webHidden/>
              </w:rPr>
            </w:r>
            <w:r w:rsidDel="009E39C8">
              <w:rPr>
                <w:noProof/>
                <w:webHidden/>
              </w:rPr>
              <w:fldChar w:fldCharType="separate"/>
            </w:r>
          </w:del>
          <w:ins w:id="463" w:author="mayada samir" w:date="2019-04-04T10:19:00Z">
            <w:del w:id="464" w:author="Fnu, Sonam" w:date="2019-11-27T16:55:00Z">
              <w:r w:rsidDel="009E39C8">
                <w:rPr>
                  <w:noProof/>
                  <w:webHidden/>
                </w:rPr>
                <w:delText>21</w:delText>
              </w:r>
              <w:r w:rsidDel="009E39C8">
                <w:rPr>
                  <w:noProof/>
                  <w:webHidden/>
                </w:rPr>
                <w:fldChar w:fldCharType="end"/>
              </w:r>
              <w:r w:rsidRPr="00F93640" w:rsidDel="009E39C8">
                <w:rPr>
                  <w:rStyle w:val="Hyperlink"/>
                  <w:noProof/>
                </w:rPr>
                <w:fldChar w:fldCharType="end"/>
              </w:r>
            </w:del>
          </w:ins>
        </w:p>
        <w:p w14:paraId="4B960927" w14:textId="47C20703" w:rsidR="001915BB" w:rsidDel="009E39C8" w:rsidRDefault="001915BB">
          <w:pPr>
            <w:pStyle w:val="TOC2"/>
            <w:tabs>
              <w:tab w:val="left" w:pos="1100"/>
              <w:tab w:val="right" w:leader="dot" w:pos="9623"/>
            </w:tabs>
            <w:ind w:left="0"/>
            <w:rPr>
              <w:ins w:id="465" w:author="mayada samir" w:date="2019-04-04T10:19:00Z"/>
              <w:del w:id="466" w:author="Fnu, Sonam" w:date="2019-11-27T16:55:00Z"/>
              <w:rFonts w:eastAsiaTheme="minorEastAsia"/>
              <w:noProof/>
            </w:rPr>
            <w:pPrChange w:id="467" w:author="Fnu, Sonam" w:date="2019-11-27T16:57:00Z">
              <w:pPr>
                <w:pStyle w:val="TOC2"/>
                <w:tabs>
                  <w:tab w:val="left" w:pos="1100"/>
                  <w:tab w:val="right" w:leader="dot" w:pos="9623"/>
                </w:tabs>
              </w:pPr>
            </w:pPrChange>
          </w:pPr>
          <w:ins w:id="468" w:author="mayada samir" w:date="2019-04-04T10:19:00Z">
            <w:del w:id="469"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"_Toc5265613"</w:delInstrText>
              </w:r>
              <w:r w:rsidRPr="00F93640" w:rsidDel="009E39C8">
                <w:rPr>
                  <w:rStyle w:val="Hyperlink"/>
                  <w:noProof/>
                </w:rPr>
                <w:delInstrText xml:space="preserve"> </w:delInstrText>
              </w:r>
              <w:r w:rsidRPr="00F93640" w:rsidDel="009E39C8">
                <w:rPr>
                  <w:rStyle w:val="Hyperlink"/>
                  <w:noProof/>
                </w:rPr>
                <w:fldChar w:fldCharType="separate"/>
              </w:r>
            </w:del>
          </w:ins>
          <w:ins w:id="470" w:author="Fnu, Sonam" w:date="2019-11-28T13:45:00Z">
            <w:r w:rsidR="001460F8">
              <w:rPr>
                <w:rStyle w:val="Hyperlink"/>
                <w:b/>
                <w:bCs/>
                <w:noProof/>
              </w:rPr>
              <w:t>Error! Hyperlink reference not valid.</w:t>
            </w:r>
          </w:ins>
          <w:ins w:id="471" w:author="mayada samir" w:date="2019-04-04T10:19:00Z">
            <w:del w:id="472" w:author="Fnu, Sonam" w:date="2019-11-27T16:55:00Z">
              <w:r w:rsidRPr="00F93640" w:rsidDel="009E39C8">
                <w:rPr>
                  <w:rStyle w:val="Hyperlink"/>
                  <w:rFonts w:ascii="Calibri" w:hAnsi="Calibri"/>
                  <w:noProof/>
                </w:rPr>
                <w:delText>4.2.2</w:delText>
              </w:r>
              <w:r w:rsidDel="009E39C8">
                <w:rPr>
                  <w:rFonts w:eastAsiaTheme="minorEastAsia"/>
                  <w:noProof/>
                </w:rPr>
                <w:tab/>
              </w:r>
              <w:r w:rsidRPr="00F93640" w:rsidDel="009E39C8">
                <w:rPr>
                  <w:rStyle w:val="Hyperlink"/>
                  <w:rFonts w:ascii="Calibri" w:hAnsi="Calibri"/>
                  <w:noProof/>
                </w:rPr>
                <w:delText>Transactions Processing</w:delText>
              </w:r>
              <w:r w:rsidDel="009E39C8">
                <w:rPr>
                  <w:noProof/>
                  <w:webHidden/>
                </w:rPr>
                <w:tab/>
              </w:r>
              <w:r w:rsidDel="009E39C8">
                <w:rPr>
                  <w:noProof/>
                  <w:webHidden/>
                </w:rPr>
                <w:fldChar w:fldCharType="begin"/>
              </w:r>
              <w:r w:rsidDel="009E39C8">
                <w:rPr>
                  <w:noProof/>
                  <w:webHidden/>
                </w:rPr>
                <w:delInstrText xml:space="preserve"> PAGEREF _Toc5265613 \h </w:delInstrText>
              </w:r>
            </w:del>
          </w:ins>
          <w:del w:id="473" w:author="Fnu, Sonam" w:date="2019-11-27T16:55:00Z">
            <w:r w:rsidDel="009E39C8">
              <w:rPr>
                <w:noProof/>
                <w:webHidden/>
              </w:rPr>
            </w:r>
            <w:r w:rsidDel="009E39C8">
              <w:rPr>
                <w:noProof/>
                <w:webHidden/>
              </w:rPr>
              <w:fldChar w:fldCharType="separate"/>
            </w:r>
          </w:del>
          <w:ins w:id="474" w:author="mayada samir" w:date="2019-04-04T10:19:00Z">
            <w:del w:id="475" w:author="Fnu, Sonam" w:date="2019-11-27T16:55:00Z">
              <w:r w:rsidDel="009E39C8">
                <w:rPr>
                  <w:noProof/>
                  <w:webHidden/>
                </w:rPr>
                <w:delText>22</w:delText>
              </w:r>
              <w:r w:rsidDel="009E39C8">
                <w:rPr>
                  <w:noProof/>
                  <w:webHidden/>
                </w:rPr>
                <w:fldChar w:fldCharType="end"/>
              </w:r>
              <w:r w:rsidRPr="00F93640" w:rsidDel="009E39C8">
                <w:rPr>
                  <w:rStyle w:val="Hyperlink"/>
                  <w:noProof/>
                </w:rPr>
                <w:fldChar w:fldCharType="end"/>
              </w:r>
            </w:del>
          </w:ins>
        </w:p>
        <w:p w14:paraId="55EA0850" w14:textId="62C85296" w:rsidR="001915BB" w:rsidDel="009E39C8" w:rsidRDefault="001915BB">
          <w:pPr>
            <w:pStyle w:val="TOC2"/>
            <w:tabs>
              <w:tab w:val="left" w:pos="1100"/>
              <w:tab w:val="right" w:leader="dot" w:pos="9623"/>
            </w:tabs>
            <w:ind w:left="0"/>
            <w:rPr>
              <w:ins w:id="476" w:author="mayada samir" w:date="2019-04-04T10:19:00Z"/>
              <w:del w:id="477" w:author="Fnu, Sonam" w:date="2019-11-27T16:55:00Z"/>
              <w:rFonts w:eastAsiaTheme="minorEastAsia"/>
              <w:noProof/>
            </w:rPr>
            <w:pPrChange w:id="478" w:author="Fnu, Sonam" w:date="2019-11-27T16:57:00Z">
              <w:pPr>
                <w:pStyle w:val="TOC2"/>
                <w:tabs>
                  <w:tab w:val="left" w:pos="1100"/>
                  <w:tab w:val="right" w:leader="dot" w:pos="9623"/>
                </w:tabs>
              </w:pPr>
            </w:pPrChange>
          </w:pPr>
          <w:ins w:id="479" w:author="mayada samir" w:date="2019-04-04T10:19:00Z">
            <w:del w:id="480"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"_Toc5265614"</w:delInstrText>
              </w:r>
              <w:r w:rsidRPr="00F93640" w:rsidDel="009E39C8">
                <w:rPr>
                  <w:rStyle w:val="Hyperlink"/>
                  <w:noProof/>
                </w:rPr>
                <w:delInstrText xml:space="preserve"> </w:delInstrText>
              </w:r>
              <w:r w:rsidRPr="00F93640" w:rsidDel="009E39C8">
                <w:rPr>
                  <w:rStyle w:val="Hyperlink"/>
                  <w:noProof/>
                </w:rPr>
                <w:fldChar w:fldCharType="separate"/>
              </w:r>
            </w:del>
          </w:ins>
          <w:ins w:id="481" w:author="Fnu, Sonam" w:date="2019-11-28T13:45:00Z">
            <w:r w:rsidR="001460F8">
              <w:rPr>
                <w:rStyle w:val="Hyperlink"/>
                <w:b/>
                <w:bCs/>
                <w:noProof/>
              </w:rPr>
              <w:t>Error! Hyperlink reference not valid.</w:t>
            </w:r>
          </w:ins>
          <w:ins w:id="482" w:author="mayada samir" w:date="2019-04-04T10:19:00Z">
            <w:del w:id="483" w:author="Fnu, Sonam" w:date="2019-11-27T16:55:00Z">
              <w:r w:rsidRPr="00F93640" w:rsidDel="009E39C8">
                <w:rPr>
                  <w:rStyle w:val="Hyperlink"/>
                  <w:rFonts w:ascii="Calibri" w:hAnsi="Calibri"/>
                  <w:noProof/>
                </w:rPr>
                <w:delText>4.2.3</w:delText>
              </w:r>
              <w:r w:rsidDel="009E39C8">
                <w:rPr>
                  <w:rFonts w:eastAsiaTheme="minorEastAsia"/>
                  <w:noProof/>
                </w:rPr>
                <w:tab/>
              </w:r>
              <w:r w:rsidRPr="00F93640" w:rsidDel="009E39C8">
                <w:rPr>
                  <w:rStyle w:val="Hyperlink"/>
                  <w:rFonts w:ascii="Calibri" w:hAnsi="Calibri"/>
                  <w:noProof/>
                </w:rPr>
                <w:delText>Approvals</w:delText>
              </w:r>
              <w:r w:rsidDel="009E39C8">
                <w:rPr>
                  <w:noProof/>
                  <w:webHidden/>
                </w:rPr>
                <w:tab/>
              </w:r>
              <w:r w:rsidDel="009E39C8">
                <w:rPr>
                  <w:noProof/>
                  <w:webHidden/>
                </w:rPr>
                <w:fldChar w:fldCharType="begin"/>
              </w:r>
              <w:r w:rsidDel="009E39C8">
                <w:rPr>
                  <w:noProof/>
                  <w:webHidden/>
                </w:rPr>
                <w:delInstrText xml:space="preserve"> PAGEREF _Toc5265614 \h </w:delInstrText>
              </w:r>
            </w:del>
          </w:ins>
          <w:del w:id="484" w:author="Fnu, Sonam" w:date="2019-11-27T16:55:00Z">
            <w:r w:rsidDel="009E39C8">
              <w:rPr>
                <w:noProof/>
                <w:webHidden/>
              </w:rPr>
            </w:r>
            <w:r w:rsidDel="009E39C8">
              <w:rPr>
                <w:noProof/>
                <w:webHidden/>
              </w:rPr>
              <w:fldChar w:fldCharType="separate"/>
            </w:r>
          </w:del>
          <w:ins w:id="485" w:author="mayada samir" w:date="2019-04-04T10:19:00Z">
            <w:del w:id="486" w:author="Fnu, Sonam" w:date="2019-11-27T16:55:00Z">
              <w:r w:rsidDel="009E39C8">
                <w:rPr>
                  <w:noProof/>
                  <w:webHidden/>
                </w:rPr>
                <w:delText>22</w:delText>
              </w:r>
              <w:r w:rsidDel="009E39C8">
                <w:rPr>
                  <w:noProof/>
                  <w:webHidden/>
                </w:rPr>
                <w:fldChar w:fldCharType="end"/>
              </w:r>
              <w:r w:rsidRPr="00F93640" w:rsidDel="009E39C8">
                <w:rPr>
                  <w:rStyle w:val="Hyperlink"/>
                  <w:noProof/>
                </w:rPr>
                <w:fldChar w:fldCharType="end"/>
              </w:r>
            </w:del>
          </w:ins>
        </w:p>
        <w:p w14:paraId="0E4DDB87" w14:textId="04C44E3D" w:rsidR="001915BB" w:rsidDel="009E39C8" w:rsidRDefault="001915BB">
          <w:pPr>
            <w:pStyle w:val="TOC2"/>
            <w:tabs>
              <w:tab w:val="left" w:pos="880"/>
              <w:tab w:val="right" w:leader="dot" w:pos="9623"/>
            </w:tabs>
            <w:ind w:left="0"/>
            <w:rPr>
              <w:ins w:id="487" w:author="mayada samir" w:date="2019-04-04T10:19:00Z"/>
              <w:del w:id="488" w:author="Fnu, Sonam" w:date="2019-11-27T16:55:00Z"/>
              <w:rFonts w:eastAsiaTheme="minorEastAsia"/>
              <w:noProof/>
            </w:rPr>
            <w:pPrChange w:id="489" w:author="Fnu, Sonam" w:date="2019-11-27T16:57:00Z">
              <w:pPr>
                <w:pStyle w:val="TOC2"/>
                <w:tabs>
                  <w:tab w:val="left" w:pos="880"/>
                  <w:tab w:val="right" w:leader="dot" w:pos="9623"/>
                </w:tabs>
              </w:pPr>
            </w:pPrChange>
          </w:pPr>
          <w:ins w:id="490" w:author="mayada samir" w:date="2019-04-04T10:19:00Z">
            <w:del w:id="491"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"_Toc5265615"</w:delInstrText>
              </w:r>
              <w:r w:rsidRPr="00F93640" w:rsidDel="009E39C8">
                <w:rPr>
                  <w:rStyle w:val="Hyperlink"/>
                  <w:noProof/>
                </w:rPr>
                <w:delInstrText xml:space="preserve"> </w:delInstrText>
              </w:r>
              <w:r w:rsidRPr="00F93640" w:rsidDel="009E39C8">
                <w:rPr>
                  <w:rStyle w:val="Hyperlink"/>
                  <w:noProof/>
                </w:rPr>
                <w:fldChar w:fldCharType="separate"/>
              </w:r>
            </w:del>
          </w:ins>
          <w:ins w:id="492" w:author="Fnu, Sonam" w:date="2019-11-28T13:45:00Z">
            <w:r w:rsidR="001460F8">
              <w:rPr>
                <w:rStyle w:val="Hyperlink"/>
                <w:b/>
                <w:bCs/>
                <w:noProof/>
              </w:rPr>
              <w:t>Error! Hyperlink reference not valid.</w:t>
            </w:r>
          </w:ins>
          <w:ins w:id="493" w:author="mayada samir" w:date="2019-04-04T10:19:00Z">
            <w:del w:id="494" w:author="Fnu, Sonam" w:date="2019-11-27T16:55:00Z">
              <w:r w:rsidRPr="00F93640" w:rsidDel="009E39C8">
                <w:rPr>
                  <w:rStyle w:val="Hyperlink"/>
                  <w:rFonts w:ascii="Calibri" w:hAnsi="Calibri"/>
                  <w:noProof/>
                </w:rPr>
                <w:delText>3.1.</w:delText>
              </w:r>
              <w:r w:rsidDel="009E39C8">
                <w:rPr>
                  <w:rFonts w:eastAsiaTheme="minorEastAsia"/>
                  <w:noProof/>
                </w:rPr>
                <w:tab/>
              </w:r>
              <w:r w:rsidRPr="00F93640" w:rsidDel="009E39C8">
                <w:rPr>
                  <w:rStyle w:val="Hyperlink"/>
                  <w:rFonts w:ascii="Calibri" w:hAnsi="Calibri"/>
                  <w:noProof/>
                </w:rPr>
                <w:delText>Business Scenario:</w:delText>
              </w:r>
              <w:r w:rsidDel="009E39C8">
                <w:rPr>
                  <w:noProof/>
                  <w:webHidden/>
                </w:rPr>
                <w:tab/>
              </w:r>
              <w:r w:rsidDel="009E39C8">
                <w:rPr>
                  <w:noProof/>
                  <w:webHidden/>
                </w:rPr>
                <w:fldChar w:fldCharType="begin"/>
              </w:r>
              <w:r w:rsidDel="009E39C8">
                <w:rPr>
                  <w:noProof/>
                  <w:webHidden/>
                </w:rPr>
                <w:delInstrText xml:space="preserve"> PAGEREF _Toc5265615 \h </w:delInstrText>
              </w:r>
            </w:del>
          </w:ins>
          <w:del w:id="495" w:author="Fnu, Sonam" w:date="2019-11-27T16:55:00Z">
            <w:r w:rsidDel="009E39C8">
              <w:rPr>
                <w:noProof/>
                <w:webHidden/>
              </w:rPr>
            </w:r>
            <w:r w:rsidDel="009E39C8">
              <w:rPr>
                <w:noProof/>
                <w:webHidden/>
              </w:rPr>
              <w:fldChar w:fldCharType="separate"/>
            </w:r>
          </w:del>
          <w:ins w:id="496" w:author="mayada samir" w:date="2019-04-04T10:19:00Z">
            <w:del w:id="497" w:author="Fnu, Sonam" w:date="2019-11-27T16:55:00Z">
              <w:r w:rsidDel="009E39C8">
                <w:rPr>
                  <w:noProof/>
                  <w:webHidden/>
                </w:rPr>
                <w:delText>24</w:delText>
              </w:r>
              <w:r w:rsidDel="009E39C8">
                <w:rPr>
                  <w:noProof/>
                  <w:webHidden/>
                </w:rPr>
                <w:fldChar w:fldCharType="end"/>
              </w:r>
              <w:r w:rsidRPr="00F93640" w:rsidDel="009E39C8">
                <w:rPr>
                  <w:rStyle w:val="Hyperlink"/>
                  <w:noProof/>
                </w:rPr>
                <w:fldChar w:fldCharType="end"/>
              </w:r>
            </w:del>
          </w:ins>
        </w:p>
        <w:p w14:paraId="5BEB8430" w14:textId="1C2B3202" w:rsidR="001915BB" w:rsidDel="009E39C8" w:rsidRDefault="001915BB">
          <w:pPr>
            <w:pStyle w:val="TOC2"/>
            <w:tabs>
              <w:tab w:val="left" w:pos="1100"/>
              <w:tab w:val="right" w:leader="dot" w:pos="9623"/>
            </w:tabs>
            <w:ind w:left="0"/>
            <w:rPr>
              <w:ins w:id="498" w:author="mayada samir" w:date="2019-04-04T10:19:00Z"/>
              <w:del w:id="499" w:author="Fnu, Sonam" w:date="2019-11-27T16:55:00Z"/>
              <w:rFonts w:eastAsiaTheme="minorEastAsia"/>
              <w:noProof/>
            </w:rPr>
            <w:pPrChange w:id="500" w:author="Fnu, Sonam" w:date="2019-11-27T16:57:00Z">
              <w:pPr>
                <w:pStyle w:val="TOC2"/>
                <w:tabs>
                  <w:tab w:val="left" w:pos="1100"/>
                  <w:tab w:val="right" w:leader="dot" w:pos="9623"/>
                </w:tabs>
              </w:pPr>
            </w:pPrChange>
          </w:pPr>
          <w:ins w:id="501" w:author="mayada samir" w:date="2019-04-04T10:19:00Z">
            <w:del w:id="502"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"_Toc5265616"</w:delInstrText>
              </w:r>
              <w:r w:rsidRPr="00F93640" w:rsidDel="009E39C8">
                <w:rPr>
                  <w:rStyle w:val="Hyperlink"/>
                  <w:noProof/>
                </w:rPr>
                <w:delInstrText xml:space="preserve"> </w:delInstrText>
              </w:r>
              <w:r w:rsidRPr="00F93640" w:rsidDel="009E39C8">
                <w:rPr>
                  <w:rStyle w:val="Hyperlink"/>
                  <w:noProof/>
                </w:rPr>
                <w:fldChar w:fldCharType="separate"/>
              </w:r>
            </w:del>
          </w:ins>
          <w:ins w:id="503" w:author="Fnu, Sonam" w:date="2019-11-28T13:45:00Z">
            <w:r w:rsidR="001460F8">
              <w:rPr>
                <w:rStyle w:val="Hyperlink"/>
                <w:b/>
                <w:bCs/>
                <w:noProof/>
              </w:rPr>
              <w:t>Error! Hyperlink reference not valid.</w:t>
            </w:r>
          </w:ins>
          <w:ins w:id="504" w:author="mayada samir" w:date="2019-04-04T10:19:00Z">
            <w:del w:id="505" w:author="Fnu, Sonam" w:date="2019-11-27T16:55:00Z">
              <w:r w:rsidRPr="00F93640" w:rsidDel="009E39C8">
                <w:rPr>
                  <w:rStyle w:val="Hyperlink"/>
                  <w:rFonts w:ascii="Calibri" w:hAnsi="Calibri"/>
                  <w:noProof/>
                </w:rPr>
                <w:delText>3.1.1.</w:delText>
              </w:r>
              <w:r w:rsidDel="009E39C8">
                <w:rPr>
                  <w:rFonts w:eastAsiaTheme="minorEastAsia"/>
                  <w:noProof/>
                </w:rPr>
                <w:tab/>
              </w:r>
              <w:r w:rsidRPr="00F93640" w:rsidDel="009E39C8">
                <w:rPr>
                  <w:rStyle w:val="Hyperlink"/>
                  <w:rFonts w:ascii="Calibri" w:hAnsi="Calibri"/>
                  <w:noProof/>
                </w:rPr>
                <w:delText>Corporate and Retail implementation</w:delText>
              </w:r>
              <w:r w:rsidDel="009E39C8">
                <w:rPr>
                  <w:noProof/>
                  <w:webHidden/>
                </w:rPr>
                <w:tab/>
              </w:r>
              <w:r w:rsidDel="009E39C8">
                <w:rPr>
                  <w:noProof/>
                  <w:webHidden/>
                </w:rPr>
                <w:fldChar w:fldCharType="begin"/>
              </w:r>
              <w:r w:rsidDel="009E39C8">
                <w:rPr>
                  <w:noProof/>
                  <w:webHidden/>
                </w:rPr>
                <w:delInstrText xml:space="preserve"> PAGEREF _Toc5265616 \h </w:delInstrText>
              </w:r>
            </w:del>
          </w:ins>
          <w:del w:id="506" w:author="Fnu, Sonam" w:date="2019-11-27T16:55:00Z">
            <w:r w:rsidDel="009E39C8">
              <w:rPr>
                <w:noProof/>
                <w:webHidden/>
              </w:rPr>
            </w:r>
            <w:r w:rsidDel="009E39C8">
              <w:rPr>
                <w:noProof/>
                <w:webHidden/>
              </w:rPr>
              <w:fldChar w:fldCharType="separate"/>
            </w:r>
          </w:del>
          <w:ins w:id="507" w:author="mayada samir" w:date="2019-04-04T10:19:00Z">
            <w:del w:id="508" w:author="Fnu, Sonam" w:date="2019-11-27T16:55:00Z">
              <w:r w:rsidDel="009E39C8">
                <w:rPr>
                  <w:noProof/>
                  <w:webHidden/>
                </w:rPr>
                <w:delText>25</w:delText>
              </w:r>
              <w:r w:rsidDel="009E39C8">
                <w:rPr>
                  <w:noProof/>
                  <w:webHidden/>
                </w:rPr>
                <w:fldChar w:fldCharType="end"/>
              </w:r>
              <w:r w:rsidRPr="00F93640" w:rsidDel="009E39C8">
                <w:rPr>
                  <w:rStyle w:val="Hyperlink"/>
                  <w:noProof/>
                </w:rPr>
                <w:fldChar w:fldCharType="end"/>
              </w:r>
            </w:del>
          </w:ins>
        </w:p>
        <w:p w14:paraId="753AFD7A" w14:textId="0B6F4354" w:rsidR="001915BB" w:rsidDel="009E39C8" w:rsidRDefault="001915BB">
          <w:pPr>
            <w:pStyle w:val="TOC2"/>
            <w:tabs>
              <w:tab w:val="right" w:leader="dot" w:pos="9623"/>
            </w:tabs>
            <w:ind w:left="0"/>
            <w:rPr>
              <w:ins w:id="509" w:author="mayada samir" w:date="2019-04-04T10:19:00Z"/>
              <w:del w:id="510" w:author="Fnu, Sonam" w:date="2019-11-27T16:55:00Z"/>
              <w:rFonts w:eastAsiaTheme="minorEastAsia"/>
              <w:noProof/>
            </w:rPr>
            <w:pPrChange w:id="511" w:author="Fnu, Sonam" w:date="2019-11-27T16:57:00Z">
              <w:pPr>
                <w:pStyle w:val="TOC2"/>
                <w:tabs>
                  <w:tab w:val="right" w:leader="dot" w:pos="9623"/>
                </w:tabs>
              </w:pPr>
            </w:pPrChange>
          </w:pPr>
          <w:ins w:id="512" w:author="mayada samir" w:date="2019-04-04T10:19:00Z">
            <w:del w:id="513"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"_Toc5265617"</w:delInstrText>
              </w:r>
              <w:r w:rsidRPr="00F93640" w:rsidDel="009E39C8">
                <w:rPr>
                  <w:rStyle w:val="Hyperlink"/>
                  <w:noProof/>
                </w:rPr>
                <w:delInstrText xml:space="preserve"> </w:delInstrText>
              </w:r>
              <w:r w:rsidRPr="00F93640" w:rsidDel="009E39C8">
                <w:rPr>
                  <w:rStyle w:val="Hyperlink"/>
                  <w:noProof/>
                </w:rPr>
                <w:fldChar w:fldCharType="separate"/>
              </w:r>
            </w:del>
          </w:ins>
          <w:ins w:id="514" w:author="Fnu, Sonam" w:date="2019-11-28T13:45:00Z">
            <w:r w:rsidR="001460F8">
              <w:rPr>
                <w:rStyle w:val="Hyperlink"/>
                <w:b/>
                <w:bCs/>
                <w:noProof/>
              </w:rPr>
              <w:t>Error! Hyperlink reference not valid.</w:t>
            </w:r>
          </w:ins>
          <w:ins w:id="515" w:author="mayada samir" w:date="2019-04-04T10:19:00Z">
            <w:del w:id="516" w:author="Fnu, Sonam" w:date="2019-11-27T16:55:00Z">
              <w:r w:rsidRPr="00F93640" w:rsidDel="009E39C8">
                <w:rPr>
                  <w:rStyle w:val="Hyperlink"/>
                  <w:rFonts w:ascii="Calibri" w:hAnsi="Calibri"/>
                  <w:noProof/>
                </w:rPr>
                <w:delText>Use Cases 1– BB-</w:delText>
              </w:r>
              <w:r w:rsidRPr="00F93640" w:rsidDel="009E39C8">
                <w:rPr>
                  <w:rStyle w:val="Hyperlink"/>
                  <w:rFonts w:ascii="Calibri" w:hAnsi="Calibri" w:cstheme="minorHAnsi"/>
                  <w:noProof/>
                </w:rPr>
                <w:delText>Configure notification methods</w:delText>
              </w:r>
              <w:r w:rsidDel="009E39C8">
                <w:rPr>
                  <w:noProof/>
                  <w:webHidden/>
                </w:rPr>
                <w:tab/>
              </w:r>
              <w:r w:rsidDel="009E39C8">
                <w:rPr>
                  <w:noProof/>
                  <w:webHidden/>
                </w:rPr>
                <w:fldChar w:fldCharType="begin"/>
              </w:r>
              <w:r w:rsidDel="009E39C8">
                <w:rPr>
                  <w:noProof/>
                  <w:webHidden/>
                </w:rPr>
                <w:delInstrText xml:space="preserve"> PAGEREF _Toc5265617 \h </w:delInstrText>
              </w:r>
            </w:del>
          </w:ins>
          <w:del w:id="517" w:author="Fnu, Sonam" w:date="2019-11-27T16:55:00Z">
            <w:r w:rsidDel="009E39C8">
              <w:rPr>
                <w:noProof/>
                <w:webHidden/>
              </w:rPr>
            </w:r>
            <w:r w:rsidDel="009E39C8">
              <w:rPr>
                <w:noProof/>
                <w:webHidden/>
              </w:rPr>
              <w:fldChar w:fldCharType="separate"/>
            </w:r>
          </w:del>
          <w:ins w:id="518" w:author="mayada samir" w:date="2019-04-04T10:19:00Z">
            <w:del w:id="519" w:author="Fnu, Sonam" w:date="2019-11-27T16:55:00Z">
              <w:r w:rsidDel="009E39C8">
                <w:rPr>
                  <w:noProof/>
                  <w:webHidden/>
                </w:rPr>
                <w:delText>25</w:delText>
              </w:r>
              <w:r w:rsidDel="009E39C8">
                <w:rPr>
                  <w:noProof/>
                  <w:webHidden/>
                </w:rPr>
                <w:fldChar w:fldCharType="end"/>
              </w:r>
              <w:r w:rsidRPr="00F93640" w:rsidDel="009E39C8">
                <w:rPr>
                  <w:rStyle w:val="Hyperlink"/>
                  <w:noProof/>
                </w:rPr>
                <w:fldChar w:fldCharType="end"/>
              </w:r>
            </w:del>
          </w:ins>
        </w:p>
        <w:p w14:paraId="731B1B91" w14:textId="62F0F34E" w:rsidR="001915BB" w:rsidDel="009E39C8" w:rsidRDefault="001915BB">
          <w:pPr>
            <w:pStyle w:val="TOC2"/>
            <w:tabs>
              <w:tab w:val="left" w:pos="1100"/>
              <w:tab w:val="right" w:leader="dot" w:pos="9623"/>
            </w:tabs>
            <w:ind w:left="0"/>
            <w:rPr>
              <w:ins w:id="520" w:author="mayada samir" w:date="2019-04-04T10:19:00Z"/>
              <w:del w:id="521" w:author="Fnu, Sonam" w:date="2019-11-27T16:55:00Z"/>
              <w:rFonts w:eastAsiaTheme="minorEastAsia"/>
              <w:noProof/>
            </w:rPr>
            <w:pPrChange w:id="522" w:author="Fnu, Sonam" w:date="2019-11-27T16:57:00Z">
              <w:pPr>
                <w:pStyle w:val="TOC2"/>
                <w:tabs>
                  <w:tab w:val="left" w:pos="1100"/>
                  <w:tab w:val="right" w:leader="dot" w:pos="9623"/>
                </w:tabs>
              </w:pPr>
            </w:pPrChange>
          </w:pPr>
          <w:ins w:id="523" w:author="mayada samir" w:date="2019-04-04T10:19:00Z">
            <w:del w:id="524"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"_Toc5265618"</w:delInstrText>
              </w:r>
              <w:r w:rsidRPr="00F93640" w:rsidDel="009E39C8">
                <w:rPr>
                  <w:rStyle w:val="Hyperlink"/>
                  <w:noProof/>
                </w:rPr>
                <w:delInstrText xml:space="preserve"> </w:delInstrText>
              </w:r>
              <w:r w:rsidRPr="00F93640" w:rsidDel="009E39C8">
                <w:rPr>
                  <w:rStyle w:val="Hyperlink"/>
                  <w:noProof/>
                </w:rPr>
                <w:fldChar w:fldCharType="separate"/>
              </w:r>
            </w:del>
          </w:ins>
          <w:ins w:id="525" w:author="Fnu, Sonam" w:date="2019-11-28T13:45:00Z">
            <w:r w:rsidR="001460F8">
              <w:rPr>
                <w:rStyle w:val="Hyperlink"/>
                <w:b/>
                <w:bCs/>
                <w:noProof/>
              </w:rPr>
              <w:t>Error! Hyperlink reference not valid.</w:t>
            </w:r>
          </w:ins>
          <w:ins w:id="526" w:author="mayada samir" w:date="2019-04-04T10:19:00Z">
            <w:del w:id="527" w:author="Fnu, Sonam" w:date="2019-11-27T16:55:00Z">
              <w:r w:rsidRPr="00F93640" w:rsidDel="009E39C8">
                <w:rPr>
                  <w:rStyle w:val="Hyperlink"/>
                  <w:rFonts w:ascii="Calibri" w:hAnsi="Calibri"/>
                  <w:noProof/>
                </w:rPr>
                <w:delText>3.1.2.</w:delText>
              </w:r>
              <w:r w:rsidDel="009E39C8">
                <w:rPr>
                  <w:rFonts w:eastAsiaTheme="minorEastAsia"/>
                  <w:noProof/>
                </w:rPr>
                <w:tab/>
              </w:r>
              <w:r w:rsidRPr="00F93640" w:rsidDel="009E39C8">
                <w:rPr>
                  <w:rStyle w:val="Hyperlink"/>
                  <w:rFonts w:ascii="Calibri" w:hAnsi="Calibri"/>
                  <w:noProof/>
                </w:rPr>
                <w:delText>Corporate and Retail Back office:</w:delText>
              </w:r>
              <w:r w:rsidDel="009E39C8">
                <w:rPr>
                  <w:noProof/>
                  <w:webHidden/>
                </w:rPr>
                <w:tab/>
              </w:r>
              <w:r w:rsidDel="009E39C8">
                <w:rPr>
                  <w:noProof/>
                  <w:webHidden/>
                </w:rPr>
                <w:fldChar w:fldCharType="begin"/>
              </w:r>
              <w:r w:rsidDel="009E39C8">
                <w:rPr>
                  <w:noProof/>
                  <w:webHidden/>
                </w:rPr>
                <w:delInstrText xml:space="preserve"> PAGEREF _Toc5265618 \h </w:delInstrText>
              </w:r>
            </w:del>
          </w:ins>
          <w:del w:id="528" w:author="Fnu, Sonam" w:date="2019-11-27T16:55:00Z">
            <w:r w:rsidDel="009E39C8">
              <w:rPr>
                <w:noProof/>
                <w:webHidden/>
              </w:rPr>
            </w:r>
            <w:r w:rsidDel="009E39C8">
              <w:rPr>
                <w:noProof/>
                <w:webHidden/>
              </w:rPr>
              <w:fldChar w:fldCharType="separate"/>
            </w:r>
          </w:del>
          <w:ins w:id="529" w:author="mayada samir" w:date="2019-04-04T10:19:00Z">
            <w:del w:id="530" w:author="Fnu, Sonam" w:date="2019-11-27T16:55:00Z">
              <w:r w:rsidDel="009E39C8">
                <w:rPr>
                  <w:noProof/>
                  <w:webHidden/>
                </w:rPr>
                <w:delText>27</w:delText>
              </w:r>
              <w:r w:rsidDel="009E39C8">
                <w:rPr>
                  <w:noProof/>
                  <w:webHidden/>
                </w:rPr>
                <w:fldChar w:fldCharType="end"/>
              </w:r>
              <w:r w:rsidRPr="00F93640" w:rsidDel="009E39C8">
                <w:rPr>
                  <w:rStyle w:val="Hyperlink"/>
                  <w:noProof/>
                </w:rPr>
                <w:fldChar w:fldCharType="end"/>
              </w:r>
            </w:del>
          </w:ins>
        </w:p>
        <w:p w14:paraId="71FD7964" w14:textId="415D2B16" w:rsidR="001915BB" w:rsidDel="009E39C8" w:rsidRDefault="001915BB">
          <w:pPr>
            <w:pStyle w:val="TOC2"/>
            <w:tabs>
              <w:tab w:val="left" w:pos="1320"/>
              <w:tab w:val="right" w:leader="dot" w:pos="9623"/>
            </w:tabs>
            <w:ind w:left="0"/>
            <w:rPr>
              <w:ins w:id="531" w:author="mayada samir" w:date="2019-04-04T10:19:00Z"/>
              <w:del w:id="532" w:author="Fnu, Sonam" w:date="2019-11-27T16:55:00Z"/>
              <w:rFonts w:eastAsiaTheme="minorEastAsia"/>
              <w:noProof/>
            </w:rPr>
            <w:pPrChange w:id="533" w:author="Fnu, Sonam" w:date="2019-11-27T16:57:00Z">
              <w:pPr>
                <w:pStyle w:val="TOC2"/>
                <w:tabs>
                  <w:tab w:val="left" w:pos="1320"/>
                  <w:tab w:val="right" w:leader="dot" w:pos="9623"/>
                </w:tabs>
              </w:pPr>
            </w:pPrChange>
          </w:pPr>
          <w:ins w:id="534" w:author="mayada samir" w:date="2019-04-04T10:19:00Z">
            <w:del w:id="535" w:author="Fnu, Sonam" w:date="2019-11-27T16:55: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"_Toc5265619"</w:delInstrText>
              </w:r>
              <w:r w:rsidRPr="00F93640" w:rsidDel="009E39C8">
                <w:rPr>
                  <w:rStyle w:val="Hyperlink"/>
                  <w:noProof/>
                </w:rPr>
                <w:delInstrText xml:space="preserve"> </w:delInstrText>
              </w:r>
              <w:r w:rsidRPr="00F93640" w:rsidDel="009E39C8">
                <w:rPr>
                  <w:rStyle w:val="Hyperlink"/>
                  <w:noProof/>
                </w:rPr>
                <w:fldChar w:fldCharType="separate"/>
              </w:r>
            </w:del>
          </w:ins>
          <w:ins w:id="536" w:author="Fnu, Sonam" w:date="2019-11-28T13:45:00Z">
            <w:r w:rsidR="001460F8">
              <w:rPr>
                <w:rStyle w:val="Hyperlink"/>
                <w:b/>
                <w:bCs/>
                <w:noProof/>
              </w:rPr>
              <w:t>Error! Hyperlink reference not valid.</w:t>
            </w:r>
          </w:ins>
          <w:ins w:id="537" w:author="mayada samir" w:date="2019-04-04T10:19:00Z">
            <w:del w:id="538" w:author="Fnu, Sonam" w:date="2019-11-27T16:55:00Z">
              <w:r w:rsidRPr="00F93640" w:rsidDel="009E39C8">
                <w:rPr>
                  <w:rStyle w:val="Hyperlink"/>
                  <w:rFonts w:ascii="Calibri" w:hAnsi="Calibri"/>
                  <w:noProof/>
                </w:rPr>
                <w:delText>3.1.2.1.</w:delText>
              </w:r>
              <w:r w:rsidDel="009E39C8">
                <w:rPr>
                  <w:rFonts w:eastAsiaTheme="minorEastAsia"/>
                  <w:noProof/>
                </w:rPr>
                <w:tab/>
              </w:r>
              <w:r w:rsidRPr="00F93640" w:rsidDel="009E39C8">
                <w:rPr>
                  <w:rStyle w:val="Hyperlink"/>
                  <w:rFonts w:ascii="Calibri" w:hAnsi="Calibri"/>
                  <w:noProof/>
                </w:rPr>
                <w:delText>Notification Subscription (Images 1</w:delText>
              </w:r>
              <w:r w:rsidRPr="00F93640" w:rsidDel="009E39C8">
                <w:rPr>
                  <w:rStyle w:val="Hyperlink"/>
                  <w:rFonts w:ascii="Calibri" w:hAnsi="Calibri"/>
                  <w:noProof/>
                </w:rPr>
                <w:sym w:font="Wingdings" w:char="F0E0"/>
              </w:r>
              <w:r w:rsidRPr="00F93640" w:rsidDel="009E39C8">
                <w:rPr>
                  <w:rStyle w:val="Hyperlink"/>
                  <w:rFonts w:ascii="Calibri" w:hAnsi="Calibri"/>
                  <w:noProof/>
                </w:rPr>
                <w:delText xml:space="preserve"> 3) </w:delText>
              </w:r>
              <w:r w:rsidDel="009E39C8">
                <w:rPr>
                  <w:noProof/>
                  <w:webHidden/>
                </w:rPr>
                <w:tab/>
              </w:r>
              <w:r w:rsidDel="009E39C8">
                <w:rPr>
                  <w:noProof/>
                  <w:webHidden/>
                </w:rPr>
                <w:fldChar w:fldCharType="begin"/>
              </w:r>
              <w:r w:rsidDel="009E39C8">
                <w:rPr>
                  <w:noProof/>
                  <w:webHidden/>
                </w:rPr>
                <w:delInstrText xml:space="preserve"> PAGEREF _Toc5265619 \h </w:delInstrText>
              </w:r>
            </w:del>
          </w:ins>
          <w:del w:id="539" w:author="Fnu, Sonam" w:date="2019-11-27T16:55:00Z">
            <w:r w:rsidDel="009E39C8">
              <w:rPr>
                <w:noProof/>
                <w:webHidden/>
              </w:rPr>
            </w:r>
            <w:r w:rsidDel="009E39C8">
              <w:rPr>
                <w:noProof/>
                <w:webHidden/>
              </w:rPr>
              <w:fldChar w:fldCharType="separate"/>
            </w:r>
          </w:del>
          <w:ins w:id="540" w:author="mayada samir" w:date="2019-04-04T10:19:00Z">
            <w:del w:id="541" w:author="Fnu, Sonam" w:date="2019-11-27T16:55:00Z">
              <w:r w:rsidDel="009E39C8">
                <w:rPr>
                  <w:noProof/>
                  <w:webHidden/>
                </w:rPr>
                <w:delText>27</w:delText>
              </w:r>
              <w:r w:rsidDel="009E39C8">
                <w:rPr>
                  <w:noProof/>
                  <w:webHidden/>
                </w:rPr>
                <w:fldChar w:fldCharType="end"/>
              </w:r>
              <w:r w:rsidRPr="00F93640" w:rsidDel="009E39C8">
                <w:rPr>
                  <w:rStyle w:val="Hyperlink"/>
                  <w:noProof/>
                </w:rPr>
                <w:fldChar w:fldCharType="end"/>
              </w:r>
            </w:del>
          </w:ins>
        </w:p>
        <w:p w14:paraId="2426EAF0" w14:textId="61045C25" w:rsidR="001915BB" w:rsidDel="009E39C8" w:rsidRDefault="001915BB">
          <w:pPr>
            <w:pStyle w:val="TOC2"/>
            <w:tabs>
              <w:tab w:val="right" w:leader="dot" w:pos="9623"/>
            </w:tabs>
            <w:ind w:left="0"/>
            <w:rPr>
              <w:ins w:id="542" w:author="mayada samir" w:date="2019-04-04T10:19:00Z"/>
              <w:del w:id="543" w:author="Fnu, Sonam" w:date="2019-11-27T16:54:00Z"/>
              <w:rFonts w:eastAsiaTheme="minorEastAsia"/>
              <w:noProof/>
            </w:rPr>
            <w:pPrChange w:id="544" w:author="Fnu, Sonam" w:date="2019-11-27T16:57:00Z">
              <w:pPr>
                <w:pStyle w:val="TOC2"/>
                <w:tabs>
                  <w:tab w:val="right" w:leader="dot" w:pos="9623"/>
                </w:tabs>
              </w:pPr>
            </w:pPrChange>
          </w:pPr>
          <w:ins w:id="545" w:author="mayada samir" w:date="2019-04-04T10:19:00Z">
            <w:del w:id="546" w:author="Fnu, Sonam" w:date="2019-11-27T16:54: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"_Toc5265620"</w:delInstrText>
              </w:r>
              <w:r w:rsidRPr="00F93640" w:rsidDel="009E39C8">
                <w:rPr>
                  <w:rStyle w:val="Hyperlink"/>
                  <w:noProof/>
                </w:rPr>
                <w:delInstrText xml:space="preserve"> </w:delInstrText>
              </w:r>
              <w:r w:rsidRPr="00F93640" w:rsidDel="009E39C8">
                <w:rPr>
                  <w:rStyle w:val="Hyperlink"/>
                  <w:noProof/>
                </w:rPr>
                <w:fldChar w:fldCharType="separate"/>
              </w:r>
            </w:del>
          </w:ins>
          <w:ins w:id="547" w:author="Fnu, Sonam" w:date="2019-11-28T13:45:00Z">
            <w:r w:rsidR="001460F8">
              <w:rPr>
                <w:rStyle w:val="Hyperlink"/>
                <w:b/>
                <w:bCs/>
                <w:noProof/>
              </w:rPr>
              <w:t>Error! Hyperlink reference not valid.</w:t>
            </w:r>
          </w:ins>
          <w:ins w:id="548" w:author="mayada samir" w:date="2019-04-04T10:19:00Z">
            <w:del w:id="549" w:author="Fnu, Sonam" w:date="2019-11-27T16:54:00Z">
              <w:r w:rsidRPr="00F93640" w:rsidDel="009E39C8">
                <w:rPr>
                  <w:rStyle w:val="Hyperlink"/>
                  <w:rFonts w:ascii="Calibri" w:hAnsi="Calibri"/>
                  <w:noProof/>
                </w:rPr>
                <w:delText>Use Cases 2– BB-</w:delText>
              </w:r>
              <w:r w:rsidRPr="00F93640" w:rsidDel="009E39C8">
                <w:rPr>
                  <w:rStyle w:val="Hyperlink"/>
                  <w:rFonts w:ascii="Calibri" w:hAnsi="Calibri" w:cstheme="minorHAnsi"/>
                  <w:noProof/>
                </w:rPr>
                <w:delText>Subscribe/unsubscribe to customer Notifications</w:delText>
              </w:r>
              <w:r w:rsidDel="009E39C8">
                <w:rPr>
                  <w:noProof/>
                  <w:webHidden/>
                </w:rPr>
                <w:tab/>
              </w:r>
              <w:r w:rsidDel="009E39C8">
                <w:rPr>
                  <w:noProof/>
                  <w:webHidden/>
                </w:rPr>
                <w:fldChar w:fldCharType="begin"/>
              </w:r>
              <w:r w:rsidDel="009E39C8">
                <w:rPr>
                  <w:noProof/>
                  <w:webHidden/>
                </w:rPr>
                <w:delInstrText xml:space="preserve"> PAGEREF _Toc5265620 \h </w:delInstrText>
              </w:r>
            </w:del>
          </w:ins>
          <w:del w:id="550" w:author="Fnu, Sonam" w:date="2019-11-27T16:54:00Z">
            <w:r w:rsidDel="009E39C8">
              <w:rPr>
                <w:noProof/>
                <w:webHidden/>
              </w:rPr>
            </w:r>
            <w:r w:rsidDel="009E39C8">
              <w:rPr>
                <w:noProof/>
                <w:webHidden/>
              </w:rPr>
              <w:fldChar w:fldCharType="separate"/>
            </w:r>
          </w:del>
          <w:ins w:id="551" w:author="mayada samir" w:date="2019-04-04T10:19:00Z">
            <w:del w:id="552" w:author="Fnu, Sonam" w:date="2019-11-27T16:54:00Z">
              <w:r w:rsidDel="009E39C8">
                <w:rPr>
                  <w:noProof/>
                  <w:webHidden/>
                </w:rPr>
                <w:delText>29</w:delText>
              </w:r>
              <w:r w:rsidDel="009E39C8">
                <w:rPr>
                  <w:noProof/>
                  <w:webHidden/>
                </w:rPr>
                <w:fldChar w:fldCharType="end"/>
              </w:r>
              <w:r w:rsidRPr="00F93640" w:rsidDel="009E39C8">
                <w:rPr>
                  <w:rStyle w:val="Hyperlink"/>
                  <w:noProof/>
                </w:rPr>
                <w:fldChar w:fldCharType="end"/>
              </w:r>
            </w:del>
          </w:ins>
        </w:p>
        <w:p w14:paraId="040FCB8A" w14:textId="6A78853A" w:rsidR="001915BB" w:rsidDel="009E39C8" w:rsidRDefault="001915BB">
          <w:pPr>
            <w:pStyle w:val="TOC2"/>
            <w:tabs>
              <w:tab w:val="left" w:pos="1320"/>
              <w:tab w:val="right" w:leader="dot" w:pos="9623"/>
            </w:tabs>
            <w:ind w:left="0"/>
            <w:rPr>
              <w:ins w:id="553" w:author="mayada samir" w:date="2019-04-04T10:19:00Z"/>
              <w:del w:id="554" w:author="Fnu, Sonam" w:date="2019-11-27T16:54:00Z"/>
              <w:rFonts w:eastAsiaTheme="minorEastAsia"/>
              <w:noProof/>
            </w:rPr>
            <w:pPrChange w:id="555" w:author="Fnu, Sonam" w:date="2019-11-27T16:57:00Z">
              <w:pPr>
                <w:pStyle w:val="TOC2"/>
                <w:tabs>
                  <w:tab w:val="left" w:pos="1320"/>
                  <w:tab w:val="right" w:leader="dot" w:pos="9623"/>
                </w:tabs>
              </w:pPr>
            </w:pPrChange>
          </w:pPr>
          <w:ins w:id="556" w:author="mayada samir" w:date="2019-04-04T10:19:00Z">
            <w:del w:id="557" w:author="Fnu, Sonam" w:date="2019-11-27T16:54: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"_Toc5265621"</w:delInstrText>
              </w:r>
              <w:r w:rsidRPr="00F93640" w:rsidDel="009E39C8">
                <w:rPr>
                  <w:rStyle w:val="Hyperlink"/>
                  <w:noProof/>
                </w:rPr>
                <w:delInstrText xml:space="preserve"> </w:delInstrText>
              </w:r>
              <w:r w:rsidRPr="00F93640" w:rsidDel="009E39C8">
                <w:rPr>
                  <w:rStyle w:val="Hyperlink"/>
                  <w:noProof/>
                </w:rPr>
                <w:fldChar w:fldCharType="separate"/>
              </w:r>
            </w:del>
          </w:ins>
          <w:ins w:id="558" w:author="Fnu, Sonam" w:date="2019-11-28T13:45:00Z">
            <w:r w:rsidR="001460F8">
              <w:rPr>
                <w:rStyle w:val="Hyperlink"/>
                <w:b/>
                <w:bCs/>
                <w:noProof/>
              </w:rPr>
              <w:t>Error! Hyperlink reference not valid.</w:t>
            </w:r>
          </w:ins>
          <w:ins w:id="559" w:author="mayada samir" w:date="2019-04-04T10:19:00Z">
            <w:del w:id="560" w:author="Fnu, Sonam" w:date="2019-11-27T16:54:00Z">
              <w:r w:rsidRPr="00F93640" w:rsidDel="009E39C8">
                <w:rPr>
                  <w:rStyle w:val="Hyperlink"/>
                  <w:rFonts w:ascii="Calibri" w:hAnsi="Calibri"/>
                  <w:noProof/>
                </w:rPr>
                <w:delText>3.1.2.2.</w:delText>
              </w:r>
              <w:r w:rsidDel="009E39C8">
                <w:rPr>
                  <w:rFonts w:eastAsiaTheme="minorEastAsia"/>
                  <w:noProof/>
                </w:rPr>
                <w:tab/>
              </w:r>
              <w:r w:rsidRPr="00F93640" w:rsidDel="009E39C8">
                <w:rPr>
                  <w:rStyle w:val="Hyperlink"/>
                  <w:rFonts w:ascii="Calibri" w:hAnsi="Calibri"/>
                  <w:noProof/>
                </w:rPr>
                <w:delText>Alert Notification (image 6</w:delText>
              </w:r>
              <w:r w:rsidRPr="00F93640" w:rsidDel="009E39C8">
                <w:rPr>
                  <w:rStyle w:val="Hyperlink"/>
                  <w:rFonts w:ascii="Calibri" w:hAnsi="Calibri"/>
                  <w:noProof/>
                </w:rPr>
                <w:sym w:font="Wingdings" w:char="F0E0"/>
              </w:r>
              <w:r w:rsidRPr="00F93640" w:rsidDel="009E39C8">
                <w:rPr>
                  <w:rStyle w:val="Hyperlink"/>
                  <w:rFonts w:ascii="Calibri" w:hAnsi="Calibri"/>
                  <w:noProof/>
                </w:rPr>
                <w:delText>7)</w:delText>
              </w:r>
              <w:r w:rsidDel="009E39C8">
                <w:rPr>
                  <w:noProof/>
                  <w:webHidden/>
                </w:rPr>
                <w:tab/>
              </w:r>
              <w:r w:rsidDel="009E39C8">
                <w:rPr>
                  <w:noProof/>
                  <w:webHidden/>
                </w:rPr>
                <w:fldChar w:fldCharType="begin"/>
              </w:r>
              <w:r w:rsidDel="009E39C8">
                <w:rPr>
                  <w:noProof/>
                  <w:webHidden/>
                </w:rPr>
                <w:delInstrText xml:space="preserve"> PAGEREF _Toc5265621 \h </w:delInstrText>
              </w:r>
            </w:del>
          </w:ins>
          <w:del w:id="561" w:author="Fnu, Sonam" w:date="2019-11-27T16:54:00Z">
            <w:r w:rsidDel="009E39C8">
              <w:rPr>
                <w:noProof/>
                <w:webHidden/>
              </w:rPr>
            </w:r>
            <w:r w:rsidDel="009E39C8">
              <w:rPr>
                <w:noProof/>
                <w:webHidden/>
              </w:rPr>
              <w:fldChar w:fldCharType="separate"/>
            </w:r>
          </w:del>
          <w:ins w:id="562" w:author="mayada samir" w:date="2019-04-04T10:19:00Z">
            <w:del w:id="563" w:author="Fnu, Sonam" w:date="2019-11-27T16:54:00Z">
              <w:r w:rsidDel="009E39C8">
                <w:rPr>
                  <w:noProof/>
                  <w:webHidden/>
                </w:rPr>
                <w:delText>33</w:delText>
              </w:r>
              <w:r w:rsidDel="009E39C8">
                <w:rPr>
                  <w:noProof/>
                  <w:webHidden/>
                </w:rPr>
                <w:fldChar w:fldCharType="end"/>
              </w:r>
              <w:r w:rsidRPr="00F93640" w:rsidDel="009E39C8">
                <w:rPr>
                  <w:rStyle w:val="Hyperlink"/>
                  <w:noProof/>
                </w:rPr>
                <w:fldChar w:fldCharType="end"/>
              </w:r>
            </w:del>
          </w:ins>
        </w:p>
        <w:p w14:paraId="6D001225" w14:textId="6995B846" w:rsidR="001915BB" w:rsidDel="009E39C8" w:rsidRDefault="001915BB">
          <w:pPr>
            <w:pStyle w:val="TOC2"/>
            <w:tabs>
              <w:tab w:val="right" w:leader="dot" w:pos="9623"/>
            </w:tabs>
            <w:ind w:left="0"/>
            <w:rPr>
              <w:ins w:id="564" w:author="mayada samir" w:date="2019-04-04T10:19:00Z"/>
              <w:del w:id="565" w:author="Fnu, Sonam" w:date="2019-11-27T16:54:00Z"/>
              <w:rFonts w:eastAsiaTheme="minorEastAsia"/>
              <w:noProof/>
            </w:rPr>
            <w:pPrChange w:id="566" w:author="Fnu, Sonam" w:date="2019-11-27T16:57:00Z">
              <w:pPr>
                <w:pStyle w:val="TOC2"/>
                <w:tabs>
                  <w:tab w:val="right" w:leader="dot" w:pos="9623"/>
                </w:tabs>
              </w:pPr>
            </w:pPrChange>
          </w:pPr>
          <w:ins w:id="567" w:author="mayada samir" w:date="2019-04-04T10:19:00Z">
            <w:del w:id="568" w:author="Fnu, Sonam" w:date="2019-11-27T16:54: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"_Toc5265622"</w:delInstrText>
              </w:r>
              <w:r w:rsidRPr="00F93640" w:rsidDel="009E39C8">
                <w:rPr>
                  <w:rStyle w:val="Hyperlink"/>
                  <w:noProof/>
                </w:rPr>
                <w:delInstrText xml:space="preserve"> </w:delInstrText>
              </w:r>
              <w:r w:rsidRPr="00F93640" w:rsidDel="009E39C8">
                <w:rPr>
                  <w:rStyle w:val="Hyperlink"/>
                  <w:noProof/>
                </w:rPr>
                <w:fldChar w:fldCharType="separate"/>
              </w:r>
            </w:del>
          </w:ins>
          <w:ins w:id="569" w:author="Fnu, Sonam" w:date="2019-11-28T13:45:00Z">
            <w:r w:rsidR="001460F8">
              <w:rPr>
                <w:rStyle w:val="Hyperlink"/>
                <w:b/>
                <w:bCs/>
                <w:noProof/>
              </w:rPr>
              <w:t>Error! Hyperlink reference not valid.</w:t>
            </w:r>
          </w:ins>
          <w:ins w:id="570" w:author="mayada samir" w:date="2019-04-04T10:19:00Z">
            <w:del w:id="571" w:author="Fnu, Sonam" w:date="2019-11-27T16:54:00Z">
              <w:r w:rsidRPr="00F93640" w:rsidDel="009E39C8">
                <w:rPr>
                  <w:rStyle w:val="Hyperlink"/>
                  <w:rFonts w:ascii="Calibri" w:hAnsi="Calibri"/>
                  <w:noProof/>
                </w:rPr>
                <w:delText>Use Cases 3– BB-</w:delText>
              </w:r>
              <w:r w:rsidRPr="00F93640" w:rsidDel="009E39C8">
                <w:rPr>
                  <w:rStyle w:val="Hyperlink"/>
                  <w:rFonts w:ascii="Calibri" w:hAnsi="Calibri" w:cstheme="minorHAnsi"/>
                  <w:noProof/>
                </w:rPr>
                <w:delText>Check received Net Notifications</w:delText>
              </w:r>
              <w:r w:rsidDel="009E39C8">
                <w:rPr>
                  <w:noProof/>
                  <w:webHidden/>
                </w:rPr>
                <w:tab/>
              </w:r>
              <w:r w:rsidDel="009E39C8">
                <w:rPr>
                  <w:noProof/>
                  <w:webHidden/>
                </w:rPr>
                <w:fldChar w:fldCharType="begin"/>
              </w:r>
              <w:r w:rsidDel="009E39C8">
                <w:rPr>
                  <w:noProof/>
                  <w:webHidden/>
                </w:rPr>
                <w:delInstrText xml:space="preserve"> PAGEREF _Toc5265622 \h </w:delInstrText>
              </w:r>
            </w:del>
          </w:ins>
          <w:del w:id="572" w:author="Fnu, Sonam" w:date="2019-11-27T16:54:00Z">
            <w:r w:rsidDel="009E39C8">
              <w:rPr>
                <w:noProof/>
                <w:webHidden/>
              </w:rPr>
            </w:r>
            <w:r w:rsidDel="009E39C8">
              <w:rPr>
                <w:noProof/>
                <w:webHidden/>
              </w:rPr>
              <w:fldChar w:fldCharType="separate"/>
            </w:r>
          </w:del>
          <w:ins w:id="573" w:author="mayada samir" w:date="2019-04-04T10:19:00Z">
            <w:del w:id="574" w:author="Fnu, Sonam" w:date="2019-11-27T16:54:00Z">
              <w:r w:rsidDel="009E39C8">
                <w:rPr>
                  <w:noProof/>
                  <w:webHidden/>
                </w:rPr>
                <w:delText>33</w:delText>
              </w:r>
              <w:r w:rsidDel="009E39C8">
                <w:rPr>
                  <w:noProof/>
                  <w:webHidden/>
                </w:rPr>
                <w:fldChar w:fldCharType="end"/>
              </w:r>
              <w:r w:rsidRPr="00F93640" w:rsidDel="009E39C8">
                <w:rPr>
                  <w:rStyle w:val="Hyperlink"/>
                  <w:noProof/>
                </w:rPr>
                <w:fldChar w:fldCharType="end"/>
              </w:r>
            </w:del>
          </w:ins>
        </w:p>
        <w:p w14:paraId="36C50B4E" w14:textId="53C1F810" w:rsidR="001915BB" w:rsidDel="009E39C8" w:rsidRDefault="001915BB">
          <w:pPr>
            <w:pStyle w:val="TOC2"/>
            <w:tabs>
              <w:tab w:val="left" w:pos="1320"/>
              <w:tab w:val="right" w:leader="dot" w:pos="9623"/>
            </w:tabs>
            <w:ind w:left="0"/>
            <w:rPr>
              <w:ins w:id="575" w:author="mayada samir" w:date="2019-04-04T10:19:00Z"/>
              <w:del w:id="576" w:author="Fnu, Sonam" w:date="2019-11-27T16:54:00Z"/>
              <w:rFonts w:eastAsiaTheme="minorEastAsia"/>
              <w:noProof/>
            </w:rPr>
            <w:pPrChange w:id="577" w:author="Fnu, Sonam" w:date="2019-11-27T16:57:00Z">
              <w:pPr>
                <w:pStyle w:val="TOC2"/>
                <w:tabs>
                  <w:tab w:val="left" w:pos="1320"/>
                  <w:tab w:val="right" w:leader="dot" w:pos="9623"/>
                </w:tabs>
              </w:pPr>
            </w:pPrChange>
          </w:pPr>
          <w:ins w:id="578" w:author="mayada samir" w:date="2019-04-04T10:19:00Z">
            <w:del w:id="579" w:author="Fnu, Sonam" w:date="2019-11-27T16:54: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"_Toc5265623"</w:delInstrText>
              </w:r>
              <w:r w:rsidRPr="00F93640" w:rsidDel="009E39C8">
                <w:rPr>
                  <w:rStyle w:val="Hyperlink"/>
                  <w:noProof/>
                </w:rPr>
                <w:delInstrText xml:space="preserve"> </w:delInstrText>
              </w:r>
              <w:r w:rsidRPr="00F93640" w:rsidDel="009E39C8">
                <w:rPr>
                  <w:rStyle w:val="Hyperlink"/>
                  <w:noProof/>
                </w:rPr>
                <w:fldChar w:fldCharType="separate"/>
              </w:r>
            </w:del>
          </w:ins>
          <w:ins w:id="580" w:author="Fnu, Sonam" w:date="2019-11-28T13:45:00Z">
            <w:r w:rsidR="001460F8">
              <w:rPr>
                <w:rStyle w:val="Hyperlink"/>
                <w:b/>
                <w:bCs/>
                <w:noProof/>
              </w:rPr>
              <w:t>Error! Hyperlink reference not valid.</w:t>
            </w:r>
          </w:ins>
          <w:ins w:id="581" w:author="mayada samir" w:date="2019-04-04T10:19:00Z">
            <w:del w:id="582" w:author="Fnu, Sonam" w:date="2019-11-27T16:54:00Z">
              <w:r w:rsidRPr="00F93640" w:rsidDel="009E39C8">
                <w:rPr>
                  <w:rStyle w:val="Hyperlink"/>
                  <w:rFonts w:ascii="Calibri" w:hAnsi="Calibri"/>
                  <w:noProof/>
                  <w:highlight w:val="yellow"/>
                </w:rPr>
                <w:delText>3.1.2.3.</w:delText>
              </w:r>
              <w:r w:rsidDel="009E39C8">
                <w:rPr>
                  <w:rFonts w:eastAsiaTheme="minorEastAsia"/>
                  <w:noProof/>
                </w:rPr>
                <w:tab/>
              </w:r>
              <w:r w:rsidRPr="00F93640" w:rsidDel="009E39C8">
                <w:rPr>
                  <w:rStyle w:val="Hyperlink"/>
                  <w:rFonts w:ascii="Calibri" w:hAnsi="Calibri"/>
                  <w:noProof/>
                  <w:highlight w:val="yellow"/>
                </w:rPr>
                <w:delText>Notification Setup workflow</w:delText>
              </w:r>
              <w:r w:rsidDel="009E39C8">
                <w:rPr>
                  <w:noProof/>
                  <w:webHidden/>
                </w:rPr>
                <w:tab/>
              </w:r>
              <w:r w:rsidDel="009E39C8">
                <w:rPr>
                  <w:noProof/>
                  <w:webHidden/>
                </w:rPr>
                <w:fldChar w:fldCharType="begin"/>
              </w:r>
              <w:r w:rsidDel="009E39C8">
                <w:rPr>
                  <w:noProof/>
                  <w:webHidden/>
                </w:rPr>
                <w:delInstrText xml:space="preserve"> PAGEREF _Toc5265623 \h </w:delInstrText>
              </w:r>
            </w:del>
          </w:ins>
          <w:del w:id="583" w:author="Fnu, Sonam" w:date="2019-11-27T16:54:00Z">
            <w:r w:rsidDel="009E39C8">
              <w:rPr>
                <w:noProof/>
                <w:webHidden/>
              </w:rPr>
            </w:r>
            <w:r w:rsidDel="009E39C8">
              <w:rPr>
                <w:noProof/>
                <w:webHidden/>
              </w:rPr>
              <w:fldChar w:fldCharType="separate"/>
            </w:r>
          </w:del>
          <w:ins w:id="584" w:author="mayada samir" w:date="2019-04-04T10:19:00Z">
            <w:del w:id="585" w:author="Fnu, Sonam" w:date="2019-11-27T16:54:00Z">
              <w:r w:rsidDel="009E39C8">
                <w:rPr>
                  <w:noProof/>
                  <w:webHidden/>
                </w:rPr>
                <w:delText>36</w:delText>
              </w:r>
              <w:r w:rsidDel="009E39C8">
                <w:rPr>
                  <w:noProof/>
                  <w:webHidden/>
                </w:rPr>
                <w:fldChar w:fldCharType="end"/>
              </w:r>
              <w:r w:rsidRPr="00F93640" w:rsidDel="009E39C8">
                <w:rPr>
                  <w:rStyle w:val="Hyperlink"/>
                  <w:noProof/>
                </w:rPr>
                <w:fldChar w:fldCharType="end"/>
              </w:r>
            </w:del>
          </w:ins>
        </w:p>
        <w:p w14:paraId="404F7E89" w14:textId="78E705F1" w:rsidR="001915BB" w:rsidDel="009E39C8" w:rsidRDefault="001915BB">
          <w:pPr>
            <w:pStyle w:val="TOC2"/>
            <w:tabs>
              <w:tab w:val="left" w:pos="1320"/>
              <w:tab w:val="right" w:leader="dot" w:pos="9623"/>
            </w:tabs>
            <w:ind w:left="0"/>
            <w:rPr>
              <w:ins w:id="586" w:author="mayada samir" w:date="2019-04-04T10:19:00Z"/>
              <w:del w:id="587" w:author="Fnu, Sonam" w:date="2019-11-27T16:54:00Z"/>
              <w:rFonts w:eastAsiaTheme="minorEastAsia"/>
              <w:noProof/>
            </w:rPr>
            <w:pPrChange w:id="588" w:author="Fnu, Sonam" w:date="2019-11-27T16:57:00Z">
              <w:pPr>
                <w:pStyle w:val="TOC2"/>
                <w:tabs>
                  <w:tab w:val="left" w:pos="1320"/>
                  <w:tab w:val="right" w:leader="dot" w:pos="9623"/>
                </w:tabs>
              </w:pPr>
            </w:pPrChange>
          </w:pPr>
          <w:ins w:id="589" w:author="mayada samir" w:date="2019-04-04T10:19:00Z">
            <w:del w:id="590" w:author="Fnu, Sonam" w:date="2019-11-27T16:54: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"_Toc5265624"</w:delInstrText>
              </w:r>
              <w:r w:rsidRPr="00F93640" w:rsidDel="009E39C8">
                <w:rPr>
                  <w:rStyle w:val="Hyperlink"/>
                  <w:noProof/>
                </w:rPr>
                <w:delInstrText xml:space="preserve"> </w:delInstrText>
              </w:r>
              <w:r w:rsidRPr="00F93640" w:rsidDel="009E39C8">
                <w:rPr>
                  <w:rStyle w:val="Hyperlink"/>
                  <w:noProof/>
                </w:rPr>
                <w:fldChar w:fldCharType="separate"/>
              </w:r>
            </w:del>
          </w:ins>
          <w:ins w:id="591" w:author="Fnu, Sonam" w:date="2019-11-28T13:45:00Z">
            <w:r w:rsidR="001460F8">
              <w:rPr>
                <w:rStyle w:val="Hyperlink"/>
                <w:b/>
                <w:bCs/>
                <w:noProof/>
              </w:rPr>
              <w:t>Error! Hyperlink reference not valid.</w:t>
            </w:r>
          </w:ins>
          <w:ins w:id="592" w:author="mayada samir" w:date="2019-04-04T10:19:00Z">
            <w:del w:id="593" w:author="Fnu, Sonam" w:date="2019-11-27T16:54:00Z">
              <w:r w:rsidRPr="00F93640" w:rsidDel="009E39C8">
                <w:rPr>
                  <w:rStyle w:val="Hyperlink"/>
                  <w:rFonts w:ascii="Calibri" w:hAnsi="Calibri"/>
                  <w:noProof/>
                </w:rPr>
                <w:delText>3.1.2.4.</w:delText>
              </w:r>
              <w:r w:rsidDel="009E39C8">
                <w:rPr>
                  <w:rFonts w:eastAsiaTheme="minorEastAsia"/>
                  <w:noProof/>
                </w:rPr>
                <w:tab/>
              </w:r>
              <w:r w:rsidRPr="00F93640" w:rsidDel="009E39C8">
                <w:rPr>
                  <w:rStyle w:val="Hyperlink"/>
                  <w:rFonts w:ascii="Calibri" w:hAnsi="Calibri"/>
                  <w:noProof/>
                </w:rPr>
                <w:delText>Notifications outgoing messages setup</w:delText>
              </w:r>
              <w:r w:rsidDel="009E39C8">
                <w:rPr>
                  <w:noProof/>
                  <w:webHidden/>
                </w:rPr>
                <w:tab/>
              </w:r>
              <w:r w:rsidDel="009E39C8">
                <w:rPr>
                  <w:noProof/>
                  <w:webHidden/>
                </w:rPr>
                <w:fldChar w:fldCharType="begin"/>
              </w:r>
              <w:r w:rsidDel="009E39C8">
                <w:rPr>
                  <w:noProof/>
                  <w:webHidden/>
                </w:rPr>
                <w:delInstrText xml:space="preserve"> PAGEREF _Toc5265624 \h </w:delInstrText>
              </w:r>
            </w:del>
          </w:ins>
          <w:del w:id="594" w:author="Fnu, Sonam" w:date="2019-11-27T16:54:00Z">
            <w:r w:rsidDel="009E39C8">
              <w:rPr>
                <w:noProof/>
                <w:webHidden/>
              </w:rPr>
            </w:r>
            <w:r w:rsidDel="009E39C8">
              <w:rPr>
                <w:noProof/>
                <w:webHidden/>
              </w:rPr>
              <w:fldChar w:fldCharType="separate"/>
            </w:r>
          </w:del>
          <w:ins w:id="595" w:author="mayada samir" w:date="2019-04-04T10:19:00Z">
            <w:del w:id="596" w:author="Fnu, Sonam" w:date="2019-11-27T16:54:00Z">
              <w:r w:rsidDel="009E39C8">
                <w:rPr>
                  <w:noProof/>
                  <w:webHidden/>
                </w:rPr>
                <w:delText>41</w:delText>
              </w:r>
              <w:r w:rsidDel="009E39C8">
                <w:rPr>
                  <w:noProof/>
                  <w:webHidden/>
                </w:rPr>
                <w:fldChar w:fldCharType="end"/>
              </w:r>
              <w:r w:rsidRPr="00F93640" w:rsidDel="009E39C8">
                <w:rPr>
                  <w:rStyle w:val="Hyperlink"/>
                  <w:noProof/>
                </w:rPr>
                <w:fldChar w:fldCharType="end"/>
              </w:r>
            </w:del>
          </w:ins>
        </w:p>
        <w:p w14:paraId="44B62762" w14:textId="2AD4D5FF" w:rsidR="001915BB" w:rsidDel="009E39C8" w:rsidRDefault="001915BB">
          <w:pPr>
            <w:pStyle w:val="TOC2"/>
            <w:tabs>
              <w:tab w:val="left" w:pos="1320"/>
              <w:tab w:val="right" w:leader="dot" w:pos="9623"/>
            </w:tabs>
            <w:ind w:left="0"/>
            <w:rPr>
              <w:ins w:id="597" w:author="mayada samir" w:date="2019-04-04T10:19:00Z"/>
              <w:del w:id="598" w:author="Fnu, Sonam" w:date="2019-11-27T16:54:00Z"/>
              <w:rFonts w:eastAsiaTheme="minorEastAsia"/>
              <w:noProof/>
            </w:rPr>
            <w:pPrChange w:id="599" w:author="Fnu, Sonam" w:date="2019-11-27T16:57:00Z">
              <w:pPr>
                <w:pStyle w:val="TOC2"/>
                <w:tabs>
                  <w:tab w:val="left" w:pos="1320"/>
                  <w:tab w:val="right" w:leader="dot" w:pos="9623"/>
                </w:tabs>
              </w:pPr>
            </w:pPrChange>
          </w:pPr>
          <w:ins w:id="600" w:author="mayada samir" w:date="2019-04-04T10:19:00Z">
            <w:del w:id="601" w:author="Fnu, Sonam" w:date="2019-11-27T16:54: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"_Toc5265625"</w:delInstrText>
              </w:r>
              <w:r w:rsidRPr="00F93640" w:rsidDel="009E39C8">
                <w:rPr>
                  <w:rStyle w:val="Hyperlink"/>
                  <w:noProof/>
                </w:rPr>
                <w:delInstrText xml:space="preserve"> </w:delInstrText>
              </w:r>
              <w:r w:rsidRPr="00F93640" w:rsidDel="009E39C8">
                <w:rPr>
                  <w:rStyle w:val="Hyperlink"/>
                  <w:noProof/>
                </w:rPr>
                <w:fldChar w:fldCharType="separate"/>
              </w:r>
            </w:del>
          </w:ins>
          <w:ins w:id="602" w:author="Fnu, Sonam" w:date="2019-11-28T13:45:00Z">
            <w:r w:rsidR="001460F8">
              <w:rPr>
                <w:rStyle w:val="Hyperlink"/>
                <w:b/>
                <w:bCs/>
                <w:noProof/>
              </w:rPr>
              <w:t>Error! Hyperlink reference not valid.</w:t>
            </w:r>
          </w:ins>
          <w:ins w:id="603" w:author="mayada samir" w:date="2019-04-04T10:19:00Z">
            <w:del w:id="604" w:author="Fnu, Sonam" w:date="2019-11-27T16:54:00Z">
              <w:r w:rsidRPr="00F93640" w:rsidDel="009E39C8">
                <w:rPr>
                  <w:rStyle w:val="Hyperlink"/>
                  <w:rFonts w:ascii="Calibri" w:hAnsi="Calibri"/>
                  <w:noProof/>
                </w:rPr>
                <w:delText>3.1.2.5.</w:delText>
              </w:r>
              <w:r w:rsidDel="009E39C8">
                <w:rPr>
                  <w:rFonts w:eastAsiaTheme="minorEastAsia"/>
                  <w:noProof/>
                </w:rPr>
                <w:tab/>
              </w:r>
              <w:r w:rsidRPr="00F93640" w:rsidDel="009E39C8">
                <w:rPr>
                  <w:rStyle w:val="Hyperlink"/>
                  <w:rFonts w:ascii="Calibri" w:hAnsi="Calibri"/>
                  <w:noProof/>
                </w:rPr>
                <w:delText>Outgoing Messages workflow</w:delText>
              </w:r>
              <w:r w:rsidDel="009E39C8">
                <w:rPr>
                  <w:noProof/>
                  <w:webHidden/>
                </w:rPr>
                <w:tab/>
              </w:r>
              <w:r w:rsidDel="009E39C8">
                <w:rPr>
                  <w:noProof/>
                  <w:webHidden/>
                </w:rPr>
                <w:fldChar w:fldCharType="begin"/>
              </w:r>
              <w:r w:rsidDel="009E39C8">
                <w:rPr>
                  <w:noProof/>
                  <w:webHidden/>
                </w:rPr>
                <w:delInstrText xml:space="preserve"> PAGEREF _Toc5265625 \h </w:delInstrText>
              </w:r>
            </w:del>
          </w:ins>
          <w:del w:id="605" w:author="Fnu, Sonam" w:date="2019-11-27T16:54:00Z">
            <w:r w:rsidDel="009E39C8">
              <w:rPr>
                <w:noProof/>
                <w:webHidden/>
              </w:rPr>
            </w:r>
            <w:r w:rsidDel="009E39C8">
              <w:rPr>
                <w:noProof/>
                <w:webHidden/>
              </w:rPr>
              <w:fldChar w:fldCharType="separate"/>
            </w:r>
          </w:del>
          <w:ins w:id="606" w:author="mayada samir" w:date="2019-04-04T10:19:00Z">
            <w:del w:id="607" w:author="Fnu, Sonam" w:date="2019-11-27T16:54:00Z">
              <w:r w:rsidDel="009E39C8">
                <w:rPr>
                  <w:noProof/>
                  <w:webHidden/>
                </w:rPr>
                <w:delText>46</w:delText>
              </w:r>
              <w:r w:rsidDel="009E39C8">
                <w:rPr>
                  <w:noProof/>
                  <w:webHidden/>
                </w:rPr>
                <w:fldChar w:fldCharType="end"/>
              </w:r>
              <w:r w:rsidRPr="00F93640" w:rsidDel="009E39C8">
                <w:rPr>
                  <w:rStyle w:val="Hyperlink"/>
                  <w:noProof/>
                </w:rPr>
                <w:fldChar w:fldCharType="end"/>
              </w:r>
            </w:del>
          </w:ins>
        </w:p>
        <w:p w14:paraId="1B11BDBC" w14:textId="5D03DCDD" w:rsidR="001915BB" w:rsidDel="009E39C8" w:rsidRDefault="001915BB">
          <w:pPr>
            <w:pStyle w:val="TOC2"/>
            <w:tabs>
              <w:tab w:val="left" w:pos="1100"/>
              <w:tab w:val="right" w:leader="dot" w:pos="9623"/>
            </w:tabs>
            <w:ind w:left="0"/>
            <w:rPr>
              <w:ins w:id="608" w:author="mayada samir" w:date="2019-04-04T10:19:00Z"/>
              <w:del w:id="609" w:author="Fnu, Sonam" w:date="2019-11-27T16:54:00Z"/>
              <w:rFonts w:eastAsiaTheme="minorEastAsia"/>
              <w:noProof/>
            </w:rPr>
            <w:pPrChange w:id="610" w:author="Fnu, Sonam" w:date="2019-11-27T16:57:00Z">
              <w:pPr>
                <w:pStyle w:val="TOC2"/>
                <w:tabs>
                  <w:tab w:val="left" w:pos="1100"/>
                  <w:tab w:val="right" w:leader="dot" w:pos="9623"/>
                </w:tabs>
              </w:pPr>
            </w:pPrChange>
          </w:pPr>
          <w:ins w:id="611" w:author="mayada samir" w:date="2019-04-04T10:19:00Z">
            <w:del w:id="612" w:author="Fnu, Sonam" w:date="2019-11-27T16:54: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"_Toc5265626"</w:delInstrText>
              </w:r>
              <w:r w:rsidRPr="00F93640" w:rsidDel="009E39C8">
                <w:rPr>
                  <w:rStyle w:val="Hyperlink"/>
                  <w:noProof/>
                </w:rPr>
                <w:delInstrText xml:space="preserve"> </w:delInstrText>
              </w:r>
              <w:r w:rsidRPr="00F93640" w:rsidDel="009E39C8">
                <w:rPr>
                  <w:rStyle w:val="Hyperlink"/>
                  <w:noProof/>
                </w:rPr>
                <w:fldChar w:fldCharType="separate"/>
              </w:r>
            </w:del>
          </w:ins>
          <w:ins w:id="613" w:author="Fnu, Sonam" w:date="2019-11-28T13:45:00Z">
            <w:r w:rsidR="001460F8">
              <w:rPr>
                <w:rStyle w:val="Hyperlink"/>
                <w:b/>
                <w:bCs/>
                <w:noProof/>
              </w:rPr>
              <w:t>Error! Hyperlink reference not valid.</w:t>
            </w:r>
          </w:ins>
          <w:ins w:id="614" w:author="mayada samir" w:date="2019-04-04T10:19:00Z">
            <w:del w:id="615" w:author="Fnu, Sonam" w:date="2019-11-27T16:54:00Z">
              <w:r w:rsidRPr="00F93640" w:rsidDel="009E39C8">
                <w:rPr>
                  <w:rStyle w:val="Hyperlink"/>
                  <w:rFonts w:ascii="Calibri" w:hAnsi="Calibri"/>
                  <w:noProof/>
                </w:rPr>
                <w:delText>3.1.1.</w:delText>
              </w:r>
              <w:r w:rsidDel="009E39C8">
                <w:rPr>
                  <w:rFonts w:eastAsiaTheme="minorEastAsia"/>
                  <w:noProof/>
                </w:rPr>
                <w:tab/>
              </w:r>
              <w:r w:rsidRPr="00F93640" w:rsidDel="009E39C8">
                <w:rPr>
                  <w:rStyle w:val="Hyperlink"/>
                  <w:rFonts w:ascii="Calibri" w:hAnsi="Calibri"/>
                  <w:noProof/>
                </w:rPr>
                <w:delText>Corporate and Retail Customer Workstation:</w:delText>
              </w:r>
              <w:r w:rsidDel="009E39C8">
                <w:rPr>
                  <w:noProof/>
                  <w:webHidden/>
                </w:rPr>
                <w:tab/>
              </w:r>
              <w:r w:rsidDel="009E39C8">
                <w:rPr>
                  <w:noProof/>
                  <w:webHidden/>
                </w:rPr>
                <w:fldChar w:fldCharType="begin"/>
              </w:r>
              <w:r w:rsidDel="009E39C8">
                <w:rPr>
                  <w:noProof/>
                  <w:webHidden/>
                </w:rPr>
                <w:delInstrText xml:space="preserve"> PAGEREF _Toc5265626 \h </w:delInstrText>
              </w:r>
            </w:del>
          </w:ins>
          <w:del w:id="616" w:author="Fnu, Sonam" w:date="2019-11-27T16:54:00Z">
            <w:r w:rsidDel="009E39C8">
              <w:rPr>
                <w:noProof/>
                <w:webHidden/>
              </w:rPr>
            </w:r>
            <w:r w:rsidDel="009E39C8">
              <w:rPr>
                <w:noProof/>
                <w:webHidden/>
              </w:rPr>
              <w:fldChar w:fldCharType="separate"/>
            </w:r>
          </w:del>
          <w:ins w:id="617" w:author="mayada samir" w:date="2019-04-04T10:19:00Z">
            <w:del w:id="618" w:author="Fnu, Sonam" w:date="2019-11-27T16:54:00Z">
              <w:r w:rsidDel="009E39C8">
                <w:rPr>
                  <w:noProof/>
                  <w:webHidden/>
                </w:rPr>
                <w:delText>51</w:delText>
              </w:r>
              <w:r w:rsidDel="009E39C8">
                <w:rPr>
                  <w:noProof/>
                  <w:webHidden/>
                </w:rPr>
                <w:fldChar w:fldCharType="end"/>
              </w:r>
              <w:r w:rsidRPr="00F93640" w:rsidDel="009E39C8">
                <w:rPr>
                  <w:rStyle w:val="Hyperlink"/>
                  <w:noProof/>
                </w:rPr>
                <w:fldChar w:fldCharType="end"/>
              </w:r>
            </w:del>
          </w:ins>
        </w:p>
        <w:p w14:paraId="12A894B0" w14:textId="0F4AE49D" w:rsidR="001915BB" w:rsidDel="009E39C8" w:rsidRDefault="001915BB">
          <w:pPr>
            <w:pStyle w:val="TOC2"/>
            <w:tabs>
              <w:tab w:val="left" w:pos="1320"/>
              <w:tab w:val="right" w:leader="dot" w:pos="9623"/>
            </w:tabs>
            <w:ind w:left="0"/>
            <w:rPr>
              <w:ins w:id="619" w:author="mayada samir" w:date="2019-04-04T10:19:00Z"/>
              <w:del w:id="620" w:author="Fnu, Sonam" w:date="2019-11-27T16:54:00Z"/>
              <w:rFonts w:eastAsiaTheme="minorEastAsia"/>
              <w:noProof/>
            </w:rPr>
            <w:pPrChange w:id="621" w:author="Fnu, Sonam" w:date="2019-11-27T16:57:00Z">
              <w:pPr>
                <w:pStyle w:val="TOC2"/>
                <w:tabs>
                  <w:tab w:val="left" w:pos="1320"/>
                  <w:tab w:val="right" w:leader="dot" w:pos="9623"/>
                </w:tabs>
              </w:pPr>
            </w:pPrChange>
          </w:pPr>
          <w:ins w:id="622" w:author="mayada samir" w:date="2019-04-04T10:19:00Z">
            <w:del w:id="623" w:author="Fnu, Sonam" w:date="2019-11-27T16:54: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"_Toc5265627"</w:delInstrText>
              </w:r>
              <w:r w:rsidRPr="00F93640" w:rsidDel="009E39C8">
                <w:rPr>
                  <w:rStyle w:val="Hyperlink"/>
                  <w:noProof/>
                </w:rPr>
                <w:delInstrText xml:space="preserve"> </w:delInstrText>
              </w:r>
              <w:r w:rsidRPr="00F93640" w:rsidDel="009E39C8">
                <w:rPr>
                  <w:rStyle w:val="Hyperlink"/>
                  <w:noProof/>
                </w:rPr>
                <w:fldChar w:fldCharType="separate"/>
              </w:r>
            </w:del>
          </w:ins>
          <w:ins w:id="624" w:author="Fnu, Sonam" w:date="2019-11-28T13:45:00Z">
            <w:r w:rsidR="001460F8">
              <w:rPr>
                <w:rStyle w:val="Hyperlink"/>
                <w:b/>
                <w:bCs/>
                <w:noProof/>
              </w:rPr>
              <w:t>Error! Hyperlink reference not valid.</w:t>
            </w:r>
          </w:ins>
          <w:ins w:id="625" w:author="mayada samir" w:date="2019-04-04T10:19:00Z">
            <w:del w:id="626" w:author="Fnu, Sonam" w:date="2019-11-27T16:54:00Z">
              <w:r w:rsidRPr="00F93640" w:rsidDel="009E39C8">
                <w:rPr>
                  <w:rStyle w:val="Hyperlink"/>
                  <w:rFonts w:ascii="Calibri" w:hAnsi="Calibri"/>
                  <w:noProof/>
                </w:rPr>
                <w:delText>3.1.1.1.</w:delText>
              </w:r>
              <w:r w:rsidDel="009E39C8">
                <w:rPr>
                  <w:rFonts w:eastAsiaTheme="minorEastAsia"/>
                  <w:noProof/>
                </w:rPr>
                <w:tab/>
              </w:r>
              <w:r w:rsidRPr="00F93640" w:rsidDel="009E39C8">
                <w:rPr>
                  <w:rStyle w:val="Hyperlink"/>
                  <w:rFonts w:ascii="Calibri" w:hAnsi="Calibri"/>
                  <w:noProof/>
                </w:rPr>
                <w:delText>Notification Subscription -&gt; Activitie</w:delText>
              </w:r>
            </w:del>
            <w:del w:id="627" w:author="Fnu, Sonam" w:date="2019-11-27T16:53:00Z">
              <w:r w:rsidRPr="00F93640" w:rsidDel="009E39C8">
                <w:rPr>
                  <w:rStyle w:val="Hyperlink"/>
                  <w:rFonts w:ascii="Calibri" w:hAnsi="Calibri"/>
                  <w:noProof/>
                </w:rPr>
                <w:delText>s/Serv</w:delText>
              </w:r>
            </w:del>
            <w:del w:id="628" w:author="Fnu, Sonam" w:date="2019-11-27T16:54:00Z">
              <w:r w:rsidRPr="00F93640" w:rsidDel="009E39C8">
                <w:rPr>
                  <w:rStyle w:val="Hyperlink"/>
                  <w:rFonts w:ascii="Calibri" w:hAnsi="Calibri"/>
                  <w:noProof/>
                </w:rPr>
                <w:delText>ices Notifications</w:delText>
              </w:r>
              <w:r w:rsidDel="009E39C8">
                <w:rPr>
                  <w:noProof/>
                  <w:webHidden/>
                </w:rPr>
                <w:tab/>
              </w:r>
              <w:r w:rsidDel="009E39C8">
                <w:rPr>
                  <w:noProof/>
                  <w:webHidden/>
                </w:rPr>
                <w:fldChar w:fldCharType="begin"/>
              </w:r>
              <w:r w:rsidDel="009E39C8">
                <w:rPr>
                  <w:noProof/>
                  <w:webHidden/>
                </w:rPr>
                <w:delInstrText xml:space="preserve"> PAGEREF _Toc5265627 \h </w:delInstrText>
              </w:r>
            </w:del>
          </w:ins>
          <w:del w:id="629" w:author="Fnu, Sonam" w:date="2019-11-27T16:54:00Z">
            <w:r w:rsidDel="009E39C8">
              <w:rPr>
                <w:noProof/>
                <w:webHidden/>
              </w:rPr>
            </w:r>
            <w:r w:rsidDel="009E39C8">
              <w:rPr>
                <w:noProof/>
                <w:webHidden/>
              </w:rPr>
              <w:fldChar w:fldCharType="separate"/>
            </w:r>
          </w:del>
          <w:ins w:id="630" w:author="mayada samir" w:date="2019-04-04T10:19:00Z">
            <w:del w:id="631" w:author="Fnu, Sonam" w:date="2019-11-27T16:54:00Z">
              <w:r w:rsidDel="009E39C8">
                <w:rPr>
                  <w:noProof/>
                  <w:webHidden/>
                </w:rPr>
                <w:delText>51</w:delText>
              </w:r>
              <w:r w:rsidDel="009E39C8">
                <w:rPr>
                  <w:noProof/>
                  <w:webHidden/>
                </w:rPr>
                <w:fldChar w:fldCharType="end"/>
              </w:r>
              <w:r w:rsidRPr="00F93640" w:rsidDel="009E39C8">
                <w:rPr>
                  <w:rStyle w:val="Hyperlink"/>
                  <w:noProof/>
                </w:rPr>
                <w:fldChar w:fldCharType="end"/>
              </w:r>
            </w:del>
          </w:ins>
        </w:p>
        <w:p w14:paraId="685CF109" w14:textId="0876F576" w:rsidR="001915BB" w:rsidRDefault="001915BB">
          <w:pPr>
            <w:pStyle w:val="TOC2"/>
            <w:tabs>
              <w:tab w:val="left" w:pos="660"/>
              <w:tab w:val="right" w:leader="dot" w:pos="9623"/>
            </w:tabs>
            <w:rPr>
              <w:ins w:id="632" w:author="mayada samir" w:date="2019-04-04T10:19:00Z"/>
              <w:rFonts w:eastAsiaTheme="minorEastAsia"/>
              <w:noProof/>
            </w:rPr>
            <w:pPrChange w:id="633" w:author="Fnu, Sonam" w:date="2019-11-27T16:57:00Z">
              <w:pPr>
                <w:pStyle w:val="TOC2"/>
                <w:tabs>
                  <w:tab w:val="right" w:leader="dot" w:pos="9623"/>
                </w:tabs>
              </w:pPr>
            </w:pPrChange>
          </w:pPr>
          <w:ins w:id="634" w:author="mayada samir" w:date="2019-04-04T10:19:00Z">
            <w:del w:id="635" w:author="Fnu, Sonam" w:date="2019-11-27T16:54: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"_Toc5265628"</w:delInstrText>
              </w:r>
              <w:r w:rsidRPr="00F93640" w:rsidDel="009E39C8">
                <w:rPr>
                  <w:rStyle w:val="Hyperlink"/>
                  <w:noProof/>
                </w:rPr>
                <w:delInstrText xml:space="preserve"> </w:delInstrText>
              </w:r>
              <w:r w:rsidRPr="00F93640" w:rsidDel="009E39C8">
                <w:rPr>
                  <w:rStyle w:val="Hyperlink"/>
                  <w:noProof/>
                </w:rPr>
                <w:fldChar w:fldCharType="separate"/>
              </w:r>
            </w:del>
          </w:ins>
          <w:ins w:id="636" w:author="Fnu, Sonam" w:date="2019-11-28T13:45:00Z">
            <w:r w:rsidR="001460F8">
              <w:rPr>
                <w:rStyle w:val="Hyperlink"/>
                <w:b/>
                <w:bCs/>
                <w:noProof/>
              </w:rPr>
              <w:t>Error! Hyperlink reference not valid.</w:t>
            </w:r>
          </w:ins>
          <w:ins w:id="637" w:author="mayada samir" w:date="2019-04-04T10:19:00Z">
            <w:del w:id="638" w:author="Fnu, Sonam" w:date="2019-11-27T16:54:00Z">
              <w:r w:rsidRPr="00F93640" w:rsidDel="009E39C8">
                <w:rPr>
                  <w:rStyle w:val="Hyperlink"/>
                  <w:rFonts w:ascii="Calibri" w:hAnsi="Calibri"/>
                  <w:noProof/>
                </w:rPr>
                <w:delText xml:space="preserve">Use Cases 4– </w:delText>
              </w:r>
              <w:r w:rsidRPr="00F93640" w:rsidDel="009E39C8">
                <w:rPr>
                  <w:rStyle w:val="Hyperlink"/>
                  <w:rFonts w:ascii="Calibri" w:hAnsi="Calibri" w:cstheme="minorHAnsi"/>
                  <w:noProof/>
                </w:rPr>
                <w:delText>CW-Subscribe/Unsubscribe to Activity Notifications</w:delText>
              </w:r>
              <w:r w:rsidDel="009E39C8">
                <w:rPr>
                  <w:noProof/>
                  <w:webHidden/>
                </w:rPr>
                <w:tab/>
              </w:r>
              <w:r w:rsidDel="009E39C8">
                <w:rPr>
                  <w:noProof/>
                  <w:webHidden/>
                </w:rPr>
                <w:fldChar w:fldCharType="begin"/>
              </w:r>
              <w:r w:rsidDel="009E39C8">
                <w:rPr>
                  <w:noProof/>
                  <w:webHidden/>
                </w:rPr>
                <w:delInstrText xml:space="preserve"> PAGEREF _Toc5265628 \h </w:delInstrText>
              </w:r>
            </w:del>
          </w:ins>
          <w:del w:id="639" w:author="Fnu, Sonam" w:date="2019-11-27T16:54:00Z">
            <w:r w:rsidDel="009E39C8">
              <w:rPr>
                <w:noProof/>
                <w:webHidden/>
              </w:rPr>
            </w:r>
            <w:r w:rsidDel="009E39C8">
              <w:rPr>
                <w:noProof/>
                <w:webHidden/>
              </w:rPr>
              <w:fldChar w:fldCharType="separate"/>
            </w:r>
          </w:del>
          <w:ins w:id="640" w:author="mayada samir" w:date="2019-04-04T10:19:00Z">
            <w:del w:id="641" w:author="Fnu, Sonam" w:date="2019-11-27T16:54:00Z">
              <w:r w:rsidDel="009E39C8">
                <w:rPr>
                  <w:noProof/>
                  <w:webHidden/>
                </w:rPr>
                <w:delText>52</w:delText>
              </w:r>
              <w:r w:rsidDel="009E39C8">
                <w:rPr>
                  <w:noProof/>
                  <w:webHidden/>
                </w:rPr>
                <w:fldChar w:fldCharType="end"/>
              </w:r>
              <w:r w:rsidRPr="00F93640" w:rsidDel="009E39C8">
                <w:rPr>
                  <w:rStyle w:val="Hyperlink"/>
                  <w:noProof/>
                </w:rPr>
                <w:fldChar w:fldCharType="end"/>
              </w:r>
            </w:del>
          </w:ins>
        </w:p>
        <w:p w14:paraId="5097E2F3" w14:textId="4EB75786" w:rsidR="001915BB" w:rsidDel="009E39C8" w:rsidRDefault="001915BB">
          <w:pPr>
            <w:pStyle w:val="TOC2"/>
            <w:tabs>
              <w:tab w:val="right" w:leader="dot" w:pos="9623"/>
            </w:tabs>
            <w:rPr>
              <w:ins w:id="642" w:author="mayada samir" w:date="2019-04-04T10:19:00Z"/>
              <w:del w:id="643" w:author="Fnu, Sonam" w:date="2019-11-27T16:53:00Z"/>
              <w:rFonts w:eastAsiaTheme="minorEastAsia"/>
              <w:noProof/>
            </w:rPr>
          </w:pPr>
          <w:ins w:id="644" w:author="mayada samir" w:date="2019-04-04T10:19:00Z">
            <w:del w:id="645" w:author="Fnu, Sonam" w:date="2019-11-27T16:53: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"_Toc5265629"</w:delInstrText>
              </w:r>
              <w:r w:rsidRPr="00F93640" w:rsidDel="009E39C8">
                <w:rPr>
                  <w:rStyle w:val="Hyperlink"/>
                  <w:noProof/>
                </w:rPr>
                <w:delInstrText xml:space="preserve"> </w:delInstrText>
              </w:r>
              <w:r w:rsidRPr="00F93640" w:rsidDel="009E39C8">
                <w:rPr>
                  <w:rStyle w:val="Hyperlink"/>
                  <w:noProof/>
                </w:rPr>
                <w:fldChar w:fldCharType="separate"/>
              </w:r>
            </w:del>
          </w:ins>
          <w:ins w:id="646" w:author="Fnu, Sonam" w:date="2019-11-28T13:45:00Z">
            <w:r w:rsidR="001460F8">
              <w:rPr>
                <w:rStyle w:val="Hyperlink"/>
                <w:b/>
                <w:bCs/>
                <w:noProof/>
              </w:rPr>
              <w:t>Error! Hyperlink reference not valid.</w:t>
            </w:r>
          </w:ins>
          <w:ins w:id="647" w:author="mayada samir" w:date="2019-04-04T10:19:00Z">
            <w:del w:id="648" w:author="Fnu, Sonam" w:date="2019-11-27T16:53:00Z">
              <w:r w:rsidRPr="00F93640" w:rsidDel="009E39C8">
                <w:rPr>
                  <w:rStyle w:val="Hyperlink"/>
                  <w:rFonts w:ascii="Calibri" w:hAnsi="Calibri" w:cstheme="minorHAnsi"/>
                  <w:noProof/>
                </w:rPr>
                <w:delText>CW-Subscribe/Unsubscribe to Activity Notifications</w:delText>
              </w:r>
              <w:r w:rsidDel="009E39C8">
                <w:rPr>
                  <w:noProof/>
                  <w:webHidden/>
                </w:rPr>
                <w:tab/>
              </w:r>
              <w:r w:rsidDel="009E39C8">
                <w:rPr>
                  <w:noProof/>
                  <w:webHidden/>
                </w:rPr>
                <w:fldChar w:fldCharType="begin"/>
              </w:r>
              <w:r w:rsidDel="009E39C8">
                <w:rPr>
                  <w:noProof/>
                  <w:webHidden/>
                </w:rPr>
                <w:delInstrText xml:space="preserve"> PAGEREF _Toc5265629 \h </w:delInstrText>
              </w:r>
            </w:del>
          </w:ins>
          <w:del w:id="649" w:author="Fnu, Sonam" w:date="2019-11-27T16:53:00Z">
            <w:r w:rsidDel="009E39C8">
              <w:rPr>
                <w:noProof/>
                <w:webHidden/>
              </w:rPr>
            </w:r>
            <w:r w:rsidDel="009E39C8">
              <w:rPr>
                <w:noProof/>
                <w:webHidden/>
              </w:rPr>
              <w:fldChar w:fldCharType="separate"/>
            </w:r>
          </w:del>
          <w:ins w:id="650" w:author="mayada samir" w:date="2019-04-04T10:19:00Z">
            <w:del w:id="651" w:author="Fnu, Sonam" w:date="2019-11-27T16:53:00Z">
              <w:r w:rsidDel="009E39C8">
                <w:rPr>
                  <w:noProof/>
                  <w:webHidden/>
                </w:rPr>
                <w:delText>52</w:delText>
              </w:r>
              <w:r w:rsidDel="009E39C8">
                <w:rPr>
                  <w:noProof/>
                  <w:webHidden/>
                </w:rPr>
                <w:fldChar w:fldCharType="end"/>
              </w:r>
              <w:r w:rsidRPr="00F93640" w:rsidDel="009E39C8">
                <w:rPr>
                  <w:rStyle w:val="Hyperlink"/>
                  <w:noProof/>
                </w:rPr>
                <w:fldChar w:fldCharType="end"/>
              </w:r>
            </w:del>
          </w:ins>
        </w:p>
        <w:p w14:paraId="6DEA67B4" w14:textId="387726FE" w:rsidR="001915BB" w:rsidDel="009E39C8" w:rsidRDefault="001915BB">
          <w:pPr>
            <w:pStyle w:val="TOC2"/>
            <w:tabs>
              <w:tab w:val="left" w:pos="1320"/>
              <w:tab w:val="right" w:leader="dot" w:pos="9623"/>
            </w:tabs>
            <w:rPr>
              <w:ins w:id="652" w:author="mayada samir" w:date="2019-04-04T10:19:00Z"/>
              <w:del w:id="653" w:author="Fnu, Sonam" w:date="2019-11-27T16:53:00Z"/>
              <w:rFonts w:eastAsiaTheme="minorEastAsia"/>
              <w:noProof/>
            </w:rPr>
          </w:pPr>
          <w:ins w:id="654" w:author="mayada samir" w:date="2019-04-04T10:19:00Z">
            <w:del w:id="655" w:author="Fnu, Sonam" w:date="2019-11-27T16:53: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"_Toc5265630"</w:delInstrText>
              </w:r>
              <w:r w:rsidRPr="00F93640" w:rsidDel="009E39C8">
                <w:rPr>
                  <w:rStyle w:val="Hyperlink"/>
                  <w:noProof/>
                </w:rPr>
                <w:delInstrText xml:space="preserve"> </w:delInstrText>
              </w:r>
              <w:r w:rsidRPr="00F93640" w:rsidDel="009E39C8">
                <w:rPr>
                  <w:rStyle w:val="Hyperlink"/>
                  <w:noProof/>
                </w:rPr>
                <w:fldChar w:fldCharType="separate"/>
              </w:r>
            </w:del>
          </w:ins>
          <w:ins w:id="656" w:author="Fnu, Sonam" w:date="2019-11-28T13:45:00Z">
            <w:r w:rsidR="001460F8">
              <w:rPr>
                <w:rStyle w:val="Hyperlink"/>
                <w:b/>
                <w:bCs/>
                <w:noProof/>
              </w:rPr>
              <w:t>Error! Hyperlink reference not valid.</w:t>
            </w:r>
          </w:ins>
          <w:ins w:id="657" w:author="mayada samir" w:date="2019-04-04T10:19:00Z">
            <w:del w:id="658" w:author="Fnu, Sonam" w:date="2019-11-27T16:53:00Z">
              <w:r w:rsidRPr="00F93640" w:rsidDel="009E39C8">
                <w:rPr>
                  <w:rStyle w:val="Hyperlink"/>
                  <w:rFonts w:ascii="Calibri" w:hAnsi="Calibri"/>
                  <w:noProof/>
                </w:rPr>
                <w:delText>3.1.1.2.</w:delText>
              </w:r>
              <w:r w:rsidDel="009E39C8">
                <w:rPr>
                  <w:rFonts w:eastAsiaTheme="minorEastAsia"/>
                  <w:noProof/>
                </w:rPr>
                <w:tab/>
              </w:r>
              <w:r w:rsidRPr="00F93640" w:rsidDel="009E39C8">
                <w:rPr>
                  <w:rStyle w:val="Hyperlink"/>
                  <w:rFonts w:ascii="Calibri" w:hAnsi="Calibri"/>
                  <w:noProof/>
                </w:rPr>
                <w:delText>Notification Subscription / Accounts Notifications</w:delText>
              </w:r>
              <w:r w:rsidDel="009E39C8">
                <w:rPr>
                  <w:noProof/>
                  <w:webHidden/>
                </w:rPr>
                <w:tab/>
              </w:r>
              <w:r w:rsidDel="009E39C8">
                <w:rPr>
                  <w:noProof/>
                  <w:webHidden/>
                </w:rPr>
                <w:fldChar w:fldCharType="begin"/>
              </w:r>
              <w:r w:rsidDel="009E39C8">
                <w:rPr>
                  <w:noProof/>
                  <w:webHidden/>
                </w:rPr>
                <w:delInstrText xml:space="preserve"> PAGEREF _Toc5265630 \h </w:delInstrText>
              </w:r>
            </w:del>
          </w:ins>
          <w:del w:id="659" w:author="Fnu, Sonam" w:date="2019-11-27T16:53:00Z">
            <w:r w:rsidDel="009E39C8">
              <w:rPr>
                <w:noProof/>
                <w:webHidden/>
              </w:rPr>
            </w:r>
            <w:r w:rsidDel="009E39C8">
              <w:rPr>
                <w:noProof/>
                <w:webHidden/>
              </w:rPr>
              <w:fldChar w:fldCharType="separate"/>
            </w:r>
          </w:del>
          <w:ins w:id="660" w:author="mayada samir" w:date="2019-04-04T10:19:00Z">
            <w:del w:id="661" w:author="Fnu, Sonam" w:date="2019-11-27T16:53:00Z">
              <w:r w:rsidDel="009E39C8">
                <w:rPr>
                  <w:noProof/>
                  <w:webHidden/>
                </w:rPr>
                <w:delText>55</w:delText>
              </w:r>
              <w:r w:rsidDel="009E39C8">
                <w:rPr>
                  <w:noProof/>
                  <w:webHidden/>
                </w:rPr>
                <w:fldChar w:fldCharType="end"/>
              </w:r>
              <w:r w:rsidRPr="00F93640" w:rsidDel="009E39C8">
                <w:rPr>
                  <w:rStyle w:val="Hyperlink"/>
                  <w:noProof/>
                </w:rPr>
                <w:fldChar w:fldCharType="end"/>
              </w:r>
            </w:del>
          </w:ins>
        </w:p>
        <w:p w14:paraId="54996604" w14:textId="1147E22E" w:rsidR="001915BB" w:rsidDel="009E39C8" w:rsidRDefault="001915BB">
          <w:pPr>
            <w:pStyle w:val="TOC2"/>
            <w:tabs>
              <w:tab w:val="right" w:leader="dot" w:pos="9623"/>
            </w:tabs>
            <w:rPr>
              <w:ins w:id="662" w:author="mayada samir" w:date="2019-04-04T10:19:00Z"/>
              <w:del w:id="663" w:author="Fnu, Sonam" w:date="2019-11-27T16:53:00Z"/>
              <w:rFonts w:eastAsiaTheme="minorEastAsia"/>
              <w:noProof/>
            </w:rPr>
          </w:pPr>
          <w:ins w:id="664" w:author="mayada samir" w:date="2019-04-04T10:19:00Z">
            <w:del w:id="665" w:author="Fnu, Sonam" w:date="2019-11-27T16:53: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"_Toc5265631"</w:delInstrText>
              </w:r>
              <w:r w:rsidRPr="00F93640" w:rsidDel="009E39C8">
                <w:rPr>
                  <w:rStyle w:val="Hyperlink"/>
                  <w:noProof/>
                </w:rPr>
                <w:delInstrText xml:space="preserve"> </w:delInstrText>
              </w:r>
              <w:r w:rsidRPr="00F93640" w:rsidDel="009E39C8">
                <w:rPr>
                  <w:rStyle w:val="Hyperlink"/>
                  <w:noProof/>
                </w:rPr>
                <w:fldChar w:fldCharType="separate"/>
              </w:r>
            </w:del>
          </w:ins>
          <w:ins w:id="666" w:author="Fnu, Sonam" w:date="2019-11-28T13:45:00Z">
            <w:r w:rsidR="001460F8">
              <w:rPr>
                <w:rStyle w:val="Hyperlink"/>
                <w:b/>
                <w:bCs/>
                <w:noProof/>
              </w:rPr>
              <w:t>Error! Hyperlink reference not valid.</w:t>
            </w:r>
          </w:ins>
          <w:ins w:id="667" w:author="mayada samir" w:date="2019-04-04T10:19:00Z">
            <w:del w:id="668" w:author="Fnu, Sonam" w:date="2019-11-27T16:53:00Z">
              <w:r w:rsidRPr="00F93640" w:rsidDel="009E39C8">
                <w:rPr>
                  <w:rStyle w:val="Hyperlink"/>
                  <w:rFonts w:ascii="Calibri" w:hAnsi="Calibri"/>
                  <w:noProof/>
                </w:rPr>
                <w:delText xml:space="preserve">Use Cases 5– </w:delText>
              </w:r>
              <w:r w:rsidRPr="00F93640" w:rsidDel="009E39C8">
                <w:rPr>
                  <w:rStyle w:val="Hyperlink"/>
                  <w:rFonts w:ascii="Calibri" w:hAnsi="Calibri" w:cstheme="minorHAnsi"/>
                  <w:noProof/>
                </w:rPr>
                <w:delText>CW-</w:delText>
              </w:r>
              <w:r w:rsidRPr="00F93640" w:rsidDel="009E39C8">
                <w:rPr>
                  <w:rStyle w:val="Hyperlink"/>
                  <w:rFonts w:ascii="Calibri" w:hAnsi="Calibri"/>
                  <w:noProof/>
                </w:rPr>
                <w:delText xml:space="preserve"> Accounts Notification Subscription</w:delText>
              </w:r>
              <w:r w:rsidDel="009E39C8">
                <w:rPr>
                  <w:noProof/>
                  <w:webHidden/>
                </w:rPr>
                <w:tab/>
              </w:r>
              <w:r w:rsidDel="009E39C8">
                <w:rPr>
                  <w:noProof/>
                  <w:webHidden/>
                </w:rPr>
                <w:fldChar w:fldCharType="begin"/>
              </w:r>
              <w:r w:rsidDel="009E39C8">
                <w:rPr>
                  <w:noProof/>
                  <w:webHidden/>
                </w:rPr>
                <w:delInstrText xml:space="preserve"> PAGEREF _Toc5265631 \h </w:delInstrText>
              </w:r>
            </w:del>
          </w:ins>
          <w:del w:id="669" w:author="Fnu, Sonam" w:date="2019-11-27T16:53:00Z">
            <w:r w:rsidDel="009E39C8">
              <w:rPr>
                <w:noProof/>
                <w:webHidden/>
              </w:rPr>
            </w:r>
            <w:r w:rsidDel="009E39C8">
              <w:rPr>
                <w:noProof/>
                <w:webHidden/>
              </w:rPr>
              <w:fldChar w:fldCharType="separate"/>
            </w:r>
          </w:del>
          <w:ins w:id="670" w:author="mayada samir" w:date="2019-04-04T10:19:00Z">
            <w:del w:id="671" w:author="Fnu, Sonam" w:date="2019-11-27T16:53:00Z">
              <w:r w:rsidDel="009E39C8">
                <w:rPr>
                  <w:noProof/>
                  <w:webHidden/>
                </w:rPr>
                <w:delText>58</w:delText>
              </w:r>
              <w:r w:rsidDel="009E39C8">
                <w:rPr>
                  <w:noProof/>
                  <w:webHidden/>
                </w:rPr>
                <w:fldChar w:fldCharType="end"/>
              </w:r>
              <w:r w:rsidRPr="00F93640" w:rsidDel="009E39C8">
                <w:rPr>
                  <w:rStyle w:val="Hyperlink"/>
                  <w:noProof/>
                </w:rPr>
                <w:fldChar w:fldCharType="end"/>
              </w:r>
            </w:del>
          </w:ins>
        </w:p>
        <w:p w14:paraId="1BEB8A96" w14:textId="5465E6E7" w:rsidR="001915BB" w:rsidDel="009E39C8" w:rsidRDefault="001915BB">
          <w:pPr>
            <w:pStyle w:val="TOC2"/>
            <w:tabs>
              <w:tab w:val="left" w:pos="1320"/>
              <w:tab w:val="right" w:leader="dot" w:pos="9623"/>
            </w:tabs>
            <w:rPr>
              <w:ins w:id="672" w:author="mayada samir" w:date="2019-04-04T10:19:00Z"/>
              <w:del w:id="673" w:author="Fnu, Sonam" w:date="2019-11-27T16:53:00Z"/>
              <w:rFonts w:eastAsiaTheme="minorEastAsia"/>
              <w:noProof/>
            </w:rPr>
          </w:pPr>
          <w:ins w:id="674" w:author="mayada samir" w:date="2019-04-04T10:19:00Z">
            <w:del w:id="675" w:author="Fnu, Sonam" w:date="2019-11-27T16:53: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"_Toc5265632"</w:delInstrText>
              </w:r>
              <w:r w:rsidRPr="00F93640" w:rsidDel="009E39C8">
                <w:rPr>
                  <w:rStyle w:val="Hyperlink"/>
                  <w:noProof/>
                </w:rPr>
                <w:delInstrText xml:space="preserve"> </w:delInstrText>
              </w:r>
              <w:r w:rsidRPr="00F93640" w:rsidDel="009E39C8">
                <w:rPr>
                  <w:rStyle w:val="Hyperlink"/>
                  <w:noProof/>
                </w:rPr>
                <w:fldChar w:fldCharType="separate"/>
              </w:r>
            </w:del>
          </w:ins>
          <w:ins w:id="676" w:author="Fnu, Sonam" w:date="2019-11-28T13:45:00Z">
            <w:r w:rsidR="001460F8">
              <w:rPr>
                <w:rStyle w:val="Hyperlink"/>
                <w:b/>
                <w:bCs/>
                <w:noProof/>
              </w:rPr>
              <w:t>Error! Hyperlink reference not valid.</w:t>
            </w:r>
          </w:ins>
          <w:ins w:id="677" w:author="mayada samir" w:date="2019-04-04T10:19:00Z">
            <w:del w:id="678" w:author="Fnu, Sonam" w:date="2019-11-27T16:53:00Z">
              <w:r w:rsidRPr="00F93640" w:rsidDel="009E39C8">
                <w:rPr>
                  <w:rStyle w:val="Hyperlink"/>
                  <w:rFonts w:ascii="Calibri" w:hAnsi="Calibri"/>
                  <w:noProof/>
                </w:rPr>
                <w:delText>3.1.2.6.</w:delText>
              </w:r>
              <w:r w:rsidDel="009E39C8">
                <w:rPr>
                  <w:rFonts w:eastAsiaTheme="minorEastAsia"/>
                  <w:noProof/>
                </w:rPr>
                <w:tab/>
              </w:r>
              <w:r w:rsidRPr="00F93640" w:rsidDel="009E39C8">
                <w:rPr>
                  <w:rStyle w:val="Hyperlink"/>
                  <w:rFonts w:ascii="Calibri" w:hAnsi="Calibri"/>
                  <w:noProof/>
                </w:rPr>
                <w:delText>Alert Notification (image 11</w:delText>
              </w:r>
              <w:r w:rsidRPr="00F93640" w:rsidDel="009E39C8">
                <w:rPr>
                  <w:rStyle w:val="Hyperlink"/>
                  <w:rFonts w:ascii="Calibri" w:hAnsi="Calibri"/>
                  <w:noProof/>
                </w:rPr>
                <w:sym w:font="Wingdings" w:char="F0E0"/>
              </w:r>
              <w:r w:rsidRPr="00F93640" w:rsidDel="009E39C8">
                <w:rPr>
                  <w:rStyle w:val="Hyperlink"/>
                  <w:rFonts w:ascii="Calibri" w:hAnsi="Calibri"/>
                  <w:noProof/>
                </w:rPr>
                <w:delText>12)</w:delText>
              </w:r>
              <w:r w:rsidDel="009E39C8">
                <w:rPr>
                  <w:noProof/>
                  <w:webHidden/>
                </w:rPr>
                <w:tab/>
              </w:r>
              <w:r w:rsidDel="009E39C8">
                <w:rPr>
                  <w:noProof/>
                  <w:webHidden/>
                </w:rPr>
                <w:fldChar w:fldCharType="begin"/>
              </w:r>
              <w:r w:rsidDel="009E39C8">
                <w:rPr>
                  <w:noProof/>
                  <w:webHidden/>
                </w:rPr>
                <w:delInstrText xml:space="preserve"> PAGEREF _Toc5265632 \h </w:delInstrText>
              </w:r>
            </w:del>
          </w:ins>
          <w:del w:id="679" w:author="Fnu, Sonam" w:date="2019-11-27T16:53:00Z">
            <w:r w:rsidDel="009E39C8">
              <w:rPr>
                <w:noProof/>
                <w:webHidden/>
              </w:rPr>
            </w:r>
            <w:r w:rsidDel="009E39C8">
              <w:rPr>
                <w:noProof/>
                <w:webHidden/>
              </w:rPr>
              <w:fldChar w:fldCharType="separate"/>
            </w:r>
          </w:del>
          <w:ins w:id="680" w:author="mayada samir" w:date="2019-04-04T10:19:00Z">
            <w:del w:id="681" w:author="Fnu, Sonam" w:date="2019-11-27T16:53:00Z">
              <w:r w:rsidDel="009E39C8">
                <w:rPr>
                  <w:noProof/>
                  <w:webHidden/>
                </w:rPr>
                <w:delText>61</w:delText>
              </w:r>
              <w:r w:rsidDel="009E39C8">
                <w:rPr>
                  <w:noProof/>
                  <w:webHidden/>
                </w:rPr>
                <w:fldChar w:fldCharType="end"/>
              </w:r>
              <w:r w:rsidRPr="00F93640" w:rsidDel="009E39C8">
                <w:rPr>
                  <w:rStyle w:val="Hyperlink"/>
                  <w:noProof/>
                </w:rPr>
                <w:fldChar w:fldCharType="end"/>
              </w:r>
            </w:del>
          </w:ins>
        </w:p>
        <w:p w14:paraId="36305BE2" w14:textId="0D5D02DF" w:rsidR="001915BB" w:rsidDel="009E39C8" w:rsidRDefault="001915BB">
          <w:pPr>
            <w:pStyle w:val="TOC2"/>
            <w:tabs>
              <w:tab w:val="right" w:leader="dot" w:pos="9623"/>
            </w:tabs>
            <w:rPr>
              <w:ins w:id="682" w:author="mayada samir" w:date="2019-04-04T10:19:00Z"/>
              <w:del w:id="683" w:author="Fnu, Sonam" w:date="2019-11-27T16:53:00Z"/>
              <w:rFonts w:eastAsiaTheme="minorEastAsia"/>
              <w:noProof/>
            </w:rPr>
          </w:pPr>
          <w:ins w:id="684" w:author="mayada samir" w:date="2019-04-04T10:19:00Z">
            <w:del w:id="685" w:author="Fnu, Sonam" w:date="2019-11-27T16:53: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"_Toc5265633"</w:delInstrText>
              </w:r>
              <w:r w:rsidRPr="00F93640" w:rsidDel="009E39C8">
                <w:rPr>
                  <w:rStyle w:val="Hyperlink"/>
                  <w:noProof/>
                </w:rPr>
                <w:delInstrText xml:space="preserve"> </w:delInstrText>
              </w:r>
              <w:r w:rsidRPr="00F93640" w:rsidDel="009E39C8">
                <w:rPr>
                  <w:rStyle w:val="Hyperlink"/>
                  <w:noProof/>
                </w:rPr>
                <w:fldChar w:fldCharType="separate"/>
              </w:r>
            </w:del>
          </w:ins>
          <w:ins w:id="686" w:author="Fnu, Sonam" w:date="2019-11-28T13:45:00Z">
            <w:r w:rsidR="001460F8">
              <w:rPr>
                <w:rStyle w:val="Hyperlink"/>
                <w:b/>
                <w:bCs/>
                <w:noProof/>
              </w:rPr>
              <w:t>Error! Hyperlink reference not valid.</w:t>
            </w:r>
          </w:ins>
          <w:ins w:id="687" w:author="mayada samir" w:date="2019-04-04T10:19:00Z">
            <w:del w:id="688" w:author="Fnu, Sonam" w:date="2019-11-27T16:53:00Z">
              <w:r w:rsidRPr="00F93640" w:rsidDel="009E39C8">
                <w:rPr>
                  <w:rStyle w:val="Hyperlink"/>
                  <w:rFonts w:ascii="Calibri" w:hAnsi="Calibri"/>
                  <w:noProof/>
                </w:rPr>
                <w:delText>Use Cases 6– CW-</w:delText>
              </w:r>
              <w:r w:rsidRPr="00F93640" w:rsidDel="009E39C8">
                <w:rPr>
                  <w:rStyle w:val="Hyperlink"/>
                  <w:rFonts w:ascii="Calibri" w:hAnsi="Calibri" w:cstheme="minorHAnsi"/>
                  <w:noProof/>
                </w:rPr>
                <w:delText>Check received Net Notifications</w:delText>
              </w:r>
              <w:r w:rsidDel="009E39C8">
                <w:rPr>
                  <w:noProof/>
                  <w:webHidden/>
                </w:rPr>
                <w:tab/>
              </w:r>
              <w:r w:rsidDel="009E39C8">
                <w:rPr>
                  <w:noProof/>
                  <w:webHidden/>
                </w:rPr>
                <w:fldChar w:fldCharType="begin"/>
              </w:r>
              <w:r w:rsidDel="009E39C8">
                <w:rPr>
                  <w:noProof/>
                  <w:webHidden/>
                </w:rPr>
                <w:delInstrText xml:space="preserve"> PAGEREF _Toc5265633 \h </w:delInstrText>
              </w:r>
            </w:del>
          </w:ins>
          <w:del w:id="689" w:author="Fnu, Sonam" w:date="2019-11-27T16:53:00Z">
            <w:r w:rsidDel="009E39C8">
              <w:rPr>
                <w:noProof/>
                <w:webHidden/>
              </w:rPr>
            </w:r>
            <w:r w:rsidDel="009E39C8">
              <w:rPr>
                <w:noProof/>
                <w:webHidden/>
              </w:rPr>
              <w:fldChar w:fldCharType="separate"/>
            </w:r>
          </w:del>
          <w:ins w:id="690" w:author="mayada samir" w:date="2019-04-04T10:19:00Z">
            <w:del w:id="691" w:author="Fnu, Sonam" w:date="2019-11-27T16:53:00Z">
              <w:r w:rsidDel="009E39C8">
                <w:rPr>
                  <w:noProof/>
                  <w:webHidden/>
                </w:rPr>
                <w:delText>61</w:delText>
              </w:r>
              <w:r w:rsidDel="009E39C8">
                <w:rPr>
                  <w:noProof/>
                  <w:webHidden/>
                </w:rPr>
                <w:fldChar w:fldCharType="end"/>
              </w:r>
              <w:r w:rsidRPr="00F93640" w:rsidDel="009E39C8">
                <w:rPr>
                  <w:rStyle w:val="Hyperlink"/>
                  <w:noProof/>
                </w:rPr>
                <w:fldChar w:fldCharType="end"/>
              </w:r>
            </w:del>
          </w:ins>
        </w:p>
        <w:p w14:paraId="7841BA33" w14:textId="4951829D" w:rsidR="001915BB" w:rsidDel="009E39C8" w:rsidRDefault="001915BB">
          <w:pPr>
            <w:pStyle w:val="TOC2"/>
            <w:tabs>
              <w:tab w:val="left" w:pos="1320"/>
              <w:tab w:val="right" w:leader="dot" w:pos="9623"/>
            </w:tabs>
            <w:rPr>
              <w:ins w:id="692" w:author="mayada samir" w:date="2019-04-04T10:19:00Z"/>
              <w:del w:id="693" w:author="Fnu, Sonam" w:date="2019-11-27T16:53:00Z"/>
              <w:rFonts w:eastAsiaTheme="minorEastAsia"/>
              <w:noProof/>
            </w:rPr>
          </w:pPr>
          <w:ins w:id="694" w:author="mayada samir" w:date="2019-04-04T10:19:00Z">
            <w:del w:id="695" w:author="Fnu, Sonam" w:date="2019-11-27T16:53: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"_Toc5265634"</w:delInstrText>
              </w:r>
              <w:r w:rsidRPr="00F93640" w:rsidDel="009E39C8">
                <w:rPr>
                  <w:rStyle w:val="Hyperlink"/>
                  <w:noProof/>
                </w:rPr>
                <w:delInstrText xml:space="preserve"> </w:delInstrText>
              </w:r>
              <w:r w:rsidRPr="00F93640" w:rsidDel="009E39C8">
                <w:rPr>
                  <w:rStyle w:val="Hyperlink"/>
                  <w:noProof/>
                </w:rPr>
                <w:fldChar w:fldCharType="separate"/>
              </w:r>
            </w:del>
          </w:ins>
          <w:ins w:id="696" w:author="Fnu, Sonam" w:date="2019-11-28T13:45:00Z">
            <w:r w:rsidR="001460F8">
              <w:rPr>
                <w:rStyle w:val="Hyperlink"/>
                <w:b/>
                <w:bCs/>
                <w:noProof/>
              </w:rPr>
              <w:t>Error! Hyperlink reference not valid.</w:t>
            </w:r>
          </w:ins>
          <w:ins w:id="697" w:author="mayada samir" w:date="2019-04-04T10:19:00Z">
            <w:del w:id="698" w:author="Fnu, Sonam" w:date="2019-11-27T16:53:00Z">
              <w:r w:rsidRPr="00F93640" w:rsidDel="009E39C8">
                <w:rPr>
                  <w:rStyle w:val="Hyperlink"/>
                  <w:rFonts w:ascii="Calibri" w:hAnsi="Calibri"/>
                  <w:noProof/>
                </w:rPr>
                <w:delText>3.1.1.3.</w:delText>
              </w:r>
              <w:r w:rsidDel="009E39C8">
                <w:rPr>
                  <w:rFonts w:eastAsiaTheme="minorEastAsia"/>
                  <w:noProof/>
                </w:rPr>
                <w:tab/>
              </w:r>
              <w:r w:rsidRPr="00F93640" w:rsidDel="009E39C8">
                <w:rPr>
                  <w:rStyle w:val="Hyperlink"/>
                  <w:rFonts w:ascii="Calibri" w:hAnsi="Calibri"/>
                  <w:noProof/>
                </w:rPr>
                <w:delText>Notification Engine</w:delText>
              </w:r>
              <w:r w:rsidDel="009E39C8">
                <w:rPr>
                  <w:noProof/>
                  <w:webHidden/>
                </w:rPr>
                <w:tab/>
              </w:r>
              <w:r w:rsidDel="009E39C8">
                <w:rPr>
                  <w:noProof/>
                  <w:webHidden/>
                </w:rPr>
                <w:fldChar w:fldCharType="begin"/>
              </w:r>
              <w:r w:rsidDel="009E39C8">
                <w:rPr>
                  <w:noProof/>
                  <w:webHidden/>
                </w:rPr>
                <w:delInstrText xml:space="preserve"> PAGEREF _Toc5265634 \h </w:delInstrText>
              </w:r>
            </w:del>
          </w:ins>
          <w:del w:id="699" w:author="Fnu, Sonam" w:date="2019-11-27T16:53:00Z">
            <w:r w:rsidDel="009E39C8">
              <w:rPr>
                <w:noProof/>
                <w:webHidden/>
              </w:rPr>
            </w:r>
            <w:r w:rsidDel="009E39C8">
              <w:rPr>
                <w:noProof/>
                <w:webHidden/>
              </w:rPr>
              <w:fldChar w:fldCharType="separate"/>
            </w:r>
          </w:del>
          <w:ins w:id="700" w:author="mayada samir" w:date="2019-04-04T10:19:00Z">
            <w:del w:id="701" w:author="Fnu, Sonam" w:date="2019-11-27T16:53:00Z">
              <w:r w:rsidDel="009E39C8">
                <w:rPr>
                  <w:noProof/>
                  <w:webHidden/>
                </w:rPr>
                <w:delText>64</w:delText>
              </w:r>
              <w:r w:rsidDel="009E39C8">
                <w:rPr>
                  <w:noProof/>
                  <w:webHidden/>
                </w:rPr>
                <w:fldChar w:fldCharType="end"/>
              </w:r>
              <w:r w:rsidRPr="00F93640" w:rsidDel="009E39C8">
                <w:rPr>
                  <w:rStyle w:val="Hyperlink"/>
                  <w:noProof/>
                </w:rPr>
                <w:fldChar w:fldCharType="end"/>
              </w:r>
            </w:del>
          </w:ins>
        </w:p>
        <w:p w14:paraId="0C913336" w14:textId="192D2876" w:rsidR="001915BB" w:rsidDel="009E39C8" w:rsidRDefault="001915BB">
          <w:pPr>
            <w:pStyle w:val="TOC2"/>
            <w:tabs>
              <w:tab w:val="right" w:leader="dot" w:pos="9623"/>
            </w:tabs>
            <w:rPr>
              <w:ins w:id="702" w:author="mayada samir" w:date="2019-04-04T10:19:00Z"/>
              <w:del w:id="703" w:author="Fnu, Sonam" w:date="2019-11-27T16:53:00Z"/>
              <w:rFonts w:eastAsiaTheme="minorEastAsia"/>
              <w:noProof/>
            </w:rPr>
          </w:pPr>
          <w:ins w:id="704" w:author="mayada samir" w:date="2019-04-04T10:19:00Z">
            <w:del w:id="705" w:author="Fnu, Sonam" w:date="2019-11-27T16:53: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"_Toc5265635"</w:delInstrText>
              </w:r>
              <w:r w:rsidRPr="00F93640" w:rsidDel="009E39C8">
                <w:rPr>
                  <w:rStyle w:val="Hyperlink"/>
                  <w:noProof/>
                </w:rPr>
                <w:delInstrText xml:space="preserve"> </w:delInstrText>
              </w:r>
              <w:r w:rsidRPr="00F93640" w:rsidDel="009E39C8">
                <w:rPr>
                  <w:rStyle w:val="Hyperlink"/>
                  <w:noProof/>
                </w:rPr>
                <w:fldChar w:fldCharType="separate"/>
              </w:r>
            </w:del>
          </w:ins>
          <w:ins w:id="706" w:author="Fnu, Sonam" w:date="2019-11-28T13:45:00Z">
            <w:r w:rsidR="001460F8">
              <w:rPr>
                <w:rStyle w:val="Hyperlink"/>
                <w:b/>
                <w:bCs/>
                <w:noProof/>
              </w:rPr>
              <w:t>Error! Hyperlink reference not valid.</w:t>
            </w:r>
          </w:ins>
          <w:ins w:id="707" w:author="mayada samir" w:date="2019-04-04T10:19:00Z">
            <w:del w:id="708" w:author="Fnu, Sonam" w:date="2019-11-27T16:53:00Z">
              <w:r w:rsidRPr="00F93640" w:rsidDel="009E39C8">
                <w:rPr>
                  <w:rStyle w:val="Hyperlink"/>
                  <w:rFonts w:ascii="Calibri" w:hAnsi="Calibri"/>
                  <w:noProof/>
                </w:rPr>
                <w:delText xml:space="preserve">Use Cases 6– </w:delText>
              </w:r>
              <w:r w:rsidRPr="00F93640" w:rsidDel="009E39C8">
                <w:rPr>
                  <w:rStyle w:val="Hyperlink"/>
                  <w:rFonts w:ascii="Calibri" w:hAnsi="Calibri" w:cstheme="minorHAnsi"/>
                  <w:noProof/>
                </w:rPr>
                <w:delText>CW-</w:delText>
              </w:r>
              <w:r w:rsidRPr="00F93640" w:rsidDel="009E39C8">
                <w:rPr>
                  <w:rStyle w:val="Hyperlink"/>
                  <w:rFonts w:ascii="Calibri" w:hAnsi="Calibri"/>
                  <w:noProof/>
                </w:rPr>
                <w:delText xml:space="preserve"> Process Notification/Notification Engine</w:delText>
              </w:r>
              <w:r w:rsidDel="009E39C8">
                <w:rPr>
                  <w:noProof/>
                  <w:webHidden/>
                </w:rPr>
                <w:tab/>
              </w:r>
              <w:r w:rsidDel="009E39C8">
                <w:rPr>
                  <w:noProof/>
                  <w:webHidden/>
                </w:rPr>
                <w:fldChar w:fldCharType="begin"/>
              </w:r>
              <w:r w:rsidDel="009E39C8">
                <w:rPr>
                  <w:noProof/>
                  <w:webHidden/>
                </w:rPr>
                <w:delInstrText xml:space="preserve"> PAGEREF _Toc5265635 \h </w:delInstrText>
              </w:r>
            </w:del>
          </w:ins>
          <w:del w:id="709" w:author="Fnu, Sonam" w:date="2019-11-27T16:53:00Z">
            <w:r w:rsidDel="009E39C8">
              <w:rPr>
                <w:noProof/>
                <w:webHidden/>
              </w:rPr>
            </w:r>
            <w:r w:rsidDel="009E39C8">
              <w:rPr>
                <w:noProof/>
                <w:webHidden/>
              </w:rPr>
              <w:fldChar w:fldCharType="separate"/>
            </w:r>
          </w:del>
          <w:ins w:id="710" w:author="mayada samir" w:date="2019-04-04T10:19:00Z">
            <w:del w:id="711" w:author="Fnu, Sonam" w:date="2019-11-27T16:53:00Z">
              <w:r w:rsidDel="009E39C8">
                <w:rPr>
                  <w:noProof/>
                  <w:webHidden/>
                </w:rPr>
                <w:delText>65</w:delText>
              </w:r>
              <w:r w:rsidDel="009E39C8">
                <w:rPr>
                  <w:noProof/>
                  <w:webHidden/>
                </w:rPr>
                <w:fldChar w:fldCharType="end"/>
              </w:r>
              <w:r w:rsidRPr="00F93640" w:rsidDel="009E39C8">
                <w:rPr>
                  <w:rStyle w:val="Hyperlink"/>
                  <w:noProof/>
                </w:rPr>
                <w:fldChar w:fldCharType="end"/>
              </w:r>
            </w:del>
          </w:ins>
        </w:p>
        <w:p w14:paraId="39665BAF" w14:textId="7D88C770" w:rsidR="001915BB" w:rsidDel="009E39C8" w:rsidRDefault="001915BB">
          <w:pPr>
            <w:pStyle w:val="TOC2"/>
            <w:tabs>
              <w:tab w:val="right" w:leader="dot" w:pos="9623"/>
            </w:tabs>
            <w:rPr>
              <w:ins w:id="712" w:author="mayada samir" w:date="2019-04-04T10:19:00Z"/>
              <w:del w:id="713" w:author="Fnu, Sonam" w:date="2019-11-27T16:53:00Z"/>
              <w:rFonts w:eastAsiaTheme="minorEastAsia"/>
              <w:noProof/>
            </w:rPr>
          </w:pPr>
          <w:ins w:id="714" w:author="mayada samir" w:date="2019-04-04T10:19:00Z">
            <w:del w:id="715" w:author="Fnu, Sonam" w:date="2019-11-27T16:53: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"_Toc5265636"</w:delInstrText>
              </w:r>
              <w:r w:rsidRPr="00F93640" w:rsidDel="009E39C8">
                <w:rPr>
                  <w:rStyle w:val="Hyperlink"/>
                  <w:noProof/>
                </w:rPr>
                <w:delInstrText xml:space="preserve"> </w:delInstrText>
              </w:r>
              <w:r w:rsidRPr="00F93640" w:rsidDel="009E39C8">
                <w:rPr>
                  <w:rStyle w:val="Hyperlink"/>
                  <w:noProof/>
                </w:rPr>
                <w:fldChar w:fldCharType="separate"/>
              </w:r>
            </w:del>
          </w:ins>
          <w:ins w:id="716" w:author="Fnu, Sonam" w:date="2019-11-28T13:45:00Z">
            <w:r w:rsidR="001460F8">
              <w:rPr>
                <w:rStyle w:val="Hyperlink"/>
                <w:b/>
                <w:bCs/>
                <w:noProof/>
              </w:rPr>
              <w:t>Error! Hyperlink reference not valid.</w:t>
            </w:r>
          </w:ins>
          <w:ins w:id="717" w:author="mayada samir" w:date="2019-04-04T10:19:00Z">
            <w:del w:id="718" w:author="Fnu, Sonam" w:date="2019-11-27T16:53:00Z">
              <w:r w:rsidRPr="00F93640" w:rsidDel="009E39C8">
                <w:rPr>
                  <w:rStyle w:val="Hyperlink"/>
                  <w:rFonts w:ascii="Calibri" w:hAnsi="Calibri"/>
                  <w:noProof/>
                </w:rPr>
                <w:delText>Sending Service</w:delText>
              </w:r>
              <w:r w:rsidDel="009E39C8">
                <w:rPr>
                  <w:noProof/>
                  <w:webHidden/>
                </w:rPr>
                <w:tab/>
              </w:r>
              <w:r w:rsidDel="009E39C8">
                <w:rPr>
                  <w:noProof/>
                  <w:webHidden/>
                </w:rPr>
                <w:fldChar w:fldCharType="begin"/>
              </w:r>
              <w:r w:rsidDel="009E39C8">
                <w:rPr>
                  <w:noProof/>
                  <w:webHidden/>
                </w:rPr>
                <w:delInstrText xml:space="preserve"> PAGEREF _Toc5265636 \h </w:delInstrText>
              </w:r>
            </w:del>
          </w:ins>
          <w:del w:id="719" w:author="Fnu, Sonam" w:date="2019-11-27T16:53:00Z">
            <w:r w:rsidDel="009E39C8">
              <w:rPr>
                <w:noProof/>
                <w:webHidden/>
              </w:rPr>
            </w:r>
            <w:r w:rsidDel="009E39C8">
              <w:rPr>
                <w:noProof/>
                <w:webHidden/>
              </w:rPr>
              <w:fldChar w:fldCharType="separate"/>
            </w:r>
          </w:del>
          <w:ins w:id="720" w:author="mayada samir" w:date="2019-04-04T10:19:00Z">
            <w:del w:id="721" w:author="Fnu, Sonam" w:date="2019-11-27T16:53:00Z">
              <w:r w:rsidDel="009E39C8">
                <w:rPr>
                  <w:noProof/>
                  <w:webHidden/>
                </w:rPr>
                <w:delText>69</w:delText>
              </w:r>
              <w:r w:rsidDel="009E39C8">
                <w:rPr>
                  <w:noProof/>
                  <w:webHidden/>
                </w:rPr>
                <w:fldChar w:fldCharType="end"/>
              </w:r>
              <w:r w:rsidRPr="00F93640" w:rsidDel="009E39C8">
                <w:rPr>
                  <w:rStyle w:val="Hyperlink"/>
                  <w:noProof/>
                </w:rPr>
                <w:fldChar w:fldCharType="end"/>
              </w:r>
            </w:del>
          </w:ins>
        </w:p>
        <w:p w14:paraId="26D823D7" w14:textId="63E034EF" w:rsidR="001915BB" w:rsidDel="009E39C8" w:rsidRDefault="001915BB">
          <w:pPr>
            <w:pStyle w:val="TOC2"/>
            <w:tabs>
              <w:tab w:val="left" w:pos="880"/>
              <w:tab w:val="right" w:leader="dot" w:pos="9623"/>
            </w:tabs>
            <w:rPr>
              <w:ins w:id="722" w:author="mayada samir" w:date="2019-04-04T10:19:00Z"/>
              <w:del w:id="723" w:author="Fnu, Sonam" w:date="2019-11-27T16:53:00Z"/>
              <w:rFonts w:eastAsiaTheme="minorEastAsia"/>
              <w:noProof/>
            </w:rPr>
          </w:pPr>
          <w:ins w:id="724" w:author="mayada samir" w:date="2019-04-04T10:19:00Z">
            <w:del w:id="725" w:author="Fnu, Sonam" w:date="2019-11-27T16:53: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"_Toc5265637"</w:delInstrText>
              </w:r>
              <w:r w:rsidRPr="00F93640" w:rsidDel="009E39C8">
                <w:rPr>
                  <w:rStyle w:val="Hyperlink"/>
                  <w:noProof/>
                </w:rPr>
                <w:delInstrText xml:space="preserve"> </w:delInstrText>
              </w:r>
              <w:r w:rsidRPr="00F93640" w:rsidDel="009E39C8">
                <w:rPr>
                  <w:rStyle w:val="Hyperlink"/>
                  <w:noProof/>
                </w:rPr>
                <w:fldChar w:fldCharType="separate"/>
              </w:r>
            </w:del>
          </w:ins>
          <w:ins w:id="726" w:author="Fnu, Sonam" w:date="2019-11-28T13:45:00Z">
            <w:r w:rsidR="001460F8">
              <w:rPr>
                <w:rStyle w:val="Hyperlink"/>
                <w:b/>
                <w:bCs/>
                <w:noProof/>
              </w:rPr>
              <w:t>Error! Hyperlink reference not valid.</w:t>
            </w:r>
          </w:ins>
          <w:ins w:id="727" w:author="mayada samir" w:date="2019-04-04T10:19:00Z">
            <w:del w:id="728" w:author="Fnu, Sonam" w:date="2019-11-27T16:53:00Z">
              <w:r w:rsidRPr="00F93640" w:rsidDel="009E39C8">
                <w:rPr>
                  <w:rStyle w:val="Hyperlink"/>
                  <w:rFonts w:ascii="Calibri" w:hAnsi="Calibri"/>
                  <w:noProof/>
                </w:rPr>
                <w:delText>3.2.</w:delText>
              </w:r>
              <w:r w:rsidDel="009E39C8">
                <w:rPr>
                  <w:rFonts w:eastAsiaTheme="minorEastAsia"/>
                  <w:noProof/>
                </w:rPr>
                <w:tab/>
              </w:r>
              <w:r w:rsidRPr="00F93640" w:rsidDel="009E39C8">
                <w:rPr>
                  <w:rStyle w:val="Hyperlink"/>
                  <w:rFonts w:ascii="Calibri" w:hAnsi="Calibri"/>
                  <w:noProof/>
                </w:rPr>
                <w:delText>Use Cases:</w:delText>
              </w:r>
              <w:r w:rsidDel="009E39C8">
                <w:rPr>
                  <w:noProof/>
                  <w:webHidden/>
                </w:rPr>
                <w:tab/>
              </w:r>
              <w:r w:rsidDel="009E39C8">
                <w:rPr>
                  <w:noProof/>
                  <w:webHidden/>
                </w:rPr>
                <w:fldChar w:fldCharType="begin"/>
              </w:r>
              <w:r w:rsidDel="009E39C8">
                <w:rPr>
                  <w:noProof/>
                  <w:webHidden/>
                </w:rPr>
                <w:delInstrText xml:space="preserve"> PAGEREF _Toc5265637 \h </w:delInstrText>
              </w:r>
            </w:del>
          </w:ins>
          <w:del w:id="729" w:author="Fnu, Sonam" w:date="2019-11-27T16:53:00Z">
            <w:r w:rsidDel="009E39C8">
              <w:rPr>
                <w:noProof/>
                <w:webHidden/>
              </w:rPr>
            </w:r>
            <w:r w:rsidDel="009E39C8">
              <w:rPr>
                <w:noProof/>
                <w:webHidden/>
              </w:rPr>
              <w:fldChar w:fldCharType="separate"/>
            </w:r>
          </w:del>
          <w:ins w:id="730" w:author="mayada samir" w:date="2019-04-04T10:19:00Z">
            <w:del w:id="731" w:author="Fnu, Sonam" w:date="2019-11-27T16:53:00Z">
              <w:r w:rsidDel="009E39C8">
                <w:rPr>
                  <w:noProof/>
                  <w:webHidden/>
                </w:rPr>
                <w:delText>69</w:delText>
              </w:r>
              <w:r w:rsidDel="009E39C8">
                <w:rPr>
                  <w:noProof/>
                  <w:webHidden/>
                </w:rPr>
                <w:fldChar w:fldCharType="end"/>
              </w:r>
              <w:r w:rsidRPr="00F93640" w:rsidDel="009E39C8">
                <w:rPr>
                  <w:rStyle w:val="Hyperlink"/>
                  <w:noProof/>
                </w:rPr>
                <w:fldChar w:fldCharType="end"/>
              </w:r>
            </w:del>
          </w:ins>
        </w:p>
        <w:p w14:paraId="4CE3ABB9" w14:textId="05DA8447" w:rsidR="001915BB" w:rsidDel="009E39C8" w:rsidRDefault="001915BB">
          <w:pPr>
            <w:pStyle w:val="TOC2"/>
            <w:tabs>
              <w:tab w:val="left" w:pos="1100"/>
              <w:tab w:val="right" w:leader="dot" w:pos="9623"/>
            </w:tabs>
            <w:rPr>
              <w:ins w:id="732" w:author="mayada samir" w:date="2019-04-04T10:19:00Z"/>
              <w:del w:id="733" w:author="Fnu, Sonam" w:date="2019-11-27T16:53:00Z"/>
              <w:rFonts w:eastAsiaTheme="minorEastAsia"/>
              <w:noProof/>
            </w:rPr>
          </w:pPr>
          <w:ins w:id="734" w:author="mayada samir" w:date="2019-04-04T10:19:00Z">
            <w:del w:id="735" w:author="Fnu, Sonam" w:date="2019-11-27T16:53: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"_Toc5265638"</w:delInstrText>
              </w:r>
              <w:r w:rsidRPr="00F93640" w:rsidDel="009E39C8">
                <w:rPr>
                  <w:rStyle w:val="Hyperlink"/>
                  <w:noProof/>
                </w:rPr>
                <w:delInstrText xml:space="preserve"> </w:delInstrText>
              </w:r>
              <w:r w:rsidRPr="00F93640" w:rsidDel="009E39C8">
                <w:rPr>
                  <w:rStyle w:val="Hyperlink"/>
                  <w:noProof/>
                </w:rPr>
                <w:fldChar w:fldCharType="separate"/>
              </w:r>
            </w:del>
          </w:ins>
          <w:ins w:id="736" w:author="Fnu, Sonam" w:date="2019-11-28T13:45:00Z">
            <w:r w:rsidR="001460F8">
              <w:rPr>
                <w:rStyle w:val="Hyperlink"/>
                <w:b/>
                <w:bCs/>
                <w:noProof/>
              </w:rPr>
              <w:t>Error! Hyperlink reference not valid.</w:t>
            </w:r>
          </w:ins>
          <w:ins w:id="737" w:author="mayada samir" w:date="2019-04-04T10:19:00Z">
            <w:del w:id="738" w:author="Fnu, Sonam" w:date="2019-11-27T16:53:00Z">
              <w:r w:rsidRPr="00F93640" w:rsidDel="009E39C8">
                <w:rPr>
                  <w:rStyle w:val="Hyperlink"/>
                  <w:rFonts w:ascii="Calibri" w:hAnsi="Calibri"/>
                  <w:noProof/>
                </w:rPr>
                <w:delText>3.2.1.</w:delText>
              </w:r>
              <w:r w:rsidDel="009E39C8">
                <w:rPr>
                  <w:rFonts w:eastAsiaTheme="minorEastAsia"/>
                  <w:noProof/>
                </w:rPr>
                <w:tab/>
              </w:r>
              <w:r w:rsidRPr="00F93640" w:rsidDel="009E39C8">
                <w:rPr>
                  <w:rStyle w:val="Hyperlink"/>
                  <w:rFonts w:ascii="Calibri" w:hAnsi="Calibri"/>
                  <w:noProof/>
                </w:rPr>
                <w:delText>Accounts Notification Subscription</w:delText>
              </w:r>
              <w:r w:rsidDel="009E39C8">
                <w:rPr>
                  <w:noProof/>
                  <w:webHidden/>
                </w:rPr>
                <w:tab/>
              </w:r>
              <w:r w:rsidDel="009E39C8">
                <w:rPr>
                  <w:noProof/>
                  <w:webHidden/>
                </w:rPr>
                <w:fldChar w:fldCharType="begin"/>
              </w:r>
              <w:r w:rsidDel="009E39C8">
                <w:rPr>
                  <w:noProof/>
                  <w:webHidden/>
                </w:rPr>
                <w:delInstrText xml:space="preserve"> PAGEREF _Toc5265638 \h </w:delInstrText>
              </w:r>
            </w:del>
          </w:ins>
          <w:del w:id="739" w:author="Fnu, Sonam" w:date="2019-11-27T16:53:00Z">
            <w:r w:rsidDel="009E39C8">
              <w:rPr>
                <w:noProof/>
                <w:webHidden/>
              </w:rPr>
            </w:r>
            <w:r w:rsidDel="009E39C8">
              <w:rPr>
                <w:noProof/>
                <w:webHidden/>
              </w:rPr>
              <w:fldChar w:fldCharType="separate"/>
            </w:r>
          </w:del>
          <w:ins w:id="740" w:author="mayada samir" w:date="2019-04-04T10:19:00Z">
            <w:del w:id="741" w:author="Fnu, Sonam" w:date="2019-11-27T16:53:00Z">
              <w:r w:rsidDel="009E39C8">
                <w:rPr>
                  <w:noProof/>
                  <w:webHidden/>
                </w:rPr>
                <w:delText>70</w:delText>
              </w:r>
              <w:r w:rsidDel="009E39C8">
                <w:rPr>
                  <w:noProof/>
                  <w:webHidden/>
                </w:rPr>
                <w:fldChar w:fldCharType="end"/>
              </w:r>
              <w:r w:rsidRPr="00F93640" w:rsidDel="009E39C8">
                <w:rPr>
                  <w:rStyle w:val="Hyperlink"/>
                  <w:noProof/>
                </w:rPr>
                <w:fldChar w:fldCharType="end"/>
              </w:r>
            </w:del>
          </w:ins>
        </w:p>
        <w:p w14:paraId="553FB006" w14:textId="54A9FD6D" w:rsidR="001915BB" w:rsidDel="009E39C8" w:rsidRDefault="001915BB">
          <w:pPr>
            <w:pStyle w:val="TOC2"/>
            <w:tabs>
              <w:tab w:val="left" w:pos="880"/>
              <w:tab w:val="right" w:leader="dot" w:pos="9623"/>
            </w:tabs>
            <w:rPr>
              <w:ins w:id="742" w:author="mayada samir" w:date="2019-04-04T10:19:00Z"/>
              <w:del w:id="743" w:author="Fnu, Sonam" w:date="2019-11-27T16:53:00Z"/>
              <w:rFonts w:eastAsiaTheme="minorEastAsia"/>
              <w:noProof/>
            </w:rPr>
          </w:pPr>
          <w:ins w:id="744" w:author="mayada samir" w:date="2019-04-04T10:19:00Z">
            <w:del w:id="745" w:author="Fnu, Sonam" w:date="2019-11-27T16:53: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"_Toc5265640"</w:delInstrText>
              </w:r>
              <w:r w:rsidRPr="00F93640" w:rsidDel="009E39C8">
                <w:rPr>
                  <w:rStyle w:val="Hyperlink"/>
                  <w:noProof/>
                </w:rPr>
                <w:delInstrText xml:space="preserve"> </w:delInstrText>
              </w:r>
              <w:r w:rsidRPr="00F93640" w:rsidDel="009E39C8">
                <w:rPr>
                  <w:rStyle w:val="Hyperlink"/>
                  <w:noProof/>
                </w:rPr>
                <w:fldChar w:fldCharType="separate"/>
              </w:r>
            </w:del>
          </w:ins>
          <w:ins w:id="746" w:author="Fnu, Sonam" w:date="2019-11-28T13:45:00Z">
            <w:r w:rsidR="001460F8">
              <w:rPr>
                <w:rStyle w:val="Hyperlink"/>
                <w:b/>
                <w:bCs/>
                <w:noProof/>
              </w:rPr>
              <w:t>Error! Hyperlink reference not valid.</w:t>
            </w:r>
          </w:ins>
          <w:ins w:id="747" w:author="mayada samir" w:date="2019-04-04T10:19:00Z">
            <w:del w:id="748" w:author="Fnu, Sonam" w:date="2019-11-27T16:53:00Z">
              <w:r w:rsidRPr="00F93640" w:rsidDel="009E39C8">
                <w:rPr>
                  <w:rStyle w:val="Hyperlink"/>
                  <w:rFonts w:ascii="Calibri" w:hAnsi="Calibri"/>
                  <w:noProof/>
                </w:rPr>
                <w:delText>3.3.</w:delText>
              </w:r>
              <w:r w:rsidDel="009E39C8">
                <w:rPr>
                  <w:rFonts w:eastAsiaTheme="minorEastAsia"/>
                  <w:noProof/>
                </w:rPr>
                <w:tab/>
              </w:r>
              <w:r w:rsidRPr="00F93640" w:rsidDel="009E39C8">
                <w:rPr>
                  <w:rStyle w:val="Hyperlink"/>
                  <w:rFonts w:ascii="Calibri" w:hAnsi="Calibri"/>
                  <w:noProof/>
                </w:rPr>
                <w:delText>Stored Procedures and Database Scripts</w:delText>
              </w:r>
              <w:r w:rsidDel="009E39C8">
                <w:rPr>
                  <w:noProof/>
                  <w:webHidden/>
                </w:rPr>
                <w:tab/>
              </w:r>
              <w:r w:rsidDel="009E39C8">
                <w:rPr>
                  <w:noProof/>
                  <w:webHidden/>
                </w:rPr>
                <w:fldChar w:fldCharType="begin"/>
              </w:r>
              <w:r w:rsidDel="009E39C8">
                <w:rPr>
                  <w:noProof/>
                  <w:webHidden/>
                </w:rPr>
                <w:delInstrText xml:space="preserve"> PAGEREF _Toc5265640 \h </w:delInstrText>
              </w:r>
            </w:del>
          </w:ins>
          <w:del w:id="749" w:author="Fnu, Sonam" w:date="2019-11-27T16:53:00Z">
            <w:r w:rsidDel="009E39C8">
              <w:rPr>
                <w:noProof/>
                <w:webHidden/>
              </w:rPr>
            </w:r>
            <w:r w:rsidDel="009E39C8">
              <w:rPr>
                <w:noProof/>
                <w:webHidden/>
              </w:rPr>
              <w:fldChar w:fldCharType="separate"/>
            </w:r>
          </w:del>
          <w:ins w:id="750" w:author="mayada samir" w:date="2019-04-04T10:19:00Z">
            <w:del w:id="751" w:author="Fnu, Sonam" w:date="2019-11-27T16:53:00Z">
              <w:r w:rsidDel="009E39C8">
                <w:rPr>
                  <w:noProof/>
                  <w:webHidden/>
                </w:rPr>
                <w:delText>71</w:delText>
              </w:r>
              <w:r w:rsidDel="009E39C8">
                <w:rPr>
                  <w:noProof/>
                  <w:webHidden/>
                </w:rPr>
                <w:fldChar w:fldCharType="end"/>
              </w:r>
              <w:r w:rsidRPr="00F93640" w:rsidDel="009E39C8">
                <w:rPr>
                  <w:rStyle w:val="Hyperlink"/>
                  <w:noProof/>
                </w:rPr>
                <w:fldChar w:fldCharType="end"/>
              </w:r>
            </w:del>
          </w:ins>
        </w:p>
        <w:p w14:paraId="0750AB87" w14:textId="00B24FA8" w:rsidR="001915BB" w:rsidDel="009E39C8" w:rsidRDefault="001915BB">
          <w:pPr>
            <w:pStyle w:val="TOC2"/>
            <w:tabs>
              <w:tab w:val="left" w:pos="880"/>
              <w:tab w:val="right" w:leader="dot" w:pos="9623"/>
            </w:tabs>
            <w:rPr>
              <w:ins w:id="752" w:author="mayada samir" w:date="2019-04-04T10:19:00Z"/>
              <w:del w:id="753" w:author="Fnu, Sonam" w:date="2019-11-27T16:53:00Z"/>
              <w:rFonts w:eastAsiaTheme="minorEastAsia"/>
              <w:noProof/>
            </w:rPr>
          </w:pPr>
          <w:ins w:id="754" w:author="mayada samir" w:date="2019-04-04T10:19:00Z">
            <w:del w:id="755" w:author="Fnu, Sonam" w:date="2019-11-27T16:53:00Z">
              <w:r w:rsidRPr="00F93640" w:rsidDel="009E39C8">
                <w:rPr>
                  <w:rStyle w:val="Hyperlink"/>
                  <w:noProof/>
                </w:rPr>
                <w:fldChar w:fldCharType="begin"/>
              </w:r>
              <w:r w:rsidRPr="00F93640" w:rsidDel="009E39C8">
                <w:rPr>
                  <w:rStyle w:val="Hyperlink"/>
                  <w:noProof/>
                </w:rPr>
                <w:delInstrText xml:space="preserve"> </w:delInstrText>
              </w:r>
              <w:r w:rsidDel="009E39C8">
                <w:rPr>
                  <w:noProof/>
                </w:rPr>
                <w:delInstrText>HYPERLINK \l "_Toc5265641"</w:delInstrText>
              </w:r>
              <w:r w:rsidRPr="00F93640" w:rsidDel="009E39C8">
                <w:rPr>
                  <w:rStyle w:val="Hyperlink"/>
                  <w:noProof/>
                </w:rPr>
                <w:delInstrText xml:space="preserve"> </w:delInstrText>
              </w:r>
              <w:r w:rsidRPr="00F93640" w:rsidDel="009E39C8">
                <w:rPr>
                  <w:rStyle w:val="Hyperlink"/>
                  <w:noProof/>
                </w:rPr>
                <w:fldChar w:fldCharType="separate"/>
              </w:r>
            </w:del>
          </w:ins>
          <w:ins w:id="756" w:author="Fnu, Sonam" w:date="2019-11-28T13:45:00Z">
            <w:r w:rsidR="001460F8">
              <w:rPr>
                <w:rStyle w:val="Hyperlink"/>
                <w:b/>
                <w:bCs/>
                <w:noProof/>
              </w:rPr>
              <w:t>Error! Hyperlink reference not valid.</w:t>
            </w:r>
          </w:ins>
          <w:ins w:id="757" w:author="mayada samir" w:date="2019-04-04T10:19:00Z">
            <w:del w:id="758" w:author="Fnu, Sonam" w:date="2019-11-27T16:53:00Z">
              <w:r w:rsidRPr="00F93640" w:rsidDel="009E39C8">
                <w:rPr>
                  <w:rStyle w:val="Hyperlink"/>
                  <w:rFonts w:ascii="Calibri" w:hAnsi="Calibri"/>
                  <w:noProof/>
                </w:rPr>
                <w:delText>3.4.</w:delText>
              </w:r>
              <w:r w:rsidDel="009E39C8">
                <w:rPr>
                  <w:rFonts w:eastAsiaTheme="minorEastAsia"/>
                  <w:noProof/>
                </w:rPr>
                <w:tab/>
              </w:r>
              <w:r w:rsidRPr="00F93640" w:rsidDel="009E39C8">
                <w:rPr>
                  <w:rStyle w:val="Hyperlink"/>
                  <w:rFonts w:ascii="Calibri" w:hAnsi="Calibri"/>
                  <w:noProof/>
                </w:rPr>
                <w:delText>External Interfaces (I/O)</w:delText>
              </w:r>
              <w:r w:rsidDel="009E39C8">
                <w:rPr>
                  <w:noProof/>
                  <w:webHidden/>
                </w:rPr>
                <w:tab/>
              </w:r>
              <w:r w:rsidDel="009E39C8">
                <w:rPr>
                  <w:noProof/>
                  <w:webHidden/>
                </w:rPr>
                <w:fldChar w:fldCharType="begin"/>
              </w:r>
              <w:r w:rsidDel="009E39C8">
                <w:rPr>
                  <w:noProof/>
                  <w:webHidden/>
                </w:rPr>
                <w:delInstrText xml:space="preserve"> PAGEREF _Toc5265641 \h </w:delInstrText>
              </w:r>
            </w:del>
          </w:ins>
          <w:del w:id="759" w:author="Fnu, Sonam" w:date="2019-11-27T16:53:00Z">
            <w:r w:rsidDel="009E39C8">
              <w:rPr>
                <w:noProof/>
                <w:webHidden/>
              </w:rPr>
            </w:r>
            <w:r w:rsidDel="009E39C8">
              <w:rPr>
                <w:noProof/>
                <w:webHidden/>
              </w:rPr>
              <w:fldChar w:fldCharType="separate"/>
            </w:r>
          </w:del>
          <w:ins w:id="760" w:author="mayada samir" w:date="2019-04-04T10:19:00Z">
            <w:del w:id="761" w:author="Fnu, Sonam" w:date="2019-11-27T16:53:00Z">
              <w:r w:rsidDel="009E39C8">
                <w:rPr>
                  <w:noProof/>
                  <w:webHidden/>
                </w:rPr>
                <w:delText>74</w:delText>
              </w:r>
              <w:r w:rsidDel="009E39C8">
                <w:rPr>
                  <w:noProof/>
                  <w:webHidden/>
                </w:rPr>
                <w:fldChar w:fldCharType="end"/>
              </w:r>
              <w:r w:rsidRPr="00F93640" w:rsidDel="009E39C8">
                <w:rPr>
                  <w:rStyle w:val="Hyperlink"/>
                  <w:noProof/>
                </w:rPr>
                <w:fldChar w:fldCharType="end"/>
              </w:r>
            </w:del>
          </w:ins>
        </w:p>
        <w:p w14:paraId="3CD10940" w14:textId="5C3E236A" w:rsidR="001915BB" w:rsidDel="005C1813" w:rsidRDefault="001915BB">
          <w:pPr>
            <w:pStyle w:val="TOC2"/>
            <w:tabs>
              <w:tab w:val="right" w:leader="dot" w:pos="9623"/>
            </w:tabs>
            <w:rPr>
              <w:ins w:id="762" w:author="mayada samir" w:date="2019-04-04T10:19:00Z"/>
              <w:del w:id="763" w:author="Fnu, Sonam" w:date="2019-11-27T16:53:00Z"/>
              <w:rFonts w:eastAsiaTheme="minorEastAsia"/>
              <w:noProof/>
            </w:rPr>
          </w:pPr>
          <w:ins w:id="764" w:author="mayada samir" w:date="2019-04-04T10:19:00Z">
            <w:del w:id="76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"_Toc5265642"</w:delInstrText>
              </w:r>
              <w:r w:rsidRPr="00F93640" w:rsidDel="005C1813">
                <w:rPr>
                  <w:rStyle w:val="Hyperlink"/>
                  <w:noProof/>
                </w:rPr>
                <w:delInstrText xml:space="preserve"> </w:delInstrText>
              </w:r>
              <w:r w:rsidRPr="00F93640" w:rsidDel="005C1813">
                <w:rPr>
                  <w:rStyle w:val="Hyperlink"/>
                  <w:noProof/>
                </w:rPr>
                <w:fldChar w:fldCharType="separate"/>
              </w:r>
            </w:del>
          </w:ins>
          <w:ins w:id="766" w:author="Fnu, Sonam" w:date="2019-11-28T13:45:00Z">
            <w:r w:rsidR="001460F8">
              <w:rPr>
                <w:rStyle w:val="Hyperlink"/>
                <w:b/>
                <w:bCs/>
                <w:noProof/>
              </w:rPr>
              <w:t>Error! Hyperlink reference not valid.</w:t>
            </w:r>
          </w:ins>
          <w:ins w:id="767" w:author="mayada samir" w:date="2019-04-04T10:19:00Z">
            <w:del w:id="768" w:author="Fnu, Sonam" w:date="2019-11-27T16:53:00Z">
              <w:r w:rsidRPr="00F93640" w:rsidDel="005C1813">
                <w:rPr>
                  <w:rStyle w:val="Hyperlink"/>
                  <w:rFonts w:ascii="Calibri" w:hAnsi="Calibri"/>
                  <w:noProof/>
                </w:rPr>
                <w:delText>Integration:</w:delText>
              </w:r>
              <w:r w:rsidDel="005C1813">
                <w:rPr>
                  <w:noProof/>
                  <w:webHidden/>
                </w:rPr>
                <w:tab/>
              </w:r>
              <w:r w:rsidDel="005C1813">
                <w:rPr>
                  <w:noProof/>
                  <w:webHidden/>
                </w:rPr>
                <w:fldChar w:fldCharType="begin"/>
              </w:r>
              <w:r w:rsidDel="005C1813">
                <w:rPr>
                  <w:noProof/>
                  <w:webHidden/>
                </w:rPr>
                <w:delInstrText xml:space="preserve"> PAGEREF _Toc5265642 \h </w:delInstrText>
              </w:r>
            </w:del>
          </w:ins>
          <w:del w:id="769" w:author="Fnu, Sonam" w:date="2019-11-27T16:53:00Z">
            <w:r w:rsidDel="005C1813">
              <w:rPr>
                <w:noProof/>
                <w:webHidden/>
              </w:rPr>
            </w:r>
            <w:r w:rsidDel="005C1813">
              <w:rPr>
                <w:noProof/>
                <w:webHidden/>
              </w:rPr>
              <w:fldChar w:fldCharType="separate"/>
            </w:r>
          </w:del>
          <w:ins w:id="770" w:author="mayada samir" w:date="2019-04-04T10:19:00Z">
            <w:del w:id="771" w:author="Fnu, Sonam" w:date="2019-11-27T16:53:00Z">
              <w:r w:rsidDel="005C1813">
                <w:rPr>
                  <w:noProof/>
                  <w:webHidden/>
                </w:rPr>
                <w:delText>74</w:delText>
              </w:r>
              <w:r w:rsidDel="005C1813">
                <w:rPr>
                  <w:noProof/>
                  <w:webHidden/>
                </w:rPr>
                <w:fldChar w:fldCharType="end"/>
              </w:r>
              <w:r w:rsidRPr="00F93640" w:rsidDel="005C1813">
                <w:rPr>
                  <w:rStyle w:val="Hyperlink"/>
                  <w:noProof/>
                </w:rPr>
                <w:fldChar w:fldCharType="end"/>
              </w:r>
            </w:del>
          </w:ins>
        </w:p>
        <w:p w14:paraId="3A5CA05C" w14:textId="7DC3EA85" w:rsidR="001915BB" w:rsidDel="005C1813" w:rsidRDefault="001915BB">
          <w:pPr>
            <w:pStyle w:val="TOC2"/>
            <w:tabs>
              <w:tab w:val="left" w:pos="1100"/>
              <w:tab w:val="right" w:leader="dot" w:pos="9623"/>
            </w:tabs>
            <w:rPr>
              <w:ins w:id="772" w:author="mayada samir" w:date="2019-04-04T10:19:00Z"/>
              <w:del w:id="773" w:author="Fnu, Sonam" w:date="2019-11-27T16:53:00Z"/>
              <w:rFonts w:eastAsiaTheme="minorEastAsia"/>
              <w:noProof/>
            </w:rPr>
          </w:pPr>
          <w:ins w:id="774" w:author="mayada samir" w:date="2019-04-04T10:19:00Z">
            <w:del w:id="77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"_Toc5265643"</w:delInstrText>
              </w:r>
              <w:r w:rsidRPr="00F93640" w:rsidDel="005C1813">
                <w:rPr>
                  <w:rStyle w:val="Hyperlink"/>
                  <w:noProof/>
                </w:rPr>
                <w:delInstrText xml:space="preserve"> </w:delInstrText>
              </w:r>
              <w:r w:rsidRPr="00F93640" w:rsidDel="005C1813">
                <w:rPr>
                  <w:rStyle w:val="Hyperlink"/>
                  <w:noProof/>
                </w:rPr>
                <w:fldChar w:fldCharType="separate"/>
              </w:r>
            </w:del>
          </w:ins>
          <w:ins w:id="776" w:author="Fnu, Sonam" w:date="2019-11-28T13:45:00Z">
            <w:r w:rsidR="001460F8">
              <w:rPr>
                <w:rStyle w:val="Hyperlink"/>
                <w:b/>
                <w:bCs/>
                <w:noProof/>
              </w:rPr>
              <w:t>Error! Hyperlink reference not valid.</w:t>
            </w:r>
          </w:ins>
          <w:ins w:id="777" w:author="mayada samir" w:date="2019-04-04T10:19:00Z">
            <w:del w:id="778" w:author="Fnu, Sonam" w:date="2019-11-27T16:53:00Z">
              <w:r w:rsidRPr="00F93640" w:rsidDel="005C1813">
                <w:rPr>
                  <w:rStyle w:val="Hyperlink"/>
                  <w:rFonts w:ascii="Calibri" w:hAnsi="Calibri"/>
                  <w:noProof/>
                </w:rPr>
                <w:delText>3.4.1.</w:delText>
              </w:r>
              <w:r w:rsidDel="005C1813">
                <w:rPr>
                  <w:rFonts w:eastAsiaTheme="minorEastAsia"/>
                  <w:noProof/>
                </w:rPr>
                <w:tab/>
              </w:r>
              <w:r w:rsidRPr="00F93640" w:rsidDel="005C1813">
                <w:rPr>
                  <w:rStyle w:val="Hyperlink"/>
                  <w:rFonts w:ascii="Calibri" w:hAnsi="Calibri"/>
                  <w:noProof/>
                </w:rPr>
                <w:delText>List SMS account notifications services</w:delText>
              </w:r>
              <w:r w:rsidDel="005C1813">
                <w:rPr>
                  <w:noProof/>
                  <w:webHidden/>
                </w:rPr>
                <w:tab/>
              </w:r>
              <w:r w:rsidDel="005C1813">
                <w:rPr>
                  <w:noProof/>
                  <w:webHidden/>
                </w:rPr>
                <w:fldChar w:fldCharType="begin"/>
              </w:r>
              <w:r w:rsidDel="005C1813">
                <w:rPr>
                  <w:noProof/>
                  <w:webHidden/>
                </w:rPr>
                <w:delInstrText xml:space="preserve"> PAGEREF _Toc5265643 \h </w:delInstrText>
              </w:r>
            </w:del>
          </w:ins>
          <w:del w:id="779" w:author="Fnu, Sonam" w:date="2019-11-27T16:53:00Z">
            <w:r w:rsidDel="005C1813">
              <w:rPr>
                <w:noProof/>
                <w:webHidden/>
              </w:rPr>
            </w:r>
            <w:r w:rsidDel="005C1813">
              <w:rPr>
                <w:noProof/>
                <w:webHidden/>
              </w:rPr>
              <w:fldChar w:fldCharType="separate"/>
            </w:r>
          </w:del>
          <w:ins w:id="780" w:author="mayada samir" w:date="2019-04-04T10:19:00Z">
            <w:del w:id="781" w:author="Fnu, Sonam" w:date="2019-11-27T16:53:00Z">
              <w:r w:rsidDel="005C1813">
                <w:rPr>
                  <w:noProof/>
                  <w:webHidden/>
                </w:rPr>
                <w:delText>74</w:delText>
              </w:r>
              <w:r w:rsidDel="005C1813">
                <w:rPr>
                  <w:noProof/>
                  <w:webHidden/>
                </w:rPr>
                <w:fldChar w:fldCharType="end"/>
              </w:r>
              <w:r w:rsidRPr="00F93640" w:rsidDel="005C1813">
                <w:rPr>
                  <w:rStyle w:val="Hyperlink"/>
                  <w:noProof/>
                </w:rPr>
                <w:fldChar w:fldCharType="end"/>
              </w:r>
            </w:del>
          </w:ins>
        </w:p>
        <w:p w14:paraId="0E80C789" w14:textId="683C2562" w:rsidR="001915BB" w:rsidDel="005C1813" w:rsidRDefault="001915BB">
          <w:pPr>
            <w:pStyle w:val="TOC2"/>
            <w:tabs>
              <w:tab w:val="left" w:pos="1100"/>
              <w:tab w:val="right" w:leader="dot" w:pos="9623"/>
            </w:tabs>
            <w:rPr>
              <w:ins w:id="782" w:author="mayada samir" w:date="2019-04-04T10:19:00Z"/>
              <w:del w:id="783" w:author="Fnu, Sonam" w:date="2019-11-27T16:53:00Z"/>
              <w:rFonts w:eastAsiaTheme="minorEastAsia"/>
              <w:noProof/>
            </w:rPr>
          </w:pPr>
          <w:ins w:id="784" w:author="mayada samir" w:date="2019-04-04T10:19:00Z">
            <w:del w:id="78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"_Toc5265644"</w:delInstrText>
              </w:r>
              <w:r w:rsidRPr="00F93640" w:rsidDel="005C1813">
                <w:rPr>
                  <w:rStyle w:val="Hyperlink"/>
                  <w:noProof/>
                </w:rPr>
                <w:delInstrText xml:space="preserve"> </w:delInstrText>
              </w:r>
              <w:r w:rsidRPr="00F93640" w:rsidDel="005C1813">
                <w:rPr>
                  <w:rStyle w:val="Hyperlink"/>
                  <w:noProof/>
                </w:rPr>
                <w:fldChar w:fldCharType="separate"/>
              </w:r>
            </w:del>
          </w:ins>
          <w:ins w:id="786" w:author="Fnu, Sonam" w:date="2019-11-28T13:45:00Z">
            <w:r w:rsidR="001460F8">
              <w:rPr>
                <w:rStyle w:val="Hyperlink"/>
                <w:b/>
                <w:bCs/>
                <w:noProof/>
              </w:rPr>
              <w:t>Error! Hyperlink reference not valid.</w:t>
            </w:r>
          </w:ins>
          <w:ins w:id="787" w:author="mayada samir" w:date="2019-04-04T10:19:00Z">
            <w:del w:id="788" w:author="Fnu, Sonam" w:date="2019-11-27T16:53:00Z">
              <w:r w:rsidRPr="00F93640" w:rsidDel="005C1813">
                <w:rPr>
                  <w:rStyle w:val="Hyperlink"/>
                  <w:rFonts w:ascii="Calibri" w:hAnsi="Calibri"/>
                  <w:noProof/>
                </w:rPr>
                <w:delText>3.4.2.</w:delText>
              </w:r>
              <w:r w:rsidDel="005C1813">
                <w:rPr>
                  <w:rFonts w:eastAsiaTheme="minorEastAsia"/>
                  <w:noProof/>
                </w:rPr>
                <w:tab/>
              </w:r>
              <w:r w:rsidRPr="00F93640" w:rsidDel="005C1813">
                <w:rPr>
                  <w:rStyle w:val="Hyperlink"/>
                  <w:rFonts w:ascii="Calibri" w:hAnsi="Calibri"/>
                  <w:noProof/>
                </w:rPr>
                <w:delText>Subscribe/unsubscribe Service</w:delText>
              </w:r>
              <w:r w:rsidDel="005C1813">
                <w:rPr>
                  <w:noProof/>
                  <w:webHidden/>
                </w:rPr>
                <w:tab/>
              </w:r>
              <w:r w:rsidDel="005C1813">
                <w:rPr>
                  <w:noProof/>
                  <w:webHidden/>
                </w:rPr>
                <w:fldChar w:fldCharType="begin"/>
              </w:r>
              <w:r w:rsidDel="005C1813">
                <w:rPr>
                  <w:noProof/>
                  <w:webHidden/>
                </w:rPr>
                <w:delInstrText xml:space="preserve"> PAGEREF _Toc5265644 \h </w:delInstrText>
              </w:r>
            </w:del>
          </w:ins>
          <w:del w:id="789" w:author="Fnu, Sonam" w:date="2019-11-27T16:53:00Z">
            <w:r w:rsidDel="005C1813">
              <w:rPr>
                <w:noProof/>
                <w:webHidden/>
              </w:rPr>
            </w:r>
            <w:r w:rsidDel="005C1813">
              <w:rPr>
                <w:noProof/>
                <w:webHidden/>
              </w:rPr>
              <w:fldChar w:fldCharType="separate"/>
            </w:r>
          </w:del>
          <w:ins w:id="790" w:author="mayada samir" w:date="2019-04-04T10:19:00Z">
            <w:del w:id="791" w:author="Fnu, Sonam" w:date="2019-11-27T16:53:00Z">
              <w:r w:rsidDel="005C1813">
                <w:rPr>
                  <w:noProof/>
                  <w:webHidden/>
                </w:rPr>
                <w:delText>76</w:delText>
              </w:r>
              <w:r w:rsidDel="005C1813">
                <w:rPr>
                  <w:noProof/>
                  <w:webHidden/>
                </w:rPr>
                <w:fldChar w:fldCharType="end"/>
              </w:r>
              <w:r w:rsidRPr="00F93640" w:rsidDel="005C1813">
                <w:rPr>
                  <w:rStyle w:val="Hyperlink"/>
                  <w:noProof/>
                </w:rPr>
                <w:fldChar w:fldCharType="end"/>
              </w:r>
            </w:del>
          </w:ins>
        </w:p>
        <w:p w14:paraId="7D738BA3" w14:textId="6E3D6FF4" w:rsidR="001915BB" w:rsidDel="005C1813" w:rsidRDefault="001915BB">
          <w:pPr>
            <w:pStyle w:val="TOC2"/>
            <w:tabs>
              <w:tab w:val="left" w:pos="1100"/>
              <w:tab w:val="right" w:leader="dot" w:pos="9623"/>
            </w:tabs>
            <w:rPr>
              <w:ins w:id="792" w:author="mayada samir" w:date="2019-04-04T10:19:00Z"/>
              <w:del w:id="793" w:author="Fnu, Sonam" w:date="2019-11-27T16:53:00Z"/>
              <w:rFonts w:eastAsiaTheme="minorEastAsia"/>
              <w:noProof/>
            </w:rPr>
          </w:pPr>
          <w:ins w:id="794" w:author="mayada samir" w:date="2019-04-04T10:19:00Z">
            <w:del w:id="79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"_Toc5265645"</w:delInstrText>
              </w:r>
              <w:r w:rsidRPr="00F93640" w:rsidDel="005C1813">
                <w:rPr>
                  <w:rStyle w:val="Hyperlink"/>
                  <w:noProof/>
                </w:rPr>
                <w:delInstrText xml:space="preserve"> </w:delInstrText>
              </w:r>
              <w:r w:rsidRPr="00F93640" w:rsidDel="005C1813">
                <w:rPr>
                  <w:rStyle w:val="Hyperlink"/>
                  <w:noProof/>
                </w:rPr>
                <w:fldChar w:fldCharType="separate"/>
              </w:r>
            </w:del>
          </w:ins>
          <w:ins w:id="796" w:author="Fnu, Sonam" w:date="2019-11-28T13:45:00Z">
            <w:r w:rsidR="001460F8">
              <w:rPr>
                <w:rStyle w:val="Hyperlink"/>
                <w:b/>
                <w:bCs/>
                <w:noProof/>
              </w:rPr>
              <w:t>Error! Hyperlink reference not valid.</w:t>
            </w:r>
          </w:ins>
          <w:ins w:id="797" w:author="mayada samir" w:date="2019-04-04T10:19:00Z">
            <w:del w:id="798" w:author="Fnu, Sonam" w:date="2019-11-27T16:53:00Z">
              <w:r w:rsidRPr="00F93640" w:rsidDel="005C1813">
                <w:rPr>
                  <w:rStyle w:val="Hyperlink"/>
                  <w:rFonts w:ascii="Calibri" w:hAnsi="Calibri"/>
                  <w:noProof/>
                </w:rPr>
                <w:delText>3.4.3.</w:delText>
              </w:r>
              <w:r w:rsidDel="005C1813">
                <w:rPr>
                  <w:rFonts w:eastAsiaTheme="minorEastAsia"/>
                  <w:noProof/>
                </w:rPr>
                <w:tab/>
              </w:r>
              <w:r w:rsidRPr="00F93640" w:rsidDel="005C1813">
                <w:rPr>
                  <w:rStyle w:val="Hyperlink"/>
                  <w:rFonts w:ascii="Calibri" w:hAnsi="Calibri"/>
                  <w:noProof/>
                </w:rPr>
                <w:delText>Get Account Subscribed Services</w:delText>
              </w:r>
              <w:r w:rsidDel="005C1813">
                <w:rPr>
                  <w:noProof/>
                  <w:webHidden/>
                </w:rPr>
                <w:tab/>
              </w:r>
              <w:r w:rsidDel="005C1813">
                <w:rPr>
                  <w:noProof/>
                  <w:webHidden/>
                </w:rPr>
                <w:fldChar w:fldCharType="begin"/>
              </w:r>
              <w:r w:rsidDel="005C1813">
                <w:rPr>
                  <w:noProof/>
                  <w:webHidden/>
                </w:rPr>
                <w:delInstrText xml:space="preserve"> PAGEREF _Toc5265645 \h </w:delInstrText>
              </w:r>
            </w:del>
          </w:ins>
          <w:del w:id="799" w:author="Fnu, Sonam" w:date="2019-11-27T16:53:00Z">
            <w:r w:rsidDel="005C1813">
              <w:rPr>
                <w:noProof/>
                <w:webHidden/>
              </w:rPr>
            </w:r>
            <w:r w:rsidDel="005C1813">
              <w:rPr>
                <w:noProof/>
                <w:webHidden/>
              </w:rPr>
              <w:fldChar w:fldCharType="separate"/>
            </w:r>
          </w:del>
          <w:ins w:id="800" w:author="mayada samir" w:date="2019-04-04T10:19:00Z">
            <w:del w:id="801" w:author="Fnu, Sonam" w:date="2019-11-27T16:53:00Z">
              <w:r w:rsidDel="005C1813">
                <w:rPr>
                  <w:noProof/>
                  <w:webHidden/>
                </w:rPr>
                <w:delText>78</w:delText>
              </w:r>
              <w:r w:rsidDel="005C1813">
                <w:rPr>
                  <w:noProof/>
                  <w:webHidden/>
                </w:rPr>
                <w:fldChar w:fldCharType="end"/>
              </w:r>
              <w:r w:rsidRPr="00F93640" w:rsidDel="005C1813">
                <w:rPr>
                  <w:rStyle w:val="Hyperlink"/>
                  <w:noProof/>
                </w:rPr>
                <w:fldChar w:fldCharType="end"/>
              </w:r>
            </w:del>
          </w:ins>
        </w:p>
        <w:p w14:paraId="54C0E73F" w14:textId="76BD6428" w:rsidR="001915BB" w:rsidDel="005C1813" w:rsidRDefault="001915BB">
          <w:pPr>
            <w:pStyle w:val="TOC2"/>
            <w:tabs>
              <w:tab w:val="left" w:pos="1100"/>
              <w:tab w:val="right" w:leader="dot" w:pos="9623"/>
            </w:tabs>
            <w:rPr>
              <w:ins w:id="802" w:author="mayada samir" w:date="2019-04-04T10:19:00Z"/>
              <w:del w:id="803" w:author="Fnu, Sonam" w:date="2019-11-27T16:53:00Z"/>
              <w:rFonts w:eastAsiaTheme="minorEastAsia"/>
              <w:noProof/>
            </w:rPr>
          </w:pPr>
          <w:ins w:id="804" w:author="mayada samir" w:date="2019-04-04T10:19:00Z">
            <w:del w:id="80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"_Toc5265646"</w:delInstrText>
              </w:r>
              <w:r w:rsidRPr="00F93640" w:rsidDel="005C1813">
                <w:rPr>
                  <w:rStyle w:val="Hyperlink"/>
                  <w:noProof/>
                </w:rPr>
                <w:delInstrText xml:space="preserve"> </w:delInstrText>
              </w:r>
              <w:r w:rsidRPr="00F93640" w:rsidDel="005C1813">
                <w:rPr>
                  <w:rStyle w:val="Hyperlink"/>
                  <w:noProof/>
                </w:rPr>
                <w:fldChar w:fldCharType="separate"/>
              </w:r>
            </w:del>
          </w:ins>
          <w:ins w:id="806" w:author="Fnu, Sonam" w:date="2019-11-28T13:45:00Z">
            <w:r w:rsidR="001460F8">
              <w:rPr>
                <w:rStyle w:val="Hyperlink"/>
                <w:b/>
                <w:bCs/>
                <w:noProof/>
              </w:rPr>
              <w:t>Error! Hyperlink reference not valid.</w:t>
            </w:r>
          </w:ins>
          <w:ins w:id="807" w:author="mayada samir" w:date="2019-04-04T10:19:00Z">
            <w:del w:id="808" w:author="Fnu, Sonam" w:date="2019-11-27T16:53:00Z">
              <w:r w:rsidRPr="00F93640" w:rsidDel="005C1813">
                <w:rPr>
                  <w:rStyle w:val="Hyperlink"/>
                  <w:rFonts w:ascii="Calibri" w:hAnsi="Calibri"/>
                  <w:noProof/>
                </w:rPr>
                <w:delText>3.4.4.</w:delText>
              </w:r>
              <w:r w:rsidDel="005C1813">
                <w:rPr>
                  <w:rFonts w:eastAsiaTheme="minorEastAsia"/>
                  <w:noProof/>
                </w:rPr>
                <w:tab/>
              </w:r>
              <w:r w:rsidRPr="00F93640" w:rsidDel="005C1813">
                <w:rPr>
                  <w:rStyle w:val="Hyperlink"/>
                  <w:rFonts w:ascii="Calibri" w:hAnsi="Calibri"/>
                  <w:noProof/>
                </w:rPr>
                <w:delText>Get Account(s) Activities</w:delText>
              </w:r>
              <w:r w:rsidDel="005C1813">
                <w:rPr>
                  <w:noProof/>
                  <w:webHidden/>
                </w:rPr>
                <w:tab/>
              </w:r>
              <w:r w:rsidDel="005C1813">
                <w:rPr>
                  <w:noProof/>
                  <w:webHidden/>
                </w:rPr>
                <w:fldChar w:fldCharType="begin"/>
              </w:r>
              <w:r w:rsidDel="005C1813">
                <w:rPr>
                  <w:noProof/>
                  <w:webHidden/>
                </w:rPr>
                <w:delInstrText xml:space="preserve"> PAGEREF _Toc5265646 \h </w:delInstrText>
              </w:r>
            </w:del>
          </w:ins>
          <w:del w:id="809" w:author="Fnu, Sonam" w:date="2019-11-27T16:53:00Z">
            <w:r w:rsidDel="005C1813">
              <w:rPr>
                <w:noProof/>
                <w:webHidden/>
              </w:rPr>
            </w:r>
            <w:r w:rsidDel="005C1813">
              <w:rPr>
                <w:noProof/>
                <w:webHidden/>
              </w:rPr>
              <w:fldChar w:fldCharType="separate"/>
            </w:r>
          </w:del>
          <w:ins w:id="810" w:author="mayada samir" w:date="2019-04-04T10:19:00Z">
            <w:del w:id="811" w:author="Fnu, Sonam" w:date="2019-11-27T16:53:00Z">
              <w:r w:rsidDel="005C1813">
                <w:rPr>
                  <w:noProof/>
                  <w:webHidden/>
                </w:rPr>
                <w:delText>80</w:delText>
              </w:r>
              <w:r w:rsidDel="005C1813">
                <w:rPr>
                  <w:noProof/>
                  <w:webHidden/>
                </w:rPr>
                <w:fldChar w:fldCharType="end"/>
              </w:r>
              <w:r w:rsidRPr="00F93640" w:rsidDel="005C1813">
                <w:rPr>
                  <w:rStyle w:val="Hyperlink"/>
                  <w:noProof/>
                </w:rPr>
                <w:fldChar w:fldCharType="end"/>
              </w:r>
            </w:del>
          </w:ins>
        </w:p>
        <w:p w14:paraId="07743F9F" w14:textId="123CC392" w:rsidR="001915BB" w:rsidDel="005C1813" w:rsidRDefault="001915BB">
          <w:pPr>
            <w:pStyle w:val="TOC2"/>
            <w:tabs>
              <w:tab w:val="left" w:pos="880"/>
              <w:tab w:val="right" w:leader="dot" w:pos="9623"/>
            </w:tabs>
            <w:rPr>
              <w:ins w:id="812" w:author="mayada samir" w:date="2019-04-04T10:19:00Z"/>
              <w:del w:id="813" w:author="Fnu, Sonam" w:date="2019-11-27T16:53:00Z"/>
              <w:rFonts w:eastAsiaTheme="minorEastAsia"/>
              <w:noProof/>
            </w:rPr>
          </w:pPr>
          <w:ins w:id="814" w:author="mayada samir" w:date="2019-04-04T10:19:00Z">
            <w:del w:id="81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"_Toc5265647"</w:delInstrText>
              </w:r>
              <w:r w:rsidRPr="00F93640" w:rsidDel="005C1813">
                <w:rPr>
                  <w:rStyle w:val="Hyperlink"/>
                  <w:noProof/>
                </w:rPr>
                <w:delInstrText xml:space="preserve"> </w:delInstrText>
              </w:r>
              <w:r w:rsidRPr="00F93640" w:rsidDel="005C1813">
                <w:rPr>
                  <w:rStyle w:val="Hyperlink"/>
                  <w:noProof/>
                </w:rPr>
                <w:fldChar w:fldCharType="separate"/>
              </w:r>
            </w:del>
          </w:ins>
          <w:ins w:id="816" w:author="Fnu, Sonam" w:date="2019-11-28T13:45:00Z">
            <w:r w:rsidR="001460F8">
              <w:rPr>
                <w:rStyle w:val="Hyperlink"/>
                <w:b/>
                <w:bCs/>
                <w:noProof/>
              </w:rPr>
              <w:t>Error! Hyperlink reference not valid.</w:t>
            </w:r>
          </w:ins>
          <w:ins w:id="817" w:author="mayada samir" w:date="2019-04-04T10:19:00Z">
            <w:del w:id="818" w:author="Fnu, Sonam" w:date="2019-11-27T16:53:00Z">
              <w:r w:rsidRPr="00F93640" w:rsidDel="005C1813">
                <w:rPr>
                  <w:rStyle w:val="Hyperlink"/>
                  <w:rFonts w:ascii="Calibri" w:hAnsi="Calibri"/>
                  <w:noProof/>
                </w:rPr>
                <w:delText>3.5.</w:delText>
              </w:r>
              <w:r w:rsidDel="005C1813">
                <w:rPr>
                  <w:rFonts w:eastAsiaTheme="minorEastAsia"/>
                  <w:noProof/>
                </w:rPr>
                <w:tab/>
              </w:r>
              <w:r w:rsidRPr="00F93640" w:rsidDel="005C1813">
                <w:rPr>
                  <w:rStyle w:val="Hyperlink"/>
                  <w:rFonts w:ascii="Calibri" w:hAnsi="Calibri"/>
                  <w:noProof/>
                </w:rPr>
                <w:delText>Messages</w:delText>
              </w:r>
              <w:r w:rsidDel="005C1813">
                <w:rPr>
                  <w:noProof/>
                  <w:webHidden/>
                </w:rPr>
                <w:tab/>
              </w:r>
              <w:r w:rsidDel="005C1813">
                <w:rPr>
                  <w:noProof/>
                  <w:webHidden/>
                </w:rPr>
                <w:fldChar w:fldCharType="begin"/>
              </w:r>
              <w:r w:rsidDel="005C1813">
                <w:rPr>
                  <w:noProof/>
                  <w:webHidden/>
                </w:rPr>
                <w:delInstrText xml:space="preserve"> PAGEREF _Toc5265647 \h </w:delInstrText>
              </w:r>
            </w:del>
          </w:ins>
          <w:del w:id="819" w:author="Fnu, Sonam" w:date="2019-11-27T16:53:00Z">
            <w:r w:rsidDel="005C1813">
              <w:rPr>
                <w:noProof/>
                <w:webHidden/>
              </w:rPr>
            </w:r>
            <w:r w:rsidDel="005C1813">
              <w:rPr>
                <w:noProof/>
                <w:webHidden/>
              </w:rPr>
              <w:fldChar w:fldCharType="separate"/>
            </w:r>
          </w:del>
          <w:ins w:id="820" w:author="mayada samir" w:date="2019-04-04T10:19:00Z">
            <w:del w:id="821" w:author="Fnu, Sonam" w:date="2019-11-27T16:53:00Z">
              <w:r w:rsidDel="005C1813">
                <w:rPr>
                  <w:noProof/>
                  <w:webHidden/>
                </w:rPr>
                <w:delText>82</w:delText>
              </w:r>
              <w:r w:rsidDel="005C1813">
                <w:rPr>
                  <w:noProof/>
                  <w:webHidden/>
                </w:rPr>
                <w:fldChar w:fldCharType="end"/>
              </w:r>
              <w:r w:rsidRPr="00F93640" w:rsidDel="005C1813">
                <w:rPr>
                  <w:rStyle w:val="Hyperlink"/>
                  <w:noProof/>
                </w:rPr>
                <w:fldChar w:fldCharType="end"/>
              </w:r>
            </w:del>
          </w:ins>
        </w:p>
        <w:p w14:paraId="11B9612D" w14:textId="55479FD2" w:rsidR="001915BB" w:rsidDel="005C1813" w:rsidRDefault="001915BB">
          <w:pPr>
            <w:pStyle w:val="TOC2"/>
            <w:tabs>
              <w:tab w:val="left" w:pos="880"/>
              <w:tab w:val="right" w:leader="dot" w:pos="9623"/>
            </w:tabs>
            <w:rPr>
              <w:ins w:id="822" w:author="mayada samir" w:date="2019-04-04T10:19:00Z"/>
              <w:del w:id="823" w:author="Fnu, Sonam" w:date="2019-11-27T16:53:00Z"/>
              <w:rFonts w:eastAsiaTheme="minorEastAsia"/>
              <w:noProof/>
            </w:rPr>
          </w:pPr>
          <w:ins w:id="824" w:author="mayada samir" w:date="2019-04-04T10:19:00Z">
            <w:del w:id="82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"_Toc5265648"</w:delInstrText>
              </w:r>
              <w:r w:rsidRPr="00F93640" w:rsidDel="005C1813">
                <w:rPr>
                  <w:rStyle w:val="Hyperlink"/>
                  <w:noProof/>
                </w:rPr>
                <w:delInstrText xml:space="preserve"> </w:delInstrText>
              </w:r>
              <w:r w:rsidRPr="00F93640" w:rsidDel="005C1813">
                <w:rPr>
                  <w:rStyle w:val="Hyperlink"/>
                  <w:noProof/>
                </w:rPr>
                <w:fldChar w:fldCharType="separate"/>
              </w:r>
            </w:del>
          </w:ins>
          <w:ins w:id="826" w:author="Fnu, Sonam" w:date="2019-11-28T13:45:00Z">
            <w:r w:rsidR="001460F8">
              <w:rPr>
                <w:rStyle w:val="Hyperlink"/>
                <w:b/>
                <w:bCs/>
                <w:noProof/>
              </w:rPr>
              <w:t>Error! Hyperlink reference not valid.</w:t>
            </w:r>
          </w:ins>
          <w:ins w:id="827" w:author="mayada samir" w:date="2019-04-04T10:19:00Z">
            <w:del w:id="828" w:author="Fnu, Sonam" w:date="2019-11-27T16:53:00Z">
              <w:r w:rsidRPr="00F93640" w:rsidDel="005C1813">
                <w:rPr>
                  <w:rStyle w:val="Hyperlink"/>
                  <w:rFonts w:ascii="Calibri" w:hAnsi="Calibri"/>
                  <w:noProof/>
                </w:rPr>
                <w:delText>3.6.</w:delText>
              </w:r>
              <w:r w:rsidDel="005C1813">
                <w:rPr>
                  <w:rFonts w:eastAsiaTheme="minorEastAsia"/>
                  <w:noProof/>
                </w:rPr>
                <w:tab/>
              </w:r>
              <w:r w:rsidRPr="00F93640" w:rsidDel="005C1813">
                <w:rPr>
                  <w:rStyle w:val="Hyperlink"/>
                  <w:rFonts w:ascii="Calibri" w:hAnsi="Calibri"/>
                  <w:noProof/>
                </w:rPr>
                <w:delText>Validations</w:delText>
              </w:r>
              <w:r w:rsidDel="005C1813">
                <w:rPr>
                  <w:noProof/>
                  <w:webHidden/>
                </w:rPr>
                <w:tab/>
              </w:r>
              <w:r w:rsidDel="005C1813">
                <w:rPr>
                  <w:noProof/>
                  <w:webHidden/>
                </w:rPr>
                <w:fldChar w:fldCharType="begin"/>
              </w:r>
              <w:r w:rsidDel="005C1813">
                <w:rPr>
                  <w:noProof/>
                  <w:webHidden/>
                </w:rPr>
                <w:delInstrText xml:space="preserve"> PAGEREF _Toc5265648 \h </w:delInstrText>
              </w:r>
            </w:del>
          </w:ins>
          <w:del w:id="829" w:author="Fnu, Sonam" w:date="2019-11-27T16:53:00Z">
            <w:r w:rsidDel="005C1813">
              <w:rPr>
                <w:noProof/>
                <w:webHidden/>
              </w:rPr>
            </w:r>
            <w:r w:rsidDel="005C1813">
              <w:rPr>
                <w:noProof/>
                <w:webHidden/>
              </w:rPr>
              <w:fldChar w:fldCharType="separate"/>
            </w:r>
          </w:del>
          <w:ins w:id="830" w:author="mayada samir" w:date="2019-04-04T10:19:00Z">
            <w:del w:id="831" w:author="Fnu, Sonam" w:date="2019-11-27T16:53:00Z">
              <w:r w:rsidDel="005C1813">
                <w:rPr>
                  <w:noProof/>
                  <w:webHidden/>
                </w:rPr>
                <w:delText>82</w:delText>
              </w:r>
              <w:r w:rsidDel="005C1813">
                <w:rPr>
                  <w:noProof/>
                  <w:webHidden/>
                </w:rPr>
                <w:fldChar w:fldCharType="end"/>
              </w:r>
              <w:r w:rsidRPr="00F93640" w:rsidDel="005C1813">
                <w:rPr>
                  <w:rStyle w:val="Hyperlink"/>
                  <w:noProof/>
                </w:rPr>
                <w:fldChar w:fldCharType="end"/>
              </w:r>
            </w:del>
          </w:ins>
        </w:p>
        <w:p w14:paraId="0FD1A77C" w14:textId="7EA82C6E" w:rsidR="001915BB" w:rsidDel="005C1813" w:rsidRDefault="001915BB">
          <w:pPr>
            <w:pStyle w:val="TOC2"/>
            <w:tabs>
              <w:tab w:val="left" w:pos="880"/>
              <w:tab w:val="right" w:leader="dot" w:pos="9623"/>
            </w:tabs>
            <w:rPr>
              <w:ins w:id="832" w:author="mayada samir" w:date="2019-04-04T10:19:00Z"/>
              <w:del w:id="833" w:author="Fnu, Sonam" w:date="2019-11-27T16:53:00Z"/>
              <w:rFonts w:eastAsiaTheme="minorEastAsia"/>
              <w:noProof/>
            </w:rPr>
          </w:pPr>
          <w:ins w:id="834" w:author="mayada samir" w:date="2019-04-04T10:19:00Z">
            <w:del w:id="83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"_Toc5265649"</w:delInstrText>
              </w:r>
              <w:r w:rsidRPr="00F93640" w:rsidDel="005C1813">
                <w:rPr>
                  <w:rStyle w:val="Hyperlink"/>
                  <w:noProof/>
                </w:rPr>
                <w:delInstrText xml:space="preserve"> </w:delInstrText>
              </w:r>
              <w:r w:rsidRPr="00F93640" w:rsidDel="005C1813">
                <w:rPr>
                  <w:rStyle w:val="Hyperlink"/>
                  <w:noProof/>
                </w:rPr>
                <w:fldChar w:fldCharType="separate"/>
              </w:r>
            </w:del>
          </w:ins>
          <w:ins w:id="836" w:author="Fnu, Sonam" w:date="2019-11-28T13:45:00Z">
            <w:r w:rsidR="001460F8">
              <w:rPr>
                <w:rStyle w:val="Hyperlink"/>
                <w:b/>
                <w:bCs/>
                <w:noProof/>
              </w:rPr>
              <w:t>Error! Hyperlink reference not valid.</w:t>
            </w:r>
          </w:ins>
          <w:ins w:id="837" w:author="mayada samir" w:date="2019-04-04T10:19:00Z">
            <w:del w:id="838" w:author="Fnu, Sonam" w:date="2019-11-27T16:53:00Z">
              <w:r w:rsidRPr="00F93640" w:rsidDel="005C1813">
                <w:rPr>
                  <w:rStyle w:val="Hyperlink"/>
                  <w:rFonts w:ascii="Calibri" w:hAnsi="Calibri"/>
                  <w:noProof/>
                </w:rPr>
                <w:delText>3.7.</w:delText>
              </w:r>
              <w:r w:rsidDel="005C1813">
                <w:rPr>
                  <w:rFonts w:eastAsiaTheme="minorEastAsia"/>
                  <w:noProof/>
                </w:rPr>
                <w:tab/>
              </w:r>
              <w:r w:rsidRPr="00F93640" w:rsidDel="005C1813">
                <w:rPr>
                  <w:rStyle w:val="Hyperlink"/>
                  <w:rFonts w:ascii="Calibri" w:hAnsi="Calibri"/>
                  <w:noProof/>
                </w:rPr>
                <w:delText>Glossary</w:delText>
              </w:r>
              <w:r w:rsidDel="005C1813">
                <w:rPr>
                  <w:noProof/>
                  <w:webHidden/>
                </w:rPr>
                <w:tab/>
              </w:r>
              <w:r w:rsidDel="005C1813">
                <w:rPr>
                  <w:noProof/>
                  <w:webHidden/>
                </w:rPr>
                <w:fldChar w:fldCharType="begin"/>
              </w:r>
              <w:r w:rsidDel="005C1813">
                <w:rPr>
                  <w:noProof/>
                  <w:webHidden/>
                </w:rPr>
                <w:delInstrText xml:space="preserve"> PAGEREF _Toc5265649 \h </w:delInstrText>
              </w:r>
            </w:del>
          </w:ins>
          <w:del w:id="839" w:author="Fnu, Sonam" w:date="2019-11-27T16:53:00Z">
            <w:r w:rsidDel="005C1813">
              <w:rPr>
                <w:noProof/>
                <w:webHidden/>
              </w:rPr>
            </w:r>
            <w:r w:rsidDel="005C1813">
              <w:rPr>
                <w:noProof/>
                <w:webHidden/>
              </w:rPr>
              <w:fldChar w:fldCharType="separate"/>
            </w:r>
          </w:del>
          <w:ins w:id="840" w:author="mayada samir" w:date="2019-04-04T10:19:00Z">
            <w:del w:id="841" w:author="Fnu, Sonam" w:date="2019-11-27T16:53:00Z">
              <w:r w:rsidDel="005C1813">
                <w:rPr>
                  <w:noProof/>
                  <w:webHidden/>
                </w:rPr>
                <w:delText>82</w:delText>
              </w:r>
              <w:r w:rsidDel="005C1813">
                <w:rPr>
                  <w:noProof/>
                  <w:webHidden/>
                </w:rPr>
                <w:fldChar w:fldCharType="end"/>
              </w:r>
              <w:r w:rsidRPr="00F93640" w:rsidDel="005C1813">
                <w:rPr>
                  <w:rStyle w:val="Hyperlink"/>
                  <w:noProof/>
                </w:rPr>
                <w:fldChar w:fldCharType="end"/>
              </w:r>
            </w:del>
          </w:ins>
        </w:p>
        <w:p w14:paraId="7912F2FF" w14:textId="79A7C7B8" w:rsidR="001915BB" w:rsidDel="005C1813" w:rsidRDefault="001915BB">
          <w:pPr>
            <w:pStyle w:val="TOC2"/>
            <w:tabs>
              <w:tab w:val="left" w:pos="880"/>
              <w:tab w:val="right" w:leader="dot" w:pos="9623"/>
            </w:tabs>
            <w:rPr>
              <w:ins w:id="842" w:author="mayada samir" w:date="2019-04-04T10:19:00Z"/>
              <w:del w:id="843" w:author="Fnu, Sonam" w:date="2019-11-27T16:53:00Z"/>
              <w:rFonts w:eastAsiaTheme="minorEastAsia"/>
              <w:noProof/>
            </w:rPr>
          </w:pPr>
          <w:ins w:id="844" w:author="mayada samir" w:date="2019-04-04T10:19:00Z">
            <w:del w:id="84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"_Toc5265650"</w:delInstrText>
              </w:r>
              <w:r w:rsidRPr="00F93640" w:rsidDel="005C1813">
                <w:rPr>
                  <w:rStyle w:val="Hyperlink"/>
                  <w:noProof/>
                </w:rPr>
                <w:delInstrText xml:space="preserve"> </w:delInstrText>
              </w:r>
              <w:r w:rsidRPr="00F93640" w:rsidDel="005C1813">
                <w:rPr>
                  <w:rStyle w:val="Hyperlink"/>
                  <w:noProof/>
                </w:rPr>
                <w:fldChar w:fldCharType="separate"/>
              </w:r>
            </w:del>
          </w:ins>
          <w:ins w:id="846" w:author="Fnu, Sonam" w:date="2019-11-28T13:45:00Z">
            <w:r w:rsidR="001460F8">
              <w:rPr>
                <w:rStyle w:val="Hyperlink"/>
                <w:b/>
                <w:bCs/>
                <w:noProof/>
              </w:rPr>
              <w:t>Error! Hyperlink reference not valid.</w:t>
            </w:r>
          </w:ins>
          <w:ins w:id="847" w:author="mayada samir" w:date="2019-04-04T10:19:00Z">
            <w:del w:id="848" w:author="Fnu, Sonam" w:date="2019-11-27T16:53:00Z">
              <w:r w:rsidRPr="00F93640" w:rsidDel="005C1813">
                <w:rPr>
                  <w:rStyle w:val="Hyperlink"/>
                  <w:rFonts w:ascii="Calibri" w:hAnsi="Calibri"/>
                  <w:noProof/>
                </w:rPr>
                <w:delText>3.8.</w:delText>
              </w:r>
              <w:r w:rsidDel="005C1813">
                <w:rPr>
                  <w:rFonts w:eastAsiaTheme="minorEastAsia"/>
                  <w:noProof/>
                </w:rPr>
                <w:tab/>
              </w:r>
              <w:r w:rsidRPr="00F93640" w:rsidDel="005C1813">
                <w:rPr>
                  <w:rStyle w:val="Hyperlink"/>
                  <w:rFonts w:ascii="Calibri" w:hAnsi="Calibri"/>
                  <w:noProof/>
                </w:rPr>
                <w:delText>Workflow &amp; Diagrams</w:delText>
              </w:r>
              <w:r w:rsidDel="005C1813">
                <w:rPr>
                  <w:noProof/>
                  <w:webHidden/>
                </w:rPr>
                <w:tab/>
              </w:r>
              <w:r w:rsidDel="005C1813">
                <w:rPr>
                  <w:noProof/>
                  <w:webHidden/>
                </w:rPr>
                <w:fldChar w:fldCharType="begin"/>
              </w:r>
              <w:r w:rsidDel="005C1813">
                <w:rPr>
                  <w:noProof/>
                  <w:webHidden/>
                </w:rPr>
                <w:delInstrText xml:space="preserve"> PAGEREF _Toc5265650 \h </w:delInstrText>
              </w:r>
            </w:del>
          </w:ins>
          <w:del w:id="849" w:author="Fnu, Sonam" w:date="2019-11-27T16:53:00Z">
            <w:r w:rsidDel="005C1813">
              <w:rPr>
                <w:noProof/>
                <w:webHidden/>
              </w:rPr>
            </w:r>
            <w:r w:rsidDel="005C1813">
              <w:rPr>
                <w:noProof/>
                <w:webHidden/>
              </w:rPr>
              <w:fldChar w:fldCharType="separate"/>
            </w:r>
          </w:del>
          <w:ins w:id="850" w:author="mayada samir" w:date="2019-04-04T10:19:00Z">
            <w:del w:id="851" w:author="Fnu, Sonam" w:date="2019-11-27T16:53:00Z">
              <w:r w:rsidDel="005C1813">
                <w:rPr>
                  <w:noProof/>
                  <w:webHidden/>
                </w:rPr>
                <w:delText>82</w:delText>
              </w:r>
              <w:r w:rsidDel="005C1813">
                <w:rPr>
                  <w:noProof/>
                  <w:webHidden/>
                </w:rPr>
                <w:fldChar w:fldCharType="end"/>
              </w:r>
              <w:r w:rsidRPr="00F93640" w:rsidDel="005C1813">
                <w:rPr>
                  <w:rStyle w:val="Hyperlink"/>
                  <w:noProof/>
                </w:rPr>
                <w:fldChar w:fldCharType="end"/>
              </w:r>
            </w:del>
          </w:ins>
        </w:p>
        <w:p w14:paraId="67010E41" w14:textId="1232C321" w:rsidR="001915BB" w:rsidDel="005C1813" w:rsidRDefault="001915BB">
          <w:pPr>
            <w:pStyle w:val="TOC2"/>
            <w:tabs>
              <w:tab w:val="left" w:pos="880"/>
              <w:tab w:val="right" w:leader="dot" w:pos="9623"/>
            </w:tabs>
            <w:rPr>
              <w:ins w:id="852" w:author="mayada samir" w:date="2019-04-04T10:19:00Z"/>
              <w:del w:id="853" w:author="Fnu, Sonam" w:date="2019-11-27T16:53:00Z"/>
              <w:rFonts w:eastAsiaTheme="minorEastAsia"/>
              <w:noProof/>
            </w:rPr>
          </w:pPr>
          <w:ins w:id="854" w:author="mayada samir" w:date="2019-04-04T10:19:00Z">
            <w:del w:id="85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"_Toc5265651"</w:delInstrText>
              </w:r>
              <w:r w:rsidRPr="00F93640" w:rsidDel="005C1813">
                <w:rPr>
                  <w:rStyle w:val="Hyperlink"/>
                  <w:noProof/>
                </w:rPr>
                <w:delInstrText xml:space="preserve"> </w:delInstrText>
              </w:r>
              <w:r w:rsidRPr="00F93640" w:rsidDel="005C1813">
                <w:rPr>
                  <w:rStyle w:val="Hyperlink"/>
                  <w:noProof/>
                </w:rPr>
                <w:fldChar w:fldCharType="separate"/>
              </w:r>
            </w:del>
          </w:ins>
          <w:ins w:id="856" w:author="Fnu, Sonam" w:date="2019-11-28T13:45:00Z">
            <w:r w:rsidR="001460F8">
              <w:rPr>
                <w:rStyle w:val="Hyperlink"/>
                <w:b/>
                <w:bCs/>
                <w:noProof/>
              </w:rPr>
              <w:t>Error! Hyperlink reference not valid.</w:t>
            </w:r>
          </w:ins>
          <w:ins w:id="857" w:author="mayada samir" w:date="2019-04-04T10:19:00Z">
            <w:del w:id="858" w:author="Fnu, Sonam" w:date="2019-11-27T16:53:00Z">
              <w:r w:rsidRPr="00F93640" w:rsidDel="005C1813">
                <w:rPr>
                  <w:rStyle w:val="Hyperlink"/>
                  <w:rFonts w:ascii="Calibri" w:hAnsi="Calibri"/>
                  <w:noProof/>
                </w:rPr>
                <w:delText>3.9.</w:delText>
              </w:r>
              <w:r w:rsidDel="005C1813">
                <w:rPr>
                  <w:rFonts w:eastAsiaTheme="minorEastAsia"/>
                  <w:noProof/>
                </w:rPr>
                <w:tab/>
              </w:r>
              <w:r w:rsidRPr="00F93640" w:rsidDel="005C1813">
                <w:rPr>
                  <w:rStyle w:val="Hyperlink"/>
                  <w:rFonts w:ascii="Calibri" w:hAnsi="Calibri"/>
                  <w:noProof/>
                </w:rPr>
                <w:delText>Impacted Modules</w:delText>
              </w:r>
              <w:r w:rsidDel="005C1813">
                <w:rPr>
                  <w:noProof/>
                  <w:webHidden/>
                </w:rPr>
                <w:tab/>
              </w:r>
              <w:r w:rsidDel="005C1813">
                <w:rPr>
                  <w:noProof/>
                  <w:webHidden/>
                </w:rPr>
                <w:fldChar w:fldCharType="begin"/>
              </w:r>
              <w:r w:rsidDel="005C1813">
                <w:rPr>
                  <w:noProof/>
                  <w:webHidden/>
                </w:rPr>
                <w:delInstrText xml:space="preserve"> PAGEREF _Toc5265651 \h </w:delInstrText>
              </w:r>
            </w:del>
          </w:ins>
          <w:del w:id="859" w:author="Fnu, Sonam" w:date="2019-11-27T16:53:00Z">
            <w:r w:rsidDel="005C1813">
              <w:rPr>
                <w:noProof/>
                <w:webHidden/>
              </w:rPr>
            </w:r>
            <w:r w:rsidDel="005C1813">
              <w:rPr>
                <w:noProof/>
                <w:webHidden/>
              </w:rPr>
              <w:fldChar w:fldCharType="separate"/>
            </w:r>
          </w:del>
          <w:ins w:id="860" w:author="mayada samir" w:date="2019-04-04T10:19:00Z">
            <w:del w:id="861" w:author="Fnu, Sonam" w:date="2019-11-27T16:53:00Z">
              <w:r w:rsidDel="005C1813">
                <w:rPr>
                  <w:noProof/>
                  <w:webHidden/>
                </w:rPr>
                <w:delText>82</w:delText>
              </w:r>
              <w:r w:rsidDel="005C1813">
                <w:rPr>
                  <w:noProof/>
                  <w:webHidden/>
                </w:rPr>
                <w:fldChar w:fldCharType="end"/>
              </w:r>
              <w:r w:rsidRPr="00F93640" w:rsidDel="005C1813">
                <w:rPr>
                  <w:rStyle w:val="Hyperlink"/>
                  <w:noProof/>
                </w:rPr>
                <w:fldChar w:fldCharType="end"/>
              </w:r>
            </w:del>
          </w:ins>
        </w:p>
        <w:p w14:paraId="2E8CC9ED" w14:textId="04E14B22" w:rsidR="001915BB" w:rsidDel="005C1813" w:rsidRDefault="001915BB">
          <w:pPr>
            <w:pStyle w:val="TOC2"/>
            <w:tabs>
              <w:tab w:val="left" w:pos="1100"/>
              <w:tab w:val="right" w:leader="dot" w:pos="9623"/>
            </w:tabs>
            <w:rPr>
              <w:ins w:id="862" w:author="mayada samir" w:date="2019-04-04T10:19:00Z"/>
              <w:del w:id="863" w:author="Fnu, Sonam" w:date="2019-11-27T16:53:00Z"/>
              <w:rFonts w:eastAsiaTheme="minorEastAsia"/>
              <w:noProof/>
            </w:rPr>
          </w:pPr>
          <w:ins w:id="864" w:author="mayada samir" w:date="2019-04-04T10:19:00Z">
            <w:del w:id="86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"_Toc5265652"</w:delInstrText>
              </w:r>
              <w:r w:rsidRPr="00F93640" w:rsidDel="005C1813">
                <w:rPr>
                  <w:rStyle w:val="Hyperlink"/>
                  <w:noProof/>
                </w:rPr>
                <w:delInstrText xml:space="preserve"> </w:delInstrText>
              </w:r>
              <w:r w:rsidRPr="00F93640" w:rsidDel="005C1813">
                <w:rPr>
                  <w:rStyle w:val="Hyperlink"/>
                  <w:noProof/>
                </w:rPr>
                <w:fldChar w:fldCharType="separate"/>
              </w:r>
            </w:del>
          </w:ins>
          <w:ins w:id="866" w:author="Fnu, Sonam" w:date="2019-11-28T13:45:00Z">
            <w:r w:rsidR="001460F8">
              <w:rPr>
                <w:rStyle w:val="Hyperlink"/>
                <w:b/>
                <w:bCs/>
                <w:noProof/>
              </w:rPr>
              <w:t>Error! Hyperlink reference not valid.</w:t>
            </w:r>
          </w:ins>
          <w:ins w:id="867" w:author="mayada samir" w:date="2019-04-04T10:19:00Z">
            <w:del w:id="868" w:author="Fnu, Sonam" w:date="2019-11-27T16:53:00Z">
              <w:r w:rsidRPr="00F93640" w:rsidDel="005C1813">
                <w:rPr>
                  <w:rStyle w:val="Hyperlink"/>
                  <w:rFonts w:ascii="Calibri" w:hAnsi="Calibri"/>
                  <w:noProof/>
                </w:rPr>
                <w:delText>3.10.</w:delText>
              </w:r>
              <w:r w:rsidDel="005C1813">
                <w:rPr>
                  <w:rFonts w:eastAsiaTheme="minorEastAsia"/>
                  <w:noProof/>
                </w:rPr>
                <w:tab/>
              </w:r>
              <w:r w:rsidRPr="00F93640" w:rsidDel="005C1813">
                <w:rPr>
                  <w:rStyle w:val="Hyperlink"/>
                  <w:rFonts w:ascii="Calibri" w:hAnsi="Calibri"/>
                  <w:noProof/>
                </w:rPr>
                <w:delText>Setup</w:delText>
              </w:r>
              <w:r w:rsidDel="005C1813">
                <w:rPr>
                  <w:noProof/>
                  <w:webHidden/>
                </w:rPr>
                <w:tab/>
              </w:r>
              <w:r w:rsidDel="005C1813">
                <w:rPr>
                  <w:noProof/>
                  <w:webHidden/>
                </w:rPr>
                <w:fldChar w:fldCharType="begin"/>
              </w:r>
              <w:r w:rsidDel="005C1813">
                <w:rPr>
                  <w:noProof/>
                  <w:webHidden/>
                </w:rPr>
                <w:delInstrText xml:space="preserve"> PAGEREF _Toc5265652 \h </w:delInstrText>
              </w:r>
            </w:del>
          </w:ins>
          <w:del w:id="869" w:author="Fnu, Sonam" w:date="2019-11-27T16:53:00Z">
            <w:r w:rsidDel="005C1813">
              <w:rPr>
                <w:noProof/>
                <w:webHidden/>
              </w:rPr>
            </w:r>
            <w:r w:rsidDel="005C1813">
              <w:rPr>
                <w:noProof/>
                <w:webHidden/>
              </w:rPr>
              <w:fldChar w:fldCharType="separate"/>
            </w:r>
          </w:del>
          <w:ins w:id="870" w:author="mayada samir" w:date="2019-04-04T10:19:00Z">
            <w:del w:id="871" w:author="Fnu, Sonam" w:date="2019-11-27T16:53:00Z">
              <w:r w:rsidDel="005C1813">
                <w:rPr>
                  <w:noProof/>
                  <w:webHidden/>
                </w:rPr>
                <w:delText>82</w:delText>
              </w:r>
              <w:r w:rsidDel="005C1813">
                <w:rPr>
                  <w:noProof/>
                  <w:webHidden/>
                </w:rPr>
                <w:fldChar w:fldCharType="end"/>
              </w:r>
              <w:r w:rsidRPr="00F93640" w:rsidDel="005C1813">
                <w:rPr>
                  <w:rStyle w:val="Hyperlink"/>
                  <w:noProof/>
                </w:rPr>
                <w:fldChar w:fldCharType="end"/>
              </w:r>
            </w:del>
          </w:ins>
        </w:p>
        <w:p w14:paraId="6A2B5BAB" w14:textId="72BCB559" w:rsidR="001915BB" w:rsidDel="005C1813" w:rsidRDefault="001915BB">
          <w:pPr>
            <w:pStyle w:val="TOC2"/>
            <w:tabs>
              <w:tab w:val="left" w:pos="1100"/>
              <w:tab w:val="right" w:leader="dot" w:pos="9623"/>
            </w:tabs>
            <w:rPr>
              <w:ins w:id="872" w:author="mayada samir" w:date="2019-04-04T10:19:00Z"/>
              <w:del w:id="873" w:author="Fnu, Sonam" w:date="2019-11-27T16:53:00Z"/>
              <w:rFonts w:eastAsiaTheme="minorEastAsia"/>
              <w:noProof/>
            </w:rPr>
          </w:pPr>
          <w:ins w:id="874" w:author="mayada samir" w:date="2019-04-04T10:19:00Z">
            <w:del w:id="87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"_Toc5265653"</w:delInstrText>
              </w:r>
              <w:r w:rsidRPr="00F93640" w:rsidDel="005C1813">
                <w:rPr>
                  <w:rStyle w:val="Hyperlink"/>
                  <w:noProof/>
                </w:rPr>
                <w:delInstrText xml:space="preserve"> </w:delInstrText>
              </w:r>
              <w:r w:rsidRPr="00F93640" w:rsidDel="005C1813">
                <w:rPr>
                  <w:rStyle w:val="Hyperlink"/>
                  <w:noProof/>
                </w:rPr>
                <w:fldChar w:fldCharType="separate"/>
              </w:r>
            </w:del>
          </w:ins>
          <w:ins w:id="876" w:author="Fnu, Sonam" w:date="2019-11-28T13:45:00Z">
            <w:r w:rsidR="001460F8">
              <w:rPr>
                <w:rStyle w:val="Hyperlink"/>
                <w:b/>
                <w:bCs/>
                <w:noProof/>
              </w:rPr>
              <w:t>Error! Hyperlink reference not valid.</w:t>
            </w:r>
          </w:ins>
          <w:ins w:id="877" w:author="mayada samir" w:date="2019-04-04T10:19:00Z">
            <w:del w:id="878" w:author="Fnu, Sonam" w:date="2019-11-27T16:53:00Z">
              <w:r w:rsidRPr="00F93640" w:rsidDel="005C1813">
                <w:rPr>
                  <w:rStyle w:val="Hyperlink"/>
                  <w:rFonts w:ascii="Calibri" w:hAnsi="Calibri"/>
                  <w:noProof/>
                </w:rPr>
                <w:delText>3.11.</w:delText>
              </w:r>
              <w:r w:rsidDel="005C1813">
                <w:rPr>
                  <w:rFonts w:eastAsiaTheme="minorEastAsia"/>
                  <w:noProof/>
                </w:rPr>
                <w:tab/>
              </w:r>
              <w:r w:rsidRPr="00F93640" w:rsidDel="005C1813">
                <w:rPr>
                  <w:rStyle w:val="Hyperlink"/>
                  <w:rFonts w:ascii="Calibri" w:hAnsi="Calibri"/>
                  <w:noProof/>
                </w:rPr>
                <w:delText>Accounting Entries:</w:delText>
              </w:r>
              <w:r w:rsidDel="005C1813">
                <w:rPr>
                  <w:noProof/>
                  <w:webHidden/>
                </w:rPr>
                <w:tab/>
              </w:r>
              <w:r w:rsidDel="005C1813">
                <w:rPr>
                  <w:noProof/>
                  <w:webHidden/>
                </w:rPr>
                <w:fldChar w:fldCharType="begin"/>
              </w:r>
              <w:r w:rsidDel="005C1813">
                <w:rPr>
                  <w:noProof/>
                  <w:webHidden/>
                </w:rPr>
                <w:delInstrText xml:space="preserve"> PAGEREF _Toc5265653 \h </w:delInstrText>
              </w:r>
            </w:del>
          </w:ins>
          <w:del w:id="879" w:author="Fnu, Sonam" w:date="2019-11-27T16:53:00Z">
            <w:r w:rsidDel="005C1813">
              <w:rPr>
                <w:noProof/>
                <w:webHidden/>
              </w:rPr>
            </w:r>
            <w:r w:rsidDel="005C1813">
              <w:rPr>
                <w:noProof/>
                <w:webHidden/>
              </w:rPr>
              <w:fldChar w:fldCharType="separate"/>
            </w:r>
          </w:del>
          <w:ins w:id="880" w:author="mayada samir" w:date="2019-04-04T10:19:00Z">
            <w:del w:id="881" w:author="Fnu, Sonam" w:date="2019-11-27T16:53:00Z">
              <w:r w:rsidDel="005C1813">
                <w:rPr>
                  <w:noProof/>
                  <w:webHidden/>
                </w:rPr>
                <w:delText>87</w:delText>
              </w:r>
              <w:r w:rsidDel="005C1813">
                <w:rPr>
                  <w:noProof/>
                  <w:webHidden/>
                </w:rPr>
                <w:fldChar w:fldCharType="end"/>
              </w:r>
              <w:r w:rsidRPr="00F93640" w:rsidDel="005C1813">
                <w:rPr>
                  <w:rStyle w:val="Hyperlink"/>
                  <w:noProof/>
                </w:rPr>
                <w:fldChar w:fldCharType="end"/>
              </w:r>
            </w:del>
          </w:ins>
        </w:p>
        <w:p w14:paraId="1C688F68" w14:textId="32DB1356" w:rsidR="001915BB" w:rsidDel="005C1813" w:rsidRDefault="001915BB">
          <w:pPr>
            <w:pStyle w:val="TOC2"/>
            <w:tabs>
              <w:tab w:val="left" w:pos="1100"/>
              <w:tab w:val="right" w:leader="dot" w:pos="9623"/>
            </w:tabs>
            <w:rPr>
              <w:ins w:id="882" w:author="mayada samir" w:date="2019-04-04T10:19:00Z"/>
              <w:del w:id="883" w:author="Fnu, Sonam" w:date="2019-11-27T16:53:00Z"/>
              <w:rFonts w:eastAsiaTheme="minorEastAsia"/>
              <w:noProof/>
            </w:rPr>
          </w:pPr>
          <w:ins w:id="884" w:author="mayada samir" w:date="2019-04-04T10:19:00Z">
            <w:del w:id="88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"_Toc5265654"</w:delInstrText>
              </w:r>
              <w:r w:rsidRPr="00F93640" w:rsidDel="005C1813">
                <w:rPr>
                  <w:rStyle w:val="Hyperlink"/>
                  <w:noProof/>
                </w:rPr>
                <w:delInstrText xml:space="preserve"> </w:delInstrText>
              </w:r>
              <w:r w:rsidRPr="00F93640" w:rsidDel="005C1813">
                <w:rPr>
                  <w:rStyle w:val="Hyperlink"/>
                  <w:noProof/>
                </w:rPr>
                <w:fldChar w:fldCharType="separate"/>
              </w:r>
            </w:del>
          </w:ins>
          <w:ins w:id="886" w:author="Fnu, Sonam" w:date="2019-11-28T13:45:00Z">
            <w:r w:rsidR="001460F8">
              <w:rPr>
                <w:rStyle w:val="Hyperlink"/>
                <w:b/>
                <w:bCs/>
                <w:noProof/>
              </w:rPr>
              <w:t>Error! Hyperlink reference not valid.</w:t>
            </w:r>
          </w:ins>
          <w:ins w:id="887" w:author="mayada samir" w:date="2019-04-04T10:19:00Z">
            <w:del w:id="888" w:author="Fnu, Sonam" w:date="2019-11-27T16:53:00Z">
              <w:r w:rsidRPr="00F93640" w:rsidDel="005C1813">
                <w:rPr>
                  <w:rStyle w:val="Hyperlink"/>
                  <w:rFonts w:ascii="Calibri" w:hAnsi="Calibri"/>
                  <w:noProof/>
                </w:rPr>
                <w:delText>3.12.</w:delText>
              </w:r>
              <w:r w:rsidDel="005C1813">
                <w:rPr>
                  <w:rFonts w:eastAsiaTheme="minorEastAsia"/>
                  <w:noProof/>
                </w:rPr>
                <w:tab/>
              </w:r>
              <w:r w:rsidRPr="00F93640" w:rsidDel="005C1813">
                <w:rPr>
                  <w:rStyle w:val="Hyperlink"/>
                  <w:rFonts w:ascii="Calibri" w:hAnsi="Calibri"/>
                  <w:noProof/>
                </w:rPr>
                <w:delText>Assumptions &amp; Constrains</w:delText>
              </w:r>
              <w:r w:rsidDel="005C1813">
                <w:rPr>
                  <w:noProof/>
                  <w:webHidden/>
                </w:rPr>
                <w:tab/>
              </w:r>
              <w:r w:rsidDel="005C1813">
                <w:rPr>
                  <w:noProof/>
                  <w:webHidden/>
                </w:rPr>
                <w:fldChar w:fldCharType="begin"/>
              </w:r>
              <w:r w:rsidDel="005C1813">
                <w:rPr>
                  <w:noProof/>
                  <w:webHidden/>
                </w:rPr>
                <w:delInstrText xml:space="preserve"> PAGEREF _Toc5265654 \h </w:delInstrText>
              </w:r>
            </w:del>
          </w:ins>
          <w:del w:id="889" w:author="Fnu, Sonam" w:date="2019-11-27T16:53:00Z">
            <w:r w:rsidDel="005C1813">
              <w:rPr>
                <w:noProof/>
                <w:webHidden/>
              </w:rPr>
            </w:r>
            <w:r w:rsidDel="005C1813">
              <w:rPr>
                <w:noProof/>
                <w:webHidden/>
              </w:rPr>
              <w:fldChar w:fldCharType="separate"/>
            </w:r>
          </w:del>
          <w:ins w:id="890" w:author="mayada samir" w:date="2019-04-04T10:19:00Z">
            <w:del w:id="891" w:author="Fnu, Sonam" w:date="2019-11-27T16:53:00Z">
              <w:r w:rsidDel="005C1813">
                <w:rPr>
                  <w:noProof/>
                  <w:webHidden/>
                </w:rPr>
                <w:delText>88</w:delText>
              </w:r>
              <w:r w:rsidDel="005C1813">
                <w:rPr>
                  <w:noProof/>
                  <w:webHidden/>
                </w:rPr>
                <w:fldChar w:fldCharType="end"/>
              </w:r>
              <w:r w:rsidRPr="00F93640" w:rsidDel="005C1813">
                <w:rPr>
                  <w:rStyle w:val="Hyperlink"/>
                  <w:noProof/>
                </w:rPr>
                <w:fldChar w:fldCharType="end"/>
              </w:r>
            </w:del>
          </w:ins>
        </w:p>
        <w:p w14:paraId="72524BEA" w14:textId="4805B87C" w:rsidR="001915BB" w:rsidDel="005C1813" w:rsidRDefault="001915BB">
          <w:pPr>
            <w:pStyle w:val="TOC2"/>
            <w:tabs>
              <w:tab w:val="left" w:pos="1100"/>
              <w:tab w:val="right" w:leader="dot" w:pos="9623"/>
            </w:tabs>
            <w:rPr>
              <w:ins w:id="892" w:author="mayada samir" w:date="2019-04-04T10:19:00Z"/>
              <w:del w:id="893" w:author="Fnu, Sonam" w:date="2019-11-27T16:53:00Z"/>
              <w:rFonts w:eastAsiaTheme="minorEastAsia"/>
              <w:noProof/>
            </w:rPr>
          </w:pPr>
          <w:ins w:id="894" w:author="mayada samir" w:date="2019-04-04T10:19:00Z">
            <w:del w:id="89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"_Toc5265655"</w:delInstrText>
              </w:r>
              <w:r w:rsidRPr="00F93640" w:rsidDel="005C1813">
                <w:rPr>
                  <w:rStyle w:val="Hyperlink"/>
                  <w:noProof/>
                </w:rPr>
                <w:delInstrText xml:space="preserve"> </w:delInstrText>
              </w:r>
              <w:r w:rsidRPr="00F93640" w:rsidDel="005C1813">
                <w:rPr>
                  <w:rStyle w:val="Hyperlink"/>
                  <w:noProof/>
                </w:rPr>
                <w:fldChar w:fldCharType="separate"/>
              </w:r>
            </w:del>
          </w:ins>
          <w:ins w:id="896" w:author="Fnu, Sonam" w:date="2019-11-28T13:45:00Z">
            <w:r w:rsidR="001460F8">
              <w:rPr>
                <w:rStyle w:val="Hyperlink"/>
                <w:b/>
                <w:bCs/>
                <w:noProof/>
              </w:rPr>
              <w:t>Error! Hyperlink reference not valid.</w:t>
            </w:r>
          </w:ins>
          <w:ins w:id="897" w:author="mayada samir" w:date="2019-04-04T10:19:00Z">
            <w:del w:id="898" w:author="Fnu, Sonam" w:date="2019-11-27T16:53:00Z">
              <w:r w:rsidRPr="00F93640" w:rsidDel="005C1813">
                <w:rPr>
                  <w:rStyle w:val="Hyperlink"/>
                  <w:rFonts w:ascii="Calibri" w:hAnsi="Calibri"/>
                  <w:noProof/>
                </w:rPr>
                <w:delText>3.13.</w:delText>
              </w:r>
              <w:r w:rsidDel="005C1813">
                <w:rPr>
                  <w:rFonts w:eastAsiaTheme="minorEastAsia"/>
                  <w:noProof/>
                </w:rPr>
                <w:tab/>
              </w:r>
              <w:r w:rsidRPr="00F93640" w:rsidDel="005C1813">
                <w:rPr>
                  <w:rStyle w:val="Hyperlink"/>
                  <w:rFonts w:ascii="Calibri" w:hAnsi="Calibri"/>
                  <w:noProof/>
                </w:rPr>
                <w:delText>Out of Scope</w:delText>
              </w:r>
              <w:r w:rsidDel="005C1813">
                <w:rPr>
                  <w:noProof/>
                  <w:webHidden/>
                </w:rPr>
                <w:tab/>
              </w:r>
              <w:r w:rsidDel="005C1813">
                <w:rPr>
                  <w:noProof/>
                  <w:webHidden/>
                </w:rPr>
                <w:fldChar w:fldCharType="begin"/>
              </w:r>
              <w:r w:rsidDel="005C1813">
                <w:rPr>
                  <w:noProof/>
                  <w:webHidden/>
                </w:rPr>
                <w:delInstrText xml:space="preserve"> PAGEREF _Toc5265655 \h </w:delInstrText>
              </w:r>
            </w:del>
          </w:ins>
          <w:del w:id="899" w:author="Fnu, Sonam" w:date="2019-11-27T16:53:00Z">
            <w:r w:rsidDel="005C1813">
              <w:rPr>
                <w:noProof/>
                <w:webHidden/>
              </w:rPr>
            </w:r>
            <w:r w:rsidDel="005C1813">
              <w:rPr>
                <w:noProof/>
                <w:webHidden/>
              </w:rPr>
              <w:fldChar w:fldCharType="separate"/>
            </w:r>
          </w:del>
          <w:ins w:id="900" w:author="mayada samir" w:date="2019-04-04T10:19:00Z">
            <w:del w:id="901" w:author="Fnu, Sonam" w:date="2019-11-27T16:53:00Z">
              <w:r w:rsidDel="005C1813">
                <w:rPr>
                  <w:noProof/>
                  <w:webHidden/>
                </w:rPr>
                <w:delText>88</w:delText>
              </w:r>
              <w:r w:rsidDel="005C1813">
                <w:rPr>
                  <w:noProof/>
                  <w:webHidden/>
                </w:rPr>
                <w:fldChar w:fldCharType="end"/>
              </w:r>
              <w:r w:rsidRPr="00F93640" w:rsidDel="005C1813">
                <w:rPr>
                  <w:rStyle w:val="Hyperlink"/>
                  <w:noProof/>
                </w:rPr>
                <w:fldChar w:fldCharType="end"/>
              </w:r>
            </w:del>
          </w:ins>
        </w:p>
        <w:p w14:paraId="5A37469E" w14:textId="0D2C15A6" w:rsidR="001915BB" w:rsidDel="005C1813" w:rsidRDefault="001915BB">
          <w:pPr>
            <w:pStyle w:val="TOC1"/>
            <w:tabs>
              <w:tab w:val="left" w:pos="440"/>
              <w:tab w:val="right" w:leader="dot" w:pos="9623"/>
            </w:tabs>
            <w:rPr>
              <w:ins w:id="902" w:author="mayada samir" w:date="2019-04-04T10:19:00Z"/>
              <w:del w:id="903" w:author="Fnu, Sonam" w:date="2019-11-27T16:53:00Z"/>
              <w:rFonts w:eastAsiaTheme="minorEastAsia"/>
              <w:noProof/>
            </w:rPr>
          </w:pPr>
          <w:ins w:id="904" w:author="mayada samir" w:date="2019-04-04T10:19:00Z">
            <w:del w:id="90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"_Toc5265656"</w:delInstrText>
              </w:r>
              <w:r w:rsidRPr="00F93640" w:rsidDel="005C1813">
                <w:rPr>
                  <w:rStyle w:val="Hyperlink"/>
                  <w:noProof/>
                </w:rPr>
                <w:delInstrText xml:space="preserve"> </w:delInstrText>
              </w:r>
              <w:r w:rsidRPr="00F93640" w:rsidDel="005C1813">
                <w:rPr>
                  <w:rStyle w:val="Hyperlink"/>
                  <w:noProof/>
                </w:rPr>
                <w:fldChar w:fldCharType="separate"/>
              </w:r>
            </w:del>
          </w:ins>
          <w:ins w:id="906" w:author="Fnu, Sonam" w:date="2019-11-28T13:45:00Z">
            <w:r w:rsidR="001460F8">
              <w:rPr>
                <w:rStyle w:val="Hyperlink"/>
                <w:b/>
                <w:bCs/>
                <w:noProof/>
              </w:rPr>
              <w:t>Error! Hyperlink reference not valid.</w:t>
            </w:r>
          </w:ins>
          <w:ins w:id="907" w:author="mayada samir" w:date="2019-04-04T10:19:00Z">
            <w:del w:id="908" w:author="Fnu, Sonam" w:date="2019-11-27T16:53:00Z">
              <w:r w:rsidRPr="00F93640" w:rsidDel="005C1813">
                <w:rPr>
                  <w:rStyle w:val="Hyperlink"/>
                  <w:rFonts w:ascii="Calibri" w:hAnsi="Calibri"/>
                  <w:noProof/>
                </w:rPr>
                <w:delText>4.</w:delText>
              </w:r>
              <w:r w:rsidDel="005C1813">
                <w:rPr>
                  <w:rFonts w:eastAsiaTheme="minorEastAsia"/>
                  <w:noProof/>
                </w:rPr>
                <w:tab/>
              </w:r>
              <w:r w:rsidRPr="00F93640" w:rsidDel="005C1813">
                <w:rPr>
                  <w:rStyle w:val="Hyperlink"/>
                  <w:rFonts w:ascii="Calibri" w:hAnsi="Calibri"/>
                  <w:noProof/>
                </w:rPr>
                <w:delText>Supplementary Design Topics:</w:delText>
              </w:r>
              <w:r w:rsidDel="005C1813">
                <w:rPr>
                  <w:noProof/>
                  <w:webHidden/>
                </w:rPr>
                <w:tab/>
              </w:r>
              <w:r w:rsidDel="005C1813">
                <w:rPr>
                  <w:noProof/>
                  <w:webHidden/>
                </w:rPr>
                <w:fldChar w:fldCharType="begin"/>
              </w:r>
              <w:r w:rsidDel="005C1813">
                <w:rPr>
                  <w:noProof/>
                  <w:webHidden/>
                </w:rPr>
                <w:delInstrText xml:space="preserve"> PAGEREF _Toc5265656 \h </w:delInstrText>
              </w:r>
            </w:del>
          </w:ins>
          <w:del w:id="909" w:author="Fnu, Sonam" w:date="2019-11-27T16:53:00Z">
            <w:r w:rsidDel="005C1813">
              <w:rPr>
                <w:noProof/>
                <w:webHidden/>
              </w:rPr>
            </w:r>
            <w:r w:rsidDel="005C1813">
              <w:rPr>
                <w:noProof/>
                <w:webHidden/>
              </w:rPr>
              <w:fldChar w:fldCharType="separate"/>
            </w:r>
          </w:del>
          <w:ins w:id="910" w:author="mayada samir" w:date="2019-04-04T10:19:00Z">
            <w:del w:id="911" w:author="Fnu, Sonam" w:date="2019-11-27T16:53:00Z">
              <w:r w:rsidDel="005C1813">
                <w:rPr>
                  <w:noProof/>
                  <w:webHidden/>
                </w:rPr>
                <w:delText>88</w:delText>
              </w:r>
              <w:r w:rsidDel="005C1813">
                <w:rPr>
                  <w:noProof/>
                  <w:webHidden/>
                </w:rPr>
                <w:fldChar w:fldCharType="end"/>
              </w:r>
              <w:r w:rsidRPr="00F93640" w:rsidDel="005C1813">
                <w:rPr>
                  <w:rStyle w:val="Hyperlink"/>
                  <w:noProof/>
                </w:rPr>
                <w:fldChar w:fldCharType="end"/>
              </w:r>
            </w:del>
          </w:ins>
        </w:p>
        <w:p w14:paraId="159D09EC" w14:textId="0D6A3063" w:rsidR="001915BB" w:rsidDel="005C1813" w:rsidRDefault="001915BB">
          <w:pPr>
            <w:pStyle w:val="TOC1"/>
            <w:tabs>
              <w:tab w:val="left" w:pos="440"/>
              <w:tab w:val="right" w:leader="dot" w:pos="9623"/>
            </w:tabs>
            <w:rPr>
              <w:ins w:id="912" w:author="mayada samir" w:date="2019-04-04T10:19:00Z"/>
              <w:del w:id="913" w:author="Fnu, Sonam" w:date="2019-11-27T16:53:00Z"/>
              <w:rFonts w:eastAsiaTheme="minorEastAsia"/>
              <w:noProof/>
            </w:rPr>
          </w:pPr>
          <w:ins w:id="914" w:author="mayada samir" w:date="2019-04-04T10:19:00Z">
            <w:del w:id="91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"_Toc5265657"</w:delInstrText>
              </w:r>
              <w:r w:rsidRPr="00F93640" w:rsidDel="005C1813">
                <w:rPr>
                  <w:rStyle w:val="Hyperlink"/>
                  <w:noProof/>
                </w:rPr>
                <w:delInstrText xml:space="preserve"> </w:delInstrText>
              </w:r>
              <w:r w:rsidRPr="00F93640" w:rsidDel="005C1813">
                <w:rPr>
                  <w:rStyle w:val="Hyperlink"/>
                  <w:noProof/>
                </w:rPr>
                <w:fldChar w:fldCharType="separate"/>
              </w:r>
            </w:del>
          </w:ins>
          <w:ins w:id="916" w:author="Fnu, Sonam" w:date="2019-11-28T13:45:00Z">
            <w:r w:rsidR="001460F8">
              <w:rPr>
                <w:rStyle w:val="Hyperlink"/>
                <w:b/>
                <w:bCs/>
                <w:noProof/>
              </w:rPr>
              <w:t>Error! Hyperlink reference not valid.</w:t>
            </w:r>
          </w:ins>
          <w:ins w:id="917" w:author="mayada samir" w:date="2019-04-04T10:19:00Z">
            <w:del w:id="918" w:author="Fnu, Sonam" w:date="2019-11-27T16:53:00Z">
              <w:r w:rsidRPr="00F93640" w:rsidDel="005C1813">
                <w:rPr>
                  <w:rStyle w:val="Hyperlink"/>
                  <w:rFonts w:ascii="Calibri" w:hAnsi="Calibri"/>
                  <w:noProof/>
                </w:rPr>
                <w:delText>5.</w:delText>
              </w:r>
              <w:r w:rsidDel="005C1813">
                <w:rPr>
                  <w:rFonts w:eastAsiaTheme="minorEastAsia"/>
                  <w:noProof/>
                </w:rPr>
                <w:tab/>
              </w:r>
              <w:r w:rsidRPr="00F93640" w:rsidDel="005C1813">
                <w:rPr>
                  <w:rStyle w:val="Hyperlink"/>
                  <w:rFonts w:ascii="Calibri" w:hAnsi="Calibri"/>
                  <w:noProof/>
                </w:rPr>
                <w:delText>Business Examples/Scenarios:</w:delText>
              </w:r>
              <w:r w:rsidDel="005C1813">
                <w:rPr>
                  <w:noProof/>
                  <w:webHidden/>
                </w:rPr>
                <w:tab/>
              </w:r>
              <w:r w:rsidDel="005C1813">
                <w:rPr>
                  <w:noProof/>
                  <w:webHidden/>
                </w:rPr>
                <w:fldChar w:fldCharType="begin"/>
              </w:r>
              <w:r w:rsidDel="005C1813">
                <w:rPr>
                  <w:noProof/>
                  <w:webHidden/>
                </w:rPr>
                <w:delInstrText xml:space="preserve"> PAGEREF _Toc5265657 \h </w:delInstrText>
              </w:r>
            </w:del>
          </w:ins>
          <w:del w:id="919" w:author="Fnu, Sonam" w:date="2019-11-27T16:53:00Z">
            <w:r w:rsidDel="005C1813">
              <w:rPr>
                <w:noProof/>
                <w:webHidden/>
              </w:rPr>
            </w:r>
            <w:r w:rsidDel="005C1813">
              <w:rPr>
                <w:noProof/>
                <w:webHidden/>
              </w:rPr>
              <w:fldChar w:fldCharType="separate"/>
            </w:r>
          </w:del>
          <w:ins w:id="920" w:author="mayada samir" w:date="2019-04-04T10:19:00Z">
            <w:del w:id="921" w:author="Fnu, Sonam" w:date="2019-11-27T16:53:00Z">
              <w:r w:rsidDel="005C1813">
                <w:rPr>
                  <w:noProof/>
                  <w:webHidden/>
                </w:rPr>
                <w:delText>89</w:delText>
              </w:r>
              <w:r w:rsidDel="005C1813">
                <w:rPr>
                  <w:noProof/>
                  <w:webHidden/>
                </w:rPr>
                <w:fldChar w:fldCharType="end"/>
              </w:r>
              <w:r w:rsidRPr="00F93640" w:rsidDel="005C1813">
                <w:rPr>
                  <w:rStyle w:val="Hyperlink"/>
                  <w:noProof/>
                </w:rPr>
                <w:fldChar w:fldCharType="end"/>
              </w:r>
            </w:del>
          </w:ins>
        </w:p>
        <w:p w14:paraId="44925323" w14:textId="13B88A54" w:rsidR="001915BB" w:rsidDel="005C1813" w:rsidRDefault="001915BB">
          <w:pPr>
            <w:pStyle w:val="TOC1"/>
            <w:tabs>
              <w:tab w:val="left" w:pos="440"/>
              <w:tab w:val="right" w:leader="dot" w:pos="9623"/>
            </w:tabs>
            <w:rPr>
              <w:ins w:id="922" w:author="mayada samir" w:date="2019-04-04T10:19:00Z"/>
              <w:del w:id="923" w:author="Fnu, Sonam" w:date="2019-11-27T16:53:00Z"/>
              <w:rFonts w:eastAsiaTheme="minorEastAsia"/>
              <w:noProof/>
            </w:rPr>
          </w:pPr>
          <w:ins w:id="924" w:author="mayada samir" w:date="2019-04-04T10:19:00Z">
            <w:del w:id="92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"_Toc5265658"</w:delInstrText>
              </w:r>
              <w:r w:rsidRPr="00F93640" w:rsidDel="005C1813">
                <w:rPr>
                  <w:rStyle w:val="Hyperlink"/>
                  <w:noProof/>
                </w:rPr>
                <w:delInstrText xml:space="preserve"> </w:delInstrText>
              </w:r>
              <w:r w:rsidRPr="00F93640" w:rsidDel="005C1813">
                <w:rPr>
                  <w:rStyle w:val="Hyperlink"/>
                  <w:noProof/>
                </w:rPr>
                <w:fldChar w:fldCharType="separate"/>
              </w:r>
            </w:del>
          </w:ins>
          <w:ins w:id="926" w:author="Fnu, Sonam" w:date="2019-11-28T13:45:00Z">
            <w:r w:rsidR="001460F8">
              <w:rPr>
                <w:rStyle w:val="Hyperlink"/>
                <w:b/>
                <w:bCs/>
                <w:noProof/>
              </w:rPr>
              <w:t>Error! Hyperlink reference not valid.</w:t>
            </w:r>
          </w:ins>
          <w:ins w:id="927" w:author="mayada samir" w:date="2019-04-04T10:19:00Z">
            <w:del w:id="928" w:author="Fnu, Sonam" w:date="2019-11-27T16:53:00Z">
              <w:r w:rsidRPr="00F93640" w:rsidDel="005C1813">
                <w:rPr>
                  <w:rStyle w:val="Hyperlink"/>
                  <w:rFonts w:ascii="Calibri" w:hAnsi="Calibri"/>
                  <w:noProof/>
                </w:rPr>
                <w:delText>6.</w:delText>
              </w:r>
              <w:r w:rsidDel="005C1813">
                <w:rPr>
                  <w:rFonts w:eastAsiaTheme="minorEastAsia"/>
                  <w:noProof/>
                </w:rPr>
                <w:tab/>
              </w:r>
              <w:r w:rsidRPr="00F93640" w:rsidDel="005C1813">
                <w:rPr>
                  <w:rStyle w:val="Hyperlink"/>
                  <w:rFonts w:ascii="Calibri" w:hAnsi="Calibri"/>
                  <w:noProof/>
                </w:rPr>
                <w:delText>Comments:</w:delText>
              </w:r>
              <w:r w:rsidDel="005C1813">
                <w:rPr>
                  <w:noProof/>
                  <w:webHidden/>
                </w:rPr>
                <w:tab/>
              </w:r>
              <w:r w:rsidDel="005C1813">
                <w:rPr>
                  <w:noProof/>
                  <w:webHidden/>
                </w:rPr>
                <w:fldChar w:fldCharType="begin"/>
              </w:r>
              <w:r w:rsidDel="005C1813">
                <w:rPr>
                  <w:noProof/>
                  <w:webHidden/>
                </w:rPr>
                <w:delInstrText xml:space="preserve"> PAGEREF _Toc5265658 \h </w:delInstrText>
              </w:r>
            </w:del>
          </w:ins>
          <w:del w:id="929" w:author="Fnu, Sonam" w:date="2019-11-27T16:53:00Z">
            <w:r w:rsidDel="005C1813">
              <w:rPr>
                <w:noProof/>
                <w:webHidden/>
              </w:rPr>
            </w:r>
            <w:r w:rsidDel="005C1813">
              <w:rPr>
                <w:noProof/>
                <w:webHidden/>
              </w:rPr>
              <w:fldChar w:fldCharType="separate"/>
            </w:r>
          </w:del>
          <w:ins w:id="930" w:author="mayada samir" w:date="2019-04-04T10:19:00Z">
            <w:del w:id="931" w:author="Fnu, Sonam" w:date="2019-11-27T16:53:00Z">
              <w:r w:rsidDel="005C1813">
                <w:rPr>
                  <w:noProof/>
                  <w:webHidden/>
                </w:rPr>
                <w:delText>89</w:delText>
              </w:r>
              <w:r w:rsidDel="005C1813">
                <w:rPr>
                  <w:noProof/>
                  <w:webHidden/>
                </w:rPr>
                <w:fldChar w:fldCharType="end"/>
              </w:r>
              <w:r w:rsidRPr="00F93640" w:rsidDel="005C1813">
                <w:rPr>
                  <w:rStyle w:val="Hyperlink"/>
                  <w:noProof/>
                </w:rPr>
                <w:fldChar w:fldCharType="end"/>
              </w:r>
            </w:del>
          </w:ins>
        </w:p>
        <w:p w14:paraId="3C8C4C98" w14:textId="0BD7E1F0" w:rsidR="001915BB" w:rsidDel="005C1813" w:rsidRDefault="001915BB">
          <w:pPr>
            <w:pStyle w:val="TOC1"/>
            <w:tabs>
              <w:tab w:val="left" w:pos="440"/>
              <w:tab w:val="right" w:leader="dot" w:pos="9623"/>
            </w:tabs>
            <w:rPr>
              <w:ins w:id="932" w:author="mayada samir" w:date="2019-04-04T10:19:00Z"/>
              <w:del w:id="933" w:author="Fnu, Sonam" w:date="2019-11-27T16:53:00Z"/>
              <w:rFonts w:eastAsiaTheme="minorEastAsia"/>
              <w:noProof/>
            </w:rPr>
          </w:pPr>
          <w:ins w:id="934" w:author="mayada samir" w:date="2019-04-04T10:19:00Z">
            <w:del w:id="935" w:author="Fnu, Sonam" w:date="2019-11-27T16:53:00Z">
              <w:r w:rsidRPr="00F93640" w:rsidDel="005C1813">
                <w:rPr>
                  <w:rStyle w:val="Hyperlink"/>
                  <w:noProof/>
                </w:rPr>
                <w:fldChar w:fldCharType="begin"/>
              </w:r>
              <w:r w:rsidRPr="00F93640" w:rsidDel="005C1813">
                <w:rPr>
                  <w:rStyle w:val="Hyperlink"/>
                  <w:noProof/>
                </w:rPr>
                <w:delInstrText xml:space="preserve"> </w:delInstrText>
              </w:r>
              <w:r w:rsidDel="005C1813">
                <w:rPr>
                  <w:noProof/>
                </w:rPr>
                <w:delInstrText>HYPERLINK \l "_Toc5265659"</w:delInstrText>
              </w:r>
              <w:r w:rsidRPr="00F93640" w:rsidDel="005C1813">
                <w:rPr>
                  <w:rStyle w:val="Hyperlink"/>
                  <w:noProof/>
                </w:rPr>
                <w:delInstrText xml:space="preserve"> </w:delInstrText>
              </w:r>
              <w:r w:rsidRPr="00F93640" w:rsidDel="005C1813">
                <w:rPr>
                  <w:rStyle w:val="Hyperlink"/>
                  <w:noProof/>
                </w:rPr>
                <w:fldChar w:fldCharType="separate"/>
              </w:r>
            </w:del>
          </w:ins>
          <w:ins w:id="936" w:author="Fnu, Sonam" w:date="2019-11-28T13:45:00Z">
            <w:r w:rsidR="001460F8">
              <w:rPr>
                <w:rStyle w:val="Hyperlink"/>
                <w:b/>
                <w:bCs/>
                <w:noProof/>
              </w:rPr>
              <w:t>Error! Hyperlink reference not valid.</w:t>
            </w:r>
          </w:ins>
          <w:ins w:id="937" w:author="mayada samir" w:date="2019-04-04T10:19:00Z">
            <w:del w:id="938" w:author="Fnu, Sonam" w:date="2019-11-27T16:53:00Z">
              <w:r w:rsidRPr="00F93640" w:rsidDel="005C1813">
                <w:rPr>
                  <w:rStyle w:val="Hyperlink"/>
                  <w:rFonts w:ascii="Calibri" w:hAnsi="Calibri"/>
                  <w:noProof/>
                </w:rPr>
                <w:delText>7.</w:delText>
              </w:r>
              <w:r w:rsidDel="005C1813">
                <w:rPr>
                  <w:rFonts w:eastAsiaTheme="minorEastAsia"/>
                  <w:noProof/>
                </w:rPr>
                <w:tab/>
              </w:r>
              <w:r w:rsidRPr="00F93640" w:rsidDel="005C1813">
                <w:rPr>
                  <w:rStyle w:val="Hyperlink"/>
                  <w:rFonts w:ascii="Calibri" w:hAnsi="Calibri"/>
                  <w:noProof/>
                </w:rPr>
                <w:delText>Customer Signature:</w:delText>
              </w:r>
              <w:r w:rsidDel="005C1813">
                <w:rPr>
                  <w:noProof/>
                  <w:webHidden/>
                </w:rPr>
                <w:tab/>
              </w:r>
              <w:r w:rsidDel="005C1813">
                <w:rPr>
                  <w:noProof/>
                  <w:webHidden/>
                </w:rPr>
                <w:fldChar w:fldCharType="begin"/>
              </w:r>
              <w:r w:rsidDel="005C1813">
                <w:rPr>
                  <w:noProof/>
                  <w:webHidden/>
                </w:rPr>
                <w:delInstrText xml:space="preserve"> PAGEREF _Toc5265659 \h </w:delInstrText>
              </w:r>
            </w:del>
          </w:ins>
          <w:del w:id="939" w:author="Fnu, Sonam" w:date="2019-11-27T16:53:00Z">
            <w:r w:rsidDel="005C1813">
              <w:rPr>
                <w:noProof/>
                <w:webHidden/>
              </w:rPr>
            </w:r>
            <w:r w:rsidDel="005C1813">
              <w:rPr>
                <w:noProof/>
                <w:webHidden/>
              </w:rPr>
              <w:fldChar w:fldCharType="separate"/>
            </w:r>
          </w:del>
          <w:ins w:id="940" w:author="mayada samir" w:date="2019-04-04T10:19:00Z">
            <w:del w:id="941" w:author="Fnu, Sonam" w:date="2019-11-27T16:53:00Z">
              <w:r w:rsidDel="005C1813">
                <w:rPr>
                  <w:noProof/>
                  <w:webHidden/>
                </w:rPr>
                <w:delText>89</w:delText>
              </w:r>
              <w:r w:rsidDel="005C1813">
                <w:rPr>
                  <w:noProof/>
                  <w:webHidden/>
                </w:rPr>
                <w:fldChar w:fldCharType="end"/>
              </w:r>
              <w:r w:rsidRPr="00F93640" w:rsidDel="005C1813">
                <w:rPr>
                  <w:rStyle w:val="Hyperlink"/>
                  <w:noProof/>
                </w:rPr>
                <w:fldChar w:fldCharType="end"/>
              </w:r>
            </w:del>
          </w:ins>
        </w:p>
        <w:p w14:paraId="662F751F" w14:textId="05B7D0B5" w:rsidR="00610410" w:rsidRPr="00064254" w:rsidDel="005C1813" w:rsidRDefault="00610410">
          <w:pPr>
            <w:pStyle w:val="TOC1"/>
            <w:tabs>
              <w:tab w:val="left" w:pos="440"/>
              <w:tab w:val="right" w:leader="dot" w:pos="9623"/>
            </w:tabs>
            <w:rPr>
              <w:del w:id="942" w:author="Fnu, Sonam" w:date="2019-11-27T16:53:00Z"/>
              <w:rFonts w:ascii="Calibri" w:eastAsiaTheme="minorEastAsia" w:hAnsi="Calibri"/>
              <w:noProof/>
            </w:rPr>
          </w:pPr>
          <w:del w:id="943" w:author="Fnu, Sonam" w:date="2019-11-27T16:53:00Z">
            <w:r w:rsidRPr="001915BB" w:rsidDel="005C1813">
              <w:rPr>
                <w:rPrChange w:id="944" w:author="mayada samir" w:date="2019-04-04T10:19:00Z">
                  <w:rPr>
                    <w:rStyle w:val="Hyperlink"/>
                    <w:rFonts w:ascii="Calibri" w:hAnsi="Calibri"/>
                    <w:noProof/>
                  </w:rPr>
                </w:rPrChange>
              </w:rPr>
              <w:delText>1.</w:delText>
            </w:r>
            <w:r w:rsidRPr="00064254" w:rsidDel="005C1813">
              <w:rPr>
                <w:rFonts w:ascii="Calibri" w:eastAsiaTheme="minorEastAsia" w:hAnsi="Calibri"/>
                <w:noProof/>
              </w:rPr>
              <w:tab/>
            </w:r>
            <w:r w:rsidRPr="001915BB" w:rsidDel="005C1813">
              <w:rPr>
                <w:rPrChange w:id="945" w:author="mayada samir" w:date="2019-04-04T10:19:00Z">
                  <w:rPr>
                    <w:rStyle w:val="Hyperlink"/>
                    <w:rFonts w:ascii="Calibri" w:hAnsi="Calibri"/>
                    <w:noProof/>
                  </w:rPr>
                </w:rPrChange>
              </w:rPr>
              <w:delText>Overview</w:delText>
            </w:r>
            <w:r w:rsidRPr="00064254" w:rsidDel="005C1813">
              <w:rPr>
                <w:rFonts w:ascii="Calibri" w:hAnsi="Calibri"/>
                <w:noProof/>
                <w:webHidden/>
              </w:rPr>
              <w:tab/>
              <w:delText>4</w:delText>
            </w:r>
          </w:del>
        </w:p>
        <w:p w14:paraId="45AD0A84" w14:textId="12C1336B" w:rsidR="00610410" w:rsidRPr="00064254" w:rsidDel="005C1813" w:rsidRDefault="00610410">
          <w:pPr>
            <w:pStyle w:val="TOC2"/>
            <w:tabs>
              <w:tab w:val="left" w:pos="880"/>
              <w:tab w:val="right" w:leader="dot" w:pos="9623"/>
            </w:tabs>
            <w:rPr>
              <w:del w:id="946" w:author="Fnu, Sonam" w:date="2019-11-27T16:53:00Z"/>
              <w:rFonts w:ascii="Calibri" w:eastAsiaTheme="minorEastAsia" w:hAnsi="Calibri"/>
              <w:noProof/>
            </w:rPr>
          </w:pPr>
          <w:del w:id="947" w:author="Fnu, Sonam" w:date="2019-11-27T16:53:00Z">
            <w:r w:rsidRPr="001915BB" w:rsidDel="005C1813">
              <w:rPr>
                <w:rPrChange w:id="948" w:author="mayada samir" w:date="2019-04-04T10:19:00Z">
                  <w:rPr>
                    <w:rStyle w:val="Hyperlink"/>
                    <w:rFonts w:ascii="Calibri" w:hAnsi="Calibri"/>
                    <w:noProof/>
                  </w:rPr>
                </w:rPrChange>
              </w:rPr>
              <w:delText>1.1.</w:delText>
            </w:r>
            <w:r w:rsidRPr="00064254" w:rsidDel="005C1813">
              <w:rPr>
                <w:rFonts w:ascii="Calibri" w:eastAsiaTheme="minorEastAsia" w:hAnsi="Calibri"/>
                <w:noProof/>
              </w:rPr>
              <w:tab/>
            </w:r>
            <w:r w:rsidRPr="001915BB" w:rsidDel="005C1813">
              <w:rPr>
                <w:rPrChange w:id="949" w:author="mayada samir" w:date="2019-04-04T10:19:00Z">
                  <w:rPr>
                    <w:rStyle w:val="Hyperlink"/>
                    <w:rFonts w:ascii="Calibri" w:hAnsi="Calibri"/>
                    <w:noProof/>
                  </w:rPr>
                </w:rPrChange>
              </w:rPr>
              <w:delText>Document Release History:</w:delText>
            </w:r>
            <w:r w:rsidRPr="00064254" w:rsidDel="005C1813">
              <w:rPr>
                <w:rFonts w:ascii="Calibri" w:hAnsi="Calibri"/>
                <w:noProof/>
                <w:webHidden/>
              </w:rPr>
              <w:tab/>
              <w:delText>4</w:delText>
            </w:r>
          </w:del>
        </w:p>
        <w:p w14:paraId="1A794525" w14:textId="179329B8" w:rsidR="00610410" w:rsidRPr="00064254" w:rsidDel="005C1813" w:rsidRDefault="00610410">
          <w:pPr>
            <w:pStyle w:val="TOC2"/>
            <w:tabs>
              <w:tab w:val="left" w:pos="880"/>
              <w:tab w:val="right" w:leader="dot" w:pos="9623"/>
            </w:tabs>
            <w:rPr>
              <w:del w:id="950" w:author="Fnu, Sonam" w:date="2019-11-27T16:53:00Z"/>
              <w:rFonts w:ascii="Calibri" w:eastAsiaTheme="minorEastAsia" w:hAnsi="Calibri"/>
              <w:noProof/>
            </w:rPr>
          </w:pPr>
          <w:del w:id="951" w:author="Fnu, Sonam" w:date="2019-11-27T16:53:00Z">
            <w:r w:rsidRPr="001915BB" w:rsidDel="005C1813">
              <w:rPr>
                <w:rPrChange w:id="952" w:author="mayada samir" w:date="2019-04-04T10:19:00Z">
                  <w:rPr>
                    <w:rStyle w:val="Hyperlink"/>
                    <w:rFonts w:ascii="Calibri" w:hAnsi="Calibri"/>
                    <w:noProof/>
                  </w:rPr>
                </w:rPrChange>
              </w:rPr>
              <w:delText>1.2.</w:delText>
            </w:r>
            <w:r w:rsidRPr="00064254" w:rsidDel="005C1813">
              <w:rPr>
                <w:rFonts w:ascii="Calibri" w:eastAsiaTheme="minorEastAsia" w:hAnsi="Calibri"/>
                <w:noProof/>
              </w:rPr>
              <w:tab/>
            </w:r>
            <w:r w:rsidRPr="001915BB" w:rsidDel="005C1813">
              <w:rPr>
                <w:rPrChange w:id="953" w:author="mayada samir" w:date="2019-04-04T10:19:00Z">
                  <w:rPr>
                    <w:rStyle w:val="Hyperlink"/>
                    <w:rFonts w:ascii="Calibri" w:hAnsi="Calibri"/>
                    <w:noProof/>
                  </w:rPr>
                </w:rPrChange>
              </w:rPr>
              <w:delText>List of Amendments:</w:delText>
            </w:r>
            <w:r w:rsidRPr="00064254" w:rsidDel="005C1813">
              <w:rPr>
                <w:rFonts w:ascii="Calibri" w:hAnsi="Calibri"/>
                <w:noProof/>
                <w:webHidden/>
              </w:rPr>
              <w:tab/>
              <w:delText>4</w:delText>
            </w:r>
          </w:del>
        </w:p>
        <w:p w14:paraId="395E5217" w14:textId="2192CFC8" w:rsidR="00610410" w:rsidRPr="00064254" w:rsidDel="005C1813" w:rsidRDefault="00610410">
          <w:pPr>
            <w:pStyle w:val="TOC2"/>
            <w:tabs>
              <w:tab w:val="left" w:pos="880"/>
              <w:tab w:val="right" w:leader="dot" w:pos="9623"/>
            </w:tabs>
            <w:rPr>
              <w:del w:id="954" w:author="Fnu, Sonam" w:date="2019-11-27T16:53:00Z"/>
              <w:rFonts w:ascii="Calibri" w:eastAsiaTheme="minorEastAsia" w:hAnsi="Calibri"/>
              <w:noProof/>
            </w:rPr>
          </w:pPr>
          <w:del w:id="955" w:author="Fnu, Sonam" w:date="2019-11-27T16:53:00Z">
            <w:r w:rsidRPr="001915BB" w:rsidDel="005C1813">
              <w:rPr>
                <w:rPrChange w:id="956" w:author="mayada samir" w:date="2019-04-04T10:19:00Z">
                  <w:rPr>
                    <w:rStyle w:val="Hyperlink"/>
                    <w:rFonts w:ascii="Calibri" w:hAnsi="Calibri"/>
                    <w:noProof/>
                  </w:rPr>
                </w:rPrChange>
              </w:rPr>
              <w:delText>1.3.</w:delText>
            </w:r>
            <w:r w:rsidRPr="00064254" w:rsidDel="005C1813">
              <w:rPr>
                <w:rFonts w:ascii="Calibri" w:eastAsiaTheme="minorEastAsia" w:hAnsi="Calibri"/>
                <w:noProof/>
              </w:rPr>
              <w:tab/>
            </w:r>
            <w:r w:rsidRPr="001915BB" w:rsidDel="005C1813">
              <w:rPr>
                <w:rPrChange w:id="957" w:author="mayada samir" w:date="2019-04-04T10:19:00Z">
                  <w:rPr>
                    <w:rStyle w:val="Hyperlink"/>
                    <w:rFonts w:ascii="Calibri" w:hAnsi="Calibri"/>
                    <w:noProof/>
                  </w:rPr>
                </w:rPrChange>
              </w:rPr>
              <w:delText>Business Requirements:</w:delText>
            </w:r>
            <w:r w:rsidRPr="00064254" w:rsidDel="005C1813">
              <w:rPr>
                <w:rFonts w:ascii="Calibri" w:hAnsi="Calibri"/>
                <w:noProof/>
                <w:webHidden/>
              </w:rPr>
              <w:tab/>
              <w:delText>4</w:delText>
            </w:r>
          </w:del>
        </w:p>
        <w:p w14:paraId="7280184A" w14:textId="3E793BA3" w:rsidR="00610410" w:rsidRPr="00064254" w:rsidDel="005C1813" w:rsidRDefault="00610410">
          <w:pPr>
            <w:pStyle w:val="TOC2"/>
            <w:tabs>
              <w:tab w:val="left" w:pos="880"/>
              <w:tab w:val="right" w:leader="dot" w:pos="9623"/>
            </w:tabs>
            <w:rPr>
              <w:del w:id="958" w:author="Fnu, Sonam" w:date="2019-11-27T16:53:00Z"/>
              <w:rFonts w:ascii="Calibri" w:eastAsiaTheme="minorEastAsia" w:hAnsi="Calibri"/>
              <w:noProof/>
            </w:rPr>
          </w:pPr>
          <w:del w:id="959" w:author="Fnu, Sonam" w:date="2019-11-27T16:53:00Z">
            <w:r w:rsidRPr="001915BB" w:rsidDel="005C1813">
              <w:rPr>
                <w:rPrChange w:id="960" w:author="mayada samir" w:date="2019-04-04T10:19:00Z">
                  <w:rPr>
                    <w:rStyle w:val="Hyperlink"/>
                    <w:rFonts w:ascii="Calibri" w:hAnsi="Calibri"/>
                    <w:noProof/>
                  </w:rPr>
                </w:rPrChange>
              </w:rPr>
              <w:delText>1.4.</w:delText>
            </w:r>
            <w:r w:rsidRPr="00064254" w:rsidDel="005C1813">
              <w:rPr>
                <w:rFonts w:ascii="Calibri" w:eastAsiaTheme="minorEastAsia" w:hAnsi="Calibri"/>
                <w:noProof/>
              </w:rPr>
              <w:tab/>
            </w:r>
            <w:r w:rsidRPr="001915BB" w:rsidDel="005C1813">
              <w:rPr>
                <w:rPrChange w:id="961" w:author="mayada samir" w:date="2019-04-04T10:19:00Z">
                  <w:rPr>
                    <w:rStyle w:val="Hyperlink"/>
                    <w:rFonts w:ascii="Calibri" w:hAnsi="Calibri"/>
                    <w:noProof/>
                  </w:rPr>
                </w:rPrChange>
              </w:rPr>
              <w:delText>Designer Contacts:</w:delText>
            </w:r>
            <w:r w:rsidRPr="00064254" w:rsidDel="005C1813">
              <w:rPr>
                <w:rFonts w:ascii="Calibri" w:hAnsi="Calibri"/>
                <w:noProof/>
                <w:webHidden/>
              </w:rPr>
              <w:tab/>
              <w:delText>5</w:delText>
            </w:r>
          </w:del>
        </w:p>
        <w:p w14:paraId="3730CA37" w14:textId="7C73B03F" w:rsidR="00610410" w:rsidRPr="00064254" w:rsidDel="005C1813" w:rsidRDefault="00610410">
          <w:pPr>
            <w:pStyle w:val="TOC1"/>
            <w:tabs>
              <w:tab w:val="left" w:pos="440"/>
              <w:tab w:val="right" w:leader="dot" w:pos="9623"/>
            </w:tabs>
            <w:rPr>
              <w:del w:id="962" w:author="Fnu, Sonam" w:date="2019-11-27T16:53:00Z"/>
              <w:rFonts w:ascii="Calibri" w:eastAsiaTheme="minorEastAsia" w:hAnsi="Calibri"/>
              <w:noProof/>
            </w:rPr>
          </w:pPr>
          <w:del w:id="963" w:author="Fnu, Sonam" w:date="2019-11-27T16:53:00Z">
            <w:r w:rsidRPr="001915BB" w:rsidDel="005C1813">
              <w:rPr>
                <w:rPrChange w:id="964" w:author="mayada samir" w:date="2019-04-04T10:19:00Z">
                  <w:rPr>
                    <w:rStyle w:val="Hyperlink"/>
                    <w:rFonts w:ascii="Calibri" w:hAnsi="Calibri"/>
                    <w:noProof/>
                  </w:rPr>
                </w:rPrChange>
              </w:rPr>
              <w:delText>2.</w:delText>
            </w:r>
            <w:r w:rsidRPr="00064254" w:rsidDel="005C1813">
              <w:rPr>
                <w:rFonts w:ascii="Calibri" w:eastAsiaTheme="minorEastAsia" w:hAnsi="Calibri"/>
                <w:noProof/>
              </w:rPr>
              <w:tab/>
            </w:r>
            <w:r w:rsidRPr="001915BB" w:rsidDel="005C1813">
              <w:rPr>
                <w:rPrChange w:id="965" w:author="mayada samir" w:date="2019-04-04T10:19:00Z">
                  <w:rPr>
                    <w:rStyle w:val="Hyperlink"/>
                    <w:rFonts w:ascii="Calibri" w:hAnsi="Calibri"/>
                    <w:noProof/>
                  </w:rPr>
                </w:rPrChange>
              </w:rPr>
              <w:delText>Business Requirements Overview:</w:delText>
            </w:r>
            <w:r w:rsidRPr="00064254" w:rsidDel="005C1813">
              <w:rPr>
                <w:rFonts w:ascii="Calibri" w:hAnsi="Calibri"/>
                <w:noProof/>
                <w:webHidden/>
              </w:rPr>
              <w:tab/>
              <w:delText>6</w:delText>
            </w:r>
          </w:del>
        </w:p>
        <w:p w14:paraId="65CA7938" w14:textId="382B63B4" w:rsidR="00610410" w:rsidRPr="00064254" w:rsidDel="005C1813" w:rsidRDefault="00610410">
          <w:pPr>
            <w:pStyle w:val="TOC2"/>
            <w:tabs>
              <w:tab w:val="left" w:pos="660"/>
              <w:tab w:val="right" w:leader="dot" w:pos="9623"/>
            </w:tabs>
            <w:rPr>
              <w:del w:id="966" w:author="Fnu, Sonam" w:date="2019-11-27T16:53:00Z"/>
              <w:rFonts w:ascii="Calibri" w:eastAsiaTheme="minorEastAsia" w:hAnsi="Calibri"/>
              <w:noProof/>
            </w:rPr>
          </w:pPr>
          <w:del w:id="967" w:author="Fnu, Sonam" w:date="2019-11-27T16:53:00Z">
            <w:r w:rsidRPr="001915BB" w:rsidDel="005C1813">
              <w:rPr>
                <w:rPrChange w:id="968" w:author="mayada samir" w:date="2019-04-04T10:19:00Z">
                  <w:rPr>
                    <w:rStyle w:val="Hyperlink"/>
                    <w:rFonts w:ascii="Calibri" w:hAnsi="Calibri"/>
                    <w:noProof/>
                  </w:rPr>
                </w:rPrChange>
              </w:rPr>
              <w:delText>1.</w:delText>
            </w:r>
            <w:r w:rsidRPr="00064254" w:rsidDel="005C1813">
              <w:rPr>
                <w:rFonts w:ascii="Calibri" w:eastAsiaTheme="minorEastAsia" w:hAnsi="Calibri"/>
                <w:noProof/>
              </w:rPr>
              <w:tab/>
            </w:r>
            <w:r w:rsidRPr="001915BB" w:rsidDel="005C1813">
              <w:rPr>
                <w:rPrChange w:id="969" w:author="mayada samir" w:date="2019-04-04T10:19:00Z">
                  <w:rPr>
                    <w:rStyle w:val="Hyperlink"/>
                    <w:rFonts w:ascii="Calibri" w:hAnsi="Calibri"/>
                    <w:noProof/>
                  </w:rPr>
                </w:rPrChange>
              </w:rPr>
              <w:delText>Corporate and Retail implementation</w:delText>
            </w:r>
            <w:r w:rsidRPr="00064254" w:rsidDel="005C1813">
              <w:rPr>
                <w:rFonts w:ascii="Calibri" w:hAnsi="Calibri"/>
                <w:noProof/>
                <w:webHidden/>
              </w:rPr>
              <w:tab/>
              <w:delText>9</w:delText>
            </w:r>
          </w:del>
        </w:p>
        <w:p w14:paraId="23993FFF" w14:textId="3913943D" w:rsidR="00610410" w:rsidRPr="00064254" w:rsidDel="005C1813" w:rsidRDefault="00610410">
          <w:pPr>
            <w:pStyle w:val="TOC2"/>
            <w:tabs>
              <w:tab w:val="left" w:pos="660"/>
              <w:tab w:val="right" w:leader="dot" w:pos="9623"/>
            </w:tabs>
            <w:rPr>
              <w:del w:id="970" w:author="Fnu, Sonam" w:date="2019-11-27T16:53:00Z"/>
              <w:rFonts w:ascii="Calibri" w:eastAsiaTheme="minorEastAsia" w:hAnsi="Calibri"/>
              <w:noProof/>
            </w:rPr>
          </w:pPr>
          <w:del w:id="971" w:author="Fnu, Sonam" w:date="2019-11-27T16:53:00Z">
            <w:r w:rsidRPr="001915BB" w:rsidDel="005C1813">
              <w:rPr>
                <w:rPrChange w:id="972" w:author="mayada samir" w:date="2019-04-04T10:19:00Z">
                  <w:rPr>
                    <w:rStyle w:val="Hyperlink"/>
                    <w:rFonts w:ascii="Calibri" w:hAnsi="Calibri"/>
                    <w:noProof/>
                  </w:rPr>
                </w:rPrChange>
              </w:rPr>
              <w:delText>2.</w:delText>
            </w:r>
            <w:r w:rsidRPr="00064254" w:rsidDel="005C1813">
              <w:rPr>
                <w:rFonts w:ascii="Calibri" w:eastAsiaTheme="minorEastAsia" w:hAnsi="Calibri"/>
                <w:noProof/>
              </w:rPr>
              <w:tab/>
            </w:r>
            <w:r w:rsidRPr="001915BB" w:rsidDel="005C1813">
              <w:rPr>
                <w:rPrChange w:id="973" w:author="mayada samir" w:date="2019-04-04T10:19:00Z">
                  <w:rPr>
                    <w:rStyle w:val="Hyperlink"/>
                    <w:rFonts w:ascii="Calibri" w:hAnsi="Calibri"/>
                    <w:noProof/>
                  </w:rPr>
                </w:rPrChange>
              </w:rPr>
              <w:delText>Corporate and Retail back office</w:delText>
            </w:r>
            <w:r w:rsidRPr="00064254" w:rsidDel="005C1813">
              <w:rPr>
                <w:rFonts w:ascii="Calibri" w:hAnsi="Calibri"/>
                <w:noProof/>
                <w:webHidden/>
              </w:rPr>
              <w:tab/>
              <w:delText>9</w:delText>
            </w:r>
          </w:del>
        </w:p>
        <w:p w14:paraId="4938EDA2" w14:textId="70A882EC" w:rsidR="00610410" w:rsidRPr="00064254" w:rsidDel="005C1813" w:rsidRDefault="00610410">
          <w:pPr>
            <w:pStyle w:val="TOC2"/>
            <w:tabs>
              <w:tab w:val="right" w:leader="dot" w:pos="9623"/>
            </w:tabs>
            <w:rPr>
              <w:del w:id="974" w:author="Fnu, Sonam" w:date="2019-11-27T16:53:00Z"/>
              <w:rFonts w:ascii="Calibri" w:eastAsiaTheme="minorEastAsia" w:hAnsi="Calibri"/>
              <w:noProof/>
            </w:rPr>
          </w:pPr>
          <w:del w:id="975" w:author="Fnu, Sonam" w:date="2019-11-27T16:53:00Z">
            <w:r w:rsidRPr="001915BB" w:rsidDel="005C1813">
              <w:rPr>
                <w:rPrChange w:id="976" w:author="mayada samir" w:date="2019-04-04T10:19:00Z">
                  <w:rPr>
                    <w:rStyle w:val="Hyperlink"/>
                    <w:rFonts w:ascii="Calibri" w:hAnsi="Calibri"/>
                    <w:noProof/>
                  </w:rPr>
                </w:rPrChange>
              </w:rPr>
              <w:delText>2.1 Security Notification Subscription</w:delText>
            </w:r>
            <w:r w:rsidRPr="00064254" w:rsidDel="005C1813">
              <w:rPr>
                <w:rFonts w:ascii="Calibri" w:hAnsi="Calibri"/>
                <w:noProof/>
                <w:webHidden/>
              </w:rPr>
              <w:tab/>
              <w:delText>9</w:delText>
            </w:r>
          </w:del>
        </w:p>
        <w:p w14:paraId="28012B15" w14:textId="5EFD199B" w:rsidR="00610410" w:rsidRPr="00064254" w:rsidDel="005C1813" w:rsidRDefault="00610410">
          <w:pPr>
            <w:pStyle w:val="TOC2"/>
            <w:tabs>
              <w:tab w:val="left" w:pos="880"/>
              <w:tab w:val="right" w:leader="dot" w:pos="9623"/>
            </w:tabs>
            <w:rPr>
              <w:del w:id="977" w:author="Fnu, Sonam" w:date="2019-11-27T16:53:00Z"/>
              <w:rFonts w:ascii="Calibri" w:eastAsiaTheme="minorEastAsia" w:hAnsi="Calibri"/>
              <w:noProof/>
            </w:rPr>
          </w:pPr>
          <w:del w:id="978" w:author="Fnu, Sonam" w:date="2019-11-27T16:53:00Z">
            <w:r w:rsidRPr="001915BB" w:rsidDel="005C1813">
              <w:rPr>
                <w:rPrChange w:id="979" w:author="mayada samir" w:date="2019-04-04T10:19:00Z">
                  <w:rPr>
                    <w:rStyle w:val="Hyperlink"/>
                    <w:rFonts w:ascii="Calibri" w:hAnsi="Calibri"/>
                    <w:noProof/>
                  </w:rPr>
                </w:rPrChange>
              </w:rPr>
              <w:delText>2.2</w:delText>
            </w:r>
            <w:r w:rsidRPr="00064254" w:rsidDel="005C1813">
              <w:rPr>
                <w:rFonts w:ascii="Calibri" w:eastAsiaTheme="minorEastAsia" w:hAnsi="Calibri"/>
                <w:noProof/>
              </w:rPr>
              <w:tab/>
            </w:r>
            <w:r w:rsidRPr="001915BB" w:rsidDel="005C1813">
              <w:rPr>
                <w:rPrChange w:id="980" w:author="mayada samir" w:date="2019-04-04T10:19:00Z">
                  <w:rPr>
                    <w:rStyle w:val="Hyperlink"/>
                    <w:rFonts w:ascii="Calibri" w:hAnsi="Calibri"/>
                    <w:noProof/>
                  </w:rPr>
                </w:rPrChange>
              </w:rPr>
              <w:delText>Notifications outgoing messages setup</w:delText>
            </w:r>
            <w:r w:rsidRPr="00064254" w:rsidDel="005C1813">
              <w:rPr>
                <w:rFonts w:ascii="Calibri" w:hAnsi="Calibri"/>
                <w:noProof/>
                <w:webHidden/>
              </w:rPr>
              <w:tab/>
              <w:delText>11</w:delText>
            </w:r>
          </w:del>
        </w:p>
        <w:p w14:paraId="4FDE8631" w14:textId="6E442F92" w:rsidR="00610410" w:rsidRPr="00064254" w:rsidDel="005C1813" w:rsidRDefault="00610410">
          <w:pPr>
            <w:pStyle w:val="TOC2"/>
            <w:tabs>
              <w:tab w:val="right" w:leader="dot" w:pos="9623"/>
            </w:tabs>
            <w:rPr>
              <w:del w:id="981" w:author="Fnu, Sonam" w:date="2019-11-27T16:53:00Z"/>
              <w:rFonts w:ascii="Calibri" w:eastAsiaTheme="minorEastAsia" w:hAnsi="Calibri"/>
              <w:noProof/>
            </w:rPr>
          </w:pPr>
          <w:del w:id="982" w:author="Fnu, Sonam" w:date="2019-11-27T16:53:00Z">
            <w:r w:rsidRPr="00064254" w:rsidDel="005C1813">
              <w:rPr>
                <w:rFonts w:ascii="Calibri" w:hAnsi="Calibri"/>
                <w:noProof/>
                <w:webHidden/>
              </w:rPr>
              <w:tab/>
              <w:delText>12</w:delText>
            </w:r>
          </w:del>
        </w:p>
        <w:p w14:paraId="26CEDD2B" w14:textId="2F6FEF46" w:rsidR="00610410" w:rsidRPr="00064254" w:rsidDel="005C1813" w:rsidRDefault="00610410">
          <w:pPr>
            <w:pStyle w:val="TOC2"/>
            <w:tabs>
              <w:tab w:val="left" w:pos="880"/>
              <w:tab w:val="right" w:leader="dot" w:pos="9623"/>
            </w:tabs>
            <w:rPr>
              <w:del w:id="983" w:author="Fnu, Sonam" w:date="2019-11-27T16:53:00Z"/>
              <w:rFonts w:ascii="Calibri" w:eastAsiaTheme="minorEastAsia" w:hAnsi="Calibri"/>
              <w:noProof/>
            </w:rPr>
          </w:pPr>
          <w:del w:id="984" w:author="Fnu, Sonam" w:date="2019-11-27T16:53:00Z">
            <w:r w:rsidRPr="001915BB" w:rsidDel="005C1813">
              <w:rPr>
                <w:rPrChange w:id="985" w:author="mayada samir" w:date="2019-04-04T10:19:00Z">
                  <w:rPr>
                    <w:rStyle w:val="Hyperlink"/>
                    <w:rFonts w:ascii="Calibri" w:hAnsi="Calibri"/>
                    <w:noProof/>
                  </w:rPr>
                </w:rPrChange>
              </w:rPr>
              <w:delText>2.3</w:delText>
            </w:r>
            <w:r w:rsidRPr="00064254" w:rsidDel="005C1813">
              <w:rPr>
                <w:rFonts w:ascii="Calibri" w:eastAsiaTheme="minorEastAsia" w:hAnsi="Calibri"/>
                <w:noProof/>
              </w:rPr>
              <w:tab/>
            </w:r>
            <w:r w:rsidRPr="001915BB" w:rsidDel="005C1813">
              <w:rPr>
                <w:rPrChange w:id="986" w:author="mayada samir" w:date="2019-04-04T10:19:00Z">
                  <w:rPr>
                    <w:rStyle w:val="Hyperlink"/>
                    <w:rFonts w:ascii="Calibri" w:hAnsi="Calibri"/>
                    <w:noProof/>
                  </w:rPr>
                </w:rPrChange>
              </w:rPr>
              <w:delText>Bank user Alert Notification (image 6</w:delText>
            </w:r>
            <w:r w:rsidRPr="001915BB" w:rsidDel="005C1813">
              <w:rPr>
                <w:rPrChange w:id="987" w:author="mayada samir" w:date="2019-04-04T10:19:00Z">
                  <w:rPr>
                    <w:rStyle w:val="Hyperlink"/>
                    <w:rFonts w:ascii="Calibri" w:hAnsi="Calibri"/>
                    <w:noProof/>
                  </w:rPr>
                </w:rPrChange>
              </w:rPr>
              <w:sym w:font="Wingdings" w:char="F0E0"/>
            </w:r>
            <w:r w:rsidRPr="001915BB" w:rsidDel="005C1813">
              <w:rPr>
                <w:rPrChange w:id="988" w:author="mayada samir" w:date="2019-04-04T10:19:00Z">
                  <w:rPr>
                    <w:rStyle w:val="Hyperlink"/>
                    <w:rFonts w:ascii="Calibri" w:hAnsi="Calibri"/>
                    <w:noProof/>
                  </w:rPr>
                </w:rPrChange>
              </w:rPr>
              <w:delText>7)</w:delText>
            </w:r>
            <w:r w:rsidRPr="00064254" w:rsidDel="005C1813">
              <w:rPr>
                <w:rFonts w:ascii="Calibri" w:hAnsi="Calibri"/>
                <w:noProof/>
                <w:webHidden/>
              </w:rPr>
              <w:tab/>
              <w:delText>12</w:delText>
            </w:r>
          </w:del>
        </w:p>
        <w:p w14:paraId="69078C84" w14:textId="35F56C0C" w:rsidR="00610410" w:rsidRPr="00064254" w:rsidDel="005C1813" w:rsidRDefault="00610410">
          <w:pPr>
            <w:pStyle w:val="TOC2"/>
            <w:tabs>
              <w:tab w:val="left" w:pos="880"/>
              <w:tab w:val="right" w:leader="dot" w:pos="9623"/>
            </w:tabs>
            <w:rPr>
              <w:del w:id="989" w:author="Fnu, Sonam" w:date="2019-11-27T16:53:00Z"/>
              <w:rFonts w:ascii="Calibri" w:eastAsiaTheme="minorEastAsia" w:hAnsi="Calibri"/>
              <w:noProof/>
            </w:rPr>
          </w:pPr>
          <w:del w:id="990" w:author="Fnu, Sonam" w:date="2019-11-27T16:53:00Z">
            <w:r w:rsidRPr="001915BB" w:rsidDel="005C1813">
              <w:rPr>
                <w:rPrChange w:id="991" w:author="mayada samir" w:date="2019-04-04T10:19:00Z">
                  <w:rPr>
                    <w:rStyle w:val="Hyperlink"/>
                    <w:rFonts w:ascii="Calibri" w:hAnsi="Calibri"/>
                    <w:noProof/>
                  </w:rPr>
                </w:rPrChange>
              </w:rPr>
              <w:delText>2.4</w:delText>
            </w:r>
            <w:r w:rsidRPr="00064254" w:rsidDel="005C1813">
              <w:rPr>
                <w:rFonts w:ascii="Calibri" w:eastAsiaTheme="minorEastAsia" w:hAnsi="Calibri"/>
                <w:noProof/>
              </w:rPr>
              <w:tab/>
            </w:r>
            <w:r w:rsidRPr="001915BB" w:rsidDel="005C1813">
              <w:rPr>
                <w:rPrChange w:id="992" w:author="mayada samir" w:date="2019-04-04T10:19:00Z">
                  <w:rPr>
                    <w:rStyle w:val="Hyperlink"/>
                    <w:rFonts w:ascii="Calibri" w:hAnsi="Calibri"/>
                    <w:noProof/>
                  </w:rPr>
                </w:rPrChange>
              </w:rPr>
              <w:delText>Package Setup:</w:delText>
            </w:r>
            <w:r w:rsidRPr="00064254" w:rsidDel="005C1813">
              <w:rPr>
                <w:rFonts w:ascii="Calibri" w:hAnsi="Calibri"/>
                <w:noProof/>
                <w:webHidden/>
              </w:rPr>
              <w:tab/>
              <w:delText>13</w:delText>
            </w:r>
          </w:del>
        </w:p>
        <w:p w14:paraId="61A6923F" w14:textId="38594680" w:rsidR="00610410" w:rsidRPr="00064254" w:rsidDel="005C1813" w:rsidRDefault="00610410">
          <w:pPr>
            <w:pStyle w:val="TOC2"/>
            <w:tabs>
              <w:tab w:val="left" w:pos="880"/>
              <w:tab w:val="right" w:leader="dot" w:pos="9623"/>
            </w:tabs>
            <w:rPr>
              <w:del w:id="993" w:author="Fnu, Sonam" w:date="2019-11-27T16:53:00Z"/>
              <w:rFonts w:ascii="Calibri" w:eastAsiaTheme="minorEastAsia" w:hAnsi="Calibri"/>
              <w:noProof/>
            </w:rPr>
          </w:pPr>
          <w:del w:id="994" w:author="Fnu, Sonam" w:date="2019-11-27T16:53:00Z">
            <w:r w:rsidRPr="001915BB" w:rsidDel="005C1813">
              <w:rPr>
                <w:rPrChange w:id="995" w:author="mayada samir" w:date="2019-04-04T10:19:00Z">
                  <w:rPr>
                    <w:rStyle w:val="Hyperlink"/>
                    <w:rFonts w:ascii="Calibri" w:hAnsi="Calibri"/>
                    <w:noProof/>
                  </w:rPr>
                </w:rPrChange>
              </w:rPr>
              <w:delText>2.5</w:delText>
            </w:r>
            <w:r w:rsidRPr="00064254" w:rsidDel="005C1813">
              <w:rPr>
                <w:rFonts w:ascii="Calibri" w:eastAsiaTheme="minorEastAsia" w:hAnsi="Calibri"/>
                <w:noProof/>
              </w:rPr>
              <w:tab/>
            </w:r>
            <w:r w:rsidRPr="001915BB" w:rsidDel="005C1813">
              <w:rPr>
                <w:rPrChange w:id="996" w:author="mayada samir" w:date="2019-04-04T10:19:00Z">
                  <w:rPr>
                    <w:rStyle w:val="Hyperlink"/>
                    <w:rFonts w:ascii="Calibri" w:hAnsi="Calibri"/>
                    <w:noProof/>
                  </w:rPr>
                </w:rPrChange>
              </w:rPr>
              <w:delText>Bank User Role Maintenance:</w:delText>
            </w:r>
            <w:r w:rsidRPr="00064254" w:rsidDel="005C1813">
              <w:rPr>
                <w:rFonts w:ascii="Calibri" w:hAnsi="Calibri"/>
                <w:noProof/>
                <w:webHidden/>
              </w:rPr>
              <w:tab/>
              <w:delText>14</w:delText>
            </w:r>
          </w:del>
        </w:p>
        <w:p w14:paraId="4E45631D" w14:textId="69973E3B" w:rsidR="00610410" w:rsidRPr="00064254" w:rsidDel="005C1813" w:rsidRDefault="00610410">
          <w:pPr>
            <w:pStyle w:val="TOC2"/>
            <w:tabs>
              <w:tab w:val="left" w:pos="880"/>
              <w:tab w:val="right" w:leader="dot" w:pos="9623"/>
            </w:tabs>
            <w:rPr>
              <w:del w:id="997" w:author="Fnu, Sonam" w:date="2019-11-27T16:53:00Z"/>
              <w:rFonts w:ascii="Calibri" w:eastAsiaTheme="minorEastAsia" w:hAnsi="Calibri"/>
              <w:noProof/>
            </w:rPr>
          </w:pPr>
          <w:del w:id="998" w:author="Fnu, Sonam" w:date="2019-11-27T16:53:00Z">
            <w:r w:rsidRPr="001915BB" w:rsidDel="005C1813">
              <w:rPr>
                <w:rPrChange w:id="999" w:author="mayada samir" w:date="2019-04-04T10:19:00Z">
                  <w:rPr>
                    <w:rStyle w:val="Hyperlink"/>
                    <w:rFonts w:ascii="Calibri" w:hAnsi="Calibri"/>
                    <w:noProof/>
                  </w:rPr>
                </w:rPrChange>
              </w:rPr>
              <w:delText>2.6</w:delText>
            </w:r>
            <w:r w:rsidRPr="00064254" w:rsidDel="005C1813">
              <w:rPr>
                <w:rFonts w:ascii="Calibri" w:eastAsiaTheme="minorEastAsia" w:hAnsi="Calibri"/>
                <w:noProof/>
              </w:rPr>
              <w:tab/>
            </w:r>
            <w:r w:rsidRPr="001915BB" w:rsidDel="005C1813">
              <w:rPr>
                <w:rPrChange w:id="1000" w:author="mayada samir" w:date="2019-04-04T10:19:00Z">
                  <w:rPr>
                    <w:rStyle w:val="Hyperlink"/>
                    <w:rFonts w:ascii="Calibri" w:hAnsi="Calibri"/>
                    <w:noProof/>
                  </w:rPr>
                </w:rPrChange>
              </w:rPr>
              <w:delText>Workflow Setup:</w:delText>
            </w:r>
            <w:r w:rsidRPr="00064254" w:rsidDel="005C1813">
              <w:rPr>
                <w:rFonts w:ascii="Calibri" w:hAnsi="Calibri"/>
                <w:noProof/>
                <w:webHidden/>
              </w:rPr>
              <w:tab/>
              <w:delText>14</w:delText>
            </w:r>
          </w:del>
        </w:p>
        <w:p w14:paraId="56F81C69" w14:textId="63229526" w:rsidR="00610410" w:rsidRPr="00064254" w:rsidDel="005C1813" w:rsidRDefault="00610410">
          <w:pPr>
            <w:pStyle w:val="TOC2"/>
            <w:tabs>
              <w:tab w:val="left" w:pos="660"/>
              <w:tab w:val="right" w:leader="dot" w:pos="9623"/>
            </w:tabs>
            <w:rPr>
              <w:del w:id="1001" w:author="Fnu, Sonam" w:date="2019-11-27T16:53:00Z"/>
              <w:rFonts w:ascii="Calibri" w:eastAsiaTheme="minorEastAsia" w:hAnsi="Calibri"/>
              <w:noProof/>
            </w:rPr>
          </w:pPr>
          <w:del w:id="1002" w:author="Fnu, Sonam" w:date="2019-11-27T16:53:00Z">
            <w:r w:rsidRPr="001915BB" w:rsidDel="005C1813">
              <w:rPr>
                <w:rPrChange w:id="1003" w:author="mayada samir" w:date="2019-04-04T10:19:00Z">
                  <w:rPr>
                    <w:rStyle w:val="Hyperlink"/>
                    <w:rFonts w:ascii="Calibri" w:hAnsi="Calibri"/>
                    <w:noProof/>
                  </w:rPr>
                </w:rPrChange>
              </w:rPr>
              <w:delText>3.</w:delText>
            </w:r>
            <w:r w:rsidRPr="00064254" w:rsidDel="005C1813">
              <w:rPr>
                <w:rFonts w:ascii="Calibri" w:eastAsiaTheme="minorEastAsia" w:hAnsi="Calibri"/>
                <w:noProof/>
              </w:rPr>
              <w:tab/>
            </w:r>
            <w:r w:rsidRPr="001915BB" w:rsidDel="005C1813">
              <w:rPr>
                <w:rPrChange w:id="1004" w:author="mayada samir" w:date="2019-04-04T10:19:00Z">
                  <w:rPr>
                    <w:rStyle w:val="Hyperlink"/>
                    <w:rFonts w:ascii="Calibri" w:hAnsi="Calibri"/>
                    <w:noProof/>
                  </w:rPr>
                </w:rPrChange>
              </w:rPr>
              <w:delText>Corporate and Retail Customer Workstation: (Notification subscription / Setup)</w:delText>
            </w:r>
            <w:r w:rsidRPr="00064254" w:rsidDel="005C1813">
              <w:rPr>
                <w:rFonts w:ascii="Calibri" w:hAnsi="Calibri"/>
                <w:noProof/>
                <w:webHidden/>
              </w:rPr>
              <w:tab/>
              <w:delText>14</w:delText>
            </w:r>
          </w:del>
        </w:p>
        <w:p w14:paraId="0766CFED" w14:textId="28A54A29" w:rsidR="00610410" w:rsidRPr="00064254" w:rsidDel="005C1813" w:rsidRDefault="00610410">
          <w:pPr>
            <w:pStyle w:val="TOC2"/>
            <w:tabs>
              <w:tab w:val="right" w:leader="dot" w:pos="9623"/>
            </w:tabs>
            <w:rPr>
              <w:del w:id="1005" w:author="Fnu, Sonam" w:date="2019-11-27T16:53:00Z"/>
              <w:rFonts w:ascii="Calibri" w:eastAsiaTheme="minorEastAsia" w:hAnsi="Calibri"/>
              <w:noProof/>
            </w:rPr>
          </w:pPr>
          <w:del w:id="1006" w:author="Fnu, Sonam" w:date="2019-11-27T16:53:00Z">
            <w:r w:rsidRPr="001915BB" w:rsidDel="005C1813">
              <w:rPr>
                <w:rPrChange w:id="1007" w:author="mayada samir" w:date="2019-04-04T10:19:00Z">
                  <w:rPr>
                    <w:rStyle w:val="Hyperlink"/>
                    <w:rFonts w:ascii="Calibri" w:hAnsi="Calibri"/>
                    <w:noProof/>
                  </w:rPr>
                </w:rPrChange>
              </w:rPr>
              <w:delText>3.1 NET Services Notification Subscription</w:delText>
            </w:r>
            <w:r w:rsidRPr="00064254" w:rsidDel="005C1813">
              <w:rPr>
                <w:rFonts w:ascii="Calibri" w:hAnsi="Calibri"/>
                <w:noProof/>
                <w:webHidden/>
              </w:rPr>
              <w:tab/>
              <w:delText>14</w:delText>
            </w:r>
          </w:del>
        </w:p>
        <w:p w14:paraId="0E435A2B" w14:textId="7E5C9252" w:rsidR="00610410" w:rsidRPr="00064254" w:rsidDel="005C1813" w:rsidRDefault="00610410">
          <w:pPr>
            <w:pStyle w:val="TOC2"/>
            <w:tabs>
              <w:tab w:val="right" w:leader="dot" w:pos="9623"/>
            </w:tabs>
            <w:rPr>
              <w:del w:id="1008" w:author="Fnu, Sonam" w:date="2019-11-27T16:53:00Z"/>
              <w:rFonts w:ascii="Calibri" w:eastAsiaTheme="minorEastAsia" w:hAnsi="Calibri"/>
              <w:noProof/>
            </w:rPr>
          </w:pPr>
          <w:del w:id="1009" w:author="Fnu, Sonam" w:date="2019-11-27T16:53:00Z">
            <w:r w:rsidRPr="001915BB" w:rsidDel="005C1813">
              <w:rPr>
                <w:rPrChange w:id="1010" w:author="mayada samir" w:date="2019-04-04T10:19:00Z">
                  <w:rPr>
                    <w:rStyle w:val="Hyperlink"/>
                    <w:rFonts w:ascii="Calibri" w:hAnsi="Calibri"/>
                    <w:noProof/>
                  </w:rPr>
                </w:rPrChange>
              </w:rPr>
              <w:delText>3.2</w:delText>
            </w:r>
            <w:r w:rsidRPr="00064254" w:rsidDel="005C1813">
              <w:rPr>
                <w:rFonts w:ascii="Calibri" w:hAnsi="Calibri"/>
                <w:noProof/>
                <w:webHidden/>
              </w:rPr>
              <w:tab/>
              <w:delText>15</w:delText>
            </w:r>
          </w:del>
        </w:p>
        <w:p w14:paraId="48E6D765" w14:textId="55F9007C" w:rsidR="00610410" w:rsidRPr="00064254" w:rsidDel="005C1813" w:rsidRDefault="00610410">
          <w:pPr>
            <w:pStyle w:val="TOC2"/>
            <w:tabs>
              <w:tab w:val="right" w:leader="dot" w:pos="9623"/>
            </w:tabs>
            <w:rPr>
              <w:del w:id="1011" w:author="Fnu, Sonam" w:date="2019-11-27T16:53:00Z"/>
              <w:rFonts w:ascii="Calibri" w:eastAsiaTheme="minorEastAsia" w:hAnsi="Calibri"/>
              <w:noProof/>
            </w:rPr>
          </w:pPr>
          <w:del w:id="1012" w:author="Fnu, Sonam" w:date="2019-11-27T16:53:00Z">
            <w:r w:rsidRPr="001915BB" w:rsidDel="005C1813">
              <w:rPr>
                <w:rPrChange w:id="1013" w:author="mayada samir" w:date="2019-04-04T10:19:00Z">
                  <w:rPr>
                    <w:rStyle w:val="Hyperlink"/>
                    <w:rFonts w:ascii="Calibri" w:hAnsi="Calibri"/>
                    <w:noProof/>
                  </w:rPr>
                </w:rPrChange>
              </w:rPr>
              <w:delText>Account Notification Subscription (Image 9, 10)</w:delText>
            </w:r>
            <w:r w:rsidRPr="00064254" w:rsidDel="005C1813">
              <w:rPr>
                <w:rFonts w:ascii="Calibri" w:hAnsi="Calibri"/>
                <w:noProof/>
                <w:webHidden/>
              </w:rPr>
              <w:tab/>
              <w:delText>15</w:delText>
            </w:r>
          </w:del>
        </w:p>
        <w:p w14:paraId="5AE22B3C" w14:textId="6B78D3EF" w:rsidR="00610410" w:rsidRPr="00064254" w:rsidDel="005C1813" w:rsidRDefault="00610410">
          <w:pPr>
            <w:pStyle w:val="TOC2"/>
            <w:tabs>
              <w:tab w:val="left" w:pos="880"/>
              <w:tab w:val="right" w:leader="dot" w:pos="9623"/>
            </w:tabs>
            <w:rPr>
              <w:del w:id="1014" w:author="Fnu, Sonam" w:date="2019-11-27T16:53:00Z"/>
              <w:rFonts w:ascii="Calibri" w:eastAsiaTheme="minorEastAsia" w:hAnsi="Calibri"/>
              <w:noProof/>
            </w:rPr>
          </w:pPr>
          <w:del w:id="1015" w:author="Fnu, Sonam" w:date="2019-11-27T16:53:00Z">
            <w:r w:rsidRPr="001915BB" w:rsidDel="005C1813">
              <w:rPr>
                <w:rPrChange w:id="1016" w:author="mayada samir" w:date="2019-04-04T10:19:00Z">
                  <w:rPr>
                    <w:rStyle w:val="Hyperlink"/>
                    <w:rFonts w:ascii="Calibri" w:hAnsi="Calibri"/>
                    <w:noProof/>
                  </w:rPr>
                </w:rPrChange>
              </w:rPr>
              <w:delText>3.3</w:delText>
            </w:r>
            <w:r w:rsidRPr="00064254" w:rsidDel="005C1813">
              <w:rPr>
                <w:rFonts w:ascii="Calibri" w:eastAsiaTheme="minorEastAsia" w:hAnsi="Calibri"/>
                <w:noProof/>
              </w:rPr>
              <w:tab/>
            </w:r>
            <w:r w:rsidRPr="001915BB" w:rsidDel="005C1813">
              <w:rPr>
                <w:rPrChange w:id="1017" w:author="mayada samir" w:date="2019-04-04T10:19:00Z">
                  <w:rPr>
                    <w:rStyle w:val="Hyperlink"/>
                    <w:rFonts w:ascii="Calibri" w:hAnsi="Calibri"/>
                    <w:noProof/>
                  </w:rPr>
                </w:rPrChange>
              </w:rPr>
              <w:delText>Customer Alert Notification (image 11&amp;12)</w:delText>
            </w:r>
            <w:r w:rsidRPr="00064254" w:rsidDel="005C1813">
              <w:rPr>
                <w:rFonts w:ascii="Calibri" w:hAnsi="Calibri"/>
                <w:noProof/>
                <w:webHidden/>
              </w:rPr>
              <w:tab/>
              <w:delText>17</w:delText>
            </w:r>
          </w:del>
        </w:p>
        <w:p w14:paraId="31A18C11" w14:textId="6FAFF667" w:rsidR="00610410" w:rsidRPr="00064254" w:rsidDel="005C1813" w:rsidRDefault="00610410">
          <w:pPr>
            <w:pStyle w:val="TOC2"/>
            <w:tabs>
              <w:tab w:val="left" w:pos="660"/>
              <w:tab w:val="right" w:leader="dot" w:pos="9623"/>
            </w:tabs>
            <w:rPr>
              <w:del w:id="1018" w:author="Fnu, Sonam" w:date="2019-11-27T16:53:00Z"/>
              <w:rFonts w:ascii="Calibri" w:eastAsiaTheme="minorEastAsia" w:hAnsi="Calibri"/>
              <w:noProof/>
            </w:rPr>
          </w:pPr>
          <w:del w:id="1019" w:author="Fnu, Sonam" w:date="2019-11-27T16:53:00Z">
            <w:r w:rsidRPr="001915BB" w:rsidDel="005C1813">
              <w:rPr>
                <w:rPrChange w:id="1020" w:author="mayada samir" w:date="2019-04-04T10:19:00Z">
                  <w:rPr>
                    <w:rStyle w:val="Hyperlink"/>
                    <w:rFonts w:ascii="Calibri" w:hAnsi="Calibri"/>
                    <w:noProof/>
                  </w:rPr>
                </w:rPrChange>
              </w:rPr>
              <w:delText>4.</w:delText>
            </w:r>
            <w:r w:rsidRPr="00064254" w:rsidDel="005C1813">
              <w:rPr>
                <w:rFonts w:ascii="Calibri" w:eastAsiaTheme="minorEastAsia" w:hAnsi="Calibri"/>
                <w:noProof/>
              </w:rPr>
              <w:tab/>
            </w:r>
            <w:r w:rsidRPr="001915BB" w:rsidDel="005C1813">
              <w:rPr>
                <w:rPrChange w:id="1021" w:author="mayada samir" w:date="2019-04-04T10:19:00Z">
                  <w:rPr>
                    <w:rStyle w:val="Hyperlink"/>
                    <w:rFonts w:ascii="Calibri" w:hAnsi="Calibri"/>
                    <w:noProof/>
                  </w:rPr>
                </w:rPrChange>
              </w:rPr>
              <w:delText>System Notifications Scenarios</w:delText>
            </w:r>
            <w:r w:rsidRPr="00064254" w:rsidDel="005C1813">
              <w:rPr>
                <w:rFonts w:ascii="Calibri" w:hAnsi="Calibri"/>
                <w:noProof/>
                <w:webHidden/>
              </w:rPr>
              <w:tab/>
              <w:delText>19</w:delText>
            </w:r>
          </w:del>
        </w:p>
        <w:p w14:paraId="1D8737E7" w14:textId="385EB349" w:rsidR="00610410" w:rsidRPr="00064254" w:rsidDel="005C1813" w:rsidRDefault="00610410">
          <w:pPr>
            <w:pStyle w:val="TOC2"/>
            <w:tabs>
              <w:tab w:val="left" w:pos="880"/>
              <w:tab w:val="right" w:leader="dot" w:pos="9623"/>
            </w:tabs>
            <w:rPr>
              <w:del w:id="1022" w:author="Fnu, Sonam" w:date="2019-11-27T16:53:00Z"/>
              <w:rFonts w:ascii="Calibri" w:eastAsiaTheme="minorEastAsia" w:hAnsi="Calibri"/>
              <w:noProof/>
            </w:rPr>
          </w:pPr>
          <w:del w:id="1023" w:author="Fnu, Sonam" w:date="2019-11-27T16:53:00Z">
            <w:r w:rsidRPr="001915BB" w:rsidDel="005C1813">
              <w:rPr>
                <w:rPrChange w:id="1024" w:author="mayada samir" w:date="2019-04-04T10:19:00Z">
                  <w:rPr>
                    <w:rStyle w:val="Hyperlink"/>
                    <w:rFonts w:ascii="Calibri" w:hAnsi="Calibri"/>
                    <w:noProof/>
                  </w:rPr>
                </w:rPrChange>
              </w:rPr>
              <w:delText>4.1</w:delText>
            </w:r>
            <w:r w:rsidRPr="00064254" w:rsidDel="005C1813">
              <w:rPr>
                <w:rFonts w:ascii="Calibri" w:eastAsiaTheme="minorEastAsia" w:hAnsi="Calibri"/>
                <w:noProof/>
              </w:rPr>
              <w:tab/>
            </w:r>
            <w:r w:rsidRPr="001915BB" w:rsidDel="005C1813">
              <w:rPr>
                <w:rPrChange w:id="1025" w:author="mayada samir" w:date="2019-04-04T10:19:00Z">
                  <w:rPr>
                    <w:rStyle w:val="Hyperlink"/>
                    <w:rFonts w:ascii="Calibri" w:hAnsi="Calibri"/>
                    <w:noProof/>
                  </w:rPr>
                </w:rPrChange>
              </w:rPr>
              <w:delText>Customer Workstation Notifications</w:delText>
            </w:r>
            <w:r w:rsidRPr="00064254" w:rsidDel="005C1813">
              <w:rPr>
                <w:rFonts w:ascii="Calibri" w:hAnsi="Calibri"/>
                <w:noProof/>
                <w:webHidden/>
              </w:rPr>
              <w:tab/>
              <w:delText>19</w:delText>
            </w:r>
          </w:del>
        </w:p>
        <w:p w14:paraId="67785695" w14:textId="42FA5B79" w:rsidR="00610410" w:rsidRPr="00064254" w:rsidDel="005C1813" w:rsidRDefault="00610410">
          <w:pPr>
            <w:pStyle w:val="TOC2"/>
            <w:tabs>
              <w:tab w:val="left" w:pos="1100"/>
              <w:tab w:val="right" w:leader="dot" w:pos="9623"/>
            </w:tabs>
            <w:rPr>
              <w:del w:id="1026" w:author="Fnu, Sonam" w:date="2019-11-27T16:53:00Z"/>
              <w:rFonts w:ascii="Calibri" w:eastAsiaTheme="minorEastAsia" w:hAnsi="Calibri"/>
              <w:noProof/>
            </w:rPr>
          </w:pPr>
          <w:del w:id="1027" w:author="Fnu, Sonam" w:date="2019-11-27T16:53:00Z">
            <w:r w:rsidRPr="001915BB" w:rsidDel="005C1813">
              <w:rPr>
                <w:rPrChange w:id="1028" w:author="mayada samir" w:date="2019-04-04T10:19:00Z">
                  <w:rPr>
                    <w:rStyle w:val="Hyperlink"/>
                    <w:rFonts w:ascii="Calibri" w:hAnsi="Calibri"/>
                    <w:noProof/>
                  </w:rPr>
                </w:rPrChange>
              </w:rPr>
              <w:delText>4.1.1</w:delText>
            </w:r>
            <w:r w:rsidRPr="00064254" w:rsidDel="005C1813">
              <w:rPr>
                <w:rFonts w:ascii="Calibri" w:eastAsiaTheme="minorEastAsia" w:hAnsi="Calibri"/>
                <w:noProof/>
              </w:rPr>
              <w:tab/>
            </w:r>
            <w:r w:rsidRPr="001915BB" w:rsidDel="005C1813">
              <w:rPr>
                <w:rPrChange w:id="1029" w:author="mayada samir" w:date="2019-04-04T10:19:00Z">
                  <w:rPr>
                    <w:rStyle w:val="Hyperlink"/>
                    <w:rFonts w:ascii="Calibri" w:hAnsi="Calibri"/>
                    <w:noProof/>
                  </w:rPr>
                </w:rPrChange>
              </w:rPr>
              <w:delText>Login:</w:delText>
            </w:r>
            <w:r w:rsidRPr="00064254" w:rsidDel="005C1813">
              <w:rPr>
                <w:rFonts w:ascii="Calibri" w:hAnsi="Calibri"/>
                <w:noProof/>
                <w:webHidden/>
              </w:rPr>
              <w:tab/>
              <w:delText>19</w:delText>
            </w:r>
          </w:del>
        </w:p>
        <w:p w14:paraId="0E9E7EC7" w14:textId="1EABE939" w:rsidR="00610410" w:rsidRPr="00064254" w:rsidDel="005C1813" w:rsidRDefault="00610410">
          <w:pPr>
            <w:pStyle w:val="TOC2"/>
            <w:tabs>
              <w:tab w:val="left" w:pos="1100"/>
              <w:tab w:val="right" w:leader="dot" w:pos="9623"/>
            </w:tabs>
            <w:rPr>
              <w:del w:id="1030" w:author="Fnu, Sonam" w:date="2019-11-27T16:53:00Z"/>
              <w:rFonts w:ascii="Calibri" w:eastAsiaTheme="minorEastAsia" w:hAnsi="Calibri"/>
              <w:noProof/>
            </w:rPr>
          </w:pPr>
          <w:del w:id="1031" w:author="Fnu, Sonam" w:date="2019-11-27T16:53:00Z">
            <w:r w:rsidRPr="001915BB" w:rsidDel="005C1813">
              <w:rPr>
                <w:rPrChange w:id="1032" w:author="mayada samir" w:date="2019-04-04T10:19:00Z">
                  <w:rPr>
                    <w:rStyle w:val="Hyperlink"/>
                    <w:rFonts w:ascii="Calibri" w:hAnsi="Calibri"/>
                    <w:noProof/>
                  </w:rPr>
                </w:rPrChange>
              </w:rPr>
              <w:delText>4.1.2</w:delText>
            </w:r>
            <w:r w:rsidRPr="00064254" w:rsidDel="005C1813">
              <w:rPr>
                <w:rFonts w:ascii="Calibri" w:eastAsiaTheme="minorEastAsia" w:hAnsi="Calibri"/>
                <w:noProof/>
              </w:rPr>
              <w:tab/>
            </w:r>
            <w:r w:rsidRPr="001915BB" w:rsidDel="005C1813">
              <w:rPr>
                <w:rPrChange w:id="1033" w:author="mayada samir" w:date="2019-04-04T10:19:00Z">
                  <w:rPr>
                    <w:rStyle w:val="Hyperlink"/>
                    <w:rFonts w:ascii="Calibri" w:hAnsi="Calibri"/>
                    <w:noProof/>
                  </w:rPr>
                </w:rPrChange>
              </w:rPr>
              <w:delText>Login credentials:</w:delText>
            </w:r>
            <w:r w:rsidRPr="00064254" w:rsidDel="005C1813">
              <w:rPr>
                <w:rFonts w:ascii="Calibri" w:hAnsi="Calibri"/>
                <w:noProof/>
                <w:webHidden/>
              </w:rPr>
              <w:tab/>
              <w:delText>19</w:delText>
            </w:r>
          </w:del>
        </w:p>
        <w:p w14:paraId="71725A4D" w14:textId="0968E331" w:rsidR="00610410" w:rsidRPr="00064254" w:rsidDel="005C1813" w:rsidRDefault="00610410">
          <w:pPr>
            <w:pStyle w:val="TOC2"/>
            <w:tabs>
              <w:tab w:val="left" w:pos="1100"/>
              <w:tab w:val="right" w:leader="dot" w:pos="9623"/>
            </w:tabs>
            <w:rPr>
              <w:del w:id="1034" w:author="Fnu, Sonam" w:date="2019-11-27T16:53:00Z"/>
              <w:rFonts w:ascii="Calibri" w:eastAsiaTheme="minorEastAsia" w:hAnsi="Calibri"/>
              <w:noProof/>
            </w:rPr>
          </w:pPr>
          <w:del w:id="1035" w:author="Fnu, Sonam" w:date="2019-11-27T16:53:00Z">
            <w:r w:rsidRPr="001915BB" w:rsidDel="005C1813">
              <w:rPr>
                <w:rPrChange w:id="1036" w:author="mayada samir" w:date="2019-04-04T10:19:00Z">
                  <w:rPr>
                    <w:rStyle w:val="Hyperlink"/>
                    <w:rFonts w:ascii="Calibri" w:hAnsi="Calibri"/>
                    <w:noProof/>
                  </w:rPr>
                </w:rPrChange>
              </w:rPr>
              <w:delText>4.1.3</w:delText>
            </w:r>
            <w:r w:rsidRPr="00064254" w:rsidDel="005C1813">
              <w:rPr>
                <w:rFonts w:ascii="Calibri" w:eastAsiaTheme="minorEastAsia" w:hAnsi="Calibri"/>
                <w:noProof/>
              </w:rPr>
              <w:tab/>
            </w:r>
            <w:r w:rsidRPr="001915BB" w:rsidDel="005C1813">
              <w:rPr>
                <w:rPrChange w:id="1037" w:author="mayada samir" w:date="2019-04-04T10:19:00Z">
                  <w:rPr>
                    <w:rStyle w:val="Hyperlink"/>
                    <w:rFonts w:ascii="Calibri" w:hAnsi="Calibri"/>
                    <w:noProof/>
                  </w:rPr>
                </w:rPrChange>
              </w:rPr>
              <w:delText>Security question(s) setup:</w:delText>
            </w:r>
            <w:r w:rsidRPr="00064254" w:rsidDel="005C1813">
              <w:rPr>
                <w:rFonts w:ascii="Calibri" w:hAnsi="Calibri"/>
                <w:noProof/>
                <w:webHidden/>
              </w:rPr>
              <w:tab/>
              <w:delText>19</w:delText>
            </w:r>
          </w:del>
        </w:p>
        <w:p w14:paraId="4AFF3D26" w14:textId="3FDD3463" w:rsidR="00610410" w:rsidRPr="00064254" w:rsidDel="005C1813" w:rsidRDefault="00610410">
          <w:pPr>
            <w:pStyle w:val="TOC2"/>
            <w:tabs>
              <w:tab w:val="left" w:pos="1100"/>
              <w:tab w:val="right" w:leader="dot" w:pos="9623"/>
            </w:tabs>
            <w:rPr>
              <w:del w:id="1038" w:author="Fnu, Sonam" w:date="2019-11-27T16:53:00Z"/>
              <w:rFonts w:ascii="Calibri" w:eastAsiaTheme="minorEastAsia" w:hAnsi="Calibri"/>
              <w:noProof/>
            </w:rPr>
          </w:pPr>
          <w:del w:id="1039" w:author="Fnu, Sonam" w:date="2019-11-27T16:53:00Z">
            <w:r w:rsidRPr="001915BB" w:rsidDel="005C1813">
              <w:rPr>
                <w:rPrChange w:id="1040" w:author="mayada samir" w:date="2019-04-04T10:19:00Z">
                  <w:rPr>
                    <w:rStyle w:val="Hyperlink"/>
                    <w:rFonts w:ascii="Calibri" w:hAnsi="Calibri"/>
                    <w:noProof/>
                  </w:rPr>
                </w:rPrChange>
              </w:rPr>
              <w:delText>4.1.4</w:delText>
            </w:r>
            <w:r w:rsidRPr="00064254" w:rsidDel="005C1813">
              <w:rPr>
                <w:rFonts w:ascii="Calibri" w:eastAsiaTheme="minorEastAsia" w:hAnsi="Calibri"/>
                <w:noProof/>
              </w:rPr>
              <w:tab/>
            </w:r>
            <w:r w:rsidRPr="001915BB" w:rsidDel="005C1813">
              <w:rPr>
                <w:rPrChange w:id="1041" w:author="mayada samir" w:date="2019-04-04T10:19:00Z">
                  <w:rPr>
                    <w:rStyle w:val="Hyperlink"/>
                    <w:rFonts w:ascii="Calibri" w:hAnsi="Calibri"/>
                    <w:noProof/>
                  </w:rPr>
                </w:rPrChange>
              </w:rPr>
              <w:delText>Between my accounts transfer</w:delText>
            </w:r>
            <w:r w:rsidRPr="00064254" w:rsidDel="005C1813">
              <w:rPr>
                <w:rFonts w:ascii="Calibri" w:hAnsi="Calibri"/>
                <w:noProof/>
                <w:webHidden/>
              </w:rPr>
              <w:tab/>
              <w:delText>19</w:delText>
            </w:r>
          </w:del>
        </w:p>
        <w:p w14:paraId="3CD9BA57" w14:textId="2245B282" w:rsidR="00610410" w:rsidRPr="00064254" w:rsidDel="005C1813" w:rsidRDefault="00610410">
          <w:pPr>
            <w:pStyle w:val="TOC2"/>
            <w:tabs>
              <w:tab w:val="left" w:pos="1100"/>
              <w:tab w:val="right" w:leader="dot" w:pos="9623"/>
            </w:tabs>
            <w:rPr>
              <w:del w:id="1042" w:author="Fnu, Sonam" w:date="2019-11-27T16:53:00Z"/>
              <w:rFonts w:ascii="Calibri" w:eastAsiaTheme="minorEastAsia" w:hAnsi="Calibri"/>
              <w:noProof/>
            </w:rPr>
          </w:pPr>
          <w:del w:id="1043" w:author="Fnu, Sonam" w:date="2019-11-27T16:53:00Z">
            <w:r w:rsidRPr="001915BB" w:rsidDel="005C1813">
              <w:rPr>
                <w:rPrChange w:id="1044" w:author="mayada samir" w:date="2019-04-04T10:19:00Z">
                  <w:rPr>
                    <w:rStyle w:val="Hyperlink"/>
                    <w:rFonts w:ascii="Calibri" w:hAnsi="Calibri"/>
                    <w:noProof/>
                  </w:rPr>
                </w:rPrChange>
              </w:rPr>
              <w:delText>4.1.5</w:delText>
            </w:r>
            <w:r w:rsidRPr="00064254" w:rsidDel="005C1813">
              <w:rPr>
                <w:rFonts w:ascii="Calibri" w:eastAsiaTheme="minorEastAsia" w:hAnsi="Calibri"/>
                <w:noProof/>
              </w:rPr>
              <w:tab/>
            </w:r>
            <w:r w:rsidRPr="001915BB" w:rsidDel="005C1813">
              <w:rPr>
                <w:rPrChange w:id="1045" w:author="mayada samir" w:date="2019-04-04T10:19:00Z">
                  <w:rPr>
                    <w:rStyle w:val="Hyperlink"/>
                    <w:rFonts w:ascii="Calibri" w:hAnsi="Calibri"/>
                    <w:noProof/>
                  </w:rPr>
                </w:rPrChange>
              </w:rPr>
              <w:delText>Within bank transfer</w:delText>
            </w:r>
            <w:r w:rsidRPr="00064254" w:rsidDel="005C1813">
              <w:rPr>
                <w:rFonts w:ascii="Calibri" w:hAnsi="Calibri"/>
                <w:noProof/>
                <w:webHidden/>
              </w:rPr>
              <w:tab/>
              <w:delText>19</w:delText>
            </w:r>
          </w:del>
        </w:p>
        <w:p w14:paraId="07CE65CA" w14:textId="560BA6E2" w:rsidR="00610410" w:rsidRPr="00064254" w:rsidDel="005C1813" w:rsidRDefault="00610410">
          <w:pPr>
            <w:pStyle w:val="TOC2"/>
            <w:tabs>
              <w:tab w:val="left" w:pos="1100"/>
              <w:tab w:val="right" w:leader="dot" w:pos="9623"/>
            </w:tabs>
            <w:rPr>
              <w:del w:id="1046" w:author="Fnu, Sonam" w:date="2019-11-27T16:53:00Z"/>
              <w:rFonts w:ascii="Calibri" w:eastAsiaTheme="minorEastAsia" w:hAnsi="Calibri"/>
              <w:noProof/>
            </w:rPr>
          </w:pPr>
          <w:del w:id="1047" w:author="Fnu, Sonam" w:date="2019-11-27T16:53:00Z">
            <w:r w:rsidRPr="001915BB" w:rsidDel="005C1813">
              <w:rPr>
                <w:rPrChange w:id="1048" w:author="mayada samir" w:date="2019-04-04T10:19:00Z">
                  <w:rPr>
                    <w:rStyle w:val="Hyperlink"/>
                    <w:rFonts w:ascii="Calibri" w:hAnsi="Calibri"/>
                    <w:noProof/>
                  </w:rPr>
                </w:rPrChange>
              </w:rPr>
              <w:delText>4.1.6</w:delText>
            </w:r>
            <w:r w:rsidRPr="00064254" w:rsidDel="005C1813">
              <w:rPr>
                <w:rFonts w:ascii="Calibri" w:eastAsiaTheme="minorEastAsia" w:hAnsi="Calibri"/>
                <w:noProof/>
              </w:rPr>
              <w:tab/>
            </w:r>
            <w:r w:rsidRPr="001915BB" w:rsidDel="005C1813">
              <w:rPr>
                <w:rPrChange w:id="1049" w:author="mayada samir" w:date="2019-04-04T10:19:00Z">
                  <w:rPr>
                    <w:rStyle w:val="Hyperlink"/>
                    <w:rFonts w:ascii="Calibri" w:hAnsi="Calibri"/>
                    <w:noProof/>
                  </w:rPr>
                </w:rPrChange>
              </w:rPr>
              <w:delText>Local bank Transfer</w:delText>
            </w:r>
            <w:r w:rsidRPr="00064254" w:rsidDel="005C1813">
              <w:rPr>
                <w:rFonts w:ascii="Calibri" w:hAnsi="Calibri"/>
                <w:noProof/>
                <w:webHidden/>
              </w:rPr>
              <w:tab/>
              <w:delText>19</w:delText>
            </w:r>
          </w:del>
        </w:p>
        <w:p w14:paraId="1423A31E" w14:textId="2B4F7E31" w:rsidR="00610410" w:rsidRPr="00064254" w:rsidDel="005C1813" w:rsidRDefault="00610410">
          <w:pPr>
            <w:pStyle w:val="TOC2"/>
            <w:tabs>
              <w:tab w:val="left" w:pos="1100"/>
              <w:tab w:val="right" w:leader="dot" w:pos="9623"/>
            </w:tabs>
            <w:rPr>
              <w:del w:id="1050" w:author="Fnu, Sonam" w:date="2019-11-27T16:53:00Z"/>
              <w:rFonts w:ascii="Calibri" w:eastAsiaTheme="minorEastAsia" w:hAnsi="Calibri"/>
              <w:noProof/>
            </w:rPr>
          </w:pPr>
          <w:del w:id="1051" w:author="Fnu, Sonam" w:date="2019-11-27T16:53:00Z">
            <w:r w:rsidRPr="001915BB" w:rsidDel="005C1813">
              <w:rPr>
                <w:rPrChange w:id="1052" w:author="mayada samir" w:date="2019-04-04T10:19:00Z">
                  <w:rPr>
                    <w:rStyle w:val="Hyperlink"/>
                    <w:rFonts w:ascii="Calibri" w:hAnsi="Calibri"/>
                    <w:noProof/>
                  </w:rPr>
                </w:rPrChange>
              </w:rPr>
              <w:delText>4.1.7</w:delText>
            </w:r>
            <w:r w:rsidRPr="00064254" w:rsidDel="005C1813">
              <w:rPr>
                <w:rFonts w:ascii="Calibri" w:eastAsiaTheme="minorEastAsia" w:hAnsi="Calibri"/>
                <w:noProof/>
              </w:rPr>
              <w:tab/>
            </w:r>
            <w:r w:rsidRPr="001915BB" w:rsidDel="005C1813">
              <w:rPr>
                <w:rPrChange w:id="1053" w:author="mayada samir" w:date="2019-04-04T10:19:00Z">
                  <w:rPr>
                    <w:rStyle w:val="Hyperlink"/>
                    <w:rFonts w:ascii="Calibri" w:hAnsi="Calibri"/>
                    <w:noProof/>
                  </w:rPr>
                </w:rPrChange>
              </w:rPr>
              <w:delText>International bank transfer</w:delText>
            </w:r>
            <w:r w:rsidRPr="00064254" w:rsidDel="005C1813">
              <w:rPr>
                <w:rFonts w:ascii="Calibri" w:hAnsi="Calibri"/>
                <w:noProof/>
                <w:webHidden/>
              </w:rPr>
              <w:tab/>
              <w:delText>20</w:delText>
            </w:r>
          </w:del>
        </w:p>
        <w:p w14:paraId="36357A3C" w14:textId="5F697796" w:rsidR="00610410" w:rsidRPr="00064254" w:rsidDel="005C1813" w:rsidRDefault="00610410">
          <w:pPr>
            <w:pStyle w:val="TOC2"/>
            <w:tabs>
              <w:tab w:val="left" w:pos="1100"/>
              <w:tab w:val="right" w:leader="dot" w:pos="9623"/>
            </w:tabs>
            <w:rPr>
              <w:del w:id="1054" w:author="Fnu, Sonam" w:date="2019-11-27T16:53:00Z"/>
              <w:rFonts w:ascii="Calibri" w:eastAsiaTheme="minorEastAsia" w:hAnsi="Calibri"/>
              <w:noProof/>
            </w:rPr>
          </w:pPr>
          <w:del w:id="1055" w:author="Fnu, Sonam" w:date="2019-11-27T16:53:00Z">
            <w:r w:rsidRPr="001915BB" w:rsidDel="005C1813">
              <w:rPr>
                <w:rPrChange w:id="1056" w:author="mayada samir" w:date="2019-04-04T10:19:00Z">
                  <w:rPr>
                    <w:rStyle w:val="Hyperlink"/>
                    <w:rFonts w:ascii="Calibri" w:hAnsi="Calibri"/>
                    <w:noProof/>
                  </w:rPr>
                </w:rPrChange>
              </w:rPr>
              <w:delText>4.1.8</w:delText>
            </w:r>
            <w:r w:rsidRPr="00064254" w:rsidDel="005C1813">
              <w:rPr>
                <w:rFonts w:ascii="Calibri" w:eastAsiaTheme="minorEastAsia" w:hAnsi="Calibri"/>
                <w:noProof/>
              </w:rPr>
              <w:tab/>
            </w:r>
            <w:r w:rsidRPr="001915BB" w:rsidDel="005C1813">
              <w:rPr>
                <w:rPrChange w:id="1057" w:author="mayada samir" w:date="2019-04-04T10:19:00Z">
                  <w:rPr>
                    <w:rStyle w:val="Hyperlink"/>
                    <w:rFonts w:ascii="Calibri" w:hAnsi="Calibri"/>
                    <w:noProof/>
                  </w:rPr>
                </w:rPrChange>
              </w:rPr>
              <w:delText>Bill Payment</w:delText>
            </w:r>
            <w:r w:rsidRPr="00064254" w:rsidDel="005C1813">
              <w:rPr>
                <w:rFonts w:ascii="Calibri" w:hAnsi="Calibri"/>
                <w:noProof/>
                <w:webHidden/>
              </w:rPr>
              <w:tab/>
              <w:delText>20</w:delText>
            </w:r>
          </w:del>
        </w:p>
        <w:p w14:paraId="3C9F1C73" w14:textId="3BFB09A5" w:rsidR="00610410" w:rsidRPr="00064254" w:rsidDel="005C1813" w:rsidRDefault="00610410">
          <w:pPr>
            <w:pStyle w:val="TOC2"/>
            <w:tabs>
              <w:tab w:val="left" w:pos="1100"/>
              <w:tab w:val="right" w:leader="dot" w:pos="9623"/>
            </w:tabs>
            <w:rPr>
              <w:del w:id="1058" w:author="Fnu, Sonam" w:date="2019-11-27T16:53:00Z"/>
              <w:rFonts w:ascii="Calibri" w:eastAsiaTheme="minorEastAsia" w:hAnsi="Calibri"/>
              <w:noProof/>
            </w:rPr>
          </w:pPr>
          <w:del w:id="1059" w:author="Fnu, Sonam" w:date="2019-11-27T16:53:00Z">
            <w:r w:rsidRPr="001915BB" w:rsidDel="005C1813">
              <w:rPr>
                <w:rPrChange w:id="1060" w:author="mayada samir" w:date="2019-04-04T10:19:00Z">
                  <w:rPr>
                    <w:rStyle w:val="Hyperlink"/>
                    <w:rFonts w:ascii="Calibri" w:hAnsi="Calibri"/>
                    <w:noProof/>
                  </w:rPr>
                </w:rPrChange>
              </w:rPr>
              <w:delText>4.1.9</w:delText>
            </w:r>
            <w:r w:rsidRPr="00064254" w:rsidDel="005C1813">
              <w:rPr>
                <w:rFonts w:ascii="Calibri" w:eastAsiaTheme="minorEastAsia" w:hAnsi="Calibri"/>
                <w:noProof/>
              </w:rPr>
              <w:tab/>
            </w:r>
            <w:r w:rsidRPr="001915BB" w:rsidDel="005C1813">
              <w:rPr>
                <w:rPrChange w:id="1061" w:author="mayada samir" w:date="2019-04-04T10:19:00Z">
                  <w:rPr>
                    <w:rStyle w:val="Hyperlink"/>
                    <w:rFonts w:ascii="Calibri" w:hAnsi="Calibri"/>
                    <w:noProof/>
                  </w:rPr>
                </w:rPrChange>
              </w:rPr>
              <w:delText>Beneficiary maintenance</w:delText>
            </w:r>
            <w:r w:rsidRPr="00064254" w:rsidDel="005C1813">
              <w:rPr>
                <w:rFonts w:ascii="Calibri" w:hAnsi="Calibri"/>
                <w:noProof/>
                <w:webHidden/>
              </w:rPr>
              <w:tab/>
              <w:delText>20</w:delText>
            </w:r>
          </w:del>
        </w:p>
        <w:p w14:paraId="3F133AA6" w14:textId="2A015D05" w:rsidR="00610410" w:rsidRPr="00064254" w:rsidDel="005C1813" w:rsidRDefault="00610410">
          <w:pPr>
            <w:pStyle w:val="TOC2"/>
            <w:tabs>
              <w:tab w:val="left" w:pos="1100"/>
              <w:tab w:val="right" w:leader="dot" w:pos="9623"/>
            </w:tabs>
            <w:rPr>
              <w:del w:id="1062" w:author="Fnu, Sonam" w:date="2019-11-27T16:53:00Z"/>
              <w:rFonts w:ascii="Calibri" w:eastAsiaTheme="minorEastAsia" w:hAnsi="Calibri"/>
              <w:noProof/>
            </w:rPr>
          </w:pPr>
          <w:del w:id="1063" w:author="Fnu, Sonam" w:date="2019-11-27T16:53:00Z">
            <w:r w:rsidRPr="001915BB" w:rsidDel="005C1813">
              <w:rPr>
                <w:rPrChange w:id="1064" w:author="mayada samir" w:date="2019-04-04T10:19:00Z">
                  <w:rPr>
                    <w:rStyle w:val="Hyperlink"/>
                    <w:rFonts w:ascii="Calibri" w:hAnsi="Calibri"/>
                    <w:noProof/>
                  </w:rPr>
                </w:rPrChange>
              </w:rPr>
              <w:delText>4.1.10</w:delText>
            </w:r>
            <w:r w:rsidRPr="00064254" w:rsidDel="005C1813">
              <w:rPr>
                <w:rFonts w:ascii="Calibri" w:eastAsiaTheme="minorEastAsia" w:hAnsi="Calibri"/>
                <w:noProof/>
              </w:rPr>
              <w:tab/>
            </w:r>
            <w:r w:rsidRPr="001915BB" w:rsidDel="005C1813">
              <w:rPr>
                <w:rPrChange w:id="1065" w:author="mayada samir" w:date="2019-04-04T10:19:00Z">
                  <w:rPr>
                    <w:rStyle w:val="Hyperlink"/>
                    <w:rFonts w:ascii="Calibri" w:hAnsi="Calibri"/>
                    <w:noProof/>
                  </w:rPr>
                </w:rPrChange>
              </w:rPr>
              <w:delText>Bill Payee maintenance</w:delText>
            </w:r>
            <w:r w:rsidRPr="00064254" w:rsidDel="005C1813">
              <w:rPr>
                <w:rFonts w:ascii="Calibri" w:hAnsi="Calibri"/>
                <w:noProof/>
                <w:webHidden/>
              </w:rPr>
              <w:tab/>
              <w:delText>20</w:delText>
            </w:r>
          </w:del>
        </w:p>
        <w:p w14:paraId="5FBDC819" w14:textId="5FB06A05" w:rsidR="00610410" w:rsidRPr="00064254" w:rsidDel="005C1813" w:rsidRDefault="00610410">
          <w:pPr>
            <w:pStyle w:val="TOC2"/>
            <w:tabs>
              <w:tab w:val="left" w:pos="880"/>
              <w:tab w:val="right" w:leader="dot" w:pos="9623"/>
            </w:tabs>
            <w:rPr>
              <w:del w:id="1066" w:author="Fnu, Sonam" w:date="2019-11-27T16:53:00Z"/>
              <w:rFonts w:ascii="Calibri" w:eastAsiaTheme="minorEastAsia" w:hAnsi="Calibri"/>
              <w:noProof/>
            </w:rPr>
          </w:pPr>
          <w:del w:id="1067" w:author="Fnu, Sonam" w:date="2019-11-27T16:53:00Z">
            <w:r w:rsidRPr="001915BB" w:rsidDel="005C1813">
              <w:rPr>
                <w:rPrChange w:id="1068" w:author="mayada samir" w:date="2019-04-04T10:19:00Z">
                  <w:rPr>
                    <w:rStyle w:val="Hyperlink"/>
                    <w:rFonts w:ascii="Calibri" w:hAnsi="Calibri"/>
                    <w:noProof/>
                  </w:rPr>
                </w:rPrChange>
              </w:rPr>
              <w:delText>4.2</w:delText>
            </w:r>
            <w:r w:rsidRPr="00064254" w:rsidDel="005C1813">
              <w:rPr>
                <w:rFonts w:ascii="Calibri" w:eastAsiaTheme="minorEastAsia" w:hAnsi="Calibri"/>
                <w:noProof/>
              </w:rPr>
              <w:tab/>
            </w:r>
            <w:r w:rsidRPr="001915BB" w:rsidDel="005C1813">
              <w:rPr>
                <w:rPrChange w:id="1069" w:author="mayada samir" w:date="2019-04-04T10:19:00Z">
                  <w:rPr>
                    <w:rStyle w:val="Hyperlink"/>
                    <w:rFonts w:ascii="Calibri" w:hAnsi="Calibri"/>
                    <w:noProof/>
                  </w:rPr>
                </w:rPrChange>
              </w:rPr>
              <w:delText>Notification initiated by Back office and received by customers</w:delText>
            </w:r>
            <w:r w:rsidRPr="00064254" w:rsidDel="005C1813">
              <w:rPr>
                <w:rFonts w:ascii="Calibri" w:hAnsi="Calibri"/>
                <w:noProof/>
                <w:webHidden/>
              </w:rPr>
              <w:tab/>
              <w:delText>20</w:delText>
            </w:r>
          </w:del>
        </w:p>
        <w:p w14:paraId="0EB2401A" w14:textId="6BB97071" w:rsidR="00610410" w:rsidRPr="00064254" w:rsidDel="005C1813" w:rsidRDefault="00610410">
          <w:pPr>
            <w:pStyle w:val="TOC2"/>
            <w:tabs>
              <w:tab w:val="left" w:pos="1100"/>
              <w:tab w:val="right" w:leader="dot" w:pos="9623"/>
            </w:tabs>
            <w:rPr>
              <w:del w:id="1070" w:author="Fnu, Sonam" w:date="2019-11-27T16:53:00Z"/>
              <w:rFonts w:ascii="Calibri" w:eastAsiaTheme="minorEastAsia" w:hAnsi="Calibri"/>
              <w:noProof/>
            </w:rPr>
          </w:pPr>
          <w:del w:id="1071" w:author="Fnu, Sonam" w:date="2019-11-27T16:53:00Z">
            <w:r w:rsidRPr="001915BB" w:rsidDel="005C1813">
              <w:rPr>
                <w:rPrChange w:id="1072" w:author="mayada samir" w:date="2019-04-04T10:19:00Z">
                  <w:rPr>
                    <w:rStyle w:val="Hyperlink"/>
                    <w:rFonts w:ascii="Calibri" w:hAnsi="Calibri"/>
                    <w:noProof/>
                  </w:rPr>
                </w:rPrChange>
              </w:rPr>
              <w:delText>4.2.1</w:delText>
            </w:r>
            <w:r w:rsidRPr="00064254" w:rsidDel="005C1813">
              <w:rPr>
                <w:rFonts w:ascii="Calibri" w:eastAsiaTheme="minorEastAsia" w:hAnsi="Calibri"/>
                <w:noProof/>
              </w:rPr>
              <w:tab/>
            </w:r>
            <w:r w:rsidRPr="001915BB" w:rsidDel="005C1813">
              <w:rPr>
                <w:rPrChange w:id="1073" w:author="mayada samir" w:date="2019-04-04T10:19:00Z">
                  <w:rPr>
                    <w:rStyle w:val="Hyperlink"/>
                    <w:rFonts w:ascii="Calibri" w:hAnsi="Calibri"/>
                    <w:noProof/>
                  </w:rPr>
                </w:rPrChange>
              </w:rPr>
              <w:delText>Customer Maintenance:</w:delText>
            </w:r>
            <w:r w:rsidRPr="00064254" w:rsidDel="005C1813">
              <w:rPr>
                <w:rFonts w:ascii="Calibri" w:hAnsi="Calibri"/>
                <w:noProof/>
                <w:webHidden/>
              </w:rPr>
              <w:tab/>
              <w:delText>20</w:delText>
            </w:r>
          </w:del>
        </w:p>
        <w:p w14:paraId="6751D0D4" w14:textId="1C0532BC" w:rsidR="00610410" w:rsidRPr="00064254" w:rsidDel="005C1813" w:rsidRDefault="00610410">
          <w:pPr>
            <w:pStyle w:val="TOC2"/>
            <w:tabs>
              <w:tab w:val="left" w:pos="1100"/>
              <w:tab w:val="right" w:leader="dot" w:pos="9623"/>
            </w:tabs>
            <w:rPr>
              <w:del w:id="1074" w:author="Fnu, Sonam" w:date="2019-11-27T16:53:00Z"/>
              <w:rFonts w:ascii="Calibri" w:eastAsiaTheme="minorEastAsia" w:hAnsi="Calibri"/>
              <w:noProof/>
            </w:rPr>
          </w:pPr>
          <w:del w:id="1075" w:author="Fnu, Sonam" w:date="2019-11-27T16:53:00Z">
            <w:r w:rsidRPr="001915BB" w:rsidDel="005C1813">
              <w:rPr>
                <w:rPrChange w:id="1076" w:author="mayada samir" w:date="2019-04-04T10:19:00Z">
                  <w:rPr>
                    <w:rStyle w:val="Hyperlink"/>
                    <w:rFonts w:ascii="Calibri" w:hAnsi="Calibri"/>
                    <w:noProof/>
                  </w:rPr>
                </w:rPrChange>
              </w:rPr>
              <w:delText>4.2.2</w:delText>
            </w:r>
            <w:r w:rsidRPr="00064254" w:rsidDel="005C1813">
              <w:rPr>
                <w:rFonts w:ascii="Calibri" w:eastAsiaTheme="minorEastAsia" w:hAnsi="Calibri"/>
                <w:noProof/>
              </w:rPr>
              <w:tab/>
            </w:r>
            <w:r w:rsidRPr="001915BB" w:rsidDel="005C1813">
              <w:rPr>
                <w:rPrChange w:id="1077" w:author="mayada samir" w:date="2019-04-04T10:19:00Z">
                  <w:rPr>
                    <w:rStyle w:val="Hyperlink"/>
                    <w:rFonts w:ascii="Calibri" w:hAnsi="Calibri"/>
                    <w:noProof/>
                  </w:rPr>
                </w:rPrChange>
              </w:rPr>
              <w:delText>Transactions Processing</w:delText>
            </w:r>
            <w:r w:rsidRPr="00064254" w:rsidDel="005C1813">
              <w:rPr>
                <w:rFonts w:ascii="Calibri" w:hAnsi="Calibri"/>
                <w:noProof/>
                <w:webHidden/>
              </w:rPr>
              <w:tab/>
              <w:delText>21</w:delText>
            </w:r>
          </w:del>
        </w:p>
        <w:p w14:paraId="48C53560" w14:textId="519F9DD9" w:rsidR="00610410" w:rsidRPr="00064254" w:rsidDel="005C1813" w:rsidRDefault="00610410">
          <w:pPr>
            <w:pStyle w:val="TOC2"/>
            <w:tabs>
              <w:tab w:val="left" w:pos="1100"/>
              <w:tab w:val="right" w:leader="dot" w:pos="9623"/>
            </w:tabs>
            <w:rPr>
              <w:del w:id="1078" w:author="Fnu, Sonam" w:date="2019-11-27T16:53:00Z"/>
              <w:rFonts w:ascii="Calibri" w:eastAsiaTheme="minorEastAsia" w:hAnsi="Calibri"/>
              <w:noProof/>
            </w:rPr>
          </w:pPr>
          <w:del w:id="1079" w:author="Fnu, Sonam" w:date="2019-11-27T16:53:00Z">
            <w:r w:rsidRPr="001915BB" w:rsidDel="005C1813">
              <w:rPr>
                <w:rPrChange w:id="1080" w:author="mayada samir" w:date="2019-04-04T10:19:00Z">
                  <w:rPr>
                    <w:rStyle w:val="Hyperlink"/>
                    <w:rFonts w:ascii="Calibri" w:hAnsi="Calibri"/>
                    <w:noProof/>
                  </w:rPr>
                </w:rPrChange>
              </w:rPr>
              <w:delText>4.2.3</w:delText>
            </w:r>
            <w:r w:rsidRPr="00064254" w:rsidDel="005C1813">
              <w:rPr>
                <w:rFonts w:ascii="Calibri" w:eastAsiaTheme="minorEastAsia" w:hAnsi="Calibri"/>
                <w:noProof/>
              </w:rPr>
              <w:tab/>
            </w:r>
            <w:r w:rsidRPr="001915BB" w:rsidDel="005C1813">
              <w:rPr>
                <w:rPrChange w:id="1081" w:author="mayada samir" w:date="2019-04-04T10:19:00Z">
                  <w:rPr>
                    <w:rStyle w:val="Hyperlink"/>
                    <w:rFonts w:ascii="Calibri" w:hAnsi="Calibri"/>
                    <w:noProof/>
                  </w:rPr>
                </w:rPrChange>
              </w:rPr>
              <w:delText>Approvals</w:delText>
            </w:r>
            <w:r w:rsidRPr="00064254" w:rsidDel="005C1813">
              <w:rPr>
                <w:rFonts w:ascii="Calibri" w:hAnsi="Calibri"/>
                <w:noProof/>
                <w:webHidden/>
              </w:rPr>
              <w:tab/>
              <w:delText>21</w:delText>
            </w:r>
          </w:del>
        </w:p>
        <w:p w14:paraId="509D6DFA" w14:textId="66C18847" w:rsidR="00610410" w:rsidRPr="00064254" w:rsidDel="005C1813" w:rsidRDefault="00610410">
          <w:pPr>
            <w:pStyle w:val="TOC2"/>
            <w:tabs>
              <w:tab w:val="left" w:pos="880"/>
              <w:tab w:val="right" w:leader="dot" w:pos="9623"/>
            </w:tabs>
            <w:rPr>
              <w:del w:id="1082" w:author="Fnu, Sonam" w:date="2019-11-27T16:53:00Z"/>
              <w:rFonts w:ascii="Calibri" w:eastAsiaTheme="minorEastAsia" w:hAnsi="Calibri"/>
              <w:noProof/>
            </w:rPr>
          </w:pPr>
          <w:del w:id="1083" w:author="Fnu, Sonam" w:date="2019-11-27T16:53:00Z">
            <w:r w:rsidRPr="001915BB" w:rsidDel="005C1813">
              <w:rPr>
                <w:rPrChange w:id="1084" w:author="mayada samir" w:date="2019-04-04T10:19:00Z">
                  <w:rPr>
                    <w:rStyle w:val="Hyperlink"/>
                    <w:rFonts w:ascii="Calibri" w:hAnsi="Calibri"/>
                    <w:noProof/>
                  </w:rPr>
                </w:rPrChange>
              </w:rPr>
              <w:delText>3.1.</w:delText>
            </w:r>
            <w:r w:rsidRPr="00064254" w:rsidDel="005C1813">
              <w:rPr>
                <w:rFonts w:ascii="Calibri" w:eastAsiaTheme="minorEastAsia" w:hAnsi="Calibri"/>
                <w:noProof/>
              </w:rPr>
              <w:tab/>
            </w:r>
            <w:r w:rsidRPr="001915BB" w:rsidDel="005C1813">
              <w:rPr>
                <w:rPrChange w:id="1085" w:author="mayada samir" w:date="2019-04-04T10:19:00Z">
                  <w:rPr>
                    <w:rStyle w:val="Hyperlink"/>
                    <w:rFonts w:ascii="Calibri" w:hAnsi="Calibri"/>
                    <w:noProof/>
                  </w:rPr>
                </w:rPrChange>
              </w:rPr>
              <w:delText>External Interfaces (I/O)</w:delText>
            </w:r>
            <w:r w:rsidRPr="00064254" w:rsidDel="005C1813">
              <w:rPr>
                <w:rFonts w:ascii="Calibri" w:hAnsi="Calibri"/>
                <w:noProof/>
                <w:webHidden/>
              </w:rPr>
              <w:tab/>
              <w:delText>25</w:delText>
            </w:r>
          </w:del>
        </w:p>
        <w:p w14:paraId="42910250" w14:textId="672B2C6A" w:rsidR="00610410" w:rsidRPr="00064254" w:rsidDel="005C1813" w:rsidRDefault="00610410">
          <w:pPr>
            <w:pStyle w:val="TOC2"/>
            <w:tabs>
              <w:tab w:val="left" w:pos="880"/>
              <w:tab w:val="right" w:leader="dot" w:pos="9623"/>
            </w:tabs>
            <w:rPr>
              <w:del w:id="1086" w:author="Fnu, Sonam" w:date="2019-11-27T16:53:00Z"/>
              <w:rFonts w:ascii="Calibri" w:eastAsiaTheme="minorEastAsia" w:hAnsi="Calibri"/>
              <w:noProof/>
            </w:rPr>
          </w:pPr>
          <w:del w:id="1087" w:author="Fnu, Sonam" w:date="2019-11-27T16:53:00Z">
            <w:r w:rsidRPr="001915BB" w:rsidDel="005C1813">
              <w:rPr>
                <w:rPrChange w:id="1088" w:author="mayada samir" w:date="2019-04-04T10:19:00Z">
                  <w:rPr>
                    <w:rStyle w:val="Hyperlink"/>
                    <w:rFonts w:ascii="Calibri" w:hAnsi="Calibri"/>
                    <w:noProof/>
                  </w:rPr>
                </w:rPrChange>
              </w:rPr>
              <w:delText>3.2.</w:delText>
            </w:r>
            <w:r w:rsidRPr="00064254" w:rsidDel="005C1813">
              <w:rPr>
                <w:rFonts w:ascii="Calibri" w:eastAsiaTheme="minorEastAsia" w:hAnsi="Calibri"/>
                <w:noProof/>
              </w:rPr>
              <w:tab/>
            </w:r>
            <w:r w:rsidRPr="001915BB" w:rsidDel="005C1813">
              <w:rPr>
                <w:rPrChange w:id="1089" w:author="mayada samir" w:date="2019-04-04T10:19:00Z">
                  <w:rPr>
                    <w:rStyle w:val="Hyperlink"/>
                    <w:rFonts w:ascii="Calibri" w:hAnsi="Calibri"/>
                    <w:noProof/>
                  </w:rPr>
                </w:rPrChange>
              </w:rPr>
              <w:delText>Messages</w:delText>
            </w:r>
            <w:r w:rsidRPr="00064254" w:rsidDel="005C1813">
              <w:rPr>
                <w:rFonts w:ascii="Calibri" w:hAnsi="Calibri"/>
                <w:noProof/>
                <w:webHidden/>
              </w:rPr>
              <w:tab/>
              <w:delText>25</w:delText>
            </w:r>
          </w:del>
        </w:p>
        <w:p w14:paraId="50127F84" w14:textId="09F96F4B" w:rsidR="00610410" w:rsidRPr="00064254" w:rsidDel="005C1813" w:rsidRDefault="00610410">
          <w:pPr>
            <w:pStyle w:val="TOC2"/>
            <w:tabs>
              <w:tab w:val="left" w:pos="880"/>
              <w:tab w:val="right" w:leader="dot" w:pos="9623"/>
            </w:tabs>
            <w:rPr>
              <w:del w:id="1090" w:author="Fnu, Sonam" w:date="2019-11-27T16:53:00Z"/>
              <w:rFonts w:ascii="Calibri" w:eastAsiaTheme="minorEastAsia" w:hAnsi="Calibri"/>
              <w:noProof/>
            </w:rPr>
          </w:pPr>
          <w:del w:id="1091" w:author="Fnu, Sonam" w:date="2019-11-27T16:53:00Z">
            <w:r w:rsidRPr="001915BB" w:rsidDel="005C1813">
              <w:rPr>
                <w:rPrChange w:id="1092" w:author="mayada samir" w:date="2019-04-04T10:19:00Z">
                  <w:rPr>
                    <w:rStyle w:val="Hyperlink"/>
                    <w:rFonts w:ascii="Calibri" w:hAnsi="Calibri"/>
                    <w:noProof/>
                  </w:rPr>
                </w:rPrChange>
              </w:rPr>
              <w:delText>3.3.</w:delText>
            </w:r>
            <w:r w:rsidRPr="00064254" w:rsidDel="005C1813">
              <w:rPr>
                <w:rFonts w:ascii="Calibri" w:eastAsiaTheme="minorEastAsia" w:hAnsi="Calibri"/>
                <w:noProof/>
              </w:rPr>
              <w:tab/>
            </w:r>
            <w:r w:rsidRPr="001915BB" w:rsidDel="005C1813">
              <w:rPr>
                <w:rPrChange w:id="1093" w:author="mayada samir" w:date="2019-04-04T10:19:00Z">
                  <w:rPr>
                    <w:rStyle w:val="Hyperlink"/>
                    <w:rFonts w:ascii="Calibri" w:hAnsi="Calibri"/>
                    <w:noProof/>
                  </w:rPr>
                </w:rPrChange>
              </w:rPr>
              <w:delText>Validations</w:delText>
            </w:r>
            <w:r w:rsidRPr="00064254" w:rsidDel="005C1813">
              <w:rPr>
                <w:rFonts w:ascii="Calibri" w:hAnsi="Calibri"/>
                <w:noProof/>
                <w:webHidden/>
              </w:rPr>
              <w:tab/>
              <w:delText>25</w:delText>
            </w:r>
          </w:del>
        </w:p>
        <w:p w14:paraId="70B2DD97" w14:textId="58828D58" w:rsidR="00610410" w:rsidRPr="00064254" w:rsidDel="005C1813" w:rsidRDefault="00610410">
          <w:pPr>
            <w:pStyle w:val="TOC2"/>
            <w:tabs>
              <w:tab w:val="left" w:pos="880"/>
              <w:tab w:val="right" w:leader="dot" w:pos="9623"/>
            </w:tabs>
            <w:rPr>
              <w:del w:id="1094" w:author="Fnu, Sonam" w:date="2019-11-27T16:53:00Z"/>
              <w:rFonts w:ascii="Calibri" w:eastAsiaTheme="minorEastAsia" w:hAnsi="Calibri"/>
              <w:noProof/>
            </w:rPr>
          </w:pPr>
          <w:del w:id="1095" w:author="Fnu, Sonam" w:date="2019-11-27T16:53:00Z">
            <w:r w:rsidRPr="001915BB" w:rsidDel="005C1813">
              <w:rPr>
                <w:rPrChange w:id="1096" w:author="mayada samir" w:date="2019-04-04T10:19:00Z">
                  <w:rPr>
                    <w:rStyle w:val="Hyperlink"/>
                    <w:rFonts w:ascii="Calibri" w:hAnsi="Calibri"/>
                    <w:noProof/>
                  </w:rPr>
                </w:rPrChange>
              </w:rPr>
              <w:delText>3.4.</w:delText>
            </w:r>
            <w:r w:rsidRPr="00064254" w:rsidDel="005C1813">
              <w:rPr>
                <w:rFonts w:ascii="Calibri" w:eastAsiaTheme="minorEastAsia" w:hAnsi="Calibri"/>
                <w:noProof/>
              </w:rPr>
              <w:tab/>
            </w:r>
            <w:r w:rsidRPr="001915BB" w:rsidDel="005C1813">
              <w:rPr>
                <w:rPrChange w:id="1097" w:author="mayada samir" w:date="2019-04-04T10:19:00Z">
                  <w:rPr>
                    <w:rStyle w:val="Hyperlink"/>
                    <w:rFonts w:ascii="Calibri" w:hAnsi="Calibri"/>
                    <w:noProof/>
                  </w:rPr>
                </w:rPrChange>
              </w:rPr>
              <w:delText>Glossary</w:delText>
            </w:r>
            <w:r w:rsidRPr="00064254" w:rsidDel="005C1813">
              <w:rPr>
                <w:rFonts w:ascii="Calibri" w:hAnsi="Calibri"/>
                <w:noProof/>
                <w:webHidden/>
              </w:rPr>
              <w:tab/>
              <w:delText>25</w:delText>
            </w:r>
          </w:del>
        </w:p>
        <w:p w14:paraId="18EBE69D" w14:textId="157AE8F7" w:rsidR="00610410" w:rsidRPr="00064254" w:rsidDel="005C1813" w:rsidRDefault="00610410">
          <w:pPr>
            <w:pStyle w:val="TOC2"/>
            <w:tabs>
              <w:tab w:val="left" w:pos="880"/>
              <w:tab w:val="right" w:leader="dot" w:pos="9623"/>
            </w:tabs>
            <w:rPr>
              <w:del w:id="1098" w:author="Fnu, Sonam" w:date="2019-11-27T16:53:00Z"/>
              <w:rFonts w:ascii="Calibri" w:eastAsiaTheme="minorEastAsia" w:hAnsi="Calibri"/>
              <w:noProof/>
            </w:rPr>
          </w:pPr>
          <w:del w:id="1099" w:author="Fnu, Sonam" w:date="2019-11-27T16:53:00Z">
            <w:r w:rsidRPr="001915BB" w:rsidDel="005C1813">
              <w:rPr>
                <w:rPrChange w:id="1100" w:author="mayada samir" w:date="2019-04-04T10:19:00Z">
                  <w:rPr>
                    <w:rStyle w:val="Hyperlink"/>
                    <w:rFonts w:ascii="Calibri" w:hAnsi="Calibri"/>
                    <w:noProof/>
                  </w:rPr>
                </w:rPrChange>
              </w:rPr>
              <w:delText>3.5.</w:delText>
            </w:r>
            <w:r w:rsidRPr="00064254" w:rsidDel="005C1813">
              <w:rPr>
                <w:rFonts w:ascii="Calibri" w:eastAsiaTheme="minorEastAsia" w:hAnsi="Calibri"/>
                <w:noProof/>
              </w:rPr>
              <w:tab/>
            </w:r>
            <w:r w:rsidRPr="001915BB" w:rsidDel="005C1813">
              <w:rPr>
                <w:rPrChange w:id="1101" w:author="mayada samir" w:date="2019-04-04T10:19:00Z">
                  <w:rPr>
                    <w:rStyle w:val="Hyperlink"/>
                    <w:rFonts w:ascii="Calibri" w:hAnsi="Calibri"/>
                    <w:noProof/>
                  </w:rPr>
                </w:rPrChange>
              </w:rPr>
              <w:delText>Workflow &amp; Diagrams</w:delText>
            </w:r>
            <w:r w:rsidRPr="00064254" w:rsidDel="005C1813">
              <w:rPr>
                <w:rFonts w:ascii="Calibri" w:hAnsi="Calibri"/>
                <w:noProof/>
                <w:webHidden/>
              </w:rPr>
              <w:tab/>
              <w:delText>25</w:delText>
            </w:r>
          </w:del>
        </w:p>
        <w:p w14:paraId="2CFAD925" w14:textId="7A4358F2" w:rsidR="00610410" w:rsidRPr="00064254" w:rsidDel="005C1813" w:rsidRDefault="00610410">
          <w:pPr>
            <w:pStyle w:val="TOC2"/>
            <w:tabs>
              <w:tab w:val="left" w:pos="880"/>
              <w:tab w:val="right" w:leader="dot" w:pos="9623"/>
            </w:tabs>
            <w:rPr>
              <w:del w:id="1102" w:author="Fnu, Sonam" w:date="2019-11-27T16:53:00Z"/>
              <w:rFonts w:ascii="Calibri" w:eastAsiaTheme="minorEastAsia" w:hAnsi="Calibri"/>
              <w:noProof/>
            </w:rPr>
          </w:pPr>
          <w:del w:id="1103" w:author="Fnu, Sonam" w:date="2019-11-27T16:53:00Z">
            <w:r w:rsidRPr="001915BB" w:rsidDel="005C1813">
              <w:rPr>
                <w:rPrChange w:id="1104" w:author="mayada samir" w:date="2019-04-04T10:19:00Z">
                  <w:rPr>
                    <w:rStyle w:val="Hyperlink"/>
                    <w:rFonts w:ascii="Calibri" w:hAnsi="Calibri"/>
                    <w:noProof/>
                  </w:rPr>
                </w:rPrChange>
              </w:rPr>
              <w:delText>3.6.</w:delText>
            </w:r>
            <w:r w:rsidRPr="00064254" w:rsidDel="005C1813">
              <w:rPr>
                <w:rFonts w:ascii="Calibri" w:eastAsiaTheme="minorEastAsia" w:hAnsi="Calibri"/>
                <w:noProof/>
              </w:rPr>
              <w:tab/>
            </w:r>
            <w:r w:rsidRPr="001915BB" w:rsidDel="005C1813">
              <w:rPr>
                <w:rPrChange w:id="1105" w:author="mayada samir" w:date="2019-04-04T10:19:00Z">
                  <w:rPr>
                    <w:rStyle w:val="Hyperlink"/>
                    <w:rFonts w:ascii="Calibri" w:hAnsi="Calibri"/>
                    <w:noProof/>
                  </w:rPr>
                </w:rPrChange>
              </w:rPr>
              <w:delText>Impacted Modules</w:delText>
            </w:r>
            <w:r w:rsidRPr="00064254" w:rsidDel="005C1813">
              <w:rPr>
                <w:rFonts w:ascii="Calibri" w:hAnsi="Calibri"/>
                <w:noProof/>
                <w:webHidden/>
              </w:rPr>
              <w:tab/>
              <w:delText>25</w:delText>
            </w:r>
          </w:del>
        </w:p>
        <w:p w14:paraId="2E693E8E" w14:textId="3114F78E" w:rsidR="00610410" w:rsidRPr="00064254" w:rsidDel="005C1813" w:rsidRDefault="00610410">
          <w:pPr>
            <w:pStyle w:val="TOC2"/>
            <w:tabs>
              <w:tab w:val="left" w:pos="880"/>
              <w:tab w:val="right" w:leader="dot" w:pos="9623"/>
            </w:tabs>
            <w:rPr>
              <w:del w:id="1106" w:author="Fnu, Sonam" w:date="2019-11-27T16:53:00Z"/>
              <w:rFonts w:ascii="Calibri" w:eastAsiaTheme="minorEastAsia" w:hAnsi="Calibri"/>
              <w:noProof/>
            </w:rPr>
          </w:pPr>
          <w:del w:id="1107" w:author="Fnu, Sonam" w:date="2019-11-27T16:53:00Z">
            <w:r w:rsidRPr="001915BB" w:rsidDel="005C1813">
              <w:rPr>
                <w:rPrChange w:id="1108" w:author="mayada samir" w:date="2019-04-04T10:19:00Z">
                  <w:rPr>
                    <w:rStyle w:val="Hyperlink"/>
                    <w:rFonts w:ascii="Calibri" w:hAnsi="Calibri"/>
                    <w:noProof/>
                  </w:rPr>
                </w:rPrChange>
              </w:rPr>
              <w:delText>3.7.</w:delText>
            </w:r>
            <w:r w:rsidRPr="00064254" w:rsidDel="005C1813">
              <w:rPr>
                <w:rFonts w:ascii="Calibri" w:eastAsiaTheme="minorEastAsia" w:hAnsi="Calibri"/>
                <w:noProof/>
              </w:rPr>
              <w:tab/>
            </w:r>
            <w:r w:rsidRPr="001915BB" w:rsidDel="005C1813">
              <w:rPr>
                <w:rPrChange w:id="1109" w:author="mayada samir" w:date="2019-04-04T10:19:00Z">
                  <w:rPr>
                    <w:rStyle w:val="Hyperlink"/>
                    <w:rFonts w:ascii="Calibri" w:hAnsi="Calibri"/>
                    <w:noProof/>
                  </w:rPr>
                </w:rPrChange>
              </w:rPr>
              <w:delText>Setup</w:delText>
            </w:r>
            <w:r w:rsidRPr="00064254" w:rsidDel="005C1813">
              <w:rPr>
                <w:rFonts w:ascii="Calibri" w:hAnsi="Calibri"/>
                <w:noProof/>
                <w:webHidden/>
              </w:rPr>
              <w:tab/>
              <w:delText>25</w:delText>
            </w:r>
          </w:del>
        </w:p>
        <w:p w14:paraId="16918676" w14:textId="218A63BC" w:rsidR="00610410" w:rsidRPr="00064254" w:rsidDel="005C1813" w:rsidRDefault="00610410">
          <w:pPr>
            <w:pStyle w:val="TOC2"/>
            <w:tabs>
              <w:tab w:val="left" w:pos="880"/>
              <w:tab w:val="right" w:leader="dot" w:pos="9623"/>
            </w:tabs>
            <w:rPr>
              <w:del w:id="1110" w:author="Fnu, Sonam" w:date="2019-11-27T16:53:00Z"/>
              <w:rFonts w:ascii="Calibri" w:eastAsiaTheme="minorEastAsia" w:hAnsi="Calibri"/>
              <w:noProof/>
            </w:rPr>
          </w:pPr>
          <w:del w:id="1111" w:author="Fnu, Sonam" w:date="2019-11-27T16:53:00Z">
            <w:r w:rsidRPr="001915BB" w:rsidDel="005C1813">
              <w:rPr>
                <w:rPrChange w:id="1112" w:author="mayada samir" w:date="2019-04-04T10:19:00Z">
                  <w:rPr>
                    <w:rStyle w:val="Hyperlink"/>
                    <w:rFonts w:ascii="Calibri" w:hAnsi="Calibri"/>
                    <w:noProof/>
                  </w:rPr>
                </w:rPrChange>
              </w:rPr>
              <w:delText>3.8.</w:delText>
            </w:r>
            <w:r w:rsidRPr="00064254" w:rsidDel="005C1813">
              <w:rPr>
                <w:rFonts w:ascii="Calibri" w:eastAsiaTheme="minorEastAsia" w:hAnsi="Calibri"/>
                <w:noProof/>
              </w:rPr>
              <w:tab/>
            </w:r>
            <w:r w:rsidRPr="001915BB" w:rsidDel="005C1813">
              <w:rPr>
                <w:rPrChange w:id="1113" w:author="mayada samir" w:date="2019-04-04T10:19:00Z">
                  <w:rPr>
                    <w:rStyle w:val="Hyperlink"/>
                    <w:rFonts w:ascii="Calibri" w:hAnsi="Calibri"/>
                    <w:noProof/>
                  </w:rPr>
                </w:rPrChange>
              </w:rPr>
              <w:delText>Accounting Entries:</w:delText>
            </w:r>
            <w:r w:rsidRPr="00064254" w:rsidDel="005C1813">
              <w:rPr>
                <w:rFonts w:ascii="Calibri" w:hAnsi="Calibri"/>
                <w:noProof/>
                <w:webHidden/>
              </w:rPr>
              <w:tab/>
              <w:delText>31</w:delText>
            </w:r>
          </w:del>
        </w:p>
        <w:p w14:paraId="67E00B2C" w14:textId="0FE40157" w:rsidR="00610410" w:rsidRPr="00064254" w:rsidDel="005C1813" w:rsidRDefault="00610410">
          <w:pPr>
            <w:pStyle w:val="TOC2"/>
            <w:tabs>
              <w:tab w:val="left" w:pos="880"/>
              <w:tab w:val="right" w:leader="dot" w:pos="9623"/>
            </w:tabs>
            <w:rPr>
              <w:del w:id="1114" w:author="Fnu, Sonam" w:date="2019-11-27T16:53:00Z"/>
              <w:rFonts w:ascii="Calibri" w:eastAsiaTheme="minorEastAsia" w:hAnsi="Calibri"/>
              <w:noProof/>
            </w:rPr>
          </w:pPr>
          <w:del w:id="1115" w:author="Fnu, Sonam" w:date="2019-11-27T16:53:00Z">
            <w:r w:rsidRPr="001915BB" w:rsidDel="005C1813">
              <w:rPr>
                <w:rPrChange w:id="1116" w:author="mayada samir" w:date="2019-04-04T10:19:00Z">
                  <w:rPr>
                    <w:rStyle w:val="Hyperlink"/>
                    <w:rFonts w:ascii="Calibri" w:hAnsi="Calibri"/>
                    <w:noProof/>
                  </w:rPr>
                </w:rPrChange>
              </w:rPr>
              <w:delText>3.9.</w:delText>
            </w:r>
            <w:r w:rsidRPr="00064254" w:rsidDel="005C1813">
              <w:rPr>
                <w:rFonts w:ascii="Calibri" w:eastAsiaTheme="minorEastAsia" w:hAnsi="Calibri"/>
                <w:noProof/>
              </w:rPr>
              <w:tab/>
            </w:r>
            <w:r w:rsidRPr="001915BB" w:rsidDel="005C1813">
              <w:rPr>
                <w:rPrChange w:id="1117" w:author="mayada samir" w:date="2019-04-04T10:19:00Z">
                  <w:rPr>
                    <w:rStyle w:val="Hyperlink"/>
                    <w:rFonts w:ascii="Calibri" w:hAnsi="Calibri"/>
                    <w:noProof/>
                  </w:rPr>
                </w:rPrChange>
              </w:rPr>
              <w:delText>Assumptions &amp; Constrains</w:delText>
            </w:r>
            <w:r w:rsidRPr="00064254" w:rsidDel="005C1813">
              <w:rPr>
                <w:rFonts w:ascii="Calibri" w:hAnsi="Calibri"/>
                <w:noProof/>
                <w:webHidden/>
              </w:rPr>
              <w:tab/>
              <w:delText>32</w:delText>
            </w:r>
          </w:del>
        </w:p>
        <w:p w14:paraId="19197A91" w14:textId="5AE2E7B5" w:rsidR="00610410" w:rsidRPr="00064254" w:rsidDel="005C1813" w:rsidRDefault="00610410">
          <w:pPr>
            <w:pStyle w:val="TOC2"/>
            <w:tabs>
              <w:tab w:val="left" w:pos="1100"/>
              <w:tab w:val="right" w:leader="dot" w:pos="9623"/>
            </w:tabs>
            <w:rPr>
              <w:del w:id="1118" w:author="Fnu, Sonam" w:date="2019-11-27T16:53:00Z"/>
              <w:rFonts w:ascii="Calibri" w:eastAsiaTheme="minorEastAsia" w:hAnsi="Calibri"/>
              <w:noProof/>
            </w:rPr>
          </w:pPr>
          <w:del w:id="1119" w:author="Fnu, Sonam" w:date="2019-11-27T16:53:00Z">
            <w:r w:rsidRPr="001915BB" w:rsidDel="005C1813">
              <w:rPr>
                <w:rPrChange w:id="1120" w:author="mayada samir" w:date="2019-04-04T10:19:00Z">
                  <w:rPr>
                    <w:rStyle w:val="Hyperlink"/>
                    <w:rFonts w:ascii="Calibri" w:hAnsi="Calibri"/>
                    <w:noProof/>
                  </w:rPr>
                </w:rPrChange>
              </w:rPr>
              <w:delText>3.10.</w:delText>
            </w:r>
            <w:r w:rsidRPr="00064254" w:rsidDel="005C1813">
              <w:rPr>
                <w:rFonts w:ascii="Calibri" w:eastAsiaTheme="minorEastAsia" w:hAnsi="Calibri"/>
                <w:noProof/>
              </w:rPr>
              <w:tab/>
            </w:r>
            <w:r w:rsidRPr="001915BB" w:rsidDel="005C1813">
              <w:rPr>
                <w:rPrChange w:id="1121" w:author="mayada samir" w:date="2019-04-04T10:19:00Z">
                  <w:rPr>
                    <w:rStyle w:val="Hyperlink"/>
                    <w:rFonts w:ascii="Calibri" w:hAnsi="Calibri"/>
                    <w:noProof/>
                  </w:rPr>
                </w:rPrChange>
              </w:rPr>
              <w:delText>Out of Scope</w:delText>
            </w:r>
            <w:r w:rsidRPr="00064254" w:rsidDel="005C1813">
              <w:rPr>
                <w:rFonts w:ascii="Calibri" w:hAnsi="Calibri"/>
                <w:noProof/>
                <w:webHidden/>
              </w:rPr>
              <w:tab/>
              <w:delText>32</w:delText>
            </w:r>
          </w:del>
        </w:p>
        <w:p w14:paraId="017FCF84" w14:textId="2C6F848C" w:rsidR="00610410" w:rsidRPr="00064254" w:rsidDel="005C1813" w:rsidRDefault="00610410">
          <w:pPr>
            <w:pStyle w:val="TOC1"/>
            <w:tabs>
              <w:tab w:val="left" w:pos="440"/>
              <w:tab w:val="right" w:leader="dot" w:pos="9623"/>
            </w:tabs>
            <w:rPr>
              <w:del w:id="1122" w:author="Fnu, Sonam" w:date="2019-11-27T16:53:00Z"/>
              <w:rFonts w:ascii="Calibri" w:eastAsiaTheme="minorEastAsia" w:hAnsi="Calibri"/>
              <w:noProof/>
            </w:rPr>
          </w:pPr>
          <w:del w:id="1123" w:author="Fnu, Sonam" w:date="2019-11-27T16:53:00Z">
            <w:r w:rsidRPr="001915BB" w:rsidDel="005C1813">
              <w:rPr>
                <w:rPrChange w:id="1124" w:author="mayada samir" w:date="2019-04-04T10:19:00Z">
                  <w:rPr>
                    <w:rStyle w:val="Hyperlink"/>
                    <w:rFonts w:ascii="Calibri" w:hAnsi="Calibri"/>
                    <w:noProof/>
                  </w:rPr>
                </w:rPrChange>
              </w:rPr>
              <w:delText>4.</w:delText>
            </w:r>
            <w:r w:rsidRPr="00064254" w:rsidDel="005C1813">
              <w:rPr>
                <w:rFonts w:ascii="Calibri" w:eastAsiaTheme="minorEastAsia" w:hAnsi="Calibri"/>
                <w:noProof/>
              </w:rPr>
              <w:tab/>
            </w:r>
            <w:r w:rsidRPr="001915BB" w:rsidDel="005C1813">
              <w:rPr>
                <w:rPrChange w:id="1125" w:author="mayada samir" w:date="2019-04-04T10:19:00Z">
                  <w:rPr>
                    <w:rStyle w:val="Hyperlink"/>
                    <w:rFonts w:ascii="Calibri" w:hAnsi="Calibri"/>
                    <w:noProof/>
                  </w:rPr>
                </w:rPrChange>
              </w:rPr>
              <w:delText>Supplementary Design Topics:</w:delText>
            </w:r>
            <w:r w:rsidRPr="00064254" w:rsidDel="005C1813">
              <w:rPr>
                <w:rFonts w:ascii="Calibri" w:hAnsi="Calibri"/>
                <w:noProof/>
                <w:webHidden/>
              </w:rPr>
              <w:tab/>
              <w:delText>32</w:delText>
            </w:r>
          </w:del>
        </w:p>
        <w:p w14:paraId="1F48AF55" w14:textId="465F4586" w:rsidR="00610410" w:rsidRPr="00064254" w:rsidDel="005C1813" w:rsidRDefault="00610410">
          <w:pPr>
            <w:pStyle w:val="TOC1"/>
            <w:tabs>
              <w:tab w:val="left" w:pos="440"/>
              <w:tab w:val="right" w:leader="dot" w:pos="9623"/>
            </w:tabs>
            <w:rPr>
              <w:del w:id="1126" w:author="Fnu, Sonam" w:date="2019-11-27T16:53:00Z"/>
              <w:rFonts w:ascii="Calibri" w:eastAsiaTheme="minorEastAsia" w:hAnsi="Calibri"/>
              <w:noProof/>
            </w:rPr>
          </w:pPr>
          <w:del w:id="1127" w:author="Fnu, Sonam" w:date="2019-11-27T16:53:00Z">
            <w:r w:rsidRPr="001915BB" w:rsidDel="005C1813">
              <w:rPr>
                <w:rPrChange w:id="1128" w:author="mayada samir" w:date="2019-04-04T10:19:00Z">
                  <w:rPr>
                    <w:rStyle w:val="Hyperlink"/>
                    <w:rFonts w:ascii="Calibri" w:hAnsi="Calibri"/>
                    <w:noProof/>
                  </w:rPr>
                </w:rPrChange>
              </w:rPr>
              <w:delText>5.</w:delText>
            </w:r>
            <w:r w:rsidRPr="00064254" w:rsidDel="005C1813">
              <w:rPr>
                <w:rFonts w:ascii="Calibri" w:eastAsiaTheme="minorEastAsia" w:hAnsi="Calibri"/>
                <w:noProof/>
              </w:rPr>
              <w:tab/>
            </w:r>
            <w:r w:rsidRPr="001915BB" w:rsidDel="005C1813">
              <w:rPr>
                <w:rPrChange w:id="1129" w:author="mayada samir" w:date="2019-04-04T10:19:00Z">
                  <w:rPr>
                    <w:rStyle w:val="Hyperlink"/>
                    <w:rFonts w:ascii="Calibri" w:hAnsi="Calibri"/>
                    <w:noProof/>
                  </w:rPr>
                </w:rPrChange>
              </w:rPr>
              <w:delText>Business Examples/Scenarios:</w:delText>
            </w:r>
            <w:r w:rsidRPr="00064254" w:rsidDel="005C1813">
              <w:rPr>
                <w:rFonts w:ascii="Calibri" w:hAnsi="Calibri"/>
                <w:noProof/>
                <w:webHidden/>
              </w:rPr>
              <w:tab/>
              <w:delText>33</w:delText>
            </w:r>
          </w:del>
        </w:p>
        <w:p w14:paraId="427B0215" w14:textId="31EF3BEF" w:rsidR="00610410" w:rsidRPr="00064254" w:rsidDel="005C1813" w:rsidRDefault="00610410">
          <w:pPr>
            <w:pStyle w:val="TOC1"/>
            <w:tabs>
              <w:tab w:val="left" w:pos="440"/>
              <w:tab w:val="right" w:leader="dot" w:pos="9623"/>
            </w:tabs>
            <w:rPr>
              <w:del w:id="1130" w:author="Fnu, Sonam" w:date="2019-11-27T16:53:00Z"/>
              <w:rFonts w:ascii="Calibri" w:eastAsiaTheme="minorEastAsia" w:hAnsi="Calibri"/>
              <w:noProof/>
            </w:rPr>
          </w:pPr>
          <w:del w:id="1131" w:author="Fnu, Sonam" w:date="2019-11-27T16:53:00Z">
            <w:r w:rsidRPr="001915BB" w:rsidDel="005C1813">
              <w:rPr>
                <w:rPrChange w:id="1132" w:author="mayada samir" w:date="2019-04-04T10:19:00Z">
                  <w:rPr>
                    <w:rStyle w:val="Hyperlink"/>
                    <w:rFonts w:ascii="Calibri" w:hAnsi="Calibri"/>
                    <w:noProof/>
                  </w:rPr>
                </w:rPrChange>
              </w:rPr>
              <w:delText>6.</w:delText>
            </w:r>
            <w:r w:rsidRPr="00064254" w:rsidDel="005C1813">
              <w:rPr>
                <w:rFonts w:ascii="Calibri" w:eastAsiaTheme="minorEastAsia" w:hAnsi="Calibri"/>
                <w:noProof/>
              </w:rPr>
              <w:tab/>
            </w:r>
            <w:r w:rsidRPr="001915BB" w:rsidDel="005C1813">
              <w:rPr>
                <w:rPrChange w:id="1133" w:author="mayada samir" w:date="2019-04-04T10:19:00Z">
                  <w:rPr>
                    <w:rStyle w:val="Hyperlink"/>
                    <w:rFonts w:ascii="Calibri" w:hAnsi="Calibri"/>
                    <w:noProof/>
                  </w:rPr>
                </w:rPrChange>
              </w:rPr>
              <w:delText>Comments:</w:delText>
            </w:r>
            <w:r w:rsidRPr="00064254" w:rsidDel="005C1813">
              <w:rPr>
                <w:rFonts w:ascii="Calibri" w:hAnsi="Calibri"/>
                <w:noProof/>
                <w:webHidden/>
              </w:rPr>
              <w:tab/>
              <w:delText>33</w:delText>
            </w:r>
          </w:del>
        </w:p>
        <w:p w14:paraId="040BB96F" w14:textId="7C114161" w:rsidR="00610410" w:rsidRPr="00064254" w:rsidDel="005C1813" w:rsidRDefault="00610410">
          <w:pPr>
            <w:pStyle w:val="TOC1"/>
            <w:tabs>
              <w:tab w:val="left" w:pos="440"/>
              <w:tab w:val="right" w:leader="dot" w:pos="9623"/>
            </w:tabs>
            <w:rPr>
              <w:del w:id="1134" w:author="Fnu, Sonam" w:date="2019-11-27T16:53:00Z"/>
              <w:rFonts w:ascii="Calibri" w:eastAsiaTheme="minorEastAsia" w:hAnsi="Calibri"/>
              <w:noProof/>
            </w:rPr>
          </w:pPr>
          <w:del w:id="1135" w:author="Fnu, Sonam" w:date="2019-11-27T16:53:00Z">
            <w:r w:rsidRPr="001915BB" w:rsidDel="005C1813">
              <w:rPr>
                <w:rPrChange w:id="1136" w:author="mayada samir" w:date="2019-04-04T10:19:00Z">
                  <w:rPr>
                    <w:rStyle w:val="Hyperlink"/>
                    <w:rFonts w:ascii="Calibri" w:hAnsi="Calibri"/>
                    <w:noProof/>
                  </w:rPr>
                </w:rPrChange>
              </w:rPr>
              <w:delText>7.</w:delText>
            </w:r>
            <w:r w:rsidRPr="00064254" w:rsidDel="005C1813">
              <w:rPr>
                <w:rFonts w:ascii="Calibri" w:eastAsiaTheme="minorEastAsia" w:hAnsi="Calibri"/>
                <w:noProof/>
              </w:rPr>
              <w:tab/>
            </w:r>
            <w:r w:rsidRPr="001915BB" w:rsidDel="005C1813">
              <w:rPr>
                <w:rPrChange w:id="1137" w:author="mayada samir" w:date="2019-04-04T10:19:00Z">
                  <w:rPr>
                    <w:rStyle w:val="Hyperlink"/>
                    <w:rFonts w:ascii="Calibri" w:hAnsi="Calibri"/>
                    <w:noProof/>
                  </w:rPr>
                </w:rPrChange>
              </w:rPr>
              <w:delText>Customer Signature:</w:delText>
            </w:r>
            <w:r w:rsidRPr="00064254" w:rsidDel="005C1813">
              <w:rPr>
                <w:rFonts w:ascii="Calibri" w:hAnsi="Calibri"/>
                <w:noProof/>
                <w:webHidden/>
              </w:rPr>
              <w:tab/>
              <w:delText>33</w:delText>
            </w:r>
          </w:del>
        </w:p>
        <w:p w14:paraId="62C50404" w14:textId="32CE77C2" w:rsidR="0018286F" w:rsidRDefault="0018286F">
          <w:pPr>
            <w:rPr>
              <w:ins w:id="1138" w:author="mayada samir" w:date="2019-04-04T10:19:00Z"/>
              <w:rFonts w:ascii="Calibri" w:hAnsi="Calibri"/>
              <w:noProof/>
            </w:rPr>
          </w:pPr>
          <w:r w:rsidRPr="00064254">
            <w:rPr>
              <w:rFonts w:ascii="Calibri" w:hAnsi="Calibri"/>
              <w:b/>
              <w:bCs/>
              <w:noProof/>
            </w:rPr>
            <w:fldChar w:fldCharType="end"/>
          </w:r>
        </w:p>
      </w:sdtContent>
    </w:sdt>
    <w:p w14:paraId="6D6325C1" w14:textId="77777777" w:rsidR="001915BB" w:rsidRDefault="001915BB">
      <w:pPr>
        <w:rPr>
          <w:ins w:id="1139" w:author="mayada samir" w:date="2019-04-04T10:19:00Z"/>
          <w:rFonts w:ascii="Calibri" w:hAnsi="Calibri"/>
          <w:noProof/>
        </w:rPr>
      </w:pPr>
    </w:p>
    <w:p w14:paraId="1777FFE9" w14:textId="77777777" w:rsidR="001915BB" w:rsidRDefault="001915BB">
      <w:pPr>
        <w:rPr>
          <w:ins w:id="1140" w:author="mayada samir" w:date="2019-04-04T10:19:00Z"/>
          <w:rFonts w:ascii="Calibri" w:hAnsi="Calibri"/>
          <w:noProof/>
        </w:rPr>
      </w:pPr>
    </w:p>
    <w:p w14:paraId="71A14623" w14:textId="77777777" w:rsidR="001915BB" w:rsidRPr="00064254" w:rsidRDefault="001915BB">
      <w:pPr>
        <w:rPr>
          <w:rFonts w:ascii="Calibri" w:hAnsi="Calibri"/>
        </w:rPr>
      </w:pPr>
    </w:p>
    <w:p w14:paraId="0C4A3DD6" w14:textId="0FA2472E" w:rsidR="00666439" w:rsidRPr="00064254" w:rsidRDefault="00666439" w:rsidP="0064505C">
      <w:pPr>
        <w:pStyle w:val="Heading1"/>
        <w:numPr>
          <w:ilvl w:val="0"/>
          <w:numId w:val="1"/>
        </w:numPr>
        <w:rPr>
          <w:rFonts w:ascii="Calibri" w:hAnsi="Calibri"/>
        </w:rPr>
      </w:pPr>
      <w:bookmarkStart w:id="1141" w:name="_Toc5265580"/>
      <w:r w:rsidRPr="00064254">
        <w:rPr>
          <w:rFonts w:ascii="Calibri" w:hAnsi="Calibri"/>
        </w:rPr>
        <w:t>Overview</w:t>
      </w:r>
      <w:bookmarkEnd w:id="1141"/>
    </w:p>
    <w:p w14:paraId="56BA4422" w14:textId="77777777" w:rsidR="003C0CC3" w:rsidRPr="00064254" w:rsidRDefault="003C0CC3" w:rsidP="00666439">
      <w:pPr>
        <w:rPr>
          <w:rFonts w:ascii="Calibri" w:hAnsi="Calibri"/>
        </w:rPr>
      </w:pPr>
    </w:p>
    <w:p w14:paraId="73A608FC" w14:textId="5496D40E" w:rsidR="00DF51D7" w:rsidRPr="00064254" w:rsidRDefault="00364A8E" w:rsidP="0064505C">
      <w:pPr>
        <w:pStyle w:val="Heading2"/>
        <w:numPr>
          <w:ilvl w:val="1"/>
          <w:numId w:val="1"/>
        </w:numPr>
        <w:rPr>
          <w:rFonts w:ascii="Calibri" w:hAnsi="Calibri"/>
        </w:rPr>
      </w:pPr>
      <w:bookmarkStart w:id="1142" w:name="_Toc5265581"/>
      <w:ins w:id="1143" w:author="Fnu, Sonam" w:date="2019-11-27T17:00:00Z">
        <w:r>
          <w:rPr>
            <w:rFonts w:ascii="Calibri" w:hAnsi="Calibri"/>
          </w:rPr>
          <w:t>Installation of WildFly 16</w:t>
        </w:r>
      </w:ins>
      <w:del w:id="1144" w:author="Fnu, Sonam" w:date="2019-11-27T16:59:00Z">
        <w:r w:rsidR="00DF51D7" w:rsidRPr="00064254" w:rsidDel="00364A8E">
          <w:rPr>
            <w:rFonts w:ascii="Calibri" w:hAnsi="Calibri"/>
          </w:rPr>
          <w:delText>Document Release History</w:delText>
        </w:r>
      </w:del>
      <w:r w:rsidR="00DF51D7" w:rsidRPr="00064254">
        <w:rPr>
          <w:rFonts w:ascii="Calibri" w:hAnsi="Calibri"/>
        </w:rPr>
        <w:t>:</w:t>
      </w:r>
      <w:bookmarkEnd w:id="1142"/>
    </w:p>
    <w:p w14:paraId="36E9AC20" w14:textId="28A98190" w:rsidR="00DF51D7" w:rsidRPr="00064254" w:rsidDel="00364A8E" w:rsidRDefault="00DF51D7" w:rsidP="00DF51D7">
      <w:pPr>
        <w:rPr>
          <w:del w:id="1145" w:author="Fnu, Sonam" w:date="2019-11-27T17:01:00Z"/>
          <w:rFonts w:ascii="Calibri" w:hAnsi="Calibri"/>
        </w:rPr>
      </w:pPr>
    </w:p>
    <w:tbl>
      <w:tblPr>
        <w:tblW w:w="519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27"/>
        <w:gridCol w:w="695"/>
        <w:gridCol w:w="1370"/>
        <w:gridCol w:w="1548"/>
        <w:gridCol w:w="1461"/>
        <w:gridCol w:w="1461"/>
        <w:gridCol w:w="2824"/>
      </w:tblGrid>
      <w:tr w:rsidR="00BE2A0E" w:rsidRPr="00012DAF" w:rsidDel="00364A8E" w14:paraId="25C31219" w14:textId="7F504B46" w:rsidTr="00064254">
        <w:trPr>
          <w:del w:id="1146" w:author="Fnu, Sonam" w:date="2019-11-27T17:01:00Z"/>
        </w:trPr>
        <w:tc>
          <w:tcPr>
            <w:tcW w:w="627" w:type="dxa"/>
            <w:shd w:val="clear" w:color="auto" w:fill="BFBFBF" w:themeFill="background1" w:themeFillShade="BF"/>
          </w:tcPr>
          <w:p w14:paraId="4C279316" w14:textId="6002EDF4" w:rsidR="003C0CC3" w:rsidRPr="00064254" w:rsidDel="00364A8E" w:rsidRDefault="003C0CC3" w:rsidP="00BE2A0E">
            <w:pPr>
              <w:spacing w:after="0" w:line="240" w:lineRule="auto"/>
              <w:rPr>
                <w:del w:id="1147" w:author="Fnu, Sonam" w:date="2019-11-27T17:01:00Z"/>
                <w:rFonts w:ascii="Calibri" w:hAnsi="Calibri"/>
                <w:b/>
                <w:bCs/>
              </w:rPr>
            </w:pPr>
            <w:del w:id="1148" w:author="Fnu, Sonam" w:date="2019-11-27T17:01:00Z">
              <w:r w:rsidRPr="00064254" w:rsidDel="00364A8E">
                <w:rPr>
                  <w:rFonts w:ascii="Calibri" w:hAnsi="Calibri"/>
                  <w:b/>
                  <w:bCs/>
                </w:rPr>
                <w:delText>Sl. No.</w:delText>
              </w:r>
            </w:del>
          </w:p>
        </w:tc>
        <w:tc>
          <w:tcPr>
            <w:tcW w:w="695" w:type="dxa"/>
            <w:shd w:val="clear" w:color="auto" w:fill="BFBFBF" w:themeFill="background1" w:themeFillShade="BF"/>
          </w:tcPr>
          <w:p w14:paraId="25428976" w14:textId="34C8412B" w:rsidR="003C0CC3" w:rsidRPr="00064254" w:rsidDel="00364A8E" w:rsidRDefault="003C0CC3" w:rsidP="00BE2A0E">
            <w:pPr>
              <w:spacing w:after="0" w:line="240" w:lineRule="auto"/>
              <w:rPr>
                <w:del w:id="1149" w:author="Fnu, Sonam" w:date="2019-11-27T17:01:00Z"/>
                <w:rFonts w:ascii="Calibri" w:hAnsi="Calibri"/>
                <w:b/>
                <w:bCs/>
              </w:rPr>
            </w:pPr>
            <w:del w:id="1150" w:author="Fnu, Sonam" w:date="2019-11-27T17:01:00Z">
              <w:r w:rsidRPr="00064254" w:rsidDel="00364A8E">
                <w:rPr>
                  <w:rFonts w:ascii="Calibri" w:hAnsi="Calibri"/>
                  <w:b/>
                  <w:bCs/>
                </w:rPr>
                <w:delText>Ver. No.</w:delText>
              </w:r>
            </w:del>
          </w:p>
        </w:tc>
        <w:tc>
          <w:tcPr>
            <w:tcW w:w="1370" w:type="dxa"/>
            <w:shd w:val="clear" w:color="auto" w:fill="BFBFBF" w:themeFill="background1" w:themeFillShade="BF"/>
          </w:tcPr>
          <w:p w14:paraId="04A03EE0" w14:textId="30AC0C9E" w:rsidR="003C0CC3" w:rsidRPr="00064254" w:rsidDel="00364A8E" w:rsidRDefault="003C0CC3" w:rsidP="00BE2A0E">
            <w:pPr>
              <w:spacing w:after="0" w:line="240" w:lineRule="auto"/>
              <w:rPr>
                <w:del w:id="1151" w:author="Fnu, Sonam" w:date="2019-11-27T17:01:00Z"/>
                <w:rFonts w:ascii="Calibri" w:hAnsi="Calibri"/>
                <w:b/>
                <w:bCs/>
              </w:rPr>
            </w:pPr>
            <w:del w:id="1152" w:author="Fnu, Sonam" w:date="2019-11-27T17:01:00Z">
              <w:r w:rsidRPr="00064254" w:rsidDel="00364A8E">
                <w:rPr>
                  <w:rFonts w:ascii="Calibri" w:hAnsi="Calibri"/>
                  <w:b/>
                  <w:bCs/>
                </w:rPr>
                <w:delText>Release Date</w:delText>
              </w:r>
              <w:r w:rsidR="003475CB" w:rsidRPr="00064254" w:rsidDel="00364A8E">
                <w:rPr>
                  <w:rFonts w:ascii="Calibri" w:hAnsi="Calibri"/>
                  <w:b/>
                  <w:bCs/>
                </w:rPr>
                <w:delText xml:space="preserve"> (dd/mm/yyyy)</w:delText>
              </w:r>
            </w:del>
          </w:p>
        </w:tc>
        <w:tc>
          <w:tcPr>
            <w:tcW w:w="1548" w:type="dxa"/>
            <w:shd w:val="clear" w:color="auto" w:fill="BFBFBF" w:themeFill="background1" w:themeFillShade="BF"/>
          </w:tcPr>
          <w:p w14:paraId="1298C409" w14:textId="12C2637F" w:rsidR="003C0CC3" w:rsidRPr="00064254" w:rsidDel="00364A8E" w:rsidRDefault="003C0CC3" w:rsidP="00BE2A0E">
            <w:pPr>
              <w:spacing w:after="0" w:line="240" w:lineRule="auto"/>
              <w:rPr>
                <w:del w:id="1153" w:author="Fnu, Sonam" w:date="2019-11-27T17:01:00Z"/>
                <w:rFonts w:ascii="Calibri" w:hAnsi="Calibri"/>
                <w:b/>
                <w:bCs/>
              </w:rPr>
            </w:pPr>
            <w:del w:id="1154" w:author="Fnu, Sonam" w:date="2019-11-27T17:01:00Z">
              <w:r w:rsidRPr="00064254" w:rsidDel="00364A8E">
                <w:rPr>
                  <w:rFonts w:ascii="Calibri" w:hAnsi="Calibri"/>
                  <w:b/>
                  <w:bCs/>
                </w:rPr>
                <w:delText>Prepared By</w:delText>
              </w:r>
            </w:del>
          </w:p>
        </w:tc>
        <w:tc>
          <w:tcPr>
            <w:tcW w:w="1461" w:type="dxa"/>
            <w:shd w:val="clear" w:color="auto" w:fill="BFBFBF" w:themeFill="background1" w:themeFillShade="BF"/>
          </w:tcPr>
          <w:p w14:paraId="09A54AA4" w14:textId="4643A149" w:rsidR="003C0CC3" w:rsidRPr="00064254" w:rsidDel="00364A8E" w:rsidRDefault="003C0CC3" w:rsidP="00BE2A0E">
            <w:pPr>
              <w:spacing w:after="0" w:line="240" w:lineRule="auto"/>
              <w:rPr>
                <w:del w:id="1155" w:author="Fnu, Sonam" w:date="2019-11-27T17:01:00Z"/>
                <w:rFonts w:ascii="Calibri" w:hAnsi="Calibri"/>
                <w:b/>
                <w:bCs/>
              </w:rPr>
            </w:pPr>
            <w:del w:id="1156" w:author="Fnu, Sonam" w:date="2019-11-27T17:01:00Z">
              <w:r w:rsidRPr="00064254" w:rsidDel="00364A8E">
                <w:rPr>
                  <w:rFonts w:ascii="Calibri" w:hAnsi="Calibri"/>
                  <w:b/>
                  <w:bCs/>
                </w:rPr>
                <w:delText>Reviewed By</w:delText>
              </w:r>
            </w:del>
          </w:p>
        </w:tc>
        <w:tc>
          <w:tcPr>
            <w:tcW w:w="1461" w:type="dxa"/>
            <w:shd w:val="clear" w:color="auto" w:fill="BFBFBF" w:themeFill="background1" w:themeFillShade="BF"/>
          </w:tcPr>
          <w:p w14:paraId="252D1FFD" w14:textId="3194D2E6" w:rsidR="003C0CC3" w:rsidRPr="00064254" w:rsidDel="00364A8E" w:rsidRDefault="003C0CC3" w:rsidP="00BE2A0E">
            <w:pPr>
              <w:spacing w:after="0" w:line="240" w:lineRule="auto"/>
              <w:rPr>
                <w:del w:id="1157" w:author="Fnu, Sonam" w:date="2019-11-27T17:01:00Z"/>
                <w:rFonts w:ascii="Calibri" w:hAnsi="Calibri"/>
                <w:b/>
                <w:bCs/>
              </w:rPr>
            </w:pPr>
            <w:del w:id="1158" w:author="Fnu, Sonam" w:date="2019-11-27T17:01:00Z">
              <w:r w:rsidRPr="00064254" w:rsidDel="00364A8E">
                <w:rPr>
                  <w:rFonts w:ascii="Calibri" w:hAnsi="Calibri"/>
                  <w:b/>
                  <w:bCs/>
                </w:rPr>
                <w:delText>Approved By</w:delText>
              </w:r>
            </w:del>
          </w:p>
        </w:tc>
        <w:tc>
          <w:tcPr>
            <w:tcW w:w="2824" w:type="dxa"/>
            <w:shd w:val="clear" w:color="auto" w:fill="BFBFBF" w:themeFill="background1" w:themeFillShade="BF"/>
          </w:tcPr>
          <w:p w14:paraId="4F30FF68" w14:textId="7A0A7C52" w:rsidR="003C0CC3" w:rsidRPr="00064254" w:rsidDel="00364A8E" w:rsidRDefault="003C0CC3" w:rsidP="00BE2A0E">
            <w:pPr>
              <w:spacing w:after="0" w:line="240" w:lineRule="auto"/>
              <w:rPr>
                <w:del w:id="1159" w:author="Fnu, Sonam" w:date="2019-11-27T17:01:00Z"/>
                <w:rFonts w:ascii="Calibri" w:hAnsi="Calibri"/>
                <w:b/>
                <w:bCs/>
              </w:rPr>
            </w:pPr>
            <w:del w:id="1160" w:author="Fnu, Sonam" w:date="2019-11-27T17:01:00Z">
              <w:r w:rsidRPr="00064254" w:rsidDel="00364A8E">
                <w:rPr>
                  <w:rFonts w:ascii="Calibri" w:hAnsi="Calibri"/>
                  <w:b/>
                  <w:bCs/>
                </w:rPr>
                <w:delText>Reasons for New Release</w:delText>
              </w:r>
            </w:del>
          </w:p>
        </w:tc>
      </w:tr>
      <w:tr w:rsidR="003C0CC3" w:rsidRPr="00012DAF" w:rsidDel="00364A8E" w14:paraId="5BCD3134" w14:textId="5E519727" w:rsidTr="00064254">
        <w:trPr>
          <w:del w:id="1161" w:author="Fnu, Sonam" w:date="2019-11-27T17:01:00Z"/>
        </w:trPr>
        <w:tc>
          <w:tcPr>
            <w:tcW w:w="627" w:type="dxa"/>
          </w:tcPr>
          <w:p w14:paraId="479A1057" w14:textId="20917104" w:rsidR="003C0CC3" w:rsidRPr="00064254" w:rsidDel="00364A8E" w:rsidRDefault="00286C04" w:rsidP="00BE2A0E">
            <w:pPr>
              <w:pStyle w:val="TableText"/>
              <w:ind w:left="0"/>
              <w:rPr>
                <w:del w:id="1162" w:author="Fnu, Sonam" w:date="2019-11-27T17:01:00Z"/>
                <w:rFonts w:ascii="Calibri" w:eastAsiaTheme="minorHAnsi" w:hAnsi="Calibri" w:cstheme="minorBidi"/>
                <w:bCs w:val="0"/>
                <w:color w:val="auto"/>
                <w:szCs w:val="22"/>
                <w:lang w:val="en-US"/>
              </w:rPr>
            </w:pPr>
            <w:del w:id="1163" w:author="Fnu, Sonam" w:date="2019-11-27T17:01:00Z">
              <w:r w:rsidRPr="00064254" w:rsidDel="00364A8E">
                <w:rPr>
                  <w:rFonts w:ascii="Calibri" w:eastAsiaTheme="minorHAnsi" w:hAnsi="Calibri" w:cstheme="minorBidi"/>
                  <w:bCs w:val="0"/>
                  <w:color w:val="auto"/>
                  <w:szCs w:val="22"/>
                  <w:lang w:val="en-US"/>
                </w:rPr>
                <w:delText>1</w:delText>
              </w:r>
            </w:del>
          </w:p>
        </w:tc>
        <w:tc>
          <w:tcPr>
            <w:tcW w:w="695" w:type="dxa"/>
          </w:tcPr>
          <w:p w14:paraId="7C71A97A" w14:textId="2CB1D131" w:rsidR="003C0CC3" w:rsidRPr="00064254" w:rsidDel="00364A8E" w:rsidRDefault="00286C04" w:rsidP="00BE2A0E">
            <w:pPr>
              <w:pStyle w:val="TableText"/>
              <w:ind w:left="0"/>
              <w:rPr>
                <w:del w:id="1164" w:author="Fnu, Sonam" w:date="2019-11-27T17:01:00Z"/>
                <w:rFonts w:ascii="Calibri" w:eastAsiaTheme="minorHAnsi" w:hAnsi="Calibri" w:cstheme="minorBidi"/>
                <w:bCs w:val="0"/>
                <w:color w:val="auto"/>
                <w:szCs w:val="22"/>
                <w:lang w:val="en-US"/>
              </w:rPr>
            </w:pPr>
            <w:del w:id="1165" w:author="Fnu, Sonam" w:date="2019-11-27T17:01:00Z">
              <w:r w:rsidRPr="00064254" w:rsidDel="00364A8E">
                <w:rPr>
                  <w:rFonts w:ascii="Calibri" w:eastAsiaTheme="minorHAnsi" w:hAnsi="Calibri" w:cstheme="minorBidi"/>
                  <w:bCs w:val="0"/>
                  <w:color w:val="auto"/>
                  <w:szCs w:val="22"/>
                  <w:lang w:val="en-US"/>
                </w:rPr>
                <w:delText>1.0</w:delText>
              </w:r>
            </w:del>
          </w:p>
        </w:tc>
        <w:tc>
          <w:tcPr>
            <w:tcW w:w="1370" w:type="dxa"/>
          </w:tcPr>
          <w:p w14:paraId="2F7F9F4A" w14:textId="19CCDB2C" w:rsidR="003C0CC3" w:rsidRPr="00064254" w:rsidDel="00364A8E" w:rsidRDefault="00286C04" w:rsidP="00C05B56">
            <w:pPr>
              <w:pStyle w:val="TableText"/>
              <w:ind w:left="0"/>
              <w:rPr>
                <w:del w:id="1166" w:author="Fnu, Sonam" w:date="2019-11-27T17:01:00Z"/>
                <w:rFonts w:ascii="Calibri" w:eastAsiaTheme="minorHAnsi" w:hAnsi="Calibri" w:cstheme="minorBidi"/>
                <w:bCs w:val="0"/>
                <w:color w:val="auto"/>
                <w:szCs w:val="22"/>
                <w:lang w:val="en-US"/>
              </w:rPr>
            </w:pPr>
            <w:del w:id="1167" w:author="Fnu, Sonam" w:date="2019-11-27T17:01:00Z">
              <w:r w:rsidRPr="00064254" w:rsidDel="00364A8E">
                <w:rPr>
                  <w:rFonts w:ascii="Calibri" w:eastAsiaTheme="minorHAnsi" w:hAnsi="Calibri" w:cstheme="minorBidi"/>
                  <w:bCs w:val="0"/>
                  <w:color w:val="auto"/>
                  <w:szCs w:val="22"/>
                  <w:lang w:val="en-US"/>
                </w:rPr>
                <w:delText>1</w:delText>
              </w:r>
              <w:r w:rsidR="00C05B56" w:rsidRPr="00064254" w:rsidDel="00364A8E">
                <w:rPr>
                  <w:rFonts w:ascii="Calibri" w:eastAsiaTheme="minorHAnsi" w:hAnsi="Calibri" w:cstheme="minorBidi"/>
                  <w:bCs w:val="0"/>
                  <w:color w:val="auto"/>
                  <w:szCs w:val="22"/>
                  <w:lang w:val="en-US"/>
                </w:rPr>
                <w:delText>5</w:delText>
              </w:r>
              <w:r w:rsidRPr="00064254" w:rsidDel="00364A8E">
                <w:rPr>
                  <w:rFonts w:ascii="Calibri" w:eastAsiaTheme="minorHAnsi" w:hAnsi="Calibri" w:cstheme="minorBidi"/>
                  <w:bCs w:val="0"/>
                  <w:color w:val="auto"/>
                  <w:szCs w:val="22"/>
                  <w:lang w:val="en-US"/>
                </w:rPr>
                <w:delText>/</w:delText>
              </w:r>
              <w:r w:rsidR="00C05B56" w:rsidRPr="00064254" w:rsidDel="00364A8E">
                <w:rPr>
                  <w:rFonts w:ascii="Calibri" w:eastAsiaTheme="minorHAnsi" w:hAnsi="Calibri" w:cstheme="minorBidi"/>
                  <w:bCs w:val="0"/>
                  <w:color w:val="auto"/>
                  <w:szCs w:val="22"/>
                  <w:lang w:val="en-US"/>
                </w:rPr>
                <w:delText>10</w:delText>
              </w:r>
              <w:r w:rsidRPr="00064254" w:rsidDel="00364A8E">
                <w:rPr>
                  <w:rFonts w:ascii="Calibri" w:eastAsiaTheme="minorHAnsi" w:hAnsi="Calibri" w:cstheme="minorBidi"/>
                  <w:bCs w:val="0"/>
                  <w:color w:val="auto"/>
                  <w:szCs w:val="22"/>
                  <w:lang w:val="en-US"/>
                </w:rPr>
                <w:delText>/1</w:delText>
              </w:r>
              <w:r w:rsidR="00C05B56" w:rsidRPr="00064254" w:rsidDel="00364A8E">
                <w:rPr>
                  <w:rFonts w:ascii="Calibri" w:eastAsiaTheme="minorHAnsi" w:hAnsi="Calibri" w:cstheme="minorBidi"/>
                  <w:bCs w:val="0"/>
                  <w:color w:val="auto"/>
                  <w:szCs w:val="22"/>
                  <w:lang w:val="en-US"/>
                </w:rPr>
                <w:delText>7</w:delText>
              </w:r>
            </w:del>
          </w:p>
        </w:tc>
        <w:tc>
          <w:tcPr>
            <w:tcW w:w="1548" w:type="dxa"/>
          </w:tcPr>
          <w:p w14:paraId="4E0E97FF" w14:textId="3250F7F9" w:rsidR="003C0CC3" w:rsidRPr="00064254" w:rsidDel="00364A8E" w:rsidRDefault="00C05B56" w:rsidP="00C05B56">
            <w:pPr>
              <w:pStyle w:val="TableText"/>
              <w:ind w:left="0"/>
              <w:rPr>
                <w:del w:id="1168" w:author="Fnu, Sonam" w:date="2019-11-27T17:01:00Z"/>
                <w:rFonts w:ascii="Calibri" w:eastAsiaTheme="minorHAnsi" w:hAnsi="Calibri" w:cstheme="minorBidi"/>
                <w:bCs w:val="0"/>
                <w:color w:val="auto"/>
                <w:szCs w:val="22"/>
                <w:lang w:val="en-US"/>
              </w:rPr>
            </w:pPr>
            <w:del w:id="1169" w:author="Fnu, Sonam" w:date="2019-11-27T17:01:00Z">
              <w:r w:rsidRPr="00064254" w:rsidDel="00364A8E">
                <w:rPr>
                  <w:rFonts w:ascii="Calibri" w:eastAsiaTheme="minorHAnsi" w:hAnsi="Calibri" w:cstheme="minorBidi"/>
                  <w:bCs w:val="0"/>
                  <w:color w:val="auto"/>
                  <w:szCs w:val="22"/>
                  <w:lang w:val="en-US"/>
                </w:rPr>
                <w:delText>Mayada Hafez</w:delText>
              </w:r>
            </w:del>
          </w:p>
        </w:tc>
        <w:tc>
          <w:tcPr>
            <w:tcW w:w="1461" w:type="dxa"/>
          </w:tcPr>
          <w:p w14:paraId="20EA01BB" w14:textId="6745D21D" w:rsidR="003C0CC3" w:rsidRPr="00064254" w:rsidDel="00364A8E" w:rsidRDefault="003C0CC3" w:rsidP="00BE2A0E">
            <w:pPr>
              <w:pStyle w:val="TableText"/>
              <w:ind w:left="0"/>
              <w:rPr>
                <w:del w:id="1170" w:author="Fnu, Sonam" w:date="2019-11-27T17:01:00Z"/>
                <w:rFonts w:ascii="Calibri" w:eastAsiaTheme="minorHAnsi" w:hAnsi="Calibri" w:cstheme="minorBidi"/>
                <w:bCs w:val="0"/>
                <w:color w:val="auto"/>
                <w:szCs w:val="22"/>
                <w:lang w:val="en-US"/>
              </w:rPr>
            </w:pPr>
          </w:p>
        </w:tc>
        <w:tc>
          <w:tcPr>
            <w:tcW w:w="1461" w:type="dxa"/>
          </w:tcPr>
          <w:p w14:paraId="4C513295" w14:textId="7C9A8763" w:rsidR="003C0CC3" w:rsidRPr="00064254" w:rsidDel="00364A8E" w:rsidRDefault="003C0CC3" w:rsidP="00BE2A0E">
            <w:pPr>
              <w:pStyle w:val="TableText"/>
              <w:ind w:left="0"/>
              <w:rPr>
                <w:del w:id="1171" w:author="Fnu, Sonam" w:date="2019-11-27T17:01:00Z"/>
                <w:rFonts w:ascii="Calibri" w:eastAsiaTheme="minorHAnsi" w:hAnsi="Calibri" w:cstheme="minorBidi"/>
                <w:bCs w:val="0"/>
                <w:color w:val="auto"/>
                <w:szCs w:val="22"/>
                <w:lang w:val="en-US"/>
              </w:rPr>
            </w:pPr>
          </w:p>
        </w:tc>
        <w:tc>
          <w:tcPr>
            <w:tcW w:w="2824" w:type="dxa"/>
          </w:tcPr>
          <w:p w14:paraId="620E5B30" w14:textId="3701E241" w:rsidR="003C0CC3" w:rsidRPr="00064254" w:rsidDel="00364A8E" w:rsidRDefault="00F27E46" w:rsidP="00BE2A0E">
            <w:pPr>
              <w:pStyle w:val="TableText"/>
              <w:ind w:left="0"/>
              <w:rPr>
                <w:del w:id="1172" w:author="Fnu, Sonam" w:date="2019-11-27T17:01:00Z"/>
                <w:rFonts w:ascii="Calibri" w:eastAsiaTheme="minorHAnsi" w:hAnsi="Calibri" w:cstheme="minorBidi"/>
                <w:bCs w:val="0"/>
                <w:color w:val="auto"/>
                <w:szCs w:val="22"/>
                <w:lang w:val="en-US"/>
              </w:rPr>
            </w:pPr>
            <w:del w:id="1173" w:author="Fnu, Sonam" w:date="2019-11-27T17:01:00Z">
              <w:r w:rsidRPr="00064254" w:rsidDel="00364A8E">
                <w:rPr>
                  <w:rFonts w:ascii="Calibri" w:eastAsiaTheme="minorHAnsi" w:hAnsi="Calibri" w:cstheme="minorBidi"/>
                  <w:bCs w:val="0"/>
                  <w:color w:val="auto"/>
                  <w:szCs w:val="22"/>
                  <w:lang w:val="en-US"/>
                </w:rPr>
                <w:delText>Initial draft</w:delText>
              </w:r>
            </w:del>
          </w:p>
        </w:tc>
      </w:tr>
      <w:tr w:rsidR="003C0CC3" w:rsidRPr="00012DAF" w:rsidDel="00364A8E" w14:paraId="12EDE137" w14:textId="184CB706" w:rsidTr="00064254">
        <w:trPr>
          <w:del w:id="1174" w:author="Fnu, Sonam" w:date="2019-11-27T17:01:00Z"/>
        </w:trPr>
        <w:tc>
          <w:tcPr>
            <w:tcW w:w="627" w:type="dxa"/>
          </w:tcPr>
          <w:p w14:paraId="69E57FE4" w14:textId="2AFC5555" w:rsidR="003C0CC3" w:rsidRPr="00064254" w:rsidDel="00364A8E" w:rsidRDefault="00C711C6" w:rsidP="00BE2A0E">
            <w:pPr>
              <w:pStyle w:val="TableText"/>
              <w:ind w:left="0"/>
              <w:rPr>
                <w:del w:id="1175" w:author="Fnu, Sonam" w:date="2019-11-27T17:01:00Z"/>
                <w:rFonts w:ascii="Calibri" w:eastAsiaTheme="minorHAnsi" w:hAnsi="Calibri" w:cstheme="minorBidi"/>
                <w:bCs w:val="0"/>
                <w:color w:val="auto"/>
                <w:szCs w:val="22"/>
                <w:lang w:val="en-US"/>
              </w:rPr>
            </w:pPr>
            <w:del w:id="1176" w:author="Fnu, Sonam" w:date="2019-11-27T17:01:00Z">
              <w:r w:rsidRPr="00064254" w:rsidDel="00364A8E">
                <w:rPr>
                  <w:rFonts w:ascii="Calibri" w:eastAsiaTheme="minorHAnsi" w:hAnsi="Calibri" w:cstheme="minorBidi"/>
                  <w:bCs w:val="0"/>
                  <w:color w:val="auto"/>
                  <w:szCs w:val="22"/>
                  <w:lang w:val="en-US"/>
                </w:rPr>
                <w:delText>2</w:delText>
              </w:r>
            </w:del>
          </w:p>
        </w:tc>
        <w:tc>
          <w:tcPr>
            <w:tcW w:w="695" w:type="dxa"/>
          </w:tcPr>
          <w:p w14:paraId="24682C2A" w14:textId="316A4FA0" w:rsidR="003C0CC3" w:rsidRPr="00064254" w:rsidDel="00364A8E" w:rsidRDefault="00C711C6" w:rsidP="00BE2A0E">
            <w:pPr>
              <w:pStyle w:val="TableText"/>
              <w:ind w:left="0"/>
              <w:rPr>
                <w:del w:id="1177" w:author="Fnu, Sonam" w:date="2019-11-27T17:01:00Z"/>
                <w:rFonts w:ascii="Calibri" w:eastAsiaTheme="minorHAnsi" w:hAnsi="Calibri" w:cstheme="minorBidi"/>
                <w:bCs w:val="0"/>
                <w:color w:val="auto"/>
                <w:szCs w:val="22"/>
                <w:lang w:val="en-US"/>
              </w:rPr>
            </w:pPr>
            <w:del w:id="1178" w:author="Fnu, Sonam" w:date="2019-11-27T17:01:00Z">
              <w:r w:rsidRPr="00064254" w:rsidDel="00364A8E">
                <w:rPr>
                  <w:rFonts w:ascii="Calibri" w:eastAsiaTheme="minorHAnsi" w:hAnsi="Calibri" w:cstheme="minorBidi"/>
                  <w:bCs w:val="0"/>
                  <w:color w:val="auto"/>
                  <w:szCs w:val="22"/>
                  <w:lang w:val="en-US"/>
                </w:rPr>
                <w:delText>1.1</w:delText>
              </w:r>
            </w:del>
          </w:p>
        </w:tc>
        <w:tc>
          <w:tcPr>
            <w:tcW w:w="1370" w:type="dxa"/>
          </w:tcPr>
          <w:p w14:paraId="4B731508" w14:textId="2864C6C4" w:rsidR="003C0CC3" w:rsidRPr="00064254" w:rsidDel="00364A8E" w:rsidRDefault="00C711C6" w:rsidP="00BE2A0E">
            <w:pPr>
              <w:pStyle w:val="TableText"/>
              <w:ind w:left="0"/>
              <w:rPr>
                <w:del w:id="1179" w:author="Fnu, Sonam" w:date="2019-11-27T17:01:00Z"/>
                <w:rFonts w:ascii="Calibri" w:eastAsiaTheme="minorHAnsi" w:hAnsi="Calibri" w:cstheme="minorBidi"/>
                <w:bCs w:val="0"/>
                <w:color w:val="auto"/>
                <w:szCs w:val="22"/>
                <w:lang w:val="en-US"/>
              </w:rPr>
            </w:pPr>
            <w:del w:id="1180" w:author="Fnu, Sonam" w:date="2019-11-27T17:01:00Z">
              <w:r w:rsidRPr="00064254" w:rsidDel="00364A8E">
                <w:rPr>
                  <w:rFonts w:ascii="Calibri" w:eastAsiaTheme="minorHAnsi" w:hAnsi="Calibri" w:cstheme="minorBidi"/>
                  <w:bCs w:val="0"/>
                  <w:color w:val="auto"/>
                  <w:szCs w:val="22"/>
                  <w:lang w:val="en-US"/>
                </w:rPr>
                <w:delText>12/12/2017</w:delText>
              </w:r>
            </w:del>
          </w:p>
        </w:tc>
        <w:tc>
          <w:tcPr>
            <w:tcW w:w="1548" w:type="dxa"/>
          </w:tcPr>
          <w:p w14:paraId="18FAC294" w14:textId="13E6B128" w:rsidR="003C0CC3" w:rsidRPr="00064254" w:rsidDel="00364A8E" w:rsidRDefault="00C711C6" w:rsidP="00BE2A0E">
            <w:pPr>
              <w:pStyle w:val="TableText"/>
              <w:ind w:left="0"/>
              <w:rPr>
                <w:del w:id="1181" w:author="Fnu, Sonam" w:date="2019-11-27T17:01:00Z"/>
                <w:rFonts w:ascii="Calibri" w:eastAsiaTheme="minorHAnsi" w:hAnsi="Calibri" w:cstheme="minorBidi"/>
                <w:bCs w:val="0"/>
                <w:color w:val="auto"/>
                <w:szCs w:val="22"/>
                <w:lang w:val="en-US"/>
              </w:rPr>
            </w:pPr>
            <w:del w:id="1182" w:author="Fnu, Sonam" w:date="2019-11-27T17:01:00Z">
              <w:r w:rsidRPr="00064254" w:rsidDel="00364A8E">
                <w:rPr>
                  <w:rFonts w:ascii="Calibri" w:eastAsiaTheme="minorHAnsi" w:hAnsi="Calibri" w:cstheme="minorBidi"/>
                  <w:bCs w:val="0"/>
                  <w:color w:val="auto"/>
                  <w:szCs w:val="22"/>
                  <w:lang w:val="en-US"/>
                </w:rPr>
                <w:delText>Mona Hegazy</w:delText>
              </w:r>
            </w:del>
          </w:p>
        </w:tc>
        <w:tc>
          <w:tcPr>
            <w:tcW w:w="1461" w:type="dxa"/>
          </w:tcPr>
          <w:p w14:paraId="6707661B" w14:textId="1426FFC2" w:rsidR="003C0CC3" w:rsidRPr="00064254" w:rsidDel="00364A8E" w:rsidRDefault="003C0CC3" w:rsidP="00BE2A0E">
            <w:pPr>
              <w:pStyle w:val="TableText"/>
              <w:ind w:left="0"/>
              <w:rPr>
                <w:del w:id="1183" w:author="Fnu, Sonam" w:date="2019-11-27T17:01:00Z"/>
                <w:rFonts w:ascii="Calibri" w:eastAsiaTheme="minorHAnsi" w:hAnsi="Calibri" w:cstheme="minorBidi"/>
                <w:bCs w:val="0"/>
                <w:color w:val="auto"/>
                <w:szCs w:val="22"/>
                <w:lang w:val="en-US"/>
              </w:rPr>
            </w:pPr>
          </w:p>
        </w:tc>
        <w:tc>
          <w:tcPr>
            <w:tcW w:w="1461" w:type="dxa"/>
          </w:tcPr>
          <w:p w14:paraId="21E4F872" w14:textId="372E801B" w:rsidR="003C0CC3" w:rsidRPr="00064254" w:rsidDel="00364A8E" w:rsidRDefault="003C0CC3" w:rsidP="00BE2A0E">
            <w:pPr>
              <w:pStyle w:val="TableText"/>
              <w:ind w:left="0"/>
              <w:rPr>
                <w:del w:id="1184" w:author="Fnu, Sonam" w:date="2019-11-27T17:01:00Z"/>
                <w:rFonts w:ascii="Calibri" w:eastAsiaTheme="minorHAnsi" w:hAnsi="Calibri" w:cstheme="minorBidi"/>
                <w:bCs w:val="0"/>
                <w:color w:val="auto"/>
                <w:szCs w:val="22"/>
                <w:lang w:val="en-US"/>
              </w:rPr>
            </w:pPr>
          </w:p>
        </w:tc>
        <w:tc>
          <w:tcPr>
            <w:tcW w:w="2824" w:type="dxa"/>
          </w:tcPr>
          <w:p w14:paraId="681BF0B3" w14:textId="19CAE8AB" w:rsidR="003C0CC3" w:rsidRPr="00064254" w:rsidDel="00364A8E" w:rsidRDefault="00F27E46" w:rsidP="00BE2A0E">
            <w:pPr>
              <w:pStyle w:val="TableText"/>
              <w:ind w:left="0"/>
              <w:rPr>
                <w:del w:id="1185" w:author="Fnu, Sonam" w:date="2019-11-27T17:01:00Z"/>
                <w:rFonts w:ascii="Calibri" w:eastAsiaTheme="minorHAnsi" w:hAnsi="Calibri" w:cstheme="minorBidi"/>
                <w:bCs w:val="0"/>
                <w:color w:val="auto"/>
                <w:szCs w:val="22"/>
                <w:lang w:val="en-US"/>
              </w:rPr>
            </w:pPr>
            <w:del w:id="1186" w:author="Fnu, Sonam" w:date="2019-11-27T17:01:00Z">
              <w:r w:rsidRPr="00064254" w:rsidDel="00364A8E">
                <w:rPr>
                  <w:rFonts w:ascii="Calibri" w:eastAsiaTheme="minorHAnsi" w:hAnsi="Calibri" w:cstheme="minorBidi"/>
                  <w:bCs w:val="0"/>
                  <w:color w:val="auto"/>
                  <w:szCs w:val="22"/>
                  <w:lang w:val="en-US"/>
                </w:rPr>
                <w:delText>GAP detailed</w:delText>
              </w:r>
            </w:del>
          </w:p>
        </w:tc>
      </w:tr>
      <w:tr w:rsidR="00F27E46" w:rsidRPr="00012DAF" w:rsidDel="00364A8E" w14:paraId="74090BE1" w14:textId="79A7754B" w:rsidTr="00C711C6">
        <w:trPr>
          <w:del w:id="1187" w:author="Fnu, Sonam" w:date="2019-11-27T17:01:00Z"/>
        </w:trPr>
        <w:tc>
          <w:tcPr>
            <w:tcW w:w="627" w:type="dxa"/>
          </w:tcPr>
          <w:p w14:paraId="70CC545B" w14:textId="35AD10FD" w:rsidR="00F27E46" w:rsidRPr="00064254" w:rsidDel="00364A8E" w:rsidRDefault="00F27E46" w:rsidP="00BE2A0E">
            <w:pPr>
              <w:pStyle w:val="TableText"/>
              <w:ind w:left="0"/>
              <w:rPr>
                <w:del w:id="1188" w:author="Fnu, Sonam" w:date="2019-11-27T17:01:00Z"/>
                <w:rFonts w:ascii="Calibri" w:eastAsiaTheme="minorHAnsi" w:hAnsi="Calibri" w:cstheme="minorBidi"/>
                <w:bCs w:val="0"/>
                <w:color w:val="auto"/>
                <w:szCs w:val="22"/>
                <w:lang w:val="en-US"/>
              </w:rPr>
            </w:pPr>
            <w:del w:id="1189" w:author="Fnu, Sonam" w:date="2019-11-27T17:01:00Z">
              <w:r w:rsidRPr="00064254" w:rsidDel="00364A8E">
                <w:rPr>
                  <w:rFonts w:ascii="Calibri" w:eastAsiaTheme="minorHAnsi" w:hAnsi="Calibri" w:cstheme="minorBidi"/>
                  <w:bCs w:val="0"/>
                  <w:color w:val="auto"/>
                  <w:szCs w:val="22"/>
                  <w:lang w:val="en-US"/>
                </w:rPr>
                <w:delText>3</w:delText>
              </w:r>
            </w:del>
          </w:p>
        </w:tc>
        <w:tc>
          <w:tcPr>
            <w:tcW w:w="695" w:type="dxa"/>
          </w:tcPr>
          <w:p w14:paraId="69CD2157" w14:textId="5B0DCEA9" w:rsidR="00F27E46" w:rsidRPr="00064254" w:rsidDel="00364A8E" w:rsidRDefault="00F27E46" w:rsidP="00BE2A0E">
            <w:pPr>
              <w:pStyle w:val="TableText"/>
              <w:ind w:left="0"/>
              <w:rPr>
                <w:del w:id="1190" w:author="Fnu, Sonam" w:date="2019-11-27T17:01:00Z"/>
                <w:rFonts w:ascii="Calibri" w:eastAsiaTheme="minorHAnsi" w:hAnsi="Calibri" w:cstheme="minorBidi"/>
                <w:bCs w:val="0"/>
                <w:color w:val="auto"/>
                <w:szCs w:val="22"/>
                <w:lang w:val="en-US"/>
              </w:rPr>
            </w:pPr>
            <w:del w:id="1191" w:author="Fnu, Sonam" w:date="2019-11-27T17:01:00Z">
              <w:r w:rsidRPr="00064254" w:rsidDel="00364A8E">
                <w:rPr>
                  <w:rFonts w:ascii="Calibri" w:eastAsiaTheme="minorHAnsi" w:hAnsi="Calibri" w:cstheme="minorBidi"/>
                  <w:bCs w:val="0"/>
                  <w:color w:val="auto"/>
                  <w:szCs w:val="22"/>
                  <w:lang w:val="en-US"/>
                </w:rPr>
                <w:delText>1.2</w:delText>
              </w:r>
            </w:del>
          </w:p>
        </w:tc>
        <w:tc>
          <w:tcPr>
            <w:tcW w:w="1370" w:type="dxa"/>
          </w:tcPr>
          <w:p w14:paraId="7D84F13A" w14:textId="3BBE0568" w:rsidR="00F27E46" w:rsidRPr="00064254" w:rsidDel="00364A8E" w:rsidRDefault="00F27E46" w:rsidP="00BE2A0E">
            <w:pPr>
              <w:pStyle w:val="TableText"/>
              <w:ind w:left="0"/>
              <w:rPr>
                <w:del w:id="1192" w:author="Fnu, Sonam" w:date="2019-11-27T17:01:00Z"/>
                <w:rFonts w:ascii="Calibri" w:eastAsiaTheme="minorHAnsi" w:hAnsi="Calibri" w:cstheme="minorBidi"/>
                <w:bCs w:val="0"/>
                <w:color w:val="auto"/>
                <w:szCs w:val="22"/>
                <w:lang w:val="en-US"/>
              </w:rPr>
            </w:pPr>
          </w:p>
        </w:tc>
        <w:tc>
          <w:tcPr>
            <w:tcW w:w="1548" w:type="dxa"/>
          </w:tcPr>
          <w:p w14:paraId="70272A1D" w14:textId="1A2661D1" w:rsidR="00F27E46" w:rsidRPr="00064254" w:rsidDel="00364A8E" w:rsidRDefault="00F27E46" w:rsidP="00BE2A0E">
            <w:pPr>
              <w:pStyle w:val="TableText"/>
              <w:ind w:left="0"/>
              <w:rPr>
                <w:del w:id="1193" w:author="Fnu, Sonam" w:date="2019-11-27T17:01:00Z"/>
                <w:rFonts w:ascii="Calibri" w:eastAsiaTheme="minorHAnsi" w:hAnsi="Calibri" w:cstheme="minorBidi"/>
                <w:bCs w:val="0"/>
                <w:color w:val="auto"/>
                <w:szCs w:val="22"/>
                <w:lang w:val="en-US"/>
              </w:rPr>
            </w:pPr>
            <w:del w:id="1194" w:author="Fnu, Sonam" w:date="2019-11-27T17:01:00Z">
              <w:r w:rsidRPr="00064254" w:rsidDel="00364A8E">
                <w:rPr>
                  <w:rFonts w:ascii="Calibri" w:eastAsiaTheme="minorHAnsi" w:hAnsi="Calibri" w:cstheme="minorBidi"/>
                  <w:bCs w:val="0"/>
                  <w:color w:val="auto"/>
                  <w:szCs w:val="22"/>
                  <w:lang w:val="en-US"/>
                </w:rPr>
                <w:delText>Mayada Hafez</w:delText>
              </w:r>
            </w:del>
          </w:p>
        </w:tc>
        <w:tc>
          <w:tcPr>
            <w:tcW w:w="1461" w:type="dxa"/>
          </w:tcPr>
          <w:p w14:paraId="2987980B" w14:textId="4D8341A7" w:rsidR="00F27E46" w:rsidRPr="00064254" w:rsidDel="00364A8E" w:rsidRDefault="00F27E46" w:rsidP="00BE2A0E">
            <w:pPr>
              <w:pStyle w:val="TableText"/>
              <w:ind w:left="0"/>
              <w:rPr>
                <w:del w:id="1195" w:author="Fnu, Sonam" w:date="2019-11-27T17:01:00Z"/>
                <w:rFonts w:ascii="Calibri" w:eastAsiaTheme="minorHAnsi" w:hAnsi="Calibri" w:cstheme="minorBidi"/>
                <w:bCs w:val="0"/>
                <w:color w:val="auto"/>
                <w:szCs w:val="22"/>
                <w:lang w:val="en-US"/>
              </w:rPr>
            </w:pPr>
          </w:p>
        </w:tc>
        <w:tc>
          <w:tcPr>
            <w:tcW w:w="1461" w:type="dxa"/>
          </w:tcPr>
          <w:p w14:paraId="51E09B10" w14:textId="3F7A7C62" w:rsidR="00F27E46" w:rsidRPr="00064254" w:rsidDel="00364A8E" w:rsidRDefault="00F27E46" w:rsidP="00BE2A0E">
            <w:pPr>
              <w:pStyle w:val="TableText"/>
              <w:ind w:left="0"/>
              <w:rPr>
                <w:del w:id="1196" w:author="Fnu, Sonam" w:date="2019-11-27T17:01:00Z"/>
                <w:rFonts w:ascii="Calibri" w:eastAsiaTheme="minorHAnsi" w:hAnsi="Calibri" w:cstheme="minorBidi"/>
                <w:bCs w:val="0"/>
                <w:color w:val="auto"/>
                <w:szCs w:val="22"/>
                <w:lang w:val="en-US"/>
              </w:rPr>
            </w:pPr>
          </w:p>
        </w:tc>
        <w:tc>
          <w:tcPr>
            <w:tcW w:w="2824" w:type="dxa"/>
          </w:tcPr>
          <w:p w14:paraId="30A99014" w14:textId="1E4C8C1A" w:rsidR="00F27E46" w:rsidRPr="00064254" w:rsidDel="00364A8E" w:rsidRDefault="00F27E46" w:rsidP="00BE2A0E">
            <w:pPr>
              <w:pStyle w:val="TableText"/>
              <w:ind w:left="0"/>
              <w:rPr>
                <w:del w:id="1197" w:author="Fnu, Sonam" w:date="2019-11-27T17:01:00Z"/>
                <w:rFonts w:ascii="Calibri" w:eastAsiaTheme="minorHAnsi" w:hAnsi="Calibri" w:cstheme="minorBidi"/>
                <w:bCs w:val="0"/>
                <w:color w:val="auto"/>
                <w:szCs w:val="22"/>
                <w:lang w:val="en-US"/>
              </w:rPr>
            </w:pPr>
            <w:del w:id="1198" w:author="Fnu, Sonam" w:date="2019-11-27T17:01:00Z">
              <w:r w:rsidRPr="00064254" w:rsidDel="00364A8E">
                <w:rPr>
                  <w:rFonts w:ascii="Calibri" w:eastAsiaTheme="minorHAnsi" w:hAnsi="Calibri" w:cstheme="minorBidi"/>
                  <w:bCs w:val="0"/>
                  <w:color w:val="auto"/>
                  <w:szCs w:val="22"/>
                  <w:lang w:val="en-US"/>
                </w:rPr>
                <w:delText>Adding ETHIX-Contact Integration</w:delText>
              </w:r>
            </w:del>
          </w:p>
        </w:tc>
      </w:tr>
      <w:tr w:rsidR="00F27E46" w:rsidRPr="00012DAF" w:rsidDel="00364A8E" w14:paraId="64DD2CE1" w14:textId="11141DDD" w:rsidTr="00C711C6">
        <w:trPr>
          <w:del w:id="1199" w:author="Fnu, Sonam" w:date="2019-11-27T17:01:00Z"/>
        </w:trPr>
        <w:tc>
          <w:tcPr>
            <w:tcW w:w="627" w:type="dxa"/>
          </w:tcPr>
          <w:p w14:paraId="667F571E" w14:textId="7B15A7B2" w:rsidR="00F27E46" w:rsidRPr="00064254" w:rsidDel="00364A8E" w:rsidRDefault="00F27E46" w:rsidP="00BE2A0E">
            <w:pPr>
              <w:pStyle w:val="TableText"/>
              <w:ind w:left="0"/>
              <w:rPr>
                <w:del w:id="1200" w:author="Fnu, Sonam" w:date="2019-11-27T17:01:00Z"/>
                <w:rFonts w:ascii="Calibri" w:eastAsiaTheme="minorHAnsi" w:hAnsi="Calibri" w:cstheme="minorBidi"/>
                <w:bCs w:val="0"/>
                <w:color w:val="auto"/>
                <w:szCs w:val="22"/>
                <w:lang w:val="en-US"/>
              </w:rPr>
            </w:pPr>
            <w:del w:id="1201" w:author="Fnu, Sonam" w:date="2019-11-27T17:01:00Z">
              <w:r w:rsidRPr="00064254" w:rsidDel="00364A8E">
                <w:rPr>
                  <w:rFonts w:ascii="Calibri" w:eastAsiaTheme="minorHAnsi" w:hAnsi="Calibri" w:cstheme="minorBidi"/>
                  <w:bCs w:val="0"/>
                  <w:color w:val="auto"/>
                  <w:szCs w:val="22"/>
                  <w:lang w:val="en-US"/>
                </w:rPr>
                <w:delText>4</w:delText>
              </w:r>
            </w:del>
          </w:p>
        </w:tc>
        <w:tc>
          <w:tcPr>
            <w:tcW w:w="695" w:type="dxa"/>
          </w:tcPr>
          <w:p w14:paraId="3E3E081F" w14:textId="08CF5519" w:rsidR="00F27E46" w:rsidRPr="00064254" w:rsidDel="00364A8E" w:rsidRDefault="00F27E46" w:rsidP="00BE2A0E">
            <w:pPr>
              <w:pStyle w:val="TableText"/>
              <w:ind w:left="0"/>
              <w:rPr>
                <w:del w:id="1202" w:author="Fnu, Sonam" w:date="2019-11-27T17:01:00Z"/>
                <w:rFonts w:ascii="Calibri" w:eastAsiaTheme="minorHAnsi" w:hAnsi="Calibri" w:cstheme="minorBidi"/>
                <w:bCs w:val="0"/>
                <w:color w:val="auto"/>
                <w:szCs w:val="22"/>
                <w:lang w:val="en-US"/>
              </w:rPr>
            </w:pPr>
          </w:p>
        </w:tc>
        <w:tc>
          <w:tcPr>
            <w:tcW w:w="1370" w:type="dxa"/>
          </w:tcPr>
          <w:p w14:paraId="6CCA539E" w14:textId="15005642" w:rsidR="00F27E46" w:rsidRPr="00064254" w:rsidDel="00364A8E" w:rsidRDefault="00F27E46" w:rsidP="00BE2A0E">
            <w:pPr>
              <w:pStyle w:val="TableText"/>
              <w:ind w:left="0"/>
              <w:rPr>
                <w:del w:id="1203" w:author="Fnu, Sonam" w:date="2019-11-27T17:01:00Z"/>
                <w:rFonts w:ascii="Calibri" w:eastAsiaTheme="minorHAnsi" w:hAnsi="Calibri" w:cstheme="minorBidi"/>
                <w:bCs w:val="0"/>
                <w:color w:val="auto"/>
                <w:szCs w:val="22"/>
                <w:lang w:val="en-US"/>
              </w:rPr>
            </w:pPr>
          </w:p>
        </w:tc>
        <w:tc>
          <w:tcPr>
            <w:tcW w:w="1548" w:type="dxa"/>
          </w:tcPr>
          <w:p w14:paraId="28F6C3BE" w14:textId="0A0EDCB2" w:rsidR="00F27E46" w:rsidRPr="00064254" w:rsidDel="00364A8E" w:rsidRDefault="00F27E46" w:rsidP="00BE2A0E">
            <w:pPr>
              <w:pStyle w:val="TableText"/>
              <w:ind w:left="0"/>
              <w:rPr>
                <w:del w:id="1204" w:author="Fnu, Sonam" w:date="2019-11-27T17:01:00Z"/>
                <w:rFonts w:ascii="Calibri" w:eastAsiaTheme="minorHAnsi" w:hAnsi="Calibri" w:cstheme="minorBidi"/>
                <w:bCs w:val="0"/>
                <w:color w:val="auto"/>
                <w:szCs w:val="22"/>
                <w:lang w:val="en-US"/>
              </w:rPr>
            </w:pPr>
            <w:del w:id="1205" w:author="Fnu, Sonam" w:date="2019-11-27T17:01:00Z">
              <w:r w:rsidRPr="00064254" w:rsidDel="00364A8E">
                <w:rPr>
                  <w:rFonts w:ascii="Calibri" w:eastAsiaTheme="minorHAnsi" w:hAnsi="Calibri" w:cstheme="minorBidi"/>
                  <w:bCs w:val="0"/>
                  <w:color w:val="auto"/>
                  <w:szCs w:val="22"/>
                  <w:lang w:val="en-US"/>
                </w:rPr>
                <w:delText>Mona Hegazy</w:delText>
              </w:r>
            </w:del>
          </w:p>
        </w:tc>
        <w:tc>
          <w:tcPr>
            <w:tcW w:w="1461" w:type="dxa"/>
          </w:tcPr>
          <w:p w14:paraId="1DC026DE" w14:textId="773558BA" w:rsidR="00F27E46" w:rsidRPr="00064254" w:rsidDel="00364A8E" w:rsidRDefault="00F27E46" w:rsidP="00BE2A0E">
            <w:pPr>
              <w:pStyle w:val="TableText"/>
              <w:ind w:left="0"/>
              <w:rPr>
                <w:del w:id="1206" w:author="Fnu, Sonam" w:date="2019-11-27T17:01:00Z"/>
                <w:rFonts w:ascii="Calibri" w:eastAsiaTheme="minorHAnsi" w:hAnsi="Calibri" w:cstheme="minorBidi"/>
                <w:bCs w:val="0"/>
                <w:color w:val="auto"/>
                <w:szCs w:val="22"/>
                <w:lang w:val="en-US"/>
              </w:rPr>
            </w:pPr>
          </w:p>
        </w:tc>
        <w:tc>
          <w:tcPr>
            <w:tcW w:w="1461" w:type="dxa"/>
          </w:tcPr>
          <w:p w14:paraId="6F9FDA21" w14:textId="5499BD06" w:rsidR="00F27E46" w:rsidRPr="00064254" w:rsidDel="00364A8E" w:rsidRDefault="00F27E46" w:rsidP="00BE2A0E">
            <w:pPr>
              <w:pStyle w:val="TableText"/>
              <w:ind w:left="0"/>
              <w:rPr>
                <w:del w:id="1207" w:author="Fnu, Sonam" w:date="2019-11-27T17:01:00Z"/>
                <w:rFonts w:ascii="Calibri" w:eastAsiaTheme="minorHAnsi" w:hAnsi="Calibri" w:cstheme="minorBidi"/>
                <w:bCs w:val="0"/>
                <w:color w:val="auto"/>
                <w:szCs w:val="22"/>
                <w:lang w:val="en-US"/>
              </w:rPr>
            </w:pPr>
          </w:p>
        </w:tc>
        <w:tc>
          <w:tcPr>
            <w:tcW w:w="2824" w:type="dxa"/>
          </w:tcPr>
          <w:p w14:paraId="628008C4" w14:textId="697A3A1B" w:rsidR="00F27E46" w:rsidRPr="00064254" w:rsidDel="00364A8E" w:rsidRDefault="00F27E46" w:rsidP="00BE2A0E">
            <w:pPr>
              <w:pStyle w:val="TableText"/>
              <w:ind w:left="0"/>
              <w:rPr>
                <w:del w:id="1208" w:author="Fnu, Sonam" w:date="2019-11-27T17:01:00Z"/>
                <w:rFonts w:ascii="Calibri" w:eastAsiaTheme="minorHAnsi" w:hAnsi="Calibri" w:cstheme="minorBidi"/>
                <w:bCs w:val="0"/>
                <w:color w:val="auto"/>
                <w:szCs w:val="22"/>
                <w:lang w:val="en-US"/>
              </w:rPr>
            </w:pPr>
            <w:del w:id="1209" w:author="Fnu, Sonam" w:date="2019-11-27T17:01:00Z">
              <w:r w:rsidRPr="00064254" w:rsidDel="00364A8E">
                <w:rPr>
                  <w:rFonts w:ascii="Calibri" w:eastAsiaTheme="minorHAnsi" w:hAnsi="Calibri" w:cstheme="minorBidi"/>
                  <w:bCs w:val="0"/>
                  <w:color w:val="auto"/>
                  <w:szCs w:val="22"/>
                  <w:lang w:val="en-US"/>
                </w:rPr>
                <w:delText>Merging Scope</w:delText>
              </w:r>
            </w:del>
          </w:p>
        </w:tc>
      </w:tr>
      <w:tr w:rsidR="008F77D7" w:rsidRPr="00012DAF" w:rsidDel="00364A8E" w14:paraId="3DF2C42B" w14:textId="542144A0" w:rsidTr="00C711C6">
        <w:trPr>
          <w:del w:id="1210" w:author="Fnu, Sonam" w:date="2019-11-27T17:01:00Z"/>
        </w:trPr>
        <w:tc>
          <w:tcPr>
            <w:tcW w:w="627" w:type="dxa"/>
          </w:tcPr>
          <w:p w14:paraId="1874B2BE" w14:textId="2F788073" w:rsidR="008F77D7" w:rsidRPr="00064254" w:rsidDel="00364A8E" w:rsidRDefault="008F77D7" w:rsidP="00BE2A0E">
            <w:pPr>
              <w:pStyle w:val="TableText"/>
              <w:ind w:left="0"/>
              <w:rPr>
                <w:del w:id="1211" w:author="Fnu, Sonam" w:date="2019-11-27T17:01:00Z"/>
                <w:rFonts w:ascii="Calibri" w:eastAsiaTheme="minorHAnsi" w:hAnsi="Calibri" w:cstheme="minorBidi"/>
                <w:bCs w:val="0"/>
                <w:color w:val="auto"/>
                <w:szCs w:val="22"/>
                <w:lang w:val="en-US"/>
              </w:rPr>
            </w:pPr>
            <w:del w:id="1212" w:author="Fnu, Sonam" w:date="2019-11-27T17:01:00Z">
              <w:r w:rsidRPr="00064254" w:rsidDel="00364A8E">
                <w:rPr>
                  <w:rFonts w:ascii="Calibri" w:eastAsiaTheme="minorHAnsi" w:hAnsi="Calibri" w:cstheme="minorBidi"/>
                  <w:bCs w:val="0"/>
                  <w:color w:val="auto"/>
                  <w:szCs w:val="22"/>
                  <w:lang w:val="en-US"/>
                </w:rPr>
                <w:delText>5</w:delText>
              </w:r>
            </w:del>
          </w:p>
        </w:tc>
        <w:tc>
          <w:tcPr>
            <w:tcW w:w="695" w:type="dxa"/>
          </w:tcPr>
          <w:p w14:paraId="4FF9DB12" w14:textId="26725569" w:rsidR="008F77D7" w:rsidRPr="00064254" w:rsidDel="00364A8E" w:rsidRDefault="008F77D7" w:rsidP="00BE2A0E">
            <w:pPr>
              <w:pStyle w:val="TableText"/>
              <w:ind w:left="0"/>
              <w:rPr>
                <w:del w:id="1213" w:author="Fnu, Sonam" w:date="2019-11-27T17:01:00Z"/>
                <w:rFonts w:ascii="Calibri" w:eastAsiaTheme="minorHAnsi" w:hAnsi="Calibri" w:cstheme="minorBidi"/>
                <w:bCs w:val="0"/>
                <w:color w:val="auto"/>
                <w:szCs w:val="22"/>
                <w:lang w:val="en-US"/>
              </w:rPr>
            </w:pPr>
            <w:del w:id="1214" w:author="Fnu, Sonam" w:date="2019-11-27T17:01:00Z">
              <w:r w:rsidRPr="00064254" w:rsidDel="00364A8E">
                <w:rPr>
                  <w:rFonts w:ascii="Calibri" w:eastAsiaTheme="minorHAnsi" w:hAnsi="Calibri" w:cstheme="minorBidi"/>
                  <w:bCs w:val="0"/>
                  <w:color w:val="auto"/>
                  <w:szCs w:val="22"/>
                  <w:lang w:val="en-US"/>
                </w:rPr>
                <w:delText>1.3</w:delText>
              </w:r>
            </w:del>
          </w:p>
        </w:tc>
        <w:tc>
          <w:tcPr>
            <w:tcW w:w="1370" w:type="dxa"/>
          </w:tcPr>
          <w:p w14:paraId="3F561649" w14:textId="3491E63B" w:rsidR="008F77D7" w:rsidRPr="00064254" w:rsidDel="00364A8E" w:rsidRDefault="008F77D7" w:rsidP="00BE2A0E">
            <w:pPr>
              <w:pStyle w:val="TableText"/>
              <w:ind w:left="0"/>
              <w:rPr>
                <w:del w:id="1215" w:author="Fnu, Sonam" w:date="2019-11-27T17:01:00Z"/>
                <w:rFonts w:ascii="Calibri" w:eastAsiaTheme="minorHAnsi" w:hAnsi="Calibri" w:cstheme="minorBidi"/>
                <w:bCs w:val="0"/>
                <w:color w:val="auto"/>
                <w:szCs w:val="22"/>
                <w:lang w:val="en-US"/>
              </w:rPr>
            </w:pPr>
            <w:del w:id="1216" w:author="Fnu, Sonam" w:date="2019-11-27T17:01:00Z">
              <w:r w:rsidRPr="00064254" w:rsidDel="00364A8E">
                <w:rPr>
                  <w:rFonts w:ascii="Calibri" w:eastAsiaTheme="minorHAnsi" w:hAnsi="Calibri" w:cstheme="minorBidi"/>
                  <w:bCs w:val="0"/>
                  <w:color w:val="auto"/>
                  <w:szCs w:val="22"/>
                  <w:lang w:val="en-US"/>
                </w:rPr>
                <w:delText>24/05/2018</w:delText>
              </w:r>
            </w:del>
          </w:p>
        </w:tc>
        <w:tc>
          <w:tcPr>
            <w:tcW w:w="1548" w:type="dxa"/>
          </w:tcPr>
          <w:p w14:paraId="64A1B2B4" w14:textId="405560B7" w:rsidR="008F77D7" w:rsidRPr="00064254" w:rsidDel="00364A8E" w:rsidRDefault="008F77D7" w:rsidP="00BE2A0E">
            <w:pPr>
              <w:pStyle w:val="TableText"/>
              <w:ind w:left="0"/>
              <w:rPr>
                <w:del w:id="1217" w:author="Fnu, Sonam" w:date="2019-11-27T17:01:00Z"/>
                <w:rFonts w:ascii="Calibri" w:eastAsiaTheme="minorHAnsi" w:hAnsi="Calibri" w:cstheme="minorBidi"/>
                <w:bCs w:val="0"/>
                <w:color w:val="auto"/>
                <w:szCs w:val="22"/>
                <w:lang w:val="en-US"/>
              </w:rPr>
            </w:pPr>
            <w:del w:id="1218" w:author="Fnu, Sonam" w:date="2019-11-27T17:01:00Z">
              <w:r w:rsidRPr="00064254" w:rsidDel="00364A8E">
                <w:rPr>
                  <w:rFonts w:ascii="Calibri" w:eastAsiaTheme="minorHAnsi" w:hAnsi="Calibri" w:cstheme="minorBidi"/>
                  <w:bCs w:val="0"/>
                  <w:color w:val="auto"/>
                  <w:szCs w:val="22"/>
                  <w:lang w:val="en-US"/>
                </w:rPr>
                <w:delText>Mayada Hafez</w:delText>
              </w:r>
            </w:del>
          </w:p>
        </w:tc>
        <w:tc>
          <w:tcPr>
            <w:tcW w:w="1461" w:type="dxa"/>
          </w:tcPr>
          <w:p w14:paraId="2A518878" w14:textId="266C2B31" w:rsidR="008F77D7" w:rsidRPr="00064254" w:rsidDel="00364A8E" w:rsidRDefault="008F77D7" w:rsidP="00BE2A0E">
            <w:pPr>
              <w:pStyle w:val="TableText"/>
              <w:ind w:left="0"/>
              <w:rPr>
                <w:del w:id="1219" w:author="Fnu, Sonam" w:date="2019-11-27T17:01:00Z"/>
                <w:rFonts w:ascii="Calibri" w:eastAsiaTheme="minorHAnsi" w:hAnsi="Calibri" w:cstheme="minorBidi"/>
                <w:bCs w:val="0"/>
                <w:color w:val="auto"/>
                <w:szCs w:val="22"/>
                <w:lang w:val="en-US"/>
              </w:rPr>
            </w:pPr>
          </w:p>
        </w:tc>
        <w:tc>
          <w:tcPr>
            <w:tcW w:w="1461" w:type="dxa"/>
          </w:tcPr>
          <w:p w14:paraId="14ED3EB6" w14:textId="1EC1C10F" w:rsidR="008F77D7" w:rsidRPr="00064254" w:rsidDel="00364A8E" w:rsidRDefault="008F77D7" w:rsidP="00BE2A0E">
            <w:pPr>
              <w:pStyle w:val="TableText"/>
              <w:ind w:left="0"/>
              <w:rPr>
                <w:del w:id="1220" w:author="Fnu, Sonam" w:date="2019-11-27T17:01:00Z"/>
                <w:rFonts w:ascii="Calibri" w:eastAsiaTheme="minorHAnsi" w:hAnsi="Calibri" w:cstheme="minorBidi"/>
                <w:bCs w:val="0"/>
                <w:color w:val="auto"/>
                <w:szCs w:val="22"/>
                <w:lang w:val="en-US"/>
              </w:rPr>
            </w:pPr>
          </w:p>
        </w:tc>
        <w:tc>
          <w:tcPr>
            <w:tcW w:w="2824" w:type="dxa"/>
          </w:tcPr>
          <w:p w14:paraId="6C8B7ACC" w14:textId="58306861" w:rsidR="008F77D7" w:rsidRPr="00064254" w:rsidDel="00364A8E" w:rsidRDefault="008F77D7" w:rsidP="00BE2A0E">
            <w:pPr>
              <w:pStyle w:val="TableText"/>
              <w:ind w:left="0"/>
              <w:rPr>
                <w:del w:id="1221" w:author="Fnu, Sonam" w:date="2019-11-27T17:01:00Z"/>
                <w:rFonts w:ascii="Calibri" w:eastAsiaTheme="minorHAnsi" w:hAnsi="Calibri" w:cstheme="minorBidi"/>
                <w:bCs w:val="0"/>
                <w:color w:val="auto"/>
                <w:szCs w:val="22"/>
                <w:lang w:val="en-US"/>
              </w:rPr>
            </w:pPr>
            <w:del w:id="1222" w:author="Fnu, Sonam" w:date="2019-11-27T17:01:00Z">
              <w:r w:rsidRPr="00064254" w:rsidDel="00364A8E">
                <w:rPr>
                  <w:rFonts w:ascii="Calibri" w:eastAsiaTheme="minorHAnsi" w:hAnsi="Calibri" w:cstheme="minorBidi"/>
                  <w:bCs w:val="0"/>
                  <w:color w:val="auto"/>
                  <w:szCs w:val="22"/>
                  <w:lang w:val="en-US"/>
                </w:rPr>
                <w:delText xml:space="preserve">Corporate recipient change </w:delText>
              </w:r>
            </w:del>
          </w:p>
        </w:tc>
      </w:tr>
      <w:tr w:rsidR="002A0E5E" w:rsidRPr="00012DAF" w:rsidDel="00364A8E" w14:paraId="5B611C9C" w14:textId="761316AF" w:rsidTr="00C711C6">
        <w:trPr>
          <w:del w:id="1223" w:author="Fnu, Sonam" w:date="2019-11-27T17:01:00Z"/>
        </w:trPr>
        <w:tc>
          <w:tcPr>
            <w:tcW w:w="627" w:type="dxa"/>
          </w:tcPr>
          <w:p w14:paraId="02AE0C37" w14:textId="4C64304B" w:rsidR="002A0E5E" w:rsidRPr="00064254" w:rsidDel="00364A8E" w:rsidRDefault="002A0E5E" w:rsidP="00BE2A0E">
            <w:pPr>
              <w:pStyle w:val="TableText"/>
              <w:ind w:left="0"/>
              <w:rPr>
                <w:del w:id="1224" w:author="Fnu, Sonam" w:date="2019-11-27T17:01:00Z"/>
                <w:rFonts w:ascii="Calibri" w:eastAsiaTheme="minorHAnsi" w:hAnsi="Calibri" w:cstheme="minorBidi"/>
                <w:bCs w:val="0"/>
                <w:color w:val="auto"/>
                <w:szCs w:val="22"/>
                <w:lang w:val="en-US"/>
              </w:rPr>
            </w:pPr>
            <w:del w:id="1225" w:author="Fnu, Sonam" w:date="2019-11-27T17:01:00Z">
              <w:r w:rsidRPr="00064254" w:rsidDel="00364A8E">
                <w:rPr>
                  <w:rFonts w:ascii="Calibri" w:eastAsiaTheme="minorHAnsi" w:hAnsi="Calibri" w:cstheme="minorBidi"/>
                  <w:bCs w:val="0"/>
                  <w:color w:val="auto"/>
                  <w:szCs w:val="22"/>
                  <w:lang w:val="en-US"/>
                </w:rPr>
                <w:delText>6</w:delText>
              </w:r>
            </w:del>
          </w:p>
        </w:tc>
        <w:tc>
          <w:tcPr>
            <w:tcW w:w="695" w:type="dxa"/>
          </w:tcPr>
          <w:p w14:paraId="6A1745E3" w14:textId="487C66DA" w:rsidR="002A0E5E" w:rsidRPr="00064254" w:rsidDel="00364A8E" w:rsidRDefault="002A0E5E" w:rsidP="00BE2A0E">
            <w:pPr>
              <w:pStyle w:val="TableText"/>
              <w:ind w:left="0"/>
              <w:rPr>
                <w:del w:id="1226" w:author="Fnu, Sonam" w:date="2019-11-27T17:01:00Z"/>
                <w:rFonts w:ascii="Calibri" w:eastAsiaTheme="minorHAnsi" w:hAnsi="Calibri" w:cstheme="minorBidi"/>
                <w:bCs w:val="0"/>
                <w:color w:val="auto"/>
                <w:szCs w:val="22"/>
                <w:lang w:val="en-US"/>
              </w:rPr>
            </w:pPr>
            <w:del w:id="1227" w:author="Fnu, Sonam" w:date="2019-11-27T17:01:00Z">
              <w:r w:rsidRPr="00064254" w:rsidDel="00364A8E">
                <w:rPr>
                  <w:rFonts w:ascii="Calibri" w:eastAsiaTheme="minorHAnsi" w:hAnsi="Calibri" w:cstheme="minorBidi"/>
                  <w:bCs w:val="0"/>
                  <w:color w:val="auto"/>
                  <w:szCs w:val="22"/>
                  <w:lang w:val="en-US"/>
                </w:rPr>
                <w:delText>1.4</w:delText>
              </w:r>
            </w:del>
          </w:p>
        </w:tc>
        <w:tc>
          <w:tcPr>
            <w:tcW w:w="1370" w:type="dxa"/>
          </w:tcPr>
          <w:p w14:paraId="19E10BBD" w14:textId="1A1871DF" w:rsidR="002A0E5E" w:rsidRPr="00064254" w:rsidDel="00364A8E" w:rsidRDefault="002A0E5E" w:rsidP="00BE2A0E">
            <w:pPr>
              <w:pStyle w:val="TableText"/>
              <w:ind w:left="0"/>
              <w:rPr>
                <w:del w:id="1228" w:author="Fnu, Sonam" w:date="2019-11-27T17:01:00Z"/>
                <w:rFonts w:ascii="Calibri" w:eastAsiaTheme="minorHAnsi" w:hAnsi="Calibri" w:cstheme="minorBidi"/>
                <w:bCs w:val="0"/>
                <w:color w:val="auto"/>
                <w:szCs w:val="22"/>
                <w:lang w:val="en-US"/>
              </w:rPr>
            </w:pPr>
            <w:del w:id="1229" w:author="Fnu, Sonam" w:date="2019-11-27T17:01:00Z">
              <w:r w:rsidRPr="00064254" w:rsidDel="00364A8E">
                <w:rPr>
                  <w:rFonts w:ascii="Calibri" w:eastAsiaTheme="minorHAnsi" w:hAnsi="Calibri" w:cstheme="minorBidi"/>
                  <w:bCs w:val="0"/>
                  <w:color w:val="auto"/>
                  <w:szCs w:val="22"/>
                  <w:lang w:val="en-US"/>
                </w:rPr>
                <w:delText>03/06/2018</w:delText>
              </w:r>
            </w:del>
          </w:p>
        </w:tc>
        <w:tc>
          <w:tcPr>
            <w:tcW w:w="1548" w:type="dxa"/>
          </w:tcPr>
          <w:p w14:paraId="698C1CF6" w14:textId="2CF1D510" w:rsidR="002A0E5E" w:rsidRPr="00064254" w:rsidDel="00364A8E" w:rsidRDefault="002A0E5E" w:rsidP="00BE2A0E">
            <w:pPr>
              <w:pStyle w:val="TableText"/>
              <w:ind w:left="0"/>
              <w:rPr>
                <w:del w:id="1230" w:author="Fnu, Sonam" w:date="2019-11-27T17:01:00Z"/>
                <w:rFonts w:ascii="Calibri" w:eastAsiaTheme="minorHAnsi" w:hAnsi="Calibri" w:cstheme="minorBidi"/>
                <w:bCs w:val="0"/>
                <w:color w:val="auto"/>
                <w:szCs w:val="22"/>
                <w:lang w:val="en-US"/>
              </w:rPr>
            </w:pPr>
            <w:del w:id="1231" w:author="Fnu, Sonam" w:date="2019-11-27T17:01:00Z">
              <w:r w:rsidRPr="00064254" w:rsidDel="00364A8E">
                <w:rPr>
                  <w:rFonts w:ascii="Calibri" w:eastAsiaTheme="minorHAnsi" w:hAnsi="Calibri" w:cstheme="minorBidi"/>
                  <w:bCs w:val="0"/>
                  <w:color w:val="auto"/>
                  <w:szCs w:val="22"/>
                  <w:lang w:val="en-US"/>
                </w:rPr>
                <w:delText>Mayada Hafez</w:delText>
              </w:r>
            </w:del>
          </w:p>
        </w:tc>
        <w:tc>
          <w:tcPr>
            <w:tcW w:w="1461" w:type="dxa"/>
          </w:tcPr>
          <w:p w14:paraId="3F3FF843" w14:textId="54879B8E" w:rsidR="002A0E5E" w:rsidRPr="00064254" w:rsidDel="00364A8E" w:rsidRDefault="002A0E5E" w:rsidP="00BE2A0E">
            <w:pPr>
              <w:pStyle w:val="TableText"/>
              <w:ind w:left="0"/>
              <w:rPr>
                <w:del w:id="1232" w:author="Fnu, Sonam" w:date="2019-11-27T17:01:00Z"/>
                <w:rFonts w:ascii="Calibri" w:eastAsiaTheme="minorHAnsi" w:hAnsi="Calibri" w:cstheme="minorBidi"/>
                <w:bCs w:val="0"/>
                <w:color w:val="auto"/>
                <w:szCs w:val="22"/>
                <w:lang w:val="en-US"/>
              </w:rPr>
            </w:pPr>
          </w:p>
        </w:tc>
        <w:tc>
          <w:tcPr>
            <w:tcW w:w="1461" w:type="dxa"/>
          </w:tcPr>
          <w:p w14:paraId="1423F597" w14:textId="71678122" w:rsidR="002A0E5E" w:rsidRPr="00064254" w:rsidDel="00364A8E" w:rsidRDefault="002A0E5E" w:rsidP="00BE2A0E">
            <w:pPr>
              <w:pStyle w:val="TableText"/>
              <w:ind w:left="0"/>
              <w:rPr>
                <w:del w:id="1233" w:author="Fnu, Sonam" w:date="2019-11-27T17:01:00Z"/>
                <w:rFonts w:ascii="Calibri" w:eastAsiaTheme="minorHAnsi" w:hAnsi="Calibri" w:cstheme="minorBidi"/>
                <w:bCs w:val="0"/>
                <w:color w:val="auto"/>
                <w:szCs w:val="22"/>
                <w:lang w:val="en-US"/>
              </w:rPr>
            </w:pPr>
          </w:p>
        </w:tc>
        <w:tc>
          <w:tcPr>
            <w:tcW w:w="2824" w:type="dxa"/>
          </w:tcPr>
          <w:p w14:paraId="1034393A" w14:textId="4FB58926" w:rsidR="002A0E5E" w:rsidRPr="00064254" w:rsidDel="00364A8E" w:rsidRDefault="002A0E5E" w:rsidP="00BE2A0E">
            <w:pPr>
              <w:pStyle w:val="TableText"/>
              <w:ind w:left="0"/>
              <w:rPr>
                <w:del w:id="1234" w:author="Fnu, Sonam" w:date="2019-11-27T17:01:00Z"/>
                <w:rFonts w:ascii="Calibri" w:eastAsiaTheme="minorHAnsi" w:hAnsi="Calibri" w:cstheme="minorBidi"/>
                <w:bCs w:val="0"/>
                <w:color w:val="auto"/>
                <w:szCs w:val="22"/>
                <w:lang w:val="en-US"/>
              </w:rPr>
            </w:pPr>
            <w:del w:id="1235" w:author="Fnu, Sonam" w:date="2019-11-27T17:01:00Z">
              <w:r w:rsidRPr="00064254" w:rsidDel="00364A8E">
                <w:rPr>
                  <w:rFonts w:ascii="Calibri" w:eastAsiaTheme="minorHAnsi" w:hAnsi="Calibri" w:cstheme="minorBidi"/>
                  <w:bCs w:val="0"/>
                  <w:color w:val="auto"/>
                  <w:szCs w:val="22"/>
                  <w:lang w:val="en-US"/>
                </w:rPr>
                <w:delText>Islam comment to :</w:delText>
              </w:r>
            </w:del>
          </w:p>
          <w:p w14:paraId="04B63BCE" w14:textId="0484F7DE" w:rsidR="002A0E5E" w:rsidRPr="00064254" w:rsidDel="00364A8E" w:rsidRDefault="002A0E5E" w:rsidP="002A0E5E">
            <w:pPr>
              <w:spacing w:after="0" w:line="240" w:lineRule="auto"/>
              <w:rPr>
                <w:del w:id="1236" w:author="Fnu, Sonam" w:date="2019-11-27T17:01:00Z"/>
                <w:rFonts w:ascii="Calibri" w:eastAsia="Times New Roman" w:hAnsi="Calibri" w:cs="Tahoma"/>
                <w:color w:val="000000"/>
                <w:sz w:val="20"/>
                <w:szCs w:val="20"/>
              </w:rPr>
            </w:pPr>
            <w:del w:id="1237" w:author="Fnu, Sonam" w:date="2019-11-27T17:01:00Z">
              <w:r w:rsidRPr="00064254" w:rsidDel="00364A8E">
                <w:rPr>
                  <w:rFonts w:ascii="Calibri" w:eastAsia="Times New Roman" w:hAnsi="Calibri" w:cs="Tahoma"/>
                  <w:color w:val="000000"/>
                  <w:sz w:val="20"/>
                  <w:szCs w:val="20"/>
                </w:rPr>
                <w:delText>classify the notification categories to be  :</w:delText>
              </w:r>
            </w:del>
          </w:p>
          <w:p w14:paraId="5E20EDFB" w14:textId="7C25AE41" w:rsidR="002A0E5E" w:rsidRPr="00064254" w:rsidDel="00364A8E" w:rsidRDefault="002A0E5E" w:rsidP="002A0E5E">
            <w:pPr>
              <w:spacing w:after="0" w:line="240" w:lineRule="auto"/>
              <w:rPr>
                <w:del w:id="1238" w:author="Fnu, Sonam" w:date="2019-11-27T17:01:00Z"/>
                <w:rFonts w:ascii="Calibri" w:eastAsia="Times New Roman" w:hAnsi="Calibri" w:cs="Tahoma"/>
                <w:color w:val="000000"/>
                <w:sz w:val="20"/>
                <w:szCs w:val="20"/>
              </w:rPr>
            </w:pPr>
          </w:p>
          <w:p w14:paraId="30568D1A" w14:textId="34873909" w:rsidR="002A0E5E" w:rsidRPr="00064254" w:rsidDel="00364A8E" w:rsidRDefault="002A0E5E" w:rsidP="002A0E5E">
            <w:pPr>
              <w:spacing w:after="0" w:line="240" w:lineRule="auto"/>
              <w:rPr>
                <w:del w:id="1239" w:author="Fnu, Sonam" w:date="2019-11-27T17:01:00Z"/>
                <w:rFonts w:ascii="Calibri" w:eastAsia="Times New Roman" w:hAnsi="Calibri" w:cs="Tahoma"/>
                <w:color w:val="000000"/>
                <w:sz w:val="20"/>
                <w:szCs w:val="20"/>
              </w:rPr>
            </w:pPr>
            <w:del w:id="1240" w:author="Fnu, Sonam" w:date="2019-11-27T17:01:00Z">
              <w:r w:rsidRPr="00064254" w:rsidDel="00364A8E">
                <w:rPr>
                  <w:rFonts w:ascii="Calibri" w:eastAsia="Times New Roman" w:hAnsi="Calibri" w:cs="Tahoma"/>
                  <w:color w:val="000000"/>
                  <w:sz w:val="20"/>
                  <w:szCs w:val="20"/>
                </w:rPr>
                <w:delText>- Account Related / SMS- Contact ( integration)</w:delText>
              </w:r>
            </w:del>
          </w:p>
          <w:p w14:paraId="036FECE6" w14:textId="59D934B8" w:rsidR="002A0E5E" w:rsidRPr="00064254" w:rsidDel="00364A8E" w:rsidRDefault="002A0E5E" w:rsidP="002A0E5E">
            <w:pPr>
              <w:spacing w:after="0" w:line="240" w:lineRule="auto"/>
              <w:rPr>
                <w:del w:id="1241" w:author="Fnu, Sonam" w:date="2019-11-27T17:01:00Z"/>
                <w:rFonts w:ascii="Calibri" w:eastAsia="Times New Roman" w:hAnsi="Calibri" w:cs="Tahoma"/>
                <w:color w:val="000000"/>
                <w:sz w:val="20"/>
                <w:szCs w:val="20"/>
              </w:rPr>
            </w:pPr>
            <w:del w:id="1242" w:author="Fnu, Sonam" w:date="2019-11-27T17:01:00Z">
              <w:r w:rsidRPr="00064254" w:rsidDel="00364A8E">
                <w:rPr>
                  <w:rFonts w:ascii="Calibri" w:eastAsia="Times New Roman" w:hAnsi="Calibri" w:cs="Tahoma"/>
                  <w:color w:val="000000"/>
                  <w:sz w:val="20"/>
                  <w:szCs w:val="20"/>
                </w:rPr>
                <w:delText>- Channel Activities (NET- Mobile -  ...</w:delText>
              </w:r>
            </w:del>
            <w:ins w:id="1243" w:author="mayada samir" w:date="2019-02-23T16:06:00Z">
              <w:del w:id="1244" w:author="Fnu, Sonam" w:date="2019-11-27T17:01:00Z">
                <w:r w:rsidR="003B7FEF" w:rsidDel="00364A8E">
                  <w:rPr>
                    <w:rFonts w:ascii="Calibri" w:eastAsia="Times New Roman" w:hAnsi="Calibri" w:cs="Tahoma"/>
                    <w:color w:val="000000"/>
                    <w:sz w:val="20"/>
                    <w:szCs w:val="20"/>
                  </w:rPr>
                  <w:delText>…</w:delText>
                </w:r>
              </w:del>
            </w:ins>
            <w:del w:id="1245" w:author="Fnu, Sonam" w:date="2019-11-27T17:01:00Z">
              <w:r w:rsidRPr="00064254" w:rsidDel="00364A8E">
                <w:rPr>
                  <w:rFonts w:ascii="Calibri" w:eastAsia="Times New Roman" w:hAnsi="Calibri" w:cs="Tahoma"/>
                  <w:color w:val="000000"/>
                  <w:sz w:val="20"/>
                  <w:szCs w:val="20"/>
                </w:rPr>
                <w:delText>)</w:delText>
              </w:r>
            </w:del>
          </w:p>
          <w:p w14:paraId="77DFEDD9" w14:textId="2BC93B60" w:rsidR="002A0E5E" w:rsidRPr="00064254" w:rsidDel="00364A8E" w:rsidRDefault="002A0E5E" w:rsidP="002A0E5E">
            <w:pPr>
              <w:spacing w:after="0" w:line="240" w:lineRule="auto"/>
              <w:rPr>
                <w:del w:id="1246" w:author="Fnu, Sonam" w:date="2019-11-27T17:01:00Z"/>
                <w:rFonts w:ascii="Calibri" w:eastAsia="Times New Roman" w:hAnsi="Calibri" w:cs="Tahoma"/>
                <w:color w:val="000000"/>
                <w:sz w:val="20"/>
                <w:szCs w:val="20"/>
              </w:rPr>
            </w:pPr>
            <w:del w:id="1247" w:author="Fnu, Sonam" w:date="2019-11-27T17:01:00Z">
              <w:r w:rsidRPr="00064254" w:rsidDel="00364A8E">
                <w:rPr>
                  <w:rFonts w:ascii="Calibri" w:eastAsia="Times New Roman" w:hAnsi="Calibri" w:cs="Tahoma"/>
                  <w:color w:val="000000"/>
                  <w:sz w:val="20"/>
                  <w:szCs w:val="20"/>
                </w:rPr>
                <w:delText>- Security / Sensitive notification </w:delText>
              </w:r>
            </w:del>
          </w:p>
          <w:p w14:paraId="42914DC3" w14:textId="61F7AF75" w:rsidR="002A0E5E" w:rsidRPr="00064254" w:rsidDel="00364A8E" w:rsidRDefault="002A0E5E" w:rsidP="00BE2A0E">
            <w:pPr>
              <w:pStyle w:val="TableText"/>
              <w:ind w:left="0"/>
              <w:rPr>
                <w:del w:id="1248" w:author="Fnu, Sonam" w:date="2019-11-27T17:01:00Z"/>
                <w:rFonts w:ascii="Calibri" w:eastAsiaTheme="minorHAnsi" w:hAnsi="Calibri" w:cstheme="minorBidi"/>
                <w:bCs w:val="0"/>
                <w:color w:val="auto"/>
                <w:szCs w:val="22"/>
                <w:lang w:val="en-US"/>
              </w:rPr>
            </w:pPr>
          </w:p>
        </w:tc>
      </w:tr>
      <w:tr w:rsidR="00DC4495" w:rsidRPr="00012DAF" w:rsidDel="00364A8E" w14:paraId="2B742B0F" w14:textId="69986B65" w:rsidTr="00C711C6">
        <w:trPr>
          <w:del w:id="1249" w:author="Fnu, Sonam" w:date="2019-11-27T17:01:00Z"/>
        </w:trPr>
        <w:tc>
          <w:tcPr>
            <w:tcW w:w="627" w:type="dxa"/>
          </w:tcPr>
          <w:p w14:paraId="708BC70D" w14:textId="5D142FAA" w:rsidR="00DC4495" w:rsidRPr="00012DAF" w:rsidDel="00364A8E" w:rsidRDefault="00DC4495" w:rsidP="00BE2A0E">
            <w:pPr>
              <w:pStyle w:val="TableText"/>
              <w:ind w:left="0"/>
              <w:rPr>
                <w:del w:id="1250" w:author="Fnu, Sonam" w:date="2019-11-27T17:01:00Z"/>
                <w:rFonts w:ascii="Calibri" w:eastAsiaTheme="minorHAnsi" w:hAnsi="Calibri" w:cstheme="minorBidi"/>
                <w:bCs w:val="0"/>
                <w:color w:val="auto"/>
                <w:szCs w:val="22"/>
                <w:lang w:val="en-US"/>
              </w:rPr>
            </w:pPr>
            <w:del w:id="1251" w:author="Fnu, Sonam" w:date="2019-11-27T17:01:00Z">
              <w:r w:rsidDel="00364A8E">
                <w:rPr>
                  <w:rFonts w:ascii="Calibri" w:eastAsiaTheme="minorHAnsi" w:hAnsi="Calibri" w:cstheme="minorBidi"/>
                  <w:bCs w:val="0"/>
                  <w:color w:val="auto"/>
                  <w:szCs w:val="22"/>
                  <w:lang w:val="en-US"/>
                </w:rPr>
                <w:delText>6</w:delText>
              </w:r>
            </w:del>
          </w:p>
        </w:tc>
        <w:tc>
          <w:tcPr>
            <w:tcW w:w="695" w:type="dxa"/>
          </w:tcPr>
          <w:p w14:paraId="3D6020B4" w14:textId="6A756D7D" w:rsidR="00DC4495" w:rsidRPr="00012DAF" w:rsidDel="00364A8E" w:rsidRDefault="00DC4495" w:rsidP="00BE2A0E">
            <w:pPr>
              <w:pStyle w:val="TableText"/>
              <w:ind w:left="0"/>
              <w:rPr>
                <w:del w:id="1252" w:author="Fnu, Sonam" w:date="2019-11-27T17:01:00Z"/>
                <w:rFonts w:ascii="Calibri" w:eastAsiaTheme="minorHAnsi" w:hAnsi="Calibri" w:cstheme="minorBidi"/>
                <w:bCs w:val="0"/>
                <w:color w:val="auto"/>
                <w:szCs w:val="22"/>
                <w:lang w:val="en-US"/>
              </w:rPr>
            </w:pPr>
            <w:del w:id="1253" w:author="Fnu, Sonam" w:date="2019-11-27T17:01:00Z">
              <w:r w:rsidDel="00364A8E">
                <w:rPr>
                  <w:rFonts w:ascii="Calibri" w:eastAsiaTheme="minorHAnsi" w:hAnsi="Calibri" w:cstheme="minorBidi"/>
                  <w:bCs w:val="0"/>
                  <w:color w:val="auto"/>
                  <w:szCs w:val="22"/>
                  <w:lang w:val="en-US"/>
                </w:rPr>
                <w:delText>1.5</w:delText>
              </w:r>
            </w:del>
          </w:p>
        </w:tc>
        <w:tc>
          <w:tcPr>
            <w:tcW w:w="1370" w:type="dxa"/>
          </w:tcPr>
          <w:p w14:paraId="2BD37148" w14:textId="35F6415B" w:rsidR="00DC4495" w:rsidRPr="00012DAF" w:rsidDel="00364A8E" w:rsidRDefault="00DC4495" w:rsidP="00BE2A0E">
            <w:pPr>
              <w:pStyle w:val="TableText"/>
              <w:ind w:left="0"/>
              <w:rPr>
                <w:del w:id="1254" w:author="Fnu, Sonam" w:date="2019-11-27T17:01:00Z"/>
                <w:rFonts w:ascii="Calibri" w:eastAsiaTheme="minorHAnsi" w:hAnsi="Calibri" w:cstheme="minorBidi"/>
                <w:bCs w:val="0"/>
                <w:color w:val="auto"/>
                <w:szCs w:val="22"/>
                <w:lang w:val="en-US"/>
              </w:rPr>
            </w:pPr>
            <w:del w:id="1255" w:author="Fnu, Sonam" w:date="2019-11-27T17:01:00Z">
              <w:r w:rsidDel="00364A8E">
                <w:rPr>
                  <w:rFonts w:ascii="Calibri" w:eastAsiaTheme="minorHAnsi" w:hAnsi="Calibri" w:cstheme="minorBidi"/>
                  <w:bCs w:val="0"/>
                  <w:color w:val="auto"/>
                  <w:szCs w:val="22"/>
                  <w:lang w:val="en-US"/>
                </w:rPr>
                <w:delText>20/12/2018</w:delText>
              </w:r>
            </w:del>
          </w:p>
        </w:tc>
        <w:tc>
          <w:tcPr>
            <w:tcW w:w="1548" w:type="dxa"/>
          </w:tcPr>
          <w:p w14:paraId="69ADB377" w14:textId="43361DF2" w:rsidR="00DC4495" w:rsidRPr="00012DAF" w:rsidDel="00364A8E" w:rsidRDefault="00DC4495" w:rsidP="00BE2A0E">
            <w:pPr>
              <w:pStyle w:val="TableText"/>
              <w:ind w:left="0"/>
              <w:rPr>
                <w:del w:id="1256" w:author="Fnu, Sonam" w:date="2019-11-27T17:01:00Z"/>
                <w:rFonts w:ascii="Calibri" w:eastAsiaTheme="minorHAnsi" w:hAnsi="Calibri" w:cstheme="minorBidi"/>
                <w:bCs w:val="0"/>
                <w:color w:val="auto"/>
                <w:szCs w:val="22"/>
                <w:lang w:val="en-US"/>
              </w:rPr>
            </w:pPr>
            <w:del w:id="1257" w:author="Fnu, Sonam" w:date="2019-11-27T17:01:00Z">
              <w:r w:rsidDel="00364A8E">
                <w:rPr>
                  <w:rFonts w:ascii="Calibri" w:eastAsiaTheme="minorHAnsi" w:hAnsi="Calibri" w:cstheme="minorBidi"/>
                  <w:bCs w:val="0"/>
                  <w:color w:val="auto"/>
                  <w:szCs w:val="22"/>
                  <w:lang w:val="en-US"/>
                </w:rPr>
                <w:delText>Mayada Hafez</w:delText>
              </w:r>
            </w:del>
          </w:p>
        </w:tc>
        <w:tc>
          <w:tcPr>
            <w:tcW w:w="1461" w:type="dxa"/>
          </w:tcPr>
          <w:p w14:paraId="01E969B5" w14:textId="076B106D" w:rsidR="00DC4495" w:rsidDel="00364A8E" w:rsidRDefault="00DC4495" w:rsidP="00BE2A0E">
            <w:pPr>
              <w:pStyle w:val="TableText"/>
              <w:ind w:left="0"/>
              <w:rPr>
                <w:del w:id="1258" w:author="Fnu, Sonam" w:date="2019-11-27T17:01:00Z"/>
                <w:rFonts w:ascii="Calibri" w:eastAsiaTheme="minorHAnsi" w:hAnsi="Calibri" w:cstheme="minorBidi"/>
                <w:bCs w:val="0"/>
                <w:color w:val="auto"/>
                <w:szCs w:val="22"/>
                <w:lang w:val="en-US"/>
              </w:rPr>
            </w:pPr>
            <w:del w:id="1259" w:author="Fnu, Sonam" w:date="2019-11-27T17:01:00Z">
              <w:r w:rsidDel="00364A8E">
                <w:rPr>
                  <w:rFonts w:ascii="Calibri" w:eastAsiaTheme="minorHAnsi" w:hAnsi="Calibri" w:cstheme="minorBidi"/>
                  <w:bCs w:val="0"/>
                  <w:color w:val="auto"/>
                  <w:szCs w:val="22"/>
                  <w:lang w:val="en-US"/>
                </w:rPr>
                <w:delText xml:space="preserve">Marwa </w:delText>
              </w:r>
            </w:del>
          </w:p>
          <w:p w14:paraId="47CAD40A" w14:textId="0E27973F" w:rsidR="00DC4495" w:rsidRPr="00012DAF" w:rsidDel="00364A8E" w:rsidRDefault="00DC4495" w:rsidP="00BE2A0E">
            <w:pPr>
              <w:pStyle w:val="TableText"/>
              <w:ind w:left="0"/>
              <w:rPr>
                <w:del w:id="1260" w:author="Fnu, Sonam" w:date="2019-11-27T17:01:00Z"/>
                <w:rFonts w:ascii="Calibri" w:eastAsiaTheme="minorHAnsi" w:hAnsi="Calibri" w:cstheme="minorBidi"/>
                <w:bCs w:val="0"/>
                <w:color w:val="auto"/>
                <w:szCs w:val="22"/>
                <w:lang w:val="en-US"/>
              </w:rPr>
            </w:pPr>
            <w:del w:id="1261" w:author="Fnu, Sonam" w:date="2019-11-27T17:01:00Z">
              <w:r w:rsidDel="00364A8E">
                <w:rPr>
                  <w:rFonts w:ascii="Calibri" w:eastAsiaTheme="minorHAnsi" w:hAnsi="Calibri" w:cstheme="minorBidi"/>
                  <w:bCs w:val="0"/>
                  <w:color w:val="auto"/>
                  <w:szCs w:val="22"/>
                  <w:lang w:val="en-US"/>
                </w:rPr>
                <w:delText>Safaa</w:delText>
              </w:r>
            </w:del>
          </w:p>
        </w:tc>
        <w:tc>
          <w:tcPr>
            <w:tcW w:w="1461" w:type="dxa"/>
          </w:tcPr>
          <w:p w14:paraId="4B356E7B" w14:textId="1FE2068F" w:rsidR="00DC4495" w:rsidRPr="00012DAF" w:rsidDel="00364A8E" w:rsidRDefault="00DC4495" w:rsidP="00BE2A0E">
            <w:pPr>
              <w:pStyle w:val="TableText"/>
              <w:ind w:left="0"/>
              <w:rPr>
                <w:del w:id="1262" w:author="Fnu, Sonam" w:date="2019-11-27T17:01:00Z"/>
                <w:rFonts w:ascii="Calibri" w:eastAsiaTheme="minorHAnsi" w:hAnsi="Calibri" w:cstheme="minorBidi"/>
                <w:bCs w:val="0"/>
                <w:color w:val="auto"/>
                <w:szCs w:val="22"/>
                <w:lang w:val="en-US"/>
              </w:rPr>
            </w:pPr>
          </w:p>
        </w:tc>
        <w:tc>
          <w:tcPr>
            <w:tcW w:w="2824" w:type="dxa"/>
          </w:tcPr>
          <w:p w14:paraId="5BDC3F45" w14:textId="3D22580B" w:rsidR="00DC4495" w:rsidRPr="00012DAF" w:rsidDel="00364A8E" w:rsidRDefault="00DC4495" w:rsidP="00BE2A0E">
            <w:pPr>
              <w:pStyle w:val="TableText"/>
              <w:ind w:left="0"/>
              <w:rPr>
                <w:del w:id="1263" w:author="Fnu, Sonam" w:date="2019-11-27T17:01:00Z"/>
                <w:rFonts w:ascii="Calibri" w:eastAsiaTheme="minorHAnsi" w:hAnsi="Calibri" w:cstheme="minorBidi"/>
                <w:bCs w:val="0"/>
                <w:color w:val="auto"/>
                <w:szCs w:val="22"/>
                <w:lang w:val="en-US"/>
              </w:rPr>
            </w:pPr>
            <w:del w:id="1264" w:author="Fnu, Sonam" w:date="2019-11-27T17:01:00Z">
              <w:r w:rsidDel="00364A8E">
                <w:rPr>
                  <w:rFonts w:ascii="Calibri" w:eastAsiaTheme="minorHAnsi" w:hAnsi="Calibri" w:cstheme="minorBidi"/>
                  <w:bCs w:val="0"/>
                  <w:color w:val="auto"/>
                  <w:szCs w:val="22"/>
                  <w:lang w:val="en-US"/>
                </w:rPr>
                <w:delText xml:space="preserve">Add screens for Subscription workflow </w:delText>
              </w:r>
            </w:del>
          </w:p>
        </w:tc>
      </w:tr>
      <w:tr w:rsidR="00E82695" w:rsidRPr="00012DAF" w:rsidDel="00364A8E" w14:paraId="0C361D74" w14:textId="43368F71" w:rsidTr="00C711C6">
        <w:trPr>
          <w:del w:id="1265" w:author="Fnu, Sonam" w:date="2019-11-27T17:01:00Z"/>
        </w:trPr>
        <w:tc>
          <w:tcPr>
            <w:tcW w:w="627" w:type="dxa"/>
          </w:tcPr>
          <w:p w14:paraId="16572CFB" w14:textId="175CF3E3" w:rsidR="00E82695" w:rsidDel="00364A8E" w:rsidRDefault="00E82695" w:rsidP="00BE2A0E">
            <w:pPr>
              <w:pStyle w:val="TableText"/>
              <w:ind w:left="0"/>
              <w:rPr>
                <w:del w:id="1266" w:author="Fnu, Sonam" w:date="2019-11-27T17:01:00Z"/>
                <w:rFonts w:ascii="Calibri" w:eastAsiaTheme="minorHAnsi" w:hAnsi="Calibri" w:cstheme="minorBidi"/>
                <w:bCs w:val="0"/>
                <w:color w:val="auto"/>
                <w:szCs w:val="22"/>
                <w:lang w:val="en-US"/>
              </w:rPr>
            </w:pPr>
            <w:del w:id="1267" w:author="Fnu, Sonam" w:date="2019-11-27T17:01:00Z">
              <w:r w:rsidDel="00364A8E">
                <w:rPr>
                  <w:rFonts w:ascii="Calibri" w:eastAsiaTheme="minorHAnsi" w:hAnsi="Calibri" w:cstheme="minorBidi"/>
                  <w:bCs w:val="0"/>
                  <w:color w:val="auto"/>
                  <w:szCs w:val="22"/>
                  <w:lang w:val="en-US"/>
                </w:rPr>
                <w:delText>7</w:delText>
              </w:r>
            </w:del>
          </w:p>
        </w:tc>
        <w:tc>
          <w:tcPr>
            <w:tcW w:w="695" w:type="dxa"/>
          </w:tcPr>
          <w:p w14:paraId="29655607" w14:textId="6404F80C" w:rsidR="00E82695" w:rsidDel="00364A8E" w:rsidRDefault="00E82695" w:rsidP="00BE2A0E">
            <w:pPr>
              <w:pStyle w:val="TableText"/>
              <w:ind w:left="0"/>
              <w:rPr>
                <w:del w:id="1268" w:author="Fnu, Sonam" w:date="2019-11-27T17:01:00Z"/>
                <w:rFonts w:ascii="Calibri" w:eastAsiaTheme="minorHAnsi" w:hAnsi="Calibri" w:cstheme="minorBidi"/>
                <w:bCs w:val="0"/>
                <w:color w:val="auto"/>
                <w:szCs w:val="22"/>
                <w:lang w:val="en-US"/>
              </w:rPr>
            </w:pPr>
            <w:del w:id="1269" w:author="Fnu, Sonam" w:date="2019-11-27T17:01:00Z">
              <w:r w:rsidDel="00364A8E">
                <w:rPr>
                  <w:rFonts w:ascii="Calibri" w:eastAsiaTheme="minorHAnsi" w:hAnsi="Calibri" w:cstheme="minorBidi"/>
                  <w:bCs w:val="0"/>
                  <w:color w:val="auto"/>
                  <w:szCs w:val="22"/>
                  <w:lang w:val="en-US"/>
                </w:rPr>
                <w:delText>1.6</w:delText>
              </w:r>
            </w:del>
          </w:p>
        </w:tc>
        <w:tc>
          <w:tcPr>
            <w:tcW w:w="1370" w:type="dxa"/>
          </w:tcPr>
          <w:p w14:paraId="2FA210E7" w14:textId="2DACC11F" w:rsidR="00E82695" w:rsidDel="00364A8E" w:rsidRDefault="00E82695" w:rsidP="00BE2A0E">
            <w:pPr>
              <w:pStyle w:val="TableText"/>
              <w:ind w:left="0"/>
              <w:rPr>
                <w:del w:id="1270" w:author="Fnu, Sonam" w:date="2019-11-27T17:01:00Z"/>
                <w:rFonts w:ascii="Calibri" w:eastAsiaTheme="minorHAnsi" w:hAnsi="Calibri" w:cstheme="minorBidi"/>
                <w:bCs w:val="0"/>
                <w:color w:val="auto"/>
                <w:szCs w:val="22"/>
                <w:lang w:val="en-US"/>
              </w:rPr>
            </w:pPr>
            <w:del w:id="1271" w:author="Fnu, Sonam" w:date="2019-11-27T17:01:00Z">
              <w:r w:rsidDel="00364A8E">
                <w:rPr>
                  <w:rFonts w:ascii="Calibri" w:eastAsiaTheme="minorHAnsi" w:hAnsi="Calibri" w:cstheme="minorBidi"/>
                  <w:bCs w:val="0"/>
                  <w:color w:val="auto"/>
                  <w:szCs w:val="22"/>
                  <w:lang w:val="en-US"/>
                </w:rPr>
                <w:delText>30/22/2018</w:delText>
              </w:r>
            </w:del>
          </w:p>
        </w:tc>
        <w:tc>
          <w:tcPr>
            <w:tcW w:w="1548" w:type="dxa"/>
          </w:tcPr>
          <w:p w14:paraId="776F36E5" w14:textId="57799728" w:rsidR="00E82695" w:rsidDel="00364A8E" w:rsidRDefault="00E82695" w:rsidP="00BE2A0E">
            <w:pPr>
              <w:pStyle w:val="TableText"/>
              <w:ind w:left="0"/>
              <w:rPr>
                <w:del w:id="1272" w:author="Fnu, Sonam" w:date="2019-11-27T17:01:00Z"/>
                <w:rFonts w:ascii="Calibri" w:eastAsiaTheme="minorHAnsi" w:hAnsi="Calibri" w:cstheme="minorBidi"/>
                <w:bCs w:val="0"/>
                <w:color w:val="auto"/>
                <w:szCs w:val="22"/>
                <w:lang w:val="en-US"/>
              </w:rPr>
            </w:pPr>
            <w:del w:id="1273" w:author="Fnu, Sonam" w:date="2019-11-27T17:01:00Z">
              <w:r w:rsidDel="00364A8E">
                <w:rPr>
                  <w:rFonts w:ascii="Calibri" w:eastAsiaTheme="minorHAnsi" w:hAnsi="Calibri" w:cstheme="minorBidi"/>
                  <w:bCs w:val="0"/>
                  <w:color w:val="auto"/>
                  <w:szCs w:val="22"/>
                  <w:lang w:val="en-US"/>
                </w:rPr>
                <w:delText>Mayada Hafez</w:delText>
              </w:r>
            </w:del>
          </w:p>
        </w:tc>
        <w:tc>
          <w:tcPr>
            <w:tcW w:w="1461" w:type="dxa"/>
          </w:tcPr>
          <w:p w14:paraId="0099EC40" w14:textId="6EA8ABA6" w:rsidR="00E82695" w:rsidDel="00364A8E" w:rsidRDefault="00E82695" w:rsidP="00BE2A0E">
            <w:pPr>
              <w:pStyle w:val="TableText"/>
              <w:ind w:left="0"/>
              <w:rPr>
                <w:del w:id="1274" w:author="Fnu, Sonam" w:date="2019-11-27T17:01:00Z"/>
                <w:rFonts w:ascii="Calibri" w:eastAsiaTheme="minorHAnsi" w:hAnsi="Calibri" w:cstheme="minorBidi"/>
                <w:bCs w:val="0"/>
                <w:color w:val="auto"/>
                <w:szCs w:val="22"/>
                <w:lang w:val="en-US"/>
              </w:rPr>
            </w:pPr>
            <w:del w:id="1275" w:author="Fnu, Sonam" w:date="2019-11-27T17:01:00Z">
              <w:r w:rsidDel="00364A8E">
                <w:rPr>
                  <w:rFonts w:ascii="Calibri" w:eastAsiaTheme="minorHAnsi" w:hAnsi="Calibri" w:cstheme="minorBidi"/>
                  <w:bCs w:val="0"/>
                  <w:color w:val="auto"/>
                  <w:szCs w:val="22"/>
                  <w:lang w:val="en-US"/>
                </w:rPr>
                <w:delText>Marwa</w:delText>
              </w:r>
            </w:del>
          </w:p>
        </w:tc>
        <w:tc>
          <w:tcPr>
            <w:tcW w:w="1461" w:type="dxa"/>
          </w:tcPr>
          <w:p w14:paraId="2C090CDF" w14:textId="57CE0281" w:rsidR="00E82695" w:rsidRPr="00012DAF" w:rsidDel="00364A8E" w:rsidRDefault="00E82695" w:rsidP="00BE2A0E">
            <w:pPr>
              <w:pStyle w:val="TableText"/>
              <w:ind w:left="0"/>
              <w:rPr>
                <w:del w:id="1276" w:author="Fnu, Sonam" w:date="2019-11-27T17:01:00Z"/>
                <w:rFonts w:ascii="Calibri" w:eastAsiaTheme="minorHAnsi" w:hAnsi="Calibri" w:cstheme="minorBidi"/>
                <w:bCs w:val="0"/>
                <w:color w:val="auto"/>
                <w:szCs w:val="22"/>
                <w:lang w:val="en-US"/>
              </w:rPr>
            </w:pPr>
          </w:p>
        </w:tc>
        <w:tc>
          <w:tcPr>
            <w:tcW w:w="2824" w:type="dxa"/>
          </w:tcPr>
          <w:p w14:paraId="723F94A3" w14:textId="1542EACE" w:rsidR="00E82695" w:rsidDel="00364A8E" w:rsidRDefault="00E82695" w:rsidP="00BE2A0E">
            <w:pPr>
              <w:pStyle w:val="TableText"/>
              <w:ind w:left="0"/>
              <w:rPr>
                <w:del w:id="1277" w:author="Fnu, Sonam" w:date="2019-11-27T17:01:00Z"/>
                <w:rFonts w:ascii="Calibri" w:eastAsiaTheme="minorHAnsi" w:hAnsi="Calibri" w:cstheme="minorBidi"/>
                <w:bCs w:val="0"/>
                <w:color w:val="auto"/>
                <w:szCs w:val="22"/>
                <w:lang w:val="en-US"/>
              </w:rPr>
            </w:pPr>
            <w:del w:id="1278" w:author="Fnu, Sonam" w:date="2019-11-27T17:01:00Z">
              <w:r w:rsidDel="00364A8E">
                <w:rPr>
                  <w:rFonts w:ascii="Calibri" w:eastAsiaTheme="minorHAnsi" w:hAnsi="Calibri" w:cstheme="minorBidi"/>
                  <w:bCs w:val="0"/>
                  <w:color w:val="auto"/>
                  <w:szCs w:val="22"/>
                  <w:lang w:val="en-US"/>
                </w:rPr>
                <w:delText>Update DB table ‘</w:delText>
              </w:r>
              <w:r w:rsidRPr="00064254" w:rsidDel="00364A8E">
                <w:rPr>
                  <w:rFonts w:ascii="Calibri" w:eastAsiaTheme="minorHAnsi" w:hAnsi="Calibri" w:cstheme="minorBidi"/>
                  <w:bCs w:val="0"/>
                  <w:color w:val="auto"/>
                  <w:szCs w:val="22"/>
                  <w:lang w:val="en-US"/>
                </w:rPr>
                <w:delText>BANK_CEB_NOTIFICATION_TRAIL</w:delText>
              </w:r>
              <w:r w:rsidDel="00364A8E">
                <w:rPr>
                  <w:rFonts w:ascii="Calibri" w:eastAsiaTheme="minorHAnsi" w:hAnsi="Calibri" w:cstheme="minorBidi"/>
                  <w:bCs w:val="0"/>
                  <w:color w:val="auto"/>
                  <w:szCs w:val="22"/>
                  <w:lang w:val="en-US"/>
                </w:rPr>
                <w:delText>’ format</w:delText>
              </w:r>
            </w:del>
          </w:p>
        </w:tc>
      </w:tr>
      <w:tr w:rsidR="006A5FD1" w:rsidRPr="00012DAF" w:rsidDel="00364A8E" w14:paraId="4D1939D5" w14:textId="459A3C2D" w:rsidTr="00C711C6">
        <w:trPr>
          <w:del w:id="1279" w:author="Fnu, Sonam" w:date="2019-11-27T17:01:00Z"/>
        </w:trPr>
        <w:tc>
          <w:tcPr>
            <w:tcW w:w="627" w:type="dxa"/>
          </w:tcPr>
          <w:p w14:paraId="2638C53C" w14:textId="1F29BB25" w:rsidR="006A5FD1" w:rsidDel="00364A8E" w:rsidRDefault="006A5FD1" w:rsidP="00BE2A0E">
            <w:pPr>
              <w:pStyle w:val="TableText"/>
              <w:ind w:left="0"/>
              <w:rPr>
                <w:del w:id="1280" w:author="Fnu, Sonam" w:date="2019-11-27T17:01:00Z"/>
                <w:rFonts w:ascii="Calibri" w:eastAsiaTheme="minorHAnsi" w:hAnsi="Calibri" w:cstheme="minorBidi"/>
                <w:bCs w:val="0"/>
                <w:color w:val="auto"/>
                <w:szCs w:val="22"/>
                <w:lang w:val="en-US"/>
              </w:rPr>
            </w:pPr>
            <w:del w:id="1281" w:author="Fnu, Sonam" w:date="2019-11-27T17:01:00Z">
              <w:r w:rsidDel="00364A8E">
                <w:rPr>
                  <w:rFonts w:ascii="Calibri" w:eastAsiaTheme="minorHAnsi" w:hAnsi="Calibri" w:cstheme="minorBidi"/>
                  <w:bCs w:val="0"/>
                  <w:color w:val="auto"/>
                  <w:szCs w:val="22"/>
                  <w:lang w:val="en-US"/>
                </w:rPr>
                <w:delText>8</w:delText>
              </w:r>
            </w:del>
          </w:p>
        </w:tc>
        <w:tc>
          <w:tcPr>
            <w:tcW w:w="695" w:type="dxa"/>
          </w:tcPr>
          <w:p w14:paraId="6AF356A7" w14:textId="1EFD2CCC" w:rsidR="006A5FD1" w:rsidDel="00364A8E" w:rsidRDefault="006A5FD1" w:rsidP="00BE2A0E">
            <w:pPr>
              <w:pStyle w:val="TableText"/>
              <w:ind w:left="0"/>
              <w:rPr>
                <w:del w:id="1282" w:author="Fnu, Sonam" w:date="2019-11-27T17:01:00Z"/>
                <w:rFonts w:ascii="Calibri" w:eastAsiaTheme="minorHAnsi" w:hAnsi="Calibri" w:cstheme="minorBidi"/>
                <w:bCs w:val="0"/>
                <w:color w:val="auto"/>
                <w:szCs w:val="22"/>
                <w:lang w:val="en-US"/>
              </w:rPr>
            </w:pPr>
            <w:del w:id="1283" w:author="Fnu, Sonam" w:date="2019-11-27T17:01:00Z">
              <w:r w:rsidDel="00364A8E">
                <w:rPr>
                  <w:rFonts w:ascii="Calibri" w:eastAsiaTheme="minorHAnsi" w:hAnsi="Calibri" w:cstheme="minorBidi"/>
                  <w:bCs w:val="0"/>
                  <w:color w:val="auto"/>
                  <w:szCs w:val="22"/>
                  <w:lang w:val="en-US"/>
                </w:rPr>
                <w:delText>1.7</w:delText>
              </w:r>
            </w:del>
          </w:p>
        </w:tc>
        <w:tc>
          <w:tcPr>
            <w:tcW w:w="1370" w:type="dxa"/>
          </w:tcPr>
          <w:p w14:paraId="145025EE" w14:textId="71AC43FB" w:rsidR="006A5FD1" w:rsidDel="00364A8E" w:rsidRDefault="006A5FD1" w:rsidP="00BE2A0E">
            <w:pPr>
              <w:pStyle w:val="TableText"/>
              <w:ind w:left="0"/>
              <w:rPr>
                <w:del w:id="1284" w:author="Fnu, Sonam" w:date="2019-11-27T17:01:00Z"/>
                <w:rFonts w:ascii="Calibri" w:eastAsiaTheme="minorHAnsi" w:hAnsi="Calibri" w:cstheme="minorBidi"/>
                <w:bCs w:val="0"/>
                <w:color w:val="auto"/>
                <w:szCs w:val="22"/>
                <w:lang w:val="en-US"/>
              </w:rPr>
            </w:pPr>
            <w:del w:id="1285" w:author="Fnu, Sonam" w:date="2019-11-27T17:01:00Z">
              <w:r w:rsidDel="00364A8E">
                <w:rPr>
                  <w:rFonts w:ascii="Calibri" w:eastAsiaTheme="minorHAnsi" w:hAnsi="Calibri" w:cstheme="minorBidi"/>
                  <w:bCs w:val="0"/>
                  <w:color w:val="auto"/>
                  <w:szCs w:val="22"/>
                  <w:lang w:val="en-US"/>
                </w:rPr>
                <w:delText>31/12/2018</w:delText>
              </w:r>
            </w:del>
          </w:p>
        </w:tc>
        <w:tc>
          <w:tcPr>
            <w:tcW w:w="1548" w:type="dxa"/>
          </w:tcPr>
          <w:p w14:paraId="61CBC63E" w14:textId="78B8E506" w:rsidR="006A5FD1" w:rsidDel="00364A8E" w:rsidRDefault="006A5FD1" w:rsidP="00BE2A0E">
            <w:pPr>
              <w:pStyle w:val="TableText"/>
              <w:ind w:left="0"/>
              <w:rPr>
                <w:del w:id="1286" w:author="Fnu, Sonam" w:date="2019-11-27T17:01:00Z"/>
                <w:rFonts w:ascii="Calibri" w:eastAsiaTheme="minorHAnsi" w:hAnsi="Calibri" w:cstheme="minorBidi"/>
                <w:bCs w:val="0"/>
                <w:color w:val="auto"/>
                <w:szCs w:val="22"/>
                <w:lang w:val="en-US"/>
              </w:rPr>
            </w:pPr>
            <w:del w:id="1287" w:author="Fnu, Sonam" w:date="2019-11-27T17:01:00Z">
              <w:r w:rsidDel="00364A8E">
                <w:rPr>
                  <w:rFonts w:ascii="Calibri" w:eastAsiaTheme="minorHAnsi" w:hAnsi="Calibri" w:cstheme="minorBidi"/>
                  <w:bCs w:val="0"/>
                  <w:color w:val="auto"/>
                  <w:szCs w:val="22"/>
                  <w:lang w:val="en-US"/>
                </w:rPr>
                <w:delText>Mayada Hafez</w:delText>
              </w:r>
            </w:del>
          </w:p>
        </w:tc>
        <w:tc>
          <w:tcPr>
            <w:tcW w:w="1461" w:type="dxa"/>
          </w:tcPr>
          <w:p w14:paraId="61812DDC" w14:textId="6837064C" w:rsidR="006A5FD1" w:rsidDel="00364A8E" w:rsidRDefault="006A5FD1" w:rsidP="00BE2A0E">
            <w:pPr>
              <w:pStyle w:val="TableText"/>
              <w:ind w:left="0"/>
              <w:rPr>
                <w:del w:id="1288" w:author="Fnu, Sonam" w:date="2019-11-27T17:01:00Z"/>
                <w:rFonts w:ascii="Calibri" w:eastAsiaTheme="minorHAnsi" w:hAnsi="Calibri" w:cstheme="minorBidi"/>
                <w:bCs w:val="0"/>
                <w:color w:val="auto"/>
                <w:szCs w:val="22"/>
                <w:lang w:val="en-US"/>
              </w:rPr>
            </w:pPr>
          </w:p>
        </w:tc>
        <w:tc>
          <w:tcPr>
            <w:tcW w:w="1461" w:type="dxa"/>
          </w:tcPr>
          <w:p w14:paraId="33C93BFF" w14:textId="21F979D6" w:rsidR="006A5FD1" w:rsidRPr="00012DAF" w:rsidDel="00364A8E" w:rsidRDefault="006A5FD1" w:rsidP="00BE2A0E">
            <w:pPr>
              <w:pStyle w:val="TableText"/>
              <w:ind w:left="0"/>
              <w:rPr>
                <w:del w:id="1289" w:author="Fnu, Sonam" w:date="2019-11-27T17:01:00Z"/>
                <w:rFonts w:ascii="Calibri" w:eastAsiaTheme="minorHAnsi" w:hAnsi="Calibri" w:cstheme="minorBidi"/>
                <w:bCs w:val="0"/>
                <w:color w:val="auto"/>
                <w:szCs w:val="22"/>
                <w:lang w:val="en-US"/>
              </w:rPr>
            </w:pPr>
          </w:p>
        </w:tc>
        <w:tc>
          <w:tcPr>
            <w:tcW w:w="2824" w:type="dxa"/>
          </w:tcPr>
          <w:p w14:paraId="5EE1304B" w14:textId="703F1713" w:rsidR="006A5FD1" w:rsidDel="00364A8E" w:rsidRDefault="00333737">
            <w:pPr>
              <w:pStyle w:val="TableText"/>
              <w:ind w:left="0"/>
              <w:rPr>
                <w:del w:id="1290" w:author="Fnu, Sonam" w:date="2019-11-27T17:01:00Z"/>
                <w:rFonts w:ascii="Calibri" w:eastAsiaTheme="minorHAnsi" w:hAnsi="Calibri" w:cstheme="minorBidi"/>
                <w:bCs w:val="0"/>
                <w:color w:val="auto"/>
                <w:szCs w:val="22"/>
                <w:lang w:val="en-US"/>
              </w:rPr>
            </w:pPr>
            <w:del w:id="1291" w:author="Fnu, Sonam" w:date="2019-11-27T17:01:00Z">
              <w:r w:rsidDel="00364A8E">
                <w:rPr>
                  <w:rFonts w:ascii="Calibri" w:eastAsiaTheme="minorHAnsi" w:hAnsi="Calibri" w:cstheme="minorBidi"/>
                  <w:bCs w:val="0"/>
                  <w:color w:val="auto"/>
                  <w:szCs w:val="22"/>
                  <w:lang w:val="en-US"/>
                </w:rPr>
                <w:delText>-</w:delText>
              </w:r>
              <w:r w:rsidR="006A5FD1" w:rsidDel="00364A8E">
                <w:rPr>
                  <w:rFonts w:ascii="Calibri" w:eastAsiaTheme="minorHAnsi" w:hAnsi="Calibri" w:cstheme="minorBidi"/>
                  <w:bCs w:val="0"/>
                  <w:color w:val="auto"/>
                  <w:szCs w:val="22"/>
                  <w:lang w:val="en-US"/>
                </w:rPr>
                <w:delText>Add keyword help popup to outgoing messages</w:delText>
              </w:r>
              <w:r w:rsidDel="00364A8E">
                <w:rPr>
                  <w:rFonts w:ascii="Calibri" w:eastAsiaTheme="minorHAnsi" w:hAnsi="Calibri" w:cstheme="minorBidi"/>
                  <w:bCs w:val="0"/>
                  <w:color w:val="auto"/>
                  <w:szCs w:val="22"/>
                  <w:lang w:val="en-US"/>
                </w:rPr>
                <w:delText xml:space="preserve"> figure 1</w:delText>
              </w:r>
              <w:r w:rsidR="00860BE1" w:rsidDel="00364A8E">
                <w:rPr>
                  <w:rFonts w:ascii="Calibri" w:eastAsiaTheme="minorHAnsi" w:hAnsi="Calibri" w:cstheme="minorBidi"/>
                  <w:bCs w:val="0"/>
                  <w:color w:val="auto"/>
                  <w:szCs w:val="22"/>
                  <w:lang w:val="en-US"/>
                </w:rPr>
                <w:delText>2</w:delText>
              </w:r>
            </w:del>
          </w:p>
          <w:p w14:paraId="4A0F6EC4" w14:textId="7AC3D39E" w:rsidR="00333737" w:rsidDel="00364A8E" w:rsidRDefault="00333737">
            <w:pPr>
              <w:pStyle w:val="TableText"/>
              <w:ind w:left="0"/>
              <w:rPr>
                <w:del w:id="1292" w:author="Fnu, Sonam" w:date="2019-11-27T17:01:00Z"/>
                <w:rFonts w:ascii="Calibri" w:eastAsiaTheme="minorHAnsi" w:hAnsi="Calibri" w:cstheme="minorBidi"/>
                <w:bCs w:val="0"/>
                <w:color w:val="auto"/>
                <w:szCs w:val="22"/>
                <w:lang w:val="en-US"/>
              </w:rPr>
            </w:pPr>
            <w:del w:id="1293" w:author="Fnu, Sonam" w:date="2019-11-27T17:01:00Z">
              <w:r w:rsidDel="00364A8E">
                <w:rPr>
                  <w:rFonts w:ascii="Calibri" w:eastAsiaTheme="minorHAnsi" w:hAnsi="Calibri" w:cstheme="minorBidi"/>
                  <w:bCs w:val="0"/>
                  <w:color w:val="auto"/>
                  <w:szCs w:val="22"/>
                  <w:lang w:val="en-US"/>
                </w:rPr>
                <w:delText xml:space="preserve">- add BB workflow details figure </w:delText>
              </w:r>
              <w:r w:rsidR="00860BE1" w:rsidDel="00364A8E">
                <w:rPr>
                  <w:rFonts w:ascii="Calibri" w:eastAsiaTheme="minorHAnsi" w:hAnsi="Calibri" w:cstheme="minorBidi"/>
                  <w:bCs w:val="0"/>
                  <w:color w:val="auto"/>
                  <w:szCs w:val="22"/>
                  <w:lang w:val="en-US"/>
                </w:rPr>
                <w:delText>9,14,15</w:delText>
              </w:r>
              <w:r w:rsidDel="00364A8E">
                <w:rPr>
                  <w:rFonts w:ascii="Calibri" w:eastAsiaTheme="minorHAnsi" w:hAnsi="Calibri" w:cstheme="minorBidi"/>
                  <w:bCs w:val="0"/>
                  <w:color w:val="auto"/>
                  <w:szCs w:val="22"/>
                  <w:lang w:val="en-US"/>
                </w:rPr>
                <w:delText xml:space="preserve"> &amp;</w:delText>
              </w:r>
              <w:r w:rsidR="00860BE1" w:rsidDel="00364A8E">
                <w:rPr>
                  <w:rFonts w:ascii="Calibri" w:eastAsiaTheme="minorHAnsi" w:hAnsi="Calibri" w:cstheme="minorBidi"/>
                  <w:bCs w:val="0"/>
                  <w:color w:val="auto"/>
                  <w:szCs w:val="22"/>
                  <w:lang w:val="en-US"/>
                </w:rPr>
                <w:delText xml:space="preserve"> 16</w:delText>
              </w:r>
            </w:del>
          </w:p>
        </w:tc>
      </w:tr>
      <w:tr w:rsidR="005E1F3C" w:rsidRPr="00012DAF" w:rsidDel="00364A8E" w14:paraId="06B6E251" w14:textId="34A7FE67" w:rsidTr="00C711C6">
        <w:trPr>
          <w:del w:id="1294" w:author="Fnu, Sonam" w:date="2019-11-27T17:01:00Z"/>
        </w:trPr>
        <w:tc>
          <w:tcPr>
            <w:tcW w:w="627" w:type="dxa"/>
          </w:tcPr>
          <w:p w14:paraId="5B9B56CC" w14:textId="490353DA" w:rsidR="005E1F3C" w:rsidDel="00364A8E" w:rsidRDefault="005E1F3C" w:rsidP="00BE2A0E">
            <w:pPr>
              <w:pStyle w:val="TableText"/>
              <w:ind w:left="0"/>
              <w:rPr>
                <w:del w:id="1295" w:author="Fnu, Sonam" w:date="2019-11-27T17:01:00Z"/>
                <w:rFonts w:ascii="Calibri" w:eastAsiaTheme="minorHAnsi" w:hAnsi="Calibri" w:cstheme="minorBidi"/>
                <w:bCs w:val="0"/>
                <w:color w:val="auto"/>
                <w:szCs w:val="22"/>
                <w:lang w:val="en-US"/>
              </w:rPr>
            </w:pPr>
            <w:del w:id="1296" w:author="Fnu, Sonam" w:date="2019-11-27T17:01:00Z">
              <w:r w:rsidDel="00364A8E">
                <w:rPr>
                  <w:rFonts w:ascii="Calibri" w:eastAsiaTheme="minorHAnsi" w:hAnsi="Calibri" w:cstheme="minorBidi"/>
                  <w:bCs w:val="0"/>
                  <w:color w:val="auto"/>
                  <w:szCs w:val="22"/>
                  <w:lang w:val="en-US"/>
                </w:rPr>
                <w:delText>9</w:delText>
              </w:r>
            </w:del>
          </w:p>
        </w:tc>
        <w:tc>
          <w:tcPr>
            <w:tcW w:w="695" w:type="dxa"/>
          </w:tcPr>
          <w:p w14:paraId="715DBABB" w14:textId="1FB4B34E" w:rsidR="005E1F3C" w:rsidDel="00364A8E" w:rsidRDefault="005E1F3C" w:rsidP="00BE2A0E">
            <w:pPr>
              <w:pStyle w:val="TableText"/>
              <w:ind w:left="0"/>
              <w:rPr>
                <w:del w:id="1297" w:author="Fnu, Sonam" w:date="2019-11-27T17:01:00Z"/>
                <w:rFonts w:ascii="Calibri" w:eastAsiaTheme="minorHAnsi" w:hAnsi="Calibri" w:cstheme="minorBidi"/>
                <w:bCs w:val="0"/>
                <w:color w:val="auto"/>
                <w:szCs w:val="22"/>
                <w:lang w:val="en-US"/>
              </w:rPr>
            </w:pPr>
            <w:del w:id="1298" w:author="Fnu, Sonam" w:date="2019-11-27T17:01:00Z">
              <w:r w:rsidDel="00364A8E">
                <w:rPr>
                  <w:rFonts w:ascii="Calibri" w:eastAsiaTheme="minorHAnsi" w:hAnsi="Calibri" w:cstheme="minorBidi"/>
                  <w:bCs w:val="0"/>
                  <w:color w:val="auto"/>
                  <w:szCs w:val="22"/>
                  <w:lang w:val="en-US"/>
                </w:rPr>
                <w:delText>1.8</w:delText>
              </w:r>
            </w:del>
          </w:p>
        </w:tc>
        <w:tc>
          <w:tcPr>
            <w:tcW w:w="1370" w:type="dxa"/>
          </w:tcPr>
          <w:p w14:paraId="33D183FB" w14:textId="724F7A65" w:rsidR="005E1F3C" w:rsidDel="00364A8E" w:rsidRDefault="005E1F3C" w:rsidP="00BE2A0E">
            <w:pPr>
              <w:pStyle w:val="TableText"/>
              <w:ind w:left="0"/>
              <w:rPr>
                <w:del w:id="1299" w:author="Fnu, Sonam" w:date="2019-11-27T17:01:00Z"/>
                <w:rFonts w:ascii="Calibri" w:eastAsiaTheme="minorHAnsi" w:hAnsi="Calibri" w:cstheme="minorBidi"/>
                <w:bCs w:val="0"/>
                <w:color w:val="auto"/>
                <w:szCs w:val="22"/>
                <w:lang w:val="en-US"/>
              </w:rPr>
            </w:pPr>
            <w:del w:id="1300" w:author="Fnu, Sonam" w:date="2019-11-27T17:01:00Z">
              <w:r w:rsidDel="00364A8E">
                <w:rPr>
                  <w:rFonts w:ascii="Calibri" w:eastAsiaTheme="minorHAnsi" w:hAnsi="Calibri" w:cstheme="minorBidi"/>
                  <w:bCs w:val="0"/>
                  <w:color w:val="auto"/>
                  <w:szCs w:val="22"/>
                  <w:lang w:val="en-US"/>
                </w:rPr>
                <w:delText>08/01/2018</w:delText>
              </w:r>
            </w:del>
          </w:p>
        </w:tc>
        <w:tc>
          <w:tcPr>
            <w:tcW w:w="1548" w:type="dxa"/>
          </w:tcPr>
          <w:p w14:paraId="07C10B54" w14:textId="6E176455" w:rsidR="005E1F3C" w:rsidDel="00364A8E" w:rsidRDefault="005E1F3C" w:rsidP="00BE2A0E">
            <w:pPr>
              <w:pStyle w:val="TableText"/>
              <w:ind w:left="0"/>
              <w:rPr>
                <w:del w:id="1301" w:author="Fnu, Sonam" w:date="2019-11-27T17:01:00Z"/>
                <w:rFonts w:ascii="Calibri" w:eastAsiaTheme="minorHAnsi" w:hAnsi="Calibri" w:cstheme="minorBidi"/>
                <w:bCs w:val="0"/>
                <w:color w:val="auto"/>
                <w:szCs w:val="22"/>
                <w:lang w:val="en-US"/>
              </w:rPr>
            </w:pPr>
            <w:del w:id="1302" w:author="Fnu, Sonam" w:date="2019-11-27T17:01:00Z">
              <w:r w:rsidDel="00364A8E">
                <w:rPr>
                  <w:rFonts w:ascii="Calibri" w:eastAsiaTheme="minorHAnsi" w:hAnsi="Calibri" w:cstheme="minorBidi"/>
                  <w:bCs w:val="0"/>
                  <w:color w:val="auto"/>
                  <w:szCs w:val="22"/>
                  <w:lang w:val="en-US"/>
                </w:rPr>
                <w:delText>Mayada Hafez</w:delText>
              </w:r>
            </w:del>
          </w:p>
        </w:tc>
        <w:tc>
          <w:tcPr>
            <w:tcW w:w="1461" w:type="dxa"/>
          </w:tcPr>
          <w:p w14:paraId="13DC5283" w14:textId="12710399" w:rsidR="005E1F3C" w:rsidDel="00364A8E" w:rsidRDefault="005E1F3C" w:rsidP="00BE2A0E">
            <w:pPr>
              <w:pStyle w:val="TableText"/>
              <w:ind w:left="0"/>
              <w:rPr>
                <w:del w:id="1303" w:author="Fnu, Sonam" w:date="2019-11-27T17:01:00Z"/>
                <w:rFonts w:ascii="Calibri" w:eastAsiaTheme="minorHAnsi" w:hAnsi="Calibri" w:cstheme="minorBidi"/>
                <w:bCs w:val="0"/>
                <w:color w:val="auto"/>
                <w:szCs w:val="22"/>
                <w:lang w:val="en-US"/>
              </w:rPr>
            </w:pPr>
            <w:del w:id="1304" w:author="Fnu, Sonam" w:date="2019-11-27T17:01:00Z">
              <w:r w:rsidDel="00364A8E">
                <w:rPr>
                  <w:rFonts w:ascii="Calibri" w:eastAsiaTheme="minorHAnsi" w:hAnsi="Calibri" w:cstheme="minorBidi"/>
                  <w:bCs w:val="0"/>
                  <w:color w:val="auto"/>
                  <w:szCs w:val="22"/>
                  <w:lang w:val="en-US"/>
                </w:rPr>
                <w:delText>Marwa</w:delText>
              </w:r>
            </w:del>
          </w:p>
        </w:tc>
        <w:tc>
          <w:tcPr>
            <w:tcW w:w="1461" w:type="dxa"/>
          </w:tcPr>
          <w:p w14:paraId="06561986" w14:textId="14A3BBA8" w:rsidR="005E1F3C" w:rsidRPr="00012DAF" w:rsidDel="00364A8E" w:rsidRDefault="005E1F3C" w:rsidP="00BE2A0E">
            <w:pPr>
              <w:pStyle w:val="TableText"/>
              <w:ind w:left="0"/>
              <w:rPr>
                <w:del w:id="1305" w:author="Fnu, Sonam" w:date="2019-11-27T17:01:00Z"/>
                <w:rFonts w:ascii="Calibri" w:eastAsiaTheme="minorHAnsi" w:hAnsi="Calibri" w:cstheme="minorBidi"/>
                <w:bCs w:val="0"/>
                <w:color w:val="auto"/>
                <w:szCs w:val="22"/>
                <w:lang w:val="en-US"/>
              </w:rPr>
            </w:pPr>
          </w:p>
        </w:tc>
        <w:tc>
          <w:tcPr>
            <w:tcW w:w="2824" w:type="dxa"/>
          </w:tcPr>
          <w:p w14:paraId="301DEA6B" w14:textId="6862E2E9" w:rsidR="005E1F3C" w:rsidDel="00364A8E" w:rsidRDefault="005E1F3C">
            <w:pPr>
              <w:pStyle w:val="TableText"/>
              <w:ind w:left="0"/>
              <w:rPr>
                <w:del w:id="1306" w:author="Fnu, Sonam" w:date="2019-11-27T17:01:00Z"/>
                <w:rFonts w:ascii="Calibri" w:eastAsiaTheme="minorHAnsi" w:hAnsi="Calibri" w:cstheme="minorBidi"/>
                <w:bCs w:val="0"/>
                <w:color w:val="auto"/>
                <w:szCs w:val="22"/>
                <w:lang w:val="en-US"/>
              </w:rPr>
            </w:pPr>
            <w:del w:id="1307" w:author="Fnu, Sonam" w:date="2019-11-27T17:01:00Z">
              <w:r w:rsidDel="00364A8E">
                <w:rPr>
                  <w:rFonts w:ascii="Calibri" w:eastAsiaTheme="minorHAnsi" w:hAnsi="Calibri" w:cstheme="minorBidi"/>
                  <w:bCs w:val="0"/>
                  <w:color w:val="auto"/>
                  <w:szCs w:val="22"/>
                  <w:lang w:val="en-US"/>
                </w:rPr>
                <w:delText>Add Outgoing Audit table</w:delText>
              </w:r>
            </w:del>
          </w:p>
        </w:tc>
      </w:tr>
      <w:tr w:rsidR="003B7FEF" w:rsidRPr="00012DAF" w:rsidDel="00364A8E" w14:paraId="58FB93E2" w14:textId="1708B670" w:rsidTr="00C711C6">
        <w:trPr>
          <w:ins w:id="1308" w:author="mayada samir" w:date="2019-02-23T16:06:00Z"/>
          <w:del w:id="1309" w:author="Fnu, Sonam" w:date="2019-11-27T17:01:00Z"/>
        </w:trPr>
        <w:tc>
          <w:tcPr>
            <w:tcW w:w="627" w:type="dxa"/>
          </w:tcPr>
          <w:p w14:paraId="746C39CB" w14:textId="2BD795A1" w:rsidR="003B7FEF" w:rsidDel="00364A8E" w:rsidRDefault="003B7FEF" w:rsidP="00BE2A0E">
            <w:pPr>
              <w:pStyle w:val="TableText"/>
              <w:ind w:left="0"/>
              <w:rPr>
                <w:ins w:id="1310" w:author="mayada samir" w:date="2019-02-23T16:06:00Z"/>
                <w:del w:id="1311" w:author="Fnu, Sonam" w:date="2019-11-27T17:01:00Z"/>
                <w:rFonts w:ascii="Calibri" w:eastAsiaTheme="minorHAnsi" w:hAnsi="Calibri" w:cstheme="minorBidi"/>
                <w:bCs w:val="0"/>
                <w:color w:val="auto"/>
                <w:szCs w:val="22"/>
                <w:lang w:val="en-US"/>
              </w:rPr>
            </w:pPr>
            <w:ins w:id="1312" w:author="mayada samir" w:date="2019-02-23T16:06:00Z">
              <w:del w:id="1313" w:author="Fnu, Sonam" w:date="2019-11-27T17:01:00Z">
                <w:r w:rsidDel="00364A8E">
                  <w:rPr>
                    <w:rFonts w:ascii="Calibri" w:eastAsiaTheme="minorHAnsi" w:hAnsi="Calibri" w:cstheme="minorBidi"/>
                    <w:bCs w:val="0"/>
                    <w:color w:val="auto"/>
                    <w:szCs w:val="22"/>
                    <w:lang w:val="en-US"/>
                  </w:rPr>
                  <w:delText>10</w:delText>
                </w:r>
              </w:del>
            </w:ins>
          </w:p>
        </w:tc>
        <w:tc>
          <w:tcPr>
            <w:tcW w:w="695" w:type="dxa"/>
          </w:tcPr>
          <w:p w14:paraId="76F20692" w14:textId="0893FDA9" w:rsidR="003B7FEF" w:rsidDel="00364A8E" w:rsidRDefault="003B7FEF" w:rsidP="00BE2A0E">
            <w:pPr>
              <w:pStyle w:val="TableText"/>
              <w:ind w:left="0"/>
              <w:rPr>
                <w:ins w:id="1314" w:author="mayada samir" w:date="2019-02-23T16:06:00Z"/>
                <w:del w:id="1315" w:author="Fnu, Sonam" w:date="2019-11-27T17:01:00Z"/>
                <w:rFonts w:ascii="Calibri" w:eastAsiaTheme="minorHAnsi" w:hAnsi="Calibri" w:cstheme="minorBidi"/>
                <w:bCs w:val="0"/>
                <w:color w:val="auto"/>
                <w:szCs w:val="22"/>
                <w:lang w:val="en-US"/>
              </w:rPr>
            </w:pPr>
            <w:ins w:id="1316" w:author="mayada samir" w:date="2019-02-23T16:06:00Z">
              <w:del w:id="1317" w:author="Fnu, Sonam" w:date="2019-11-27T17:01:00Z">
                <w:r w:rsidDel="00364A8E">
                  <w:rPr>
                    <w:rFonts w:ascii="Calibri" w:eastAsiaTheme="minorHAnsi" w:hAnsi="Calibri" w:cstheme="minorBidi"/>
                    <w:bCs w:val="0"/>
                    <w:color w:val="auto"/>
                    <w:szCs w:val="22"/>
                    <w:lang w:val="en-US"/>
                  </w:rPr>
                  <w:delText>2.0</w:delText>
                </w:r>
              </w:del>
            </w:ins>
          </w:p>
        </w:tc>
        <w:tc>
          <w:tcPr>
            <w:tcW w:w="1370" w:type="dxa"/>
          </w:tcPr>
          <w:p w14:paraId="3DF3098C" w14:textId="3076EA67" w:rsidR="003B7FEF" w:rsidDel="00364A8E" w:rsidRDefault="003B7FEF" w:rsidP="00BE2A0E">
            <w:pPr>
              <w:pStyle w:val="TableText"/>
              <w:ind w:left="0"/>
              <w:rPr>
                <w:ins w:id="1318" w:author="mayada samir" w:date="2019-02-23T16:06:00Z"/>
                <w:del w:id="1319" w:author="Fnu, Sonam" w:date="2019-11-27T17:01:00Z"/>
                <w:rFonts w:ascii="Calibri" w:eastAsiaTheme="minorHAnsi" w:hAnsi="Calibri" w:cstheme="minorBidi"/>
                <w:bCs w:val="0"/>
                <w:color w:val="auto"/>
                <w:szCs w:val="22"/>
                <w:lang w:val="en-US"/>
              </w:rPr>
            </w:pPr>
            <w:ins w:id="1320" w:author="mayada samir" w:date="2019-02-23T16:06:00Z">
              <w:del w:id="1321" w:author="Fnu, Sonam" w:date="2019-11-27T17:01:00Z">
                <w:r w:rsidDel="00364A8E">
                  <w:rPr>
                    <w:rFonts w:ascii="Calibri" w:eastAsiaTheme="minorHAnsi" w:hAnsi="Calibri" w:cstheme="minorBidi"/>
                    <w:bCs w:val="0"/>
                    <w:color w:val="auto"/>
                    <w:szCs w:val="22"/>
                    <w:lang w:val="en-US"/>
                  </w:rPr>
                  <w:delText>23/02/2019</w:delText>
                </w:r>
              </w:del>
            </w:ins>
          </w:p>
        </w:tc>
        <w:tc>
          <w:tcPr>
            <w:tcW w:w="1548" w:type="dxa"/>
          </w:tcPr>
          <w:p w14:paraId="2FC2191A" w14:textId="5D0B391F" w:rsidR="003B7FEF" w:rsidDel="00364A8E" w:rsidRDefault="003B7FEF" w:rsidP="00BE2A0E">
            <w:pPr>
              <w:pStyle w:val="TableText"/>
              <w:ind w:left="0"/>
              <w:rPr>
                <w:ins w:id="1322" w:author="mayada samir" w:date="2019-02-23T16:06:00Z"/>
                <w:del w:id="1323" w:author="Fnu, Sonam" w:date="2019-11-27T17:01:00Z"/>
                <w:rFonts w:ascii="Calibri" w:eastAsiaTheme="minorHAnsi" w:hAnsi="Calibri" w:cstheme="minorBidi"/>
                <w:bCs w:val="0"/>
                <w:color w:val="auto"/>
                <w:szCs w:val="22"/>
                <w:lang w:val="en-US"/>
              </w:rPr>
            </w:pPr>
            <w:ins w:id="1324" w:author="mayada samir" w:date="2019-02-23T16:06:00Z">
              <w:del w:id="1325" w:author="Fnu, Sonam" w:date="2019-11-27T17:01:00Z">
                <w:r w:rsidDel="00364A8E">
                  <w:rPr>
                    <w:rFonts w:ascii="Calibri" w:eastAsiaTheme="minorHAnsi" w:hAnsi="Calibri" w:cstheme="minorBidi"/>
                    <w:bCs w:val="0"/>
                    <w:color w:val="auto"/>
                    <w:szCs w:val="22"/>
                    <w:lang w:val="en-US"/>
                  </w:rPr>
                  <w:delText>Mayada Hafez</w:delText>
                </w:r>
              </w:del>
            </w:ins>
          </w:p>
        </w:tc>
        <w:tc>
          <w:tcPr>
            <w:tcW w:w="1461" w:type="dxa"/>
          </w:tcPr>
          <w:p w14:paraId="650B49FC" w14:textId="1EE78733" w:rsidR="003B7FEF" w:rsidDel="00364A8E" w:rsidRDefault="00E23C13" w:rsidP="00BE2A0E">
            <w:pPr>
              <w:pStyle w:val="TableText"/>
              <w:ind w:left="0"/>
              <w:rPr>
                <w:ins w:id="1326" w:author="mayada samir" w:date="2019-04-03T09:52:00Z"/>
                <w:del w:id="1327" w:author="Fnu, Sonam" w:date="2019-11-27T17:01:00Z"/>
                <w:rFonts w:ascii="Calibri" w:eastAsiaTheme="minorHAnsi" w:hAnsi="Calibri" w:cstheme="minorBidi"/>
                <w:bCs w:val="0"/>
                <w:color w:val="auto"/>
                <w:szCs w:val="22"/>
                <w:lang w:val="en-US"/>
              </w:rPr>
            </w:pPr>
            <w:ins w:id="1328" w:author="mayada samir" w:date="2019-04-03T09:52:00Z">
              <w:del w:id="1329" w:author="Fnu, Sonam" w:date="2019-11-27T17:01:00Z">
                <w:r w:rsidDel="00364A8E">
                  <w:rPr>
                    <w:rFonts w:ascii="Calibri" w:eastAsiaTheme="minorHAnsi" w:hAnsi="Calibri" w:cstheme="minorBidi"/>
                    <w:bCs w:val="0"/>
                    <w:color w:val="auto"/>
                    <w:szCs w:val="22"/>
                    <w:lang w:val="en-US"/>
                  </w:rPr>
                  <w:delText xml:space="preserve">Marwa </w:delText>
                </w:r>
              </w:del>
            </w:ins>
          </w:p>
          <w:p w14:paraId="4449BABC" w14:textId="129B53F3" w:rsidR="00E23C13" w:rsidDel="00364A8E" w:rsidRDefault="00E23C13" w:rsidP="00BE2A0E">
            <w:pPr>
              <w:pStyle w:val="TableText"/>
              <w:ind w:left="0"/>
              <w:rPr>
                <w:ins w:id="1330" w:author="mayada samir" w:date="2019-02-23T16:06:00Z"/>
                <w:del w:id="1331" w:author="Fnu, Sonam" w:date="2019-11-27T17:01:00Z"/>
                <w:rFonts w:ascii="Calibri" w:eastAsiaTheme="minorHAnsi" w:hAnsi="Calibri" w:cstheme="minorBidi"/>
                <w:bCs w:val="0"/>
                <w:color w:val="auto"/>
                <w:szCs w:val="22"/>
                <w:lang w:val="en-US"/>
              </w:rPr>
            </w:pPr>
            <w:ins w:id="1332" w:author="mayada samir" w:date="2019-04-03T09:52:00Z">
              <w:del w:id="1333" w:author="Fnu, Sonam" w:date="2019-11-27T17:01:00Z">
                <w:r w:rsidDel="00364A8E">
                  <w:rPr>
                    <w:rFonts w:ascii="Calibri" w:eastAsiaTheme="minorHAnsi" w:hAnsi="Calibri" w:cstheme="minorBidi"/>
                    <w:bCs w:val="0"/>
                    <w:color w:val="auto"/>
                    <w:szCs w:val="22"/>
                    <w:lang w:val="en-US"/>
                  </w:rPr>
                  <w:delText>Mahitab</w:delText>
                </w:r>
              </w:del>
            </w:ins>
          </w:p>
        </w:tc>
        <w:tc>
          <w:tcPr>
            <w:tcW w:w="1461" w:type="dxa"/>
          </w:tcPr>
          <w:p w14:paraId="5B8D924A" w14:textId="6BF04427" w:rsidR="003B7FEF" w:rsidRPr="00012DAF" w:rsidDel="00364A8E" w:rsidRDefault="003B7FEF" w:rsidP="00BE2A0E">
            <w:pPr>
              <w:pStyle w:val="TableText"/>
              <w:ind w:left="0"/>
              <w:rPr>
                <w:ins w:id="1334" w:author="mayada samir" w:date="2019-02-23T16:06:00Z"/>
                <w:del w:id="1335" w:author="Fnu, Sonam" w:date="2019-11-27T17:01:00Z"/>
                <w:rFonts w:ascii="Calibri" w:eastAsiaTheme="minorHAnsi" w:hAnsi="Calibri" w:cstheme="minorBidi"/>
                <w:bCs w:val="0"/>
                <w:color w:val="auto"/>
                <w:szCs w:val="22"/>
                <w:lang w:val="en-US"/>
              </w:rPr>
            </w:pPr>
          </w:p>
        </w:tc>
        <w:tc>
          <w:tcPr>
            <w:tcW w:w="2824" w:type="dxa"/>
          </w:tcPr>
          <w:p w14:paraId="425BB877" w14:textId="6C4383A0" w:rsidR="003B7FEF" w:rsidDel="00364A8E" w:rsidRDefault="003B7FEF">
            <w:pPr>
              <w:pStyle w:val="TableText"/>
              <w:numPr>
                <w:ilvl w:val="0"/>
                <w:numId w:val="144"/>
              </w:numPr>
              <w:rPr>
                <w:ins w:id="1336" w:author="mayada samir" w:date="2019-02-27T10:35:00Z"/>
                <w:del w:id="1337" w:author="Fnu, Sonam" w:date="2019-11-27T17:01:00Z"/>
                <w:rFonts w:ascii="Calibri" w:eastAsiaTheme="minorHAnsi" w:hAnsi="Calibri" w:cstheme="minorBidi"/>
                <w:bCs w:val="0"/>
                <w:color w:val="auto"/>
                <w:szCs w:val="22"/>
                <w:lang w:val="en-US"/>
              </w:rPr>
              <w:pPrChange w:id="1338" w:author="mayada samir" w:date="2019-02-23T16:06:00Z">
                <w:pPr>
                  <w:pStyle w:val="TableText"/>
                  <w:ind w:left="0"/>
                </w:pPr>
              </w:pPrChange>
            </w:pPr>
            <w:ins w:id="1339" w:author="mayada samir" w:date="2019-02-23T16:06:00Z">
              <w:del w:id="1340" w:author="Fnu, Sonam" w:date="2019-11-27T17:01:00Z">
                <w:r w:rsidDel="00364A8E">
                  <w:rPr>
                    <w:rFonts w:ascii="Calibri" w:eastAsiaTheme="minorHAnsi" w:hAnsi="Calibri" w:cstheme="minorBidi"/>
                    <w:bCs w:val="0"/>
                    <w:color w:val="auto"/>
                    <w:szCs w:val="22"/>
                    <w:lang w:val="en-US"/>
                  </w:rPr>
                  <w:delText>Workflow for outgoing message setup to be on message level</w:delText>
                </w:r>
              </w:del>
            </w:ins>
          </w:p>
          <w:p w14:paraId="61321279" w14:textId="7B7372D1" w:rsidR="00DD29F6" w:rsidDel="00364A8E" w:rsidRDefault="00DD29F6">
            <w:pPr>
              <w:pStyle w:val="TableText"/>
              <w:numPr>
                <w:ilvl w:val="0"/>
                <w:numId w:val="144"/>
              </w:numPr>
              <w:rPr>
                <w:ins w:id="1341" w:author="mayada samir" w:date="2019-02-23T16:06:00Z"/>
                <w:del w:id="1342" w:author="Fnu, Sonam" w:date="2019-11-27T17:01:00Z"/>
                <w:rFonts w:ascii="Calibri" w:eastAsiaTheme="minorHAnsi" w:hAnsi="Calibri" w:cstheme="minorBidi"/>
                <w:bCs w:val="0"/>
                <w:color w:val="auto"/>
                <w:szCs w:val="22"/>
                <w:lang w:val="en-US"/>
              </w:rPr>
              <w:pPrChange w:id="1343" w:author="mayada samir" w:date="2019-02-23T16:06:00Z">
                <w:pPr>
                  <w:pStyle w:val="TableText"/>
                  <w:ind w:left="0"/>
                </w:pPr>
              </w:pPrChange>
            </w:pPr>
            <w:ins w:id="1344" w:author="mayada samir" w:date="2019-02-27T10:35:00Z">
              <w:del w:id="1345" w:author="Fnu, Sonam" w:date="2019-11-27T17:01:00Z">
                <w:r w:rsidDel="00364A8E">
                  <w:rPr>
                    <w:rFonts w:ascii="Segoe UI" w:hAnsi="Segoe UI" w:cs="Segoe UI"/>
                    <w:sz w:val="16"/>
                    <w:szCs w:val="16"/>
                  </w:rPr>
                  <w:delText>FK table name not mention in frs</w:delText>
                </w:r>
              </w:del>
            </w:ins>
          </w:p>
        </w:tc>
      </w:tr>
      <w:tr w:rsidR="00E23C13" w:rsidRPr="00012DAF" w:rsidDel="00364A8E" w14:paraId="69B689F2" w14:textId="3F396177" w:rsidTr="00C711C6">
        <w:trPr>
          <w:ins w:id="1346" w:author="mayada samir" w:date="2019-04-03T09:46:00Z"/>
          <w:del w:id="1347" w:author="Fnu, Sonam" w:date="2019-11-27T17:01:00Z"/>
        </w:trPr>
        <w:tc>
          <w:tcPr>
            <w:tcW w:w="627" w:type="dxa"/>
          </w:tcPr>
          <w:p w14:paraId="70A249A9" w14:textId="444B9990" w:rsidR="00E23C13" w:rsidDel="00364A8E" w:rsidRDefault="00E23C13" w:rsidP="00BE2A0E">
            <w:pPr>
              <w:pStyle w:val="TableText"/>
              <w:ind w:left="0"/>
              <w:rPr>
                <w:ins w:id="1348" w:author="mayada samir" w:date="2019-04-03T09:46:00Z"/>
                <w:del w:id="1349" w:author="Fnu, Sonam" w:date="2019-11-27T17:01:00Z"/>
                <w:rFonts w:ascii="Calibri" w:eastAsiaTheme="minorHAnsi" w:hAnsi="Calibri" w:cstheme="minorBidi"/>
                <w:bCs w:val="0"/>
                <w:color w:val="auto"/>
                <w:szCs w:val="22"/>
                <w:lang w:val="en-US"/>
              </w:rPr>
            </w:pPr>
            <w:ins w:id="1350" w:author="mayada samir" w:date="2019-04-03T09:46:00Z">
              <w:del w:id="1351" w:author="Fnu, Sonam" w:date="2019-11-27T17:01:00Z">
                <w:r w:rsidDel="00364A8E">
                  <w:rPr>
                    <w:rFonts w:ascii="Calibri" w:eastAsiaTheme="minorHAnsi" w:hAnsi="Calibri" w:cstheme="minorBidi"/>
                    <w:bCs w:val="0"/>
                    <w:color w:val="auto"/>
                    <w:szCs w:val="22"/>
                    <w:lang w:val="en-US"/>
                  </w:rPr>
                  <w:delText>11</w:delText>
                </w:r>
              </w:del>
            </w:ins>
          </w:p>
        </w:tc>
        <w:tc>
          <w:tcPr>
            <w:tcW w:w="695" w:type="dxa"/>
          </w:tcPr>
          <w:p w14:paraId="1CF0BD53" w14:textId="234F0FF7" w:rsidR="00E23C13" w:rsidDel="00364A8E" w:rsidRDefault="00E23C13" w:rsidP="00BE2A0E">
            <w:pPr>
              <w:pStyle w:val="TableText"/>
              <w:ind w:left="0"/>
              <w:rPr>
                <w:ins w:id="1352" w:author="mayada samir" w:date="2019-04-03T09:46:00Z"/>
                <w:del w:id="1353" w:author="Fnu, Sonam" w:date="2019-11-27T17:01:00Z"/>
                <w:rFonts w:ascii="Calibri" w:eastAsiaTheme="minorHAnsi" w:hAnsi="Calibri" w:cstheme="minorBidi"/>
                <w:bCs w:val="0"/>
                <w:color w:val="auto"/>
                <w:szCs w:val="22"/>
                <w:lang w:val="en-US"/>
              </w:rPr>
            </w:pPr>
            <w:ins w:id="1354" w:author="mayada samir" w:date="2019-04-03T09:46:00Z">
              <w:del w:id="1355" w:author="Fnu, Sonam" w:date="2019-11-27T17:01:00Z">
                <w:r w:rsidDel="00364A8E">
                  <w:rPr>
                    <w:rFonts w:ascii="Calibri" w:eastAsiaTheme="minorHAnsi" w:hAnsi="Calibri" w:cstheme="minorBidi"/>
                    <w:bCs w:val="0"/>
                    <w:color w:val="auto"/>
                    <w:szCs w:val="22"/>
                    <w:lang w:val="en-US"/>
                  </w:rPr>
                  <w:delText>2.1</w:delText>
                </w:r>
              </w:del>
            </w:ins>
          </w:p>
        </w:tc>
        <w:tc>
          <w:tcPr>
            <w:tcW w:w="1370" w:type="dxa"/>
          </w:tcPr>
          <w:p w14:paraId="5A9BE667" w14:textId="2B244ABA" w:rsidR="00E23C13" w:rsidDel="00364A8E" w:rsidRDefault="00E23C13" w:rsidP="00BE2A0E">
            <w:pPr>
              <w:pStyle w:val="TableText"/>
              <w:ind w:left="0"/>
              <w:rPr>
                <w:ins w:id="1356" w:author="mayada samir" w:date="2019-04-03T09:46:00Z"/>
                <w:del w:id="1357" w:author="Fnu, Sonam" w:date="2019-11-27T17:01:00Z"/>
                <w:rFonts w:ascii="Calibri" w:eastAsiaTheme="minorHAnsi" w:hAnsi="Calibri" w:cstheme="minorBidi"/>
                <w:bCs w:val="0"/>
                <w:color w:val="auto"/>
                <w:szCs w:val="22"/>
                <w:lang w:val="en-US"/>
              </w:rPr>
            </w:pPr>
            <w:ins w:id="1358" w:author="mayada samir" w:date="2019-04-03T09:46:00Z">
              <w:del w:id="1359" w:author="Fnu, Sonam" w:date="2019-11-27T17:01:00Z">
                <w:r w:rsidDel="00364A8E">
                  <w:rPr>
                    <w:rFonts w:ascii="Calibri" w:eastAsiaTheme="minorHAnsi" w:hAnsi="Calibri" w:cstheme="minorBidi"/>
                    <w:bCs w:val="0"/>
                    <w:color w:val="auto"/>
                    <w:szCs w:val="22"/>
                    <w:lang w:val="en-US"/>
                  </w:rPr>
                  <w:delText>03/</w:delText>
                </w:r>
              </w:del>
            </w:ins>
            <w:ins w:id="1360" w:author="mayada samir" w:date="2019-04-03T09:48:00Z">
              <w:del w:id="1361" w:author="Fnu, Sonam" w:date="2019-11-27T17:01:00Z">
                <w:r w:rsidDel="00364A8E">
                  <w:rPr>
                    <w:rFonts w:ascii="Calibri" w:eastAsiaTheme="minorHAnsi" w:hAnsi="Calibri" w:cstheme="minorBidi"/>
                    <w:bCs w:val="0"/>
                    <w:color w:val="auto"/>
                    <w:szCs w:val="22"/>
                    <w:lang w:val="en-US"/>
                  </w:rPr>
                  <w:delText>04/2019</w:delText>
                </w:r>
              </w:del>
            </w:ins>
          </w:p>
        </w:tc>
        <w:tc>
          <w:tcPr>
            <w:tcW w:w="1548" w:type="dxa"/>
          </w:tcPr>
          <w:p w14:paraId="29E2E1AC" w14:textId="2A538CCD" w:rsidR="00E23C13" w:rsidDel="00364A8E" w:rsidRDefault="00E23C13" w:rsidP="00BE2A0E">
            <w:pPr>
              <w:pStyle w:val="TableText"/>
              <w:ind w:left="0"/>
              <w:rPr>
                <w:ins w:id="1362" w:author="mayada samir" w:date="2019-04-03T09:46:00Z"/>
                <w:del w:id="1363" w:author="Fnu, Sonam" w:date="2019-11-27T17:01:00Z"/>
                <w:rFonts w:ascii="Calibri" w:eastAsiaTheme="minorHAnsi" w:hAnsi="Calibri" w:cstheme="minorBidi"/>
                <w:bCs w:val="0"/>
                <w:color w:val="auto"/>
                <w:szCs w:val="22"/>
                <w:lang w:val="en-US"/>
              </w:rPr>
            </w:pPr>
            <w:ins w:id="1364" w:author="mayada samir" w:date="2019-04-03T09:48:00Z">
              <w:del w:id="1365" w:author="Fnu, Sonam" w:date="2019-11-27T17:01:00Z">
                <w:r w:rsidDel="00364A8E">
                  <w:rPr>
                    <w:rFonts w:ascii="Calibri" w:eastAsiaTheme="minorHAnsi" w:hAnsi="Calibri" w:cstheme="minorBidi"/>
                    <w:bCs w:val="0"/>
                    <w:color w:val="auto"/>
                    <w:szCs w:val="22"/>
                    <w:lang w:val="en-US"/>
                  </w:rPr>
                  <w:delText>Mayada Hafez</w:delText>
                </w:r>
              </w:del>
            </w:ins>
          </w:p>
        </w:tc>
        <w:tc>
          <w:tcPr>
            <w:tcW w:w="1461" w:type="dxa"/>
          </w:tcPr>
          <w:p w14:paraId="7FF85EAB" w14:textId="624D5608" w:rsidR="00E23C13" w:rsidDel="00364A8E" w:rsidRDefault="00E23C13">
            <w:pPr>
              <w:pStyle w:val="TableText"/>
              <w:ind w:left="0"/>
              <w:rPr>
                <w:ins w:id="1366" w:author="mayada samir" w:date="2019-04-03T09:46:00Z"/>
                <w:del w:id="1367" w:author="Fnu, Sonam" w:date="2019-11-27T17:01:00Z"/>
                <w:rFonts w:ascii="Calibri" w:eastAsiaTheme="minorHAnsi" w:hAnsi="Calibri" w:cstheme="minorBidi"/>
                <w:bCs w:val="0"/>
                <w:color w:val="auto"/>
                <w:szCs w:val="22"/>
                <w:lang w:val="en-US"/>
              </w:rPr>
            </w:pPr>
            <w:ins w:id="1368" w:author="mayada samir" w:date="2019-04-03T09:53:00Z">
              <w:del w:id="1369" w:author="Fnu, Sonam" w:date="2019-11-27T17:01:00Z">
                <w:r w:rsidDel="00364A8E">
                  <w:rPr>
                    <w:rFonts w:ascii="Calibri" w:eastAsiaTheme="minorHAnsi" w:hAnsi="Calibri" w:cstheme="minorBidi"/>
                    <w:bCs w:val="0"/>
                    <w:color w:val="auto"/>
                    <w:szCs w:val="22"/>
                    <w:lang w:val="en-US"/>
                  </w:rPr>
                  <w:delText>Abdel Ghany</w:delText>
                </w:r>
              </w:del>
            </w:ins>
          </w:p>
        </w:tc>
        <w:tc>
          <w:tcPr>
            <w:tcW w:w="1461" w:type="dxa"/>
          </w:tcPr>
          <w:p w14:paraId="7654C87E" w14:textId="4BEA6EA3" w:rsidR="00E23C13" w:rsidRPr="00012DAF" w:rsidDel="00364A8E" w:rsidRDefault="00E23C13" w:rsidP="00BE2A0E">
            <w:pPr>
              <w:pStyle w:val="TableText"/>
              <w:ind w:left="0"/>
              <w:rPr>
                <w:ins w:id="1370" w:author="mayada samir" w:date="2019-04-03T09:46:00Z"/>
                <w:del w:id="1371" w:author="Fnu, Sonam" w:date="2019-11-27T17:01:00Z"/>
                <w:rFonts w:ascii="Calibri" w:eastAsiaTheme="minorHAnsi" w:hAnsi="Calibri" w:cstheme="minorBidi"/>
                <w:bCs w:val="0"/>
                <w:color w:val="auto"/>
                <w:szCs w:val="22"/>
                <w:lang w:val="en-US"/>
              </w:rPr>
            </w:pPr>
          </w:p>
        </w:tc>
        <w:tc>
          <w:tcPr>
            <w:tcW w:w="2824" w:type="dxa"/>
          </w:tcPr>
          <w:p w14:paraId="6AD10E86" w14:textId="5EB1F374" w:rsidR="00E23C13" w:rsidDel="00364A8E" w:rsidRDefault="00E23C13">
            <w:pPr>
              <w:pStyle w:val="TableText"/>
              <w:numPr>
                <w:ilvl w:val="0"/>
                <w:numId w:val="144"/>
              </w:numPr>
              <w:rPr>
                <w:ins w:id="1372" w:author="mayada samir" w:date="2019-04-03T09:54:00Z"/>
                <w:del w:id="1373" w:author="Fnu, Sonam" w:date="2019-11-27T17:01:00Z"/>
                <w:rFonts w:ascii="Calibri" w:eastAsiaTheme="minorHAnsi" w:hAnsi="Calibri" w:cstheme="minorBidi"/>
                <w:bCs w:val="0"/>
                <w:color w:val="auto"/>
                <w:szCs w:val="22"/>
                <w:lang w:val="en-US"/>
              </w:rPr>
            </w:pPr>
            <w:ins w:id="1374" w:author="mayada samir" w:date="2019-04-03T09:54:00Z">
              <w:del w:id="1375" w:author="Fnu, Sonam" w:date="2019-11-27T17:01:00Z">
                <w:r w:rsidDel="00364A8E">
                  <w:rPr>
                    <w:rFonts w:ascii="Calibri" w:eastAsiaTheme="minorHAnsi" w:hAnsi="Calibri" w:cstheme="minorBidi"/>
                    <w:bCs w:val="0"/>
                    <w:color w:val="auto"/>
                    <w:szCs w:val="22"/>
                    <w:lang w:val="en-US"/>
                  </w:rPr>
                  <w:delText>Popup to normal page</w:delText>
                </w:r>
              </w:del>
            </w:ins>
          </w:p>
          <w:p w14:paraId="734210F8" w14:textId="2A85FC4C" w:rsidR="00E23C13" w:rsidDel="00364A8E" w:rsidRDefault="00E23C13">
            <w:pPr>
              <w:pStyle w:val="TableText"/>
              <w:numPr>
                <w:ilvl w:val="0"/>
                <w:numId w:val="144"/>
              </w:numPr>
              <w:rPr>
                <w:ins w:id="1376" w:author="mayada samir" w:date="2019-04-03T09:53:00Z"/>
                <w:del w:id="1377" w:author="Fnu, Sonam" w:date="2019-11-27T17:01:00Z"/>
                <w:rFonts w:ascii="Calibri" w:eastAsiaTheme="minorHAnsi" w:hAnsi="Calibri" w:cstheme="minorBidi"/>
                <w:bCs w:val="0"/>
                <w:color w:val="auto"/>
                <w:szCs w:val="22"/>
                <w:lang w:val="en-US"/>
              </w:rPr>
            </w:pPr>
            <w:ins w:id="1378" w:author="mayada samir" w:date="2019-04-03T09:53:00Z">
              <w:del w:id="1379" w:author="Fnu, Sonam" w:date="2019-11-27T17:01:00Z">
                <w:r w:rsidDel="00364A8E">
                  <w:rPr>
                    <w:rFonts w:ascii="Calibri" w:eastAsiaTheme="minorHAnsi" w:hAnsi="Calibri" w:cstheme="minorBidi"/>
                    <w:bCs w:val="0"/>
                    <w:color w:val="auto"/>
                    <w:szCs w:val="22"/>
                    <w:lang w:val="en-US"/>
                  </w:rPr>
                  <w:delText xml:space="preserve">Edit/reject </w:delText>
                </w:r>
              </w:del>
            </w:ins>
            <w:ins w:id="1380" w:author="mayada samir" w:date="2019-04-03T09:54:00Z">
              <w:del w:id="1381" w:author="Fnu, Sonam" w:date="2019-11-27T17:01:00Z">
                <w:r w:rsidDel="00364A8E">
                  <w:rPr>
                    <w:rFonts w:ascii="Calibri" w:eastAsiaTheme="minorHAnsi" w:hAnsi="Calibri" w:cstheme="minorBidi"/>
                    <w:bCs w:val="0"/>
                    <w:color w:val="auto"/>
                    <w:szCs w:val="22"/>
                    <w:lang w:val="en-US"/>
                  </w:rPr>
                  <w:delText>behavior</w:delText>
                </w:r>
              </w:del>
            </w:ins>
          </w:p>
          <w:p w14:paraId="2D9C8C13" w14:textId="7BA3351C" w:rsidR="00E23C13" w:rsidDel="00364A8E" w:rsidRDefault="00E23C13">
            <w:pPr>
              <w:pStyle w:val="TableText"/>
              <w:numPr>
                <w:ilvl w:val="0"/>
                <w:numId w:val="144"/>
              </w:numPr>
              <w:rPr>
                <w:ins w:id="1382" w:author="mayada samir" w:date="2019-04-03T09:46:00Z"/>
                <w:del w:id="1383" w:author="Fnu, Sonam" w:date="2019-11-27T17:01:00Z"/>
                <w:rFonts w:ascii="Calibri" w:eastAsiaTheme="minorHAnsi" w:hAnsi="Calibri" w:cstheme="minorBidi"/>
                <w:bCs w:val="0"/>
                <w:color w:val="auto"/>
                <w:szCs w:val="22"/>
                <w:lang w:val="en-US"/>
              </w:rPr>
            </w:pPr>
            <w:ins w:id="1384" w:author="mayada samir" w:date="2019-04-03T09:53:00Z">
              <w:del w:id="1385" w:author="Fnu, Sonam" w:date="2019-11-27T17:01:00Z">
                <w:r w:rsidDel="00364A8E">
                  <w:rPr>
                    <w:rFonts w:ascii="Calibri" w:eastAsiaTheme="minorHAnsi" w:hAnsi="Calibri" w:cstheme="minorBidi"/>
                    <w:bCs w:val="0"/>
                    <w:color w:val="auto"/>
                    <w:szCs w:val="22"/>
                    <w:lang w:val="en-US"/>
                  </w:rPr>
                  <w:delText xml:space="preserve">Recipient type column in notification </w:delText>
                </w:r>
              </w:del>
            </w:ins>
          </w:p>
        </w:tc>
      </w:tr>
    </w:tbl>
    <w:p w14:paraId="65012761" w14:textId="393D47FE" w:rsidR="00364A8E" w:rsidRPr="00364A8E" w:rsidRDefault="00364A8E" w:rsidP="00364A8E">
      <w:pPr>
        <w:shd w:val="clear" w:color="auto" w:fill="FFFFFF"/>
        <w:spacing w:before="100" w:beforeAutospacing="1" w:after="100" w:afterAutospacing="1" w:line="240" w:lineRule="auto"/>
        <w:rPr>
          <w:ins w:id="1386" w:author="Fnu, Sonam" w:date="2019-11-27T17:01:00Z"/>
          <w:rFonts w:eastAsia="Times New Roman" w:cstheme="minorHAnsi"/>
          <w:color w:val="0F243E" w:themeColor="text2" w:themeShade="80"/>
          <w:spacing w:val="-2"/>
          <w:rPrChange w:id="1387" w:author="Fnu, Sonam" w:date="2019-11-27T17:03:00Z">
            <w:rPr>
              <w:ins w:id="1388" w:author="Fnu, Sonam" w:date="2019-11-27T17:01:00Z"/>
              <w:rFonts w:ascii="inherit" w:eastAsia="Times New Roman" w:hAnsi="inherit" w:cs="Times New Roman"/>
              <w:spacing w:val="-2"/>
              <w:sz w:val="24"/>
              <w:szCs w:val="24"/>
            </w:rPr>
          </w:rPrChange>
        </w:rPr>
      </w:pPr>
      <w:ins w:id="1389" w:author="Fnu, Sonam" w:date="2019-11-27T17:03:00Z">
        <w:r>
          <w:rPr>
            <w:rFonts w:ascii="Arial" w:eastAsia="Times New Roman" w:hAnsi="Arial" w:cs="Arial"/>
            <w:color w:val="0F243E" w:themeColor="text2" w:themeShade="80"/>
            <w:sz w:val="41"/>
            <w:szCs w:val="41"/>
          </w:rPr>
          <w:t xml:space="preserve">   </w:t>
        </w:r>
        <w:r w:rsidR="00C209AC">
          <w:rPr>
            <w:rFonts w:ascii="Arial" w:eastAsia="Times New Roman" w:hAnsi="Arial" w:cs="Arial"/>
            <w:color w:val="0F243E" w:themeColor="text2" w:themeShade="80"/>
            <w:sz w:val="41"/>
            <w:szCs w:val="41"/>
          </w:rPr>
          <w:t xml:space="preserve">       </w:t>
        </w:r>
      </w:ins>
      <w:ins w:id="1390" w:author="Fnu, Sonam" w:date="2019-11-27T17:01:00Z">
        <w:r w:rsidRPr="0053200B">
          <w:rPr>
            <w:rFonts w:ascii="inherit" w:eastAsia="Times New Roman" w:hAnsi="inherit" w:cs="Times New Roman"/>
            <w:spacing w:val="-2"/>
            <w:sz w:val="24"/>
            <w:szCs w:val="24"/>
          </w:rPr>
          <w:t>WildFly 1</w:t>
        </w:r>
        <w:r>
          <w:rPr>
            <w:rFonts w:ascii="inherit" w:eastAsia="Times New Roman" w:hAnsi="inherit" w:cs="Times New Roman"/>
            <w:spacing w:val="-2"/>
            <w:sz w:val="24"/>
            <w:szCs w:val="24"/>
          </w:rPr>
          <w:t>6</w:t>
        </w:r>
        <w:r w:rsidRPr="0053200B">
          <w:rPr>
            <w:rFonts w:ascii="inherit" w:eastAsia="Times New Roman" w:hAnsi="inherit" w:cs="Times New Roman"/>
            <w:spacing w:val="-2"/>
            <w:sz w:val="24"/>
            <w:szCs w:val="24"/>
          </w:rPr>
          <w:t xml:space="preserve"> distributions can be obtained from:</w:t>
        </w:r>
      </w:ins>
    </w:p>
    <w:p w14:paraId="78509C03" w14:textId="183DB413" w:rsidR="00364A8E" w:rsidRPr="0053200B" w:rsidRDefault="00364A8E" w:rsidP="00364A8E">
      <w:pPr>
        <w:shd w:val="clear" w:color="auto" w:fill="FFFFFF"/>
        <w:spacing w:before="100" w:beforeAutospacing="1" w:after="100" w:afterAutospacing="1" w:line="240" w:lineRule="auto"/>
        <w:rPr>
          <w:ins w:id="1391" w:author="Fnu, Sonam" w:date="2019-11-27T17:01:00Z"/>
          <w:rFonts w:ascii="inherit" w:eastAsia="Times New Roman" w:hAnsi="inherit" w:cs="Times New Roman"/>
          <w:spacing w:val="-2"/>
          <w:sz w:val="24"/>
          <w:szCs w:val="24"/>
        </w:rPr>
      </w:pPr>
      <w:ins w:id="1392" w:author="Fnu, Sonam" w:date="2019-11-27T17:02:00Z">
        <w:r>
          <w:t xml:space="preserve">                           </w:t>
        </w:r>
      </w:ins>
      <w:ins w:id="1393" w:author="Fnu, Sonam" w:date="2019-11-27T17:01:00Z">
        <w:r>
          <w:fldChar w:fldCharType="begin"/>
        </w:r>
        <w:r>
          <w:instrText xml:space="preserve"> HYPERLINK "http://www.wildfly.org/downloads/" </w:instrText>
        </w:r>
        <w:r>
          <w:fldChar w:fldCharType="separate"/>
        </w:r>
        <w:r w:rsidRPr="0053200B">
          <w:rPr>
            <w:rFonts w:ascii="inherit" w:eastAsia="Times New Roman" w:hAnsi="inherit" w:cs="Times New Roman"/>
            <w:color w:val="2156A5"/>
            <w:spacing w:val="-2"/>
            <w:sz w:val="24"/>
            <w:szCs w:val="24"/>
            <w:u w:val="single"/>
          </w:rPr>
          <w:t>wildfly.org/downloads</w:t>
        </w:r>
        <w:r>
          <w:rPr>
            <w:rFonts w:ascii="inherit" w:eastAsia="Times New Roman" w:hAnsi="inherit" w:cs="Times New Roman"/>
            <w:color w:val="2156A5"/>
            <w:spacing w:val="-2"/>
            <w:sz w:val="24"/>
            <w:szCs w:val="24"/>
            <w:u w:val="single"/>
          </w:rPr>
          <w:fldChar w:fldCharType="end"/>
        </w:r>
      </w:ins>
    </w:p>
    <w:p w14:paraId="477E0EE2" w14:textId="77777777" w:rsidR="00364A8E" w:rsidRPr="0053200B" w:rsidRDefault="00364A8E" w:rsidP="00364A8E">
      <w:pPr>
        <w:shd w:val="clear" w:color="auto" w:fill="FFFFFF"/>
        <w:spacing w:before="100" w:beforeAutospacing="1" w:after="100" w:afterAutospacing="1" w:line="240" w:lineRule="auto"/>
        <w:rPr>
          <w:ins w:id="1394" w:author="Fnu, Sonam" w:date="2019-11-27T17:01:00Z"/>
          <w:rFonts w:ascii="inherit" w:eastAsia="Times New Roman" w:hAnsi="inherit" w:cs="Times New Roman"/>
          <w:spacing w:val="-2"/>
          <w:sz w:val="24"/>
          <w:szCs w:val="24"/>
        </w:rPr>
      </w:pPr>
      <w:ins w:id="1395" w:author="Fnu, Sonam" w:date="2019-11-27T17:01:00Z">
        <w:r w:rsidRPr="0053200B">
          <w:rPr>
            <w:rFonts w:ascii="inherit" w:eastAsia="Times New Roman" w:hAnsi="inherit" w:cs="Times New Roman"/>
            <w:spacing w:val="-2"/>
            <w:sz w:val="24"/>
            <w:szCs w:val="24"/>
          </w:rPr>
          <w:t>WildFly 16 provides a single distribution available in zip or tar file formats.</w:t>
        </w:r>
      </w:ins>
    </w:p>
    <w:p w14:paraId="4A0DCE3D" w14:textId="77777777" w:rsidR="00364A8E" w:rsidRPr="0053200B" w:rsidRDefault="00364A8E" w:rsidP="00364A8E">
      <w:pPr>
        <w:numPr>
          <w:ilvl w:val="0"/>
          <w:numId w:val="145"/>
        </w:numPr>
        <w:shd w:val="clear" w:color="auto" w:fill="FFFFFF"/>
        <w:spacing w:after="150" w:line="240" w:lineRule="auto"/>
        <w:ind w:left="360"/>
        <w:rPr>
          <w:ins w:id="1396" w:author="Fnu, Sonam" w:date="2019-11-27T17:01:00Z"/>
          <w:rFonts w:ascii="inherit" w:eastAsia="Times New Roman" w:hAnsi="inherit" w:cs="Times New Roman"/>
          <w:spacing w:val="-2"/>
          <w:sz w:val="24"/>
          <w:szCs w:val="24"/>
        </w:rPr>
      </w:pPr>
      <w:ins w:id="1397" w:author="Fnu, Sonam" w:date="2019-11-27T17:01:00Z">
        <w:r w:rsidRPr="0053200B">
          <w:rPr>
            <w:rFonts w:ascii="inherit" w:eastAsia="Times New Roman" w:hAnsi="inherit" w:cs="Times New Roman"/>
            <w:b/>
            <w:bCs/>
            <w:spacing w:val="-1"/>
            <w:sz w:val="24"/>
            <w:szCs w:val="24"/>
          </w:rPr>
          <w:t>wildfly-16.0.0.Final.zip</w:t>
        </w:r>
      </w:ins>
    </w:p>
    <w:p w14:paraId="0EADE7B5" w14:textId="51F1D103" w:rsidR="00364A8E" w:rsidRPr="00C209AC" w:rsidRDefault="00364A8E" w:rsidP="00364A8E">
      <w:pPr>
        <w:numPr>
          <w:ilvl w:val="0"/>
          <w:numId w:val="145"/>
        </w:numPr>
        <w:shd w:val="clear" w:color="auto" w:fill="FFFFFF"/>
        <w:spacing w:after="150" w:line="240" w:lineRule="auto"/>
        <w:ind w:left="360"/>
        <w:rPr>
          <w:ins w:id="1398" w:author="Fnu, Sonam" w:date="2019-11-27T17:04:00Z"/>
          <w:rFonts w:ascii="inherit" w:eastAsia="Times New Roman" w:hAnsi="inherit" w:cs="Times New Roman"/>
          <w:spacing w:val="-2"/>
          <w:sz w:val="24"/>
          <w:szCs w:val="24"/>
          <w:rPrChange w:id="1399" w:author="Fnu, Sonam" w:date="2019-11-27T17:04:00Z">
            <w:rPr>
              <w:ins w:id="1400" w:author="Fnu, Sonam" w:date="2019-11-27T17:04:00Z"/>
              <w:rFonts w:ascii="inherit" w:eastAsia="Times New Roman" w:hAnsi="inherit" w:cs="Times New Roman"/>
              <w:b/>
              <w:bCs/>
              <w:spacing w:val="-1"/>
              <w:sz w:val="24"/>
              <w:szCs w:val="24"/>
            </w:rPr>
          </w:rPrChange>
        </w:rPr>
      </w:pPr>
      <w:ins w:id="1401" w:author="Fnu, Sonam" w:date="2019-11-27T17:01:00Z">
        <w:r w:rsidRPr="0053200B">
          <w:rPr>
            <w:rFonts w:ascii="inherit" w:eastAsia="Times New Roman" w:hAnsi="inherit" w:cs="Times New Roman"/>
            <w:b/>
            <w:bCs/>
            <w:spacing w:val="-1"/>
            <w:sz w:val="24"/>
            <w:szCs w:val="24"/>
          </w:rPr>
          <w:t>wildfly-16.0.0.Final.tar.gz</w:t>
        </w:r>
      </w:ins>
    </w:p>
    <w:p w14:paraId="44EC52BB" w14:textId="12194873" w:rsidR="00C209AC" w:rsidRDefault="00C209AC" w:rsidP="00C209AC">
      <w:pPr>
        <w:shd w:val="clear" w:color="auto" w:fill="FFFFFF"/>
        <w:spacing w:after="150" w:line="240" w:lineRule="auto"/>
        <w:rPr>
          <w:ins w:id="1402" w:author="Fnu, Sonam" w:date="2019-11-27T17:08:00Z"/>
          <w:rFonts w:ascii="inherit" w:eastAsia="Times New Roman" w:hAnsi="inherit" w:cs="Times New Roman"/>
          <w:b/>
          <w:bCs/>
          <w:spacing w:val="-1"/>
          <w:sz w:val="24"/>
          <w:szCs w:val="24"/>
        </w:rPr>
      </w:pPr>
    </w:p>
    <w:p w14:paraId="6EFD288F" w14:textId="6BBBB694" w:rsidR="00C209AC" w:rsidRDefault="00C209AC" w:rsidP="00C209AC">
      <w:pPr>
        <w:shd w:val="clear" w:color="auto" w:fill="FFFFFF"/>
        <w:spacing w:after="150" w:line="240" w:lineRule="auto"/>
        <w:rPr>
          <w:ins w:id="1403" w:author="Fnu, Sonam" w:date="2019-11-27T17:05:00Z"/>
          <w:rFonts w:ascii="inherit" w:eastAsia="Times New Roman" w:hAnsi="inherit" w:cs="Times New Roman"/>
          <w:b/>
          <w:bCs/>
          <w:spacing w:val="-1"/>
          <w:sz w:val="24"/>
          <w:szCs w:val="24"/>
        </w:rPr>
      </w:pPr>
      <w:ins w:id="1404" w:author="Fnu, Sonam" w:date="2019-11-27T17:08:00Z">
        <w:r w:rsidRPr="0053200B">
          <w:rPr>
            <w:rFonts w:ascii="inherit" w:eastAsia="Times New Roman" w:hAnsi="inherit" w:cs="Times New Roman"/>
            <w:spacing w:val="-2"/>
            <w:sz w:val="24"/>
            <w:szCs w:val="24"/>
          </w:rPr>
          <w:t>Simply extract your chosen download to the directory of your choice. You can install WildFly 16 on any operating system that supports the zip or tar formats</w:t>
        </w:r>
      </w:ins>
    </w:p>
    <w:p w14:paraId="4DAFA88D" w14:textId="66E2005D" w:rsidR="00C209AC" w:rsidRDefault="00C209AC" w:rsidP="00C209AC">
      <w:pPr>
        <w:shd w:val="clear" w:color="auto" w:fill="FFFFFF"/>
        <w:spacing w:after="150" w:line="240" w:lineRule="auto"/>
        <w:rPr>
          <w:ins w:id="1405" w:author="Fnu, Sonam" w:date="2019-11-27T17:05:00Z"/>
          <w:rFonts w:ascii="inherit" w:eastAsia="Times New Roman" w:hAnsi="inherit" w:cs="Times New Roman"/>
          <w:b/>
          <w:bCs/>
          <w:spacing w:val="-1"/>
          <w:sz w:val="24"/>
          <w:szCs w:val="24"/>
        </w:rPr>
      </w:pPr>
    </w:p>
    <w:p w14:paraId="1094E060" w14:textId="484C4FF5" w:rsidR="00C209AC" w:rsidRPr="00C209AC" w:rsidRDefault="00C209AC" w:rsidP="00C209AC">
      <w:pPr>
        <w:shd w:val="clear" w:color="auto" w:fill="FFFFFF"/>
        <w:spacing w:before="100" w:beforeAutospacing="1" w:after="100" w:afterAutospacing="1" w:line="240" w:lineRule="auto"/>
        <w:rPr>
          <w:ins w:id="1406" w:author="Fnu, Sonam" w:date="2019-11-27T17:05:00Z"/>
          <w:rFonts w:ascii="Calibri" w:eastAsiaTheme="majorEastAsia" w:hAnsi="Calibri" w:cstheme="majorBidi"/>
          <w:b/>
          <w:bCs/>
          <w:sz w:val="26"/>
          <w:szCs w:val="26"/>
          <w:rPrChange w:id="1407" w:author="Fnu, Sonam" w:date="2019-11-27T17:05:00Z">
            <w:rPr>
              <w:ins w:id="1408" w:author="Fnu, Sonam" w:date="2019-11-27T17:05:00Z"/>
              <w:rFonts w:ascii="Arial" w:eastAsia="Times New Roman" w:hAnsi="Arial" w:cs="Arial"/>
              <w:color w:val="0F243E" w:themeColor="text2" w:themeShade="80"/>
              <w:sz w:val="41"/>
              <w:szCs w:val="41"/>
            </w:rPr>
          </w:rPrChange>
        </w:rPr>
      </w:pPr>
      <w:ins w:id="1409" w:author="Fnu, Sonam" w:date="2019-11-27T17:05:00Z">
        <w:r w:rsidRPr="00C209AC">
          <w:rPr>
            <w:rFonts w:ascii="Calibri" w:eastAsiaTheme="majorEastAsia" w:hAnsi="Calibri" w:cstheme="majorBidi"/>
            <w:b/>
            <w:bCs/>
            <w:sz w:val="26"/>
            <w:szCs w:val="26"/>
            <w:rPrChange w:id="1410" w:author="Fnu, Sonam" w:date="2019-11-27T17:05:00Z">
              <w:rPr>
                <w:rFonts w:ascii="Arial" w:eastAsia="Times New Roman" w:hAnsi="Arial" w:cs="Arial"/>
                <w:color w:val="0F243E" w:themeColor="text2" w:themeShade="80"/>
                <w:sz w:val="41"/>
                <w:szCs w:val="41"/>
              </w:rPr>
            </w:rPrChange>
          </w:rPr>
          <w:t>Requirements</w:t>
        </w:r>
        <w:r>
          <w:rPr>
            <w:rFonts w:ascii="Calibri" w:eastAsiaTheme="majorEastAsia" w:hAnsi="Calibri" w:cstheme="majorBidi"/>
            <w:b/>
            <w:bCs/>
            <w:sz w:val="26"/>
            <w:szCs w:val="26"/>
          </w:rPr>
          <w:t xml:space="preserve"> :</w:t>
        </w:r>
      </w:ins>
    </w:p>
    <w:p w14:paraId="3A70839D" w14:textId="77777777" w:rsidR="00C209AC" w:rsidRPr="0053200B" w:rsidRDefault="00C209AC" w:rsidP="00C209AC">
      <w:pPr>
        <w:numPr>
          <w:ilvl w:val="0"/>
          <w:numId w:val="146"/>
        </w:numPr>
        <w:shd w:val="clear" w:color="auto" w:fill="FFFFFF"/>
        <w:spacing w:after="150" w:line="240" w:lineRule="auto"/>
        <w:ind w:left="360"/>
        <w:rPr>
          <w:ins w:id="1411" w:author="Fnu, Sonam" w:date="2019-11-27T17:05:00Z"/>
          <w:rFonts w:ascii="inherit" w:eastAsia="Times New Roman" w:hAnsi="inherit" w:cs="Times New Roman"/>
          <w:spacing w:val="-2"/>
          <w:sz w:val="24"/>
          <w:szCs w:val="24"/>
        </w:rPr>
      </w:pPr>
      <w:ins w:id="1412" w:author="Fnu, Sonam" w:date="2019-11-27T17:05:00Z">
        <w:r w:rsidRPr="0053200B">
          <w:rPr>
            <w:rFonts w:ascii="inherit" w:eastAsia="Times New Roman" w:hAnsi="inherit" w:cs="Times New Roman"/>
            <w:spacing w:val="-2"/>
            <w:sz w:val="24"/>
            <w:szCs w:val="24"/>
          </w:rPr>
          <w:t xml:space="preserve">Java SE 8 or later. </w:t>
        </w:r>
      </w:ins>
    </w:p>
    <w:p w14:paraId="0734D325" w14:textId="77777777" w:rsidR="00C209AC" w:rsidRPr="0053200B" w:rsidRDefault="00C209AC">
      <w:pPr>
        <w:shd w:val="clear" w:color="auto" w:fill="FFFFFF"/>
        <w:spacing w:after="150" w:line="240" w:lineRule="auto"/>
        <w:rPr>
          <w:ins w:id="1413" w:author="Fnu, Sonam" w:date="2019-11-27T17:01:00Z"/>
          <w:rFonts w:ascii="inherit" w:eastAsia="Times New Roman" w:hAnsi="inherit" w:cs="Times New Roman"/>
          <w:spacing w:val="-2"/>
          <w:sz w:val="24"/>
          <w:szCs w:val="24"/>
        </w:rPr>
        <w:pPrChange w:id="1414" w:author="Fnu, Sonam" w:date="2019-11-27T17:05:00Z">
          <w:pPr>
            <w:numPr>
              <w:numId w:val="145"/>
            </w:numPr>
            <w:shd w:val="clear" w:color="auto" w:fill="FFFFFF"/>
            <w:tabs>
              <w:tab w:val="num" w:pos="720"/>
            </w:tabs>
            <w:spacing w:after="150" w:line="240" w:lineRule="auto"/>
            <w:ind w:left="360" w:hanging="360"/>
          </w:pPr>
        </w:pPrChange>
      </w:pPr>
    </w:p>
    <w:p w14:paraId="00FD59A9" w14:textId="4891EA7C" w:rsidR="00C4170A" w:rsidRPr="00064254" w:rsidRDefault="00C4170A" w:rsidP="00666439">
      <w:pPr>
        <w:rPr>
          <w:rFonts w:ascii="Calibri" w:hAnsi="Calibri"/>
        </w:rPr>
      </w:pPr>
    </w:p>
    <w:p w14:paraId="09F74D0F" w14:textId="41E9CCF3" w:rsidR="0063136A" w:rsidRDefault="00DF51D7" w:rsidP="0063136A">
      <w:pPr>
        <w:pStyle w:val="Heading2"/>
        <w:numPr>
          <w:ilvl w:val="1"/>
          <w:numId w:val="1"/>
        </w:numPr>
        <w:rPr>
          <w:ins w:id="1415" w:author="Fnu, Sonam" w:date="2019-11-27T17:19:00Z"/>
          <w:rFonts w:ascii="Calibri" w:hAnsi="Calibri"/>
        </w:rPr>
      </w:pPr>
      <w:del w:id="1416" w:author="Fnu, Sonam" w:date="2019-11-27T17:06:00Z">
        <w:r w:rsidRPr="00064254" w:rsidDel="00C209AC">
          <w:rPr>
            <w:rFonts w:ascii="Calibri" w:hAnsi="Calibri"/>
          </w:rPr>
          <w:lastRenderedPageBreak/>
          <w:delText xml:space="preserve"> </w:delText>
        </w:r>
      </w:del>
      <w:bookmarkStart w:id="1417" w:name="_Toc5265582"/>
      <w:ins w:id="1418" w:author="Fnu, Sonam" w:date="2019-11-27T17:06:00Z">
        <w:r w:rsidR="00C209AC">
          <w:rPr>
            <w:rFonts w:ascii="Calibri" w:hAnsi="Calibri"/>
          </w:rPr>
          <w:t xml:space="preserve"> Configuration</w:t>
        </w:r>
      </w:ins>
      <w:del w:id="1419" w:author="Fnu, Sonam" w:date="2019-11-27T17:06:00Z">
        <w:r w:rsidR="00181815" w:rsidRPr="00064254" w:rsidDel="00C209AC">
          <w:rPr>
            <w:rFonts w:ascii="Calibri" w:hAnsi="Calibri"/>
          </w:rPr>
          <w:delText>List of Am</w:delText>
        </w:r>
      </w:del>
      <w:ins w:id="1420" w:author="Fnu, Sonam" w:date="2019-11-27T17:19:00Z">
        <w:r w:rsidR="0063136A">
          <w:rPr>
            <w:rFonts w:ascii="Calibri" w:hAnsi="Calibri"/>
          </w:rPr>
          <w:t>:</w:t>
        </w:r>
      </w:ins>
      <w:del w:id="1421" w:author="Fnu, Sonam" w:date="2019-11-27T17:06:00Z">
        <w:r w:rsidR="00181815" w:rsidRPr="00064254" w:rsidDel="00C209AC">
          <w:rPr>
            <w:rFonts w:ascii="Calibri" w:hAnsi="Calibri"/>
          </w:rPr>
          <w:delText>endments</w:delText>
        </w:r>
      </w:del>
      <w:del w:id="1422" w:author="Fnu, Sonam" w:date="2019-11-27T17:19:00Z">
        <w:r w:rsidRPr="00064254" w:rsidDel="0063136A">
          <w:rPr>
            <w:rFonts w:ascii="Calibri" w:hAnsi="Calibri"/>
          </w:rPr>
          <w:delText>:</w:delText>
        </w:r>
      </w:del>
      <w:bookmarkEnd w:id="1417"/>
    </w:p>
    <w:p w14:paraId="23B146B7" w14:textId="44C36462" w:rsidR="00C45A7B" w:rsidRPr="004D0D13" w:rsidRDefault="00C45A7B">
      <w:pPr>
        <w:pStyle w:val="ListParagraph"/>
        <w:numPr>
          <w:ilvl w:val="2"/>
          <w:numId w:val="148"/>
        </w:numPr>
        <w:rPr>
          <w:ins w:id="1423" w:author="Fnu, Sonam" w:date="2019-11-27T17:25:00Z"/>
          <w:rFonts w:ascii="Calibri" w:eastAsiaTheme="majorEastAsia" w:hAnsi="Calibri" w:cstheme="majorBidi"/>
          <w:b/>
          <w:bCs/>
          <w:sz w:val="24"/>
          <w:szCs w:val="24"/>
          <w:rPrChange w:id="1424" w:author="Fnu, Sonam" w:date="2019-11-27T17:26:00Z">
            <w:rPr>
              <w:ins w:id="1425" w:author="Fnu, Sonam" w:date="2019-11-27T17:25:00Z"/>
            </w:rPr>
          </w:rPrChange>
        </w:rPr>
        <w:pPrChange w:id="1426" w:author="Fnu, Sonam" w:date="2019-11-27T17:26:00Z">
          <w:pPr/>
        </w:pPrChange>
      </w:pPr>
      <w:ins w:id="1427" w:author="Fnu, Sonam" w:date="2019-11-27T17:23:00Z">
        <w:r w:rsidRPr="004D0D13">
          <w:rPr>
            <w:rFonts w:ascii="Calibri" w:eastAsiaTheme="majorEastAsia" w:hAnsi="Calibri" w:cstheme="majorBidi"/>
            <w:b/>
            <w:bCs/>
            <w:sz w:val="24"/>
            <w:szCs w:val="24"/>
            <w:rPrChange w:id="1428" w:author="Fnu, Sonam" w:date="2019-11-27T17:26:00Z">
              <w:rPr>
                <w:rFonts w:ascii="Arial" w:eastAsia="Times New Roman" w:hAnsi="Arial" w:cs="Arial"/>
                <w:color w:val="0F243E" w:themeColor="text2" w:themeShade="80"/>
                <w:sz w:val="28"/>
                <w:szCs w:val="28"/>
              </w:rPr>
            </w:rPrChange>
          </w:rPr>
          <w:t>Standalone Server Configurations</w:t>
        </w:r>
      </w:ins>
      <w:ins w:id="1429" w:author="Fnu, Sonam" w:date="2019-11-27T17:24:00Z">
        <w:r w:rsidR="004D0D13" w:rsidRPr="004D0D13">
          <w:rPr>
            <w:rFonts w:ascii="Calibri" w:eastAsiaTheme="majorEastAsia" w:hAnsi="Calibri" w:cstheme="majorBidi"/>
            <w:b/>
            <w:bCs/>
            <w:sz w:val="24"/>
            <w:szCs w:val="24"/>
            <w:rPrChange w:id="1430" w:author="Fnu, Sonam" w:date="2019-11-27T17:26:00Z">
              <w:rPr/>
            </w:rPrChange>
          </w:rPr>
          <w:t xml:space="preserve"> : </w:t>
        </w:r>
      </w:ins>
    </w:p>
    <w:p w14:paraId="6BFF7ED9" w14:textId="77777777" w:rsidR="00E3434C" w:rsidRDefault="004D0D13" w:rsidP="004D0D13">
      <w:pPr>
        <w:pStyle w:val="ListParagraph"/>
        <w:numPr>
          <w:ilvl w:val="0"/>
          <w:numId w:val="149"/>
        </w:numPr>
        <w:shd w:val="clear" w:color="auto" w:fill="FFFFFF"/>
        <w:spacing w:after="150" w:line="240" w:lineRule="auto"/>
        <w:jc w:val="both"/>
        <w:rPr>
          <w:ins w:id="1431" w:author="Fnu, Sonam" w:date="2019-11-27T17:30:00Z"/>
          <w:rFonts w:ascii="inherit" w:eastAsia="Times New Roman" w:hAnsi="inherit" w:cs="Times New Roman"/>
          <w:spacing w:val="-2"/>
          <w:sz w:val="24"/>
          <w:szCs w:val="24"/>
        </w:rPr>
      </w:pPr>
      <w:ins w:id="1432" w:author="Fnu, Sonam" w:date="2019-11-27T17:26:00Z">
        <w:r w:rsidRPr="00E3434C">
          <w:rPr>
            <w:rFonts w:ascii="inherit" w:eastAsia="Times New Roman" w:hAnsi="inherit" w:cs="Times New Roman"/>
            <w:spacing w:val="-2"/>
            <w:sz w:val="24"/>
            <w:szCs w:val="24"/>
            <w:rPrChange w:id="1433" w:author="Fnu, Sonam" w:date="2019-11-27T17:30:00Z">
              <w:rPr/>
            </w:rPrChange>
          </w:rPr>
          <w:t>standalone.xml (</w:t>
        </w:r>
        <w:r w:rsidRPr="00E3434C">
          <w:rPr>
            <w:rFonts w:ascii="inherit" w:eastAsia="Times New Roman" w:hAnsi="inherit" w:cs="Times New Roman"/>
            <w:i/>
            <w:iCs/>
            <w:spacing w:val="-2"/>
            <w:sz w:val="24"/>
            <w:szCs w:val="24"/>
            <w:rPrChange w:id="1434" w:author="Fnu, Sonam" w:date="2019-11-27T17:30:00Z">
              <w:rPr>
                <w:i/>
                <w:iCs/>
              </w:rPr>
            </w:rPrChange>
          </w:rPr>
          <w:t>default</w:t>
        </w:r>
        <w:r w:rsidRPr="00E3434C">
          <w:rPr>
            <w:rFonts w:ascii="inherit" w:eastAsia="Times New Roman" w:hAnsi="inherit" w:cs="Times New Roman"/>
            <w:spacing w:val="-2"/>
            <w:sz w:val="24"/>
            <w:szCs w:val="24"/>
            <w:rPrChange w:id="1435" w:author="Fnu, Sonam" w:date="2019-11-27T17:30:00Z">
              <w:rPr/>
            </w:rPrChange>
          </w:rPr>
          <w:t>)</w:t>
        </w:r>
      </w:ins>
    </w:p>
    <w:p w14:paraId="40145630" w14:textId="75DCE0D2" w:rsidR="002634BE" w:rsidRDefault="004D0D13" w:rsidP="002634BE">
      <w:pPr>
        <w:pStyle w:val="ListParagraph"/>
        <w:numPr>
          <w:ilvl w:val="0"/>
          <w:numId w:val="150"/>
        </w:numPr>
        <w:shd w:val="clear" w:color="auto" w:fill="FFFFFF"/>
        <w:spacing w:after="150" w:line="240" w:lineRule="auto"/>
        <w:jc w:val="both"/>
        <w:rPr>
          <w:ins w:id="1436" w:author="Fnu, Sonam" w:date="2019-11-27T17:34:00Z"/>
          <w:rFonts w:ascii="inherit" w:eastAsia="Times New Roman" w:hAnsi="inherit" w:cs="Times New Roman"/>
          <w:spacing w:val="-2"/>
          <w:sz w:val="24"/>
          <w:szCs w:val="24"/>
        </w:rPr>
      </w:pPr>
      <w:ins w:id="1437" w:author="Fnu, Sonam" w:date="2019-11-27T17:26:00Z">
        <w:r w:rsidRPr="00E3434C">
          <w:rPr>
            <w:rFonts w:ascii="inherit" w:eastAsia="Times New Roman" w:hAnsi="inherit" w:cs="Times New Roman"/>
            <w:spacing w:val="-2"/>
            <w:sz w:val="24"/>
            <w:szCs w:val="24"/>
            <w:rPrChange w:id="1438" w:author="Fnu, Sonam" w:date="2019-11-27T17:30:00Z">
              <w:rPr/>
            </w:rPrChange>
          </w:rPr>
          <w:t>Java Enterprise Edition 8 web profile certified configuration with the required</w:t>
        </w:r>
      </w:ins>
      <w:ins w:id="1439" w:author="Fnu, Sonam" w:date="2019-11-27T17:37:00Z">
        <w:r w:rsidR="002634BE">
          <w:rPr>
            <w:rFonts w:ascii="inherit" w:eastAsia="Times New Roman" w:hAnsi="inherit" w:cs="Times New Roman"/>
            <w:spacing w:val="-2"/>
            <w:sz w:val="24"/>
            <w:szCs w:val="24"/>
          </w:rPr>
          <w:t xml:space="preserve"> </w:t>
        </w:r>
      </w:ins>
      <w:ins w:id="1440" w:author="Fnu, Sonam" w:date="2019-11-27T17:26:00Z">
        <w:r w:rsidRPr="00E3434C">
          <w:rPr>
            <w:rFonts w:ascii="inherit" w:eastAsia="Times New Roman" w:hAnsi="inherit" w:cs="Times New Roman"/>
            <w:spacing w:val="-2"/>
            <w:sz w:val="24"/>
            <w:szCs w:val="24"/>
            <w:rPrChange w:id="1441" w:author="Fnu, Sonam" w:date="2019-11-27T17:30:00Z">
              <w:rPr/>
            </w:rPrChange>
          </w:rPr>
          <w:t>technologies plus those noted in the table above.</w:t>
        </w:r>
      </w:ins>
    </w:p>
    <w:p w14:paraId="7F403862" w14:textId="631257BA" w:rsidR="002634BE" w:rsidRDefault="002634BE" w:rsidP="002634BE">
      <w:pPr>
        <w:pStyle w:val="ListParagraph"/>
        <w:numPr>
          <w:ilvl w:val="0"/>
          <w:numId w:val="149"/>
        </w:numPr>
        <w:shd w:val="clear" w:color="auto" w:fill="FFFFFF"/>
        <w:spacing w:after="150" w:line="240" w:lineRule="auto"/>
        <w:jc w:val="both"/>
        <w:rPr>
          <w:ins w:id="1442" w:author="Fnu, Sonam" w:date="2019-11-27T17:36:00Z"/>
          <w:rFonts w:ascii="inherit" w:eastAsia="Times New Roman" w:hAnsi="inherit" w:cs="Times New Roman"/>
          <w:spacing w:val="-2"/>
          <w:sz w:val="24"/>
          <w:szCs w:val="24"/>
        </w:rPr>
      </w:pPr>
      <w:ins w:id="1443" w:author="Fnu, Sonam" w:date="2019-11-27T17:34:00Z">
        <w:r>
          <w:rPr>
            <w:rFonts w:ascii="inherit" w:eastAsia="Times New Roman" w:hAnsi="inherit" w:cs="Times New Roman"/>
            <w:spacing w:val="-2"/>
            <w:sz w:val="24"/>
            <w:szCs w:val="24"/>
          </w:rPr>
          <w:t xml:space="preserve"> </w:t>
        </w:r>
      </w:ins>
      <w:ins w:id="1444" w:author="Fnu, Sonam" w:date="2019-11-27T17:35:00Z">
        <w:r w:rsidRPr="0053200B">
          <w:rPr>
            <w:rFonts w:ascii="inherit" w:eastAsia="Times New Roman" w:hAnsi="inherit" w:cs="Times New Roman"/>
            <w:spacing w:val="-2"/>
            <w:sz w:val="24"/>
            <w:szCs w:val="24"/>
          </w:rPr>
          <w:t>standalone-ha.xml</w:t>
        </w:r>
      </w:ins>
    </w:p>
    <w:p w14:paraId="51B0D9D8" w14:textId="6BE64BD7" w:rsidR="002634BE" w:rsidRPr="0053200B" w:rsidRDefault="002634BE">
      <w:pPr>
        <w:pStyle w:val="ListParagraph"/>
        <w:numPr>
          <w:ilvl w:val="0"/>
          <w:numId w:val="150"/>
        </w:numPr>
        <w:shd w:val="clear" w:color="auto" w:fill="FFFFFF"/>
        <w:spacing w:after="150" w:line="240" w:lineRule="auto"/>
        <w:jc w:val="both"/>
        <w:rPr>
          <w:ins w:id="1445" w:author="Fnu, Sonam" w:date="2019-11-27T17:36:00Z"/>
          <w:rFonts w:ascii="inherit" w:eastAsia="Times New Roman" w:hAnsi="inherit" w:cs="Times New Roman"/>
          <w:spacing w:val="-2"/>
          <w:sz w:val="24"/>
          <w:szCs w:val="24"/>
        </w:rPr>
        <w:pPrChange w:id="1446" w:author="Fnu, Sonam" w:date="2019-11-27T17:36:00Z">
          <w:pPr>
            <w:numPr>
              <w:ilvl w:val="1"/>
              <w:numId w:val="147"/>
            </w:numPr>
            <w:shd w:val="clear" w:color="auto" w:fill="FFFFFF"/>
            <w:tabs>
              <w:tab w:val="num" w:pos="1440"/>
            </w:tabs>
            <w:spacing w:after="150" w:line="240" w:lineRule="auto"/>
            <w:ind w:left="660" w:hanging="360"/>
          </w:pPr>
        </w:pPrChange>
      </w:pPr>
      <w:ins w:id="1447" w:author="Fnu, Sonam" w:date="2019-11-27T17:36:00Z">
        <w:r>
          <w:rPr>
            <w:rFonts w:ascii="inherit" w:eastAsia="Times New Roman" w:hAnsi="inherit" w:cs="Times New Roman"/>
            <w:spacing w:val="-2"/>
            <w:sz w:val="24"/>
            <w:szCs w:val="24"/>
          </w:rPr>
          <w:t xml:space="preserve"> </w:t>
        </w:r>
        <w:r w:rsidRPr="0053200B">
          <w:rPr>
            <w:rFonts w:ascii="inherit" w:eastAsia="Times New Roman" w:hAnsi="inherit" w:cs="Times New Roman"/>
            <w:spacing w:val="-2"/>
            <w:sz w:val="24"/>
            <w:szCs w:val="24"/>
          </w:rPr>
          <w:t xml:space="preserve">Java Enterprise Edition 8 web profile certified configuration with high </w:t>
        </w:r>
        <w:r>
          <w:rPr>
            <w:rFonts w:ascii="inherit" w:eastAsia="Times New Roman" w:hAnsi="inherit" w:cs="Times New Roman"/>
            <w:spacing w:val="-2"/>
            <w:sz w:val="24"/>
            <w:szCs w:val="24"/>
          </w:rPr>
          <w:t xml:space="preserve"> </w:t>
        </w:r>
        <w:r w:rsidRPr="0053200B">
          <w:rPr>
            <w:rFonts w:ascii="inherit" w:eastAsia="Times New Roman" w:hAnsi="inherit" w:cs="Times New Roman"/>
            <w:spacing w:val="-2"/>
            <w:sz w:val="24"/>
            <w:szCs w:val="24"/>
          </w:rPr>
          <w:t>availability</w:t>
        </w:r>
      </w:ins>
    </w:p>
    <w:p w14:paraId="76D69818" w14:textId="77777777" w:rsidR="00EA2590" w:rsidRPr="0053200B" w:rsidRDefault="00EA2590">
      <w:pPr>
        <w:pStyle w:val="ListParagraph"/>
        <w:numPr>
          <w:ilvl w:val="0"/>
          <w:numId w:val="149"/>
        </w:numPr>
        <w:shd w:val="clear" w:color="auto" w:fill="FFFFFF"/>
        <w:spacing w:after="150" w:line="240" w:lineRule="auto"/>
        <w:jc w:val="both"/>
        <w:rPr>
          <w:ins w:id="1448" w:author="Fnu, Sonam" w:date="2019-11-27T17:37:00Z"/>
          <w:rFonts w:ascii="inherit" w:eastAsia="Times New Roman" w:hAnsi="inherit" w:cs="Times New Roman"/>
          <w:spacing w:val="-2"/>
          <w:sz w:val="24"/>
          <w:szCs w:val="24"/>
        </w:rPr>
        <w:pPrChange w:id="1449" w:author="Fnu, Sonam" w:date="2019-11-27T17:37:00Z">
          <w:pPr>
            <w:numPr>
              <w:numId w:val="150"/>
            </w:numPr>
            <w:shd w:val="clear" w:color="auto" w:fill="FFFFFF"/>
            <w:spacing w:after="150" w:line="240" w:lineRule="auto"/>
            <w:ind w:left="3600" w:hanging="360"/>
          </w:pPr>
        </w:pPrChange>
      </w:pPr>
      <w:ins w:id="1450" w:author="Fnu, Sonam" w:date="2019-11-27T17:37:00Z">
        <w:r w:rsidRPr="0053200B">
          <w:rPr>
            <w:rFonts w:ascii="inherit" w:eastAsia="Times New Roman" w:hAnsi="inherit" w:cs="Times New Roman"/>
            <w:spacing w:val="-2"/>
            <w:sz w:val="24"/>
            <w:szCs w:val="24"/>
          </w:rPr>
          <w:t>standalone-full.xml</w:t>
        </w:r>
      </w:ins>
    </w:p>
    <w:p w14:paraId="2195BA85" w14:textId="77777777" w:rsidR="00EA2590" w:rsidRPr="0053200B" w:rsidRDefault="00EA2590">
      <w:pPr>
        <w:pStyle w:val="ListParagraph"/>
        <w:numPr>
          <w:ilvl w:val="0"/>
          <w:numId w:val="150"/>
        </w:numPr>
        <w:shd w:val="clear" w:color="auto" w:fill="FFFFFF"/>
        <w:spacing w:after="150" w:line="240" w:lineRule="auto"/>
        <w:jc w:val="both"/>
        <w:rPr>
          <w:ins w:id="1451" w:author="Fnu, Sonam" w:date="2019-11-27T17:37:00Z"/>
          <w:rFonts w:ascii="inherit" w:eastAsia="Times New Roman" w:hAnsi="inherit" w:cs="Times New Roman"/>
          <w:spacing w:val="-2"/>
          <w:sz w:val="24"/>
          <w:szCs w:val="24"/>
        </w:rPr>
        <w:pPrChange w:id="1452" w:author="Fnu, Sonam" w:date="2019-11-27T17:37:00Z">
          <w:pPr>
            <w:numPr>
              <w:ilvl w:val="1"/>
              <w:numId w:val="150"/>
            </w:numPr>
            <w:shd w:val="clear" w:color="auto" w:fill="FFFFFF"/>
            <w:spacing w:after="150" w:line="240" w:lineRule="auto"/>
            <w:ind w:left="4320" w:hanging="360"/>
          </w:pPr>
        </w:pPrChange>
      </w:pPr>
      <w:ins w:id="1453" w:author="Fnu, Sonam" w:date="2019-11-27T17:37:00Z">
        <w:r w:rsidRPr="0053200B">
          <w:rPr>
            <w:rFonts w:ascii="inherit" w:eastAsia="Times New Roman" w:hAnsi="inherit" w:cs="Times New Roman"/>
            <w:spacing w:val="-2"/>
            <w:sz w:val="24"/>
            <w:szCs w:val="24"/>
          </w:rPr>
          <w:t>Java Enterprise Edition 8 full profile certified configuration including all the required EE 8 technologies</w:t>
        </w:r>
      </w:ins>
    </w:p>
    <w:p w14:paraId="08214614" w14:textId="77777777" w:rsidR="00EA2590" w:rsidRPr="0053200B" w:rsidRDefault="00EA2590">
      <w:pPr>
        <w:pStyle w:val="ListParagraph"/>
        <w:numPr>
          <w:ilvl w:val="0"/>
          <w:numId w:val="149"/>
        </w:numPr>
        <w:shd w:val="clear" w:color="auto" w:fill="FFFFFF"/>
        <w:spacing w:after="150" w:line="240" w:lineRule="auto"/>
        <w:jc w:val="both"/>
        <w:rPr>
          <w:ins w:id="1454" w:author="Fnu, Sonam" w:date="2019-11-27T17:37:00Z"/>
          <w:rFonts w:ascii="inherit" w:eastAsia="Times New Roman" w:hAnsi="inherit" w:cs="Times New Roman"/>
          <w:spacing w:val="-2"/>
          <w:sz w:val="24"/>
          <w:szCs w:val="24"/>
        </w:rPr>
        <w:pPrChange w:id="1455" w:author="Fnu, Sonam" w:date="2019-11-27T17:38:00Z">
          <w:pPr>
            <w:numPr>
              <w:numId w:val="150"/>
            </w:numPr>
            <w:shd w:val="clear" w:color="auto" w:fill="FFFFFF"/>
            <w:spacing w:after="150" w:line="240" w:lineRule="auto"/>
            <w:ind w:left="3600" w:hanging="360"/>
          </w:pPr>
        </w:pPrChange>
      </w:pPr>
      <w:ins w:id="1456" w:author="Fnu, Sonam" w:date="2019-11-27T17:37:00Z">
        <w:r w:rsidRPr="0053200B">
          <w:rPr>
            <w:rFonts w:ascii="inherit" w:eastAsia="Times New Roman" w:hAnsi="inherit" w:cs="Times New Roman"/>
            <w:spacing w:val="-2"/>
            <w:sz w:val="24"/>
            <w:szCs w:val="24"/>
          </w:rPr>
          <w:t>standalone-full-ha.xml</w:t>
        </w:r>
      </w:ins>
    </w:p>
    <w:p w14:paraId="7F8A24DC" w14:textId="77777777" w:rsidR="00EA2590" w:rsidRPr="0053200B" w:rsidRDefault="00EA2590">
      <w:pPr>
        <w:pStyle w:val="ListParagraph"/>
        <w:numPr>
          <w:ilvl w:val="0"/>
          <w:numId w:val="150"/>
        </w:numPr>
        <w:shd w:val="clear" w:color="auto" w:fill="FFFFFF"/>
        <w:spacing w:after="150" w:line="240" w:lineRule="auto"/>
        <w:jc w:val="both"/>
        <w:rPr>
          <w:ins w:id="1457" w:author="Fnu, Sonam" w:date="2019-11-27T17:37:00Z"/>
          <w:rFonts w:ascii="inherit" w:eastAsia="Times New Roman" w:hAnsi="inherit" w:cs="Times New Roman"/>
          <w:spacing w:val="-2"/>
          <w:sz w:val="24"/>
          <w:szCs w:val="24"/>
        </w:rPr>
        <w:pPrChange w:id="1458" w:author="Fnu, Sonam" w:date="2019-11-27T17:38:00Z">
          <w:pPr>
            <w:numPr>
              <w:ilvl w:val="1"/>
              <w:numId w:val="150"/>
            </w:numPr>
            <w:shd w:val="clear" w:color="auto" w:fill="FFFFFF"/>
            <w:spacing w:after="150" w:line="240" w:lineRule="auto"/>
            <w:ind w:left="4320" w:hanging="360"/>
          </w:pPr>
        </w:pPrChange>
      </w:pPr>
      <w:ins w:id="1459" w:author="Fnu, Sonam" w:date="2019-11-27T17:37:00Z">
        <w:r w:rsidRPr="0053200B">
          <w:rPr>
            <w:rFonts w:ascii="inherit" w:eastAsia="Times New Roman" w:hAnsi="inherit" w:cs="Times New Roman"/>
            <w:spacing w:val="-2"/>
            <w:sz w:val="24"/>
            <w:szCs w:val="24"/>
          </w:rPr>
          <w:t>Java Enterprise Edition 8 full profile certified configuration with high availability</w:t>
        </w:r>
      </w:ins>
    </w:p>
    <w:p w14:paraId="51BC7514" w14:textId="049A444E" w:rsidR="002634BE" w:rsidRPr="0053200B" w:rsidRDefault="002634BE">
      <w:pPr>
        <w:pStyle w:val="ListParagraph"/>
        <w:shd w:val="clear" w:color="auto" w:fill="FFFFFF"/>
        <w:spacing w:after="150" w:line="240" w:lineRule="auto"/>
        <w:ind w:left="1990"/>
        <w:jc w:val="both"/>
        <w:rPr>
          <w:ins w:id="1460" w:author="Fnu, Sonam" w:date="2019-11-27T17:35:00Z"/>
          <w:rFonts w:ascii="inherit" w:eastAsia="Times New Roman" w:hAnsi="inherit" w:cs="Times New Roman"/>
          <w:spacing w:val="-2"/>
          <w:sz w:val="24"/>
          <w:szCs w:val="24"/>
        </w:rPr>
        <w:pPrChange w:id="1461" w:author="Fnu, Sonam" w:date="2019-11-27T17:36:00Z">
          <w:pPr>
            <w:numPr>
              <w:numId w:val="147"/>
            </w:numPr>
            <w:shd w:val="clear" w:color="auto" w:fill="FFFFFF"/>
            <w:tabs>
              <w:tab w:val="num" w:pos="720"/>
            </w:tabs>
            <w:spacing w:after="150" w:line="240" w:lineRule="auto"/>
            <w:ind w:left="360" w:hanging="360"/>
          </w:pPr>
        </w:pPrChange>
      </w:pPr>
    </w:p>
    <w:p w14:paraId="1DAC2FB0" w14:textId="74505F31" w:rsidR="002634BE" w:rsidRPr="002634BE" w:rsidRDefault="002634BE">
      <w:pPr>
        <w:shd w:val="clear" w:color="auto" w:fill="FFFFFF"/>
        <w:spacing w:after="150" w:line="240" w:lineRule="auto"/>
        <w:jc w:val="both"/>
        <w:rPr>
          <w:ins w:id="1462" w:author="Fnu, Sonam" w:date="2019-11-27T17:26:00Z"/>
          <w:rFonts w:ascii="inherit" w:eastAsia="Times New Roman" w:hAnsi="inherit" w:cs="Times New Roman"/>
          <w:spacing w:val="-2"/>
          <w:sz w:val="24"/>
          <w:szCs w:val="24"/>
          <w:rPrChange w:id="1463" w:author="Fnu, Sonam" w:date="2019-11-27T17:34:00Z">
            <w:rPr>
              <w:ins w:id="1464" w:author="Fnu, Sonam" w:date="2019-11-27T17:26:00Z"/>
            </w:rPr>
          </w:rPrChange>
        </w:rPr>
        <w:pPrChange w:id="1465" w:author="Fnu, Sonam" w:date="2019-11-27T17:34:00Z">
          <w:pPr>
            <w:numPr>
              <w:ilvl w:val="1"/>
              <w:numId w:val="147"/>
            </w:numPr>
            <w:shd w:val="clear" w:color="auto" w:fill="FFFFFF"/>
            <w:tabs>
              <w:tab w:val="num" w:pos="1440"/>
            </w:tabs>
            <w:spacing w:after="150" w:line="240" w:lineRule="auto"/>
            <w:ind w:left="660" w:hanging="360"/>
          </w:pPr>
        </w:pPrChange>
      </w:pPr>
    </w:p>
    <w:p w14:paraId="6D27EA43" w14:textId="6300AC0C" w:rsidR="00C45A7B" w:rsidRPr="00526A09" w:rsidRDefault="00C45A7B" w:rsidP="00C45A7B">
      <w:pPr>
        <w:rPr>
          <w:ins w:id="1466" w:author="Fnu, Sonam" w:date="2019-11-27T17:23:00Z"/>
          <w:rFonts w:ascii="inherit" w:eastAsia="Times New Roman" w:hAnsi="inherit" w:cs="Times New Roman"/>
          <w:spacing w:val="-2"/>
          <w:sz w:val="24"/>
          <w:szCs w:val="24"/>
          <w:rPrChange w:id="1467" w:author="Fnu, Sonam" w:date="2019-11-27T17:38:00Z">
            <w:rPr>
              <w:ins w:id="1468" w:author="Fnu, Sonam" w:date="2019-11-27T17:23:00Z"/>
            </w:rPr>
          </w:rPrChange>
        </w:rPr>
      </w:pPr>
      <w:ins w:id="1469" w:author="Fnu, Sonam" w:date="2019-11-27T17:23:00Z">
        <w:r>
          <w:rPr>
            <w:b/>
          </w:rPr>
          <w:t xml:space="preserve">                    </w:t>
        </w:r>
        <w:r w:rsidRPr="00240E1B">
          <w:rPr>
            <w:b/>
          </w:rPr>
          <w:t xml:space="preserve"> 1.2.</w:t>
        </w:r>
        <w:r w:rsidR="004D0D13">
          <w:rPr>
            <w:b/>
          </w:rPr>
          <w:t>2</w:t>
        </w:r>
        <w:r>
          <w:rPr>
            <w:b/>
          </w:rPr>
          <w:t>.</w:t>
        </w:r>
        <w:r w:rsidRPr="00C45A7B">
          <w:rPr>
            <w:rFonts w:ascii="Arial" w:eastAsia="Times New Roman" w:hAnsi="Arial" w:cs="Arial"/>
            <w:color w:val="0F243E" w:themeColor="text2" w:themeShade="80"/>
            <w:sz w:val="28"/>
            <w:szCs w:val="28"/>
          </w:rPr>
          <w:t xml:space="preserve"> </w:t>
        </w:r>
      </w:ins>
      <w:ins w:id="1470" w:author="Fnu, Sonam" w:date="2019-11-27T17:24:00Z">
        <w:r w:rsidR="004D0D13" w:rsidRPr="00526A09">
          <w:rPr>
            <w:rFonts w:ascii="inherit" w:eastAsia="Times New Roman" w:hAnsi="inherit" w:cs="Times New Roman"/>
            <w:spacing w:val="-2"/>
            <w:sz w:val="24"/>
            <w:szCs w:val="24"/>
            <w:rPrChange w:id="1471" w:author="Fnu, Sonam" w:date="2019-11-27T17:38:00Z">
              <w:rPr>
                <w:rFonts w:ascii="Calibri" w:eastAsiaTheme="majorEastAsia" w:hAnsi="Calibri" w:cstheme="majorBidi"/>
                <w:b/>
                <w:bCs/>
                <w:sz w:val="24"/>
                <w:szCs w:val="24"/>
              </w:rPr>
            </w:rPrChange>
          </w:rPr>
          <w:t xml:space="preserve">Domain </w:t>
        </w:r>
      </w:ins>
      <w:ins w:id="1472" w:author="Fnu, Sonam" w:date="2019-11-27T17:23:00Z">
        <w:r w:rsidRPr="00526A09">
          <w:rPr>
            <w:rFonts w:ascii="inherit" w:eastAsia="Times New Roman" w:hAnsi="inherit" w:cs="Times New Roman"/>
            <w:spacing w:val="-2"/>
            <w:sz w:val="24"/>
            <w:szCs w:val="24"/>
            <w:rPrChange w:id="1473" w:author="Fnu, Sonam" w:date="2019-11-27T17:38:00Z">
              <w:rPr>
                <w:rFonts w:ascii="Calibri" w:eastAsiaTheme="majorEastAsia" w:hAnsi="Calibri" w:cstheme="majorBidi"/>
                <w:b/>
                <w:bCs/>
                <w:sz w:val="24"/>
                <w:szCs w:val="24"/>
              </w:rPr>
            </w:rPrChange>
          </w:rPr>
          <w:t>Server Configurations</w:t>
        </w:r>
      </w:ins>
      <w:ins w:id="1474" w:author="Fnu, Sonam" w:date="2019-11-27T17:24:00Z">
        <w:r w:rsidR="004D0D13" w:rsidRPr="00526A09">
          <w:rPr>
            <w:rFonts w:ascii="inherit" w:eastAsia="Times New Roman" w:hAnsi="inherit" w:cs="Times New Roman"/>
            <w:spacing w:val="-2"/>
            <w:sz w:val="24"/>
            <w:szCs w:val="24"/>
            <w:rPrChange w:id="1475" w:author="Fnu, Sonam" w:date="2019-11-27T17:38:00Z">
              <w:rPr>
                <w:rFonts w:ascii="Calibri" w:eastAsiaTheme="majorEastAsia" w:hAnsi="Calibri" w:cstheme="majorBidi"/>
                <w:b/>
                <w:bCs/>
                <w:sz w:val="24"/>
                <w:szCs w:val="24"/>
              </w:rPr>
            </w:rPrChange>
          </w:rPr>
          <w:t xml:space="preserve"> :</w:t>
        </w:r>
      </w:ins>
    </w:p>
    <w:p w14:paraId="44B5D61E" w14:textId="77777777" w:rsidR="00526A09" w:rsidRPr="0053200B" w:rsidRDefault="00526A09">
      <w:pPr>
        <w:pStyle w:val="ListParagraph"/>
        <w:numPr>
          <w:ilvl w:val="0"/>
          <w:numId w:val="149"/>
        </w:numPr>
        <w:shd w:val="clear" w:color="auto" w:fill="FFFFFF"/>
        <w:spacing w:after="150" w:line="240" w:lineRule="auto"/>
        <w:jc w:val="both"/>
        <w:rPr>
          <w:ins w:id="1476" w:author="Fnu, Sonam" w:date="2019-11-27T17:38:00Z"/>
          <w:rFonts w:ascii="inherit" w:eastAsia="Times New Roman" w:hAnsi="inherit" w:cs="Times New Roman"/>
          <w:spacing w:val="-2"/>
          <w:sz w:val="24"/>
          <w:szCs w:val="24"/>
        </w:rPr>
        <w:pPrChange w:id="1477" w:author="Fnu, Sonam" w:date="2019-11-27T17:39:00Z">
          <w:pPr>
            <w:numPr>
              <w:numId w:val="154"/>
            </w:numPr>
            <w:shd w:val="clear" w:color="auto" w:fill="FFFFFF"/>
            <w:tabs>
              <w:tab w:val="num" w:pos="720"/>
            </w:tabs>
            <w:spacing w:after="150" w:line="240" w:lineRule="auto"/>
            <w:ind w:left="360" w:hanging="360"/>
          </w:pPr>
        </w:pPrChange>
      </w:pPr>
      <w:ins w:id="1478" w:author="Fnu, Sonam" w:date="2019-11-27T17:38:00Z">
        <w:r w:rsidRPr="0053200B">
          <w:rPr>
            <w:rFonts w:ascii="inherit" w:eastAsia="Times New Roman" w:hAnsi="inherit" w:cs="Times New Roman"/>
            <w:spacing w:val="-2"/>
            <w:sz w:val="24"/>
            <w:szCs w:val="24"/>
          </w:rPr>
          <w:t>domain.xml</w:t>
        </w:r>
      </w:ins>
    </w:p>
    <w:p w14:paraId="0EE40CB3" w14:textId="77777777" w:rsidR="00526A09" w:rsidRPr="0053200B" w:rsidRDefault="00526A09">
      <w:pPr>
        <w:pStyle w:val="ListParagraph"/>
        <w:numPr>
          <w:ilvl w:val="0"/>
          <w:numId w:val="150"/>
        </w:numPr>
        <w:shd w:val="clear" w:color="auto" w:fill="FFFFFF"/>
        <w:spacing w:after="150" w:line="240" w:lineRule="auto"/>
        <w:jc w:val="both"/>
        <w:rPr>
          <w:ins w:id="1479" w:author="Fnu, Sonam" w:date="2019-11-27T17:38:00Z"/>
          <w:rFonts w:ascii="inherit" w:eastAsia="Times New Roman" w:hAnsi="inherit" w:cs="Times New Roman"/>
          <w:spacing w:val="-2"/>
          <w:sz w:val="24"/>
          <w:szCs w:val="24"/>
        </w:rPr>
        <w:pPrChange w:id="1480" w:author="Fnu, Sonam" w:date="2019-11-27T17:39:00Z">
          <w:pPr>
            <w:numPr>
              <w:ilvl w:val="1"/>
              <w:numId w:val="154"/>
            </w:numPr>
            <w:shd w:val="clear" w:color="auto" w:fill="FFFFFF"/>
            <w:tabs>
              <w:tab w:val="num" w:pos="1440"/>
            </w:tabs>
            <w:spacing w:after="150" w:line="240" w:lineRule="auto"/>
            <w:ind w:left="660" w:hanging="360"/>
          </w:pPr>
        </w:pPrChange>
      </w:pPr>
      <w:ins w:id="1481" w:author="Fnu, Sonam" w:date="2019-11-27T17:38:00Z">
        <w:r w:rsidRPr="0053200B">
          <w:rPr>
            <w:rFonts w:ascii="inherit" w:eastAsia="Times New Roman" w:hAnsi="inherit" w:cs="Times New Roman"/>
            <w:spacing w:val="-2"/>
            <w:sz w:val="24"/>
            <w:szCs w:val="24"/>
          </w:rPr>
          <w:t>Java Enterprise Edition 8 full and web profiles available with or without high availability</w:t>
        </w:r>
      </w:ins>
    </w:p>
    <w:p w14:paraId="217126FF" w14:textId="5DC7F3A9" w:rsidR="00C45A7B" w:rsidRPr="00C45A7B" w:rsidRDefault="00526A09">
      <w:pPr>
        <w:rPr>
          <w:ins w:id="1482" w:author="Fnu, Sonam" w:date="2019-11-27T17:18:00Z"/>
          <w:rPrChange w:id="1483" w:author="Fnu, Sonam" w:date="2019-11-27T17:22:00Z">
            <w:rPr>
              <w:ins w:id="1484" w:author="Fnu, Sonam" w:date="2019-11-27T17:18:00Z"/>
              <w:rFonts w:ascii="Calibri" w:hAnsi="Calibri"/>
            </w:rPr>
          </w:rPrChange>
        </w:rPr>
        <w:pPrChange w:id="1485" w:author="Fnu, Sonam" w:date="2019-11-27T17:19:00Z">
          <w:pPr>
            <w:pStyle w:val="Heading2"/>
            <w:numPr>
              <w:ilvl w:val="1"/>
              <w:numId w:val="1"/>
            </w:numPr>
            <w:ind w:left="792" w:hanging="432"/>
          </w:pPr>
        </w:pPrChange>
      </w:pPr>
      <w:ins w:id="1486" w:author="Fnu, Sonam" w:date="2019-11-27T17:38:00Z">
        <w:r w:rsidRPr="0053200B">
          <w:rPr>
            <w:rFonts w:ascii="inherit" w:eastAsia="Times New Roman" w:hAnsi="inherit" w:cs="Times New Roman"/>
            <w:spacing w:val="-2"/>
            <w:sz w:val="24"/>
            <w:szCs w:val="24"/>
          </w:rPr>
          <w:t>Important to note is that the </w:t>
        </w:r>
        <w:r w:rsidRPr="0053200B">
          <w:rPr>
            <w:rFonts w:ascii="inherit" w:eastAsia="Times New Roman" w:hAnsi="inherit" w:cs="Times New Roman"/>
            <w:b/>
            <w:bCs/>
            <w:i/>
            <w:iCs/>
            <w:spacing w:val="-1"/>
            <w:sz w:val="24"/>
            <w:szCs w:val="24"/>
          </w:rPr>
          <w:t>domain</w:t>
        </w:r>
        <w:r w:rsidRPr="0053200B">
          <w:rPr>
            <w:rFonts w:ascii="inherit" w:eastAsia="Times New Roman" w:hAnsi="inherit" w:cs="Times New Roman"/>
            <w:spacing w:val="-2"/>
            <w:sz w:val="24"/>
            <w:szCs w:val="24"/>
          </w:rPr>
          <w:t> and </w:t>
        </w:r>
        <w:r w:rsidRPr="0053200B">
          <w:rPr>
            <w:rFonts w:ascii="inherit" w:eastAsia="Times New Roman" w:hAnsi="inherit" w:cs="Times New Roman"/>
            <w:b/>
            <w:bCs/>
            <w:i/>
            <w:iCs/>
            <w:spacing w:val="-1"/>
            <w:sz w:val="24"/>
            <w:szCs w:val="24"/>
          </w:rPr>
          <w:t>standalone</w:t>
        </w:r>
        <w:r w:rsidRPr="0053200B">
          <w:rPr>
            <w:rFonts w:ascii="inherit" w:eastAsia="Times New Roman" w:hAnsi="inherit" w:cs="Times New Roman"/>
            <w:spacing w:val="-2"/>
            <w:sz w:val="24"/>
            <w:szCs w:val="24"/>
          </w:rPr>
          <w:t> modes determine how the servers are managed not what capabilities they provide</w:t>
        </w:r>
      </w:ins>
    </w:p>
    <w:p w14:paraId="601A7AE1" w14:textId="1916F01D" w:rsidR="0063136A" w:rsidRPr="0063136A" w:rsidDel="00C43409" w:rsidRDefault="0063136A">
      <w:pPr>
        <w:ind w:left="720"/>
        <w:rPr>
          <w:del w:id="1487" w:author="Fnu, Sonam" w:date="2019-11-27T18:01:00Z"/>
          <w:rPrChange w:id="1488" w:author="Fnu, Sonam" w:date="2019-11-27T17:18:00Z">
            <w:rPr>
              <w:del w:id="1489" w:author="Fnu, Sonam" w:date="2019-11-27T18:01:00Z"/>
              <w:rFonts w:ascii="Calibri" w:hAnsi="Calibri"/>
            </w:rPr>
          </w:rPrChange>
        </w:rPr>
        <w:pPrChange w:id="1490" w:author="Fnu, Sonam" w:date="2019-11-27T17:18:00Z">
          <w:pPr>
            <w:pStyle w:val="Heading2"/>
            <w:numPr>
              <w:ilvl w:val="1"/>
              <w:numId w:val="1"/>
            </w:numPr>
            <w:ind w:left="792" w:hanging="432"/>
          </w:pPr>
        </w:pPrChange>
      </w:pPr>
    </w:p>
    <w:p w14:paraId="4C9881EA" w14:textId="54A943E8" w:rsidR="00DF51D7" w:rsidRPr="00064254" w:rsidDel="0063136A" w:rsidRDefault="00DF51D7" w:rsidP="00DF51D7">
      <w:pPr>
        <w:rPr>
          <w:del w:id="1491" w:author="Fnu, Sonam" w:date="2019-11-27T17:15:00Z"/>
          <w:rFonts w:ascii="Calibri" w:hAnsi="Calibri"/>
        </w:rPr>
      </w:pPr>
    </w:p>
    <w:tbl>
      <w:tblPr>
        <w:tblW w:w="5026" w:type="pct"/>
        <w:tblInd w:w="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19"/>
        <w:gridCol w:w="619"/>
        <w:gridCol w:w="1056"/>
        <w:gridCol w:w="2718"/>
        <w:gridCol w:w="1143"/>
        <w:gridCol w:w="1931"/>
        <w:gridCol w:w="1581"/>
      </w:tblGrid>
      <w:tr w:rsidR="00DC7754" w:rsidRPr="00012DAF" w:rsidDel="0063136A" w14:paraId="4E7C0272" w14:textId="6C5E6C6F" w:rsidTr="000E6669">
        <w:trPr>
          <w:del w:id="1492" w:author="Fnu, Sonam" w:date="2019-11-27T17:15:00Z"/>
        </w:trPr>
        <w:tc>
          <w:tcPr>
            <w:tcW w:w="631" w:type="dxa"/>
            <w:shd w:val="clear" w:color="auto" w:fill="BFBFBF" w:themeFill="background1" w:themeFillShade="BF"/>
          </w:tcPr>
          <w:p w14:paraId="79B6D333" w14:textId="7AAFA69A" w:rsidR="00DC7754" w:rsidRPr="00064254" w:rsidDel="0063136A" w:rsidRDefault="00DC7754" w:rsidP="00DF51D7">
            <w:pPr>
              <w:spacing w:after="0" w:line="240" w:lineRule="auto"/>
              <w:rPr>
                <w:del w:id="1493" w:author="Fnu, Sonam" w:date="2019-11-27T17:15:00Z"/>
                <w:rFonts w:ascii="Calibri" w:hAnsi="Calibri"/>
                <w:b/>
                <w:bCs/>
              </w:rPr>
            </w:pPr>
            <w:del w:id="1494" w:author="Fnu, Sonam" w:date="2019-11-27T17:15:00Z">
              <w:r w:rsidRPr="00064254" w:rsidDel="0063136A">
                <w:rPr>
                  <w:rFonts w:ascii="Calibri" w:hAnsi="Calibri"/>
                  <w:b/>
                  <w:bCs/>
                </w:rPr>
                <w:delText>Sl. No.</w:delText>
              </w:r>
            </w:del>
          </w:p>
        </w:tc>
        <w:tc>
          <w:tcPr>
            <w:tcW w:w="630" w:type="dxa"/>
            <w:shd w:val="clear" w:color="auto" w:fill="BFBFBF" w:themeFill="background1" w:themeFillShade="BF"/>
          </w:tcPr>
          <w:p w14:paraId="6CFD7FF1" w14:textId="664D8152" w:rsidR="00DC7754" w:rsidRPr="00064254" w:rsidDel="0063136A" w:rsidRDefault="00DC7754" w:rsidP="00DF51D7">
            <w:pPr>
              <w:spacing w:after="0" w:line="240" w:lineRule="auto"/>
              <w:rPr>
                <w:del w:id="1495" w:author="Fnu, Sonam" w:date="2019-11-27T17:15:00Z"/>
                <w:rFonts w:ascii="Calibri" w:hAnsi="Calibri"/>
                <w:b/>
                <w:bCs/>
              </w:rPr>
            </w:pPr>
            <w:del w:id="1496" w:author="Fnu, Sonam" w:date="2019-11-27T17:15:00Z">
              <w:r w:rsidRPr="00064254" w:rsidDel="0063136A">
                <w:rPr>
                  <w:rFonts w:ascii="Calibri" w:hAnsi="Calibri"/>
                  <w:b/>
                  <w:bCs/>
                </w:rPr>
                <w:delText>Ver. No.</w:delText>
              </w:r>
            </w:del>
          </w:p>
        </w:tc>
        <w:tc>
          <w:tcPr>
            <w:tcW w:w="1080" w:type="dxa"/>
            <w:shd w:val="clear" w:color="auto" w:fill="BFBFBF" w:themeFill="background1" w:themeFillShade="BF"/>
          </w:tcPr>
          <w:p w14:paraId="75D1456F" w14:textId="7BC60D2B" w:rsidR="00DC7754" w:rsidRPr="00064254" w:rsidDel="0063136A" w:rsidRDefault="00DC7754" w:rsidP="00DF51D7">
            <w:pPr>
              <w:spacing w:after="0" w:line="240" w:lineRule="auto"/>
              <w:rPr>
                <w:del w:id="1497" w:author="Fnu, Sonam" w:date="2019-11-27T17:15:00Z"/>
                <w:rFonts w:ascii="Calibri" w:hAnsi="Calibri"/>
                <w:b/>
                <w:bCs/>
              </w:rPr>
            </w:pPr>
            <w:del w:id="1498" w:author="Fnu, Sonam" w:date="2019-11-27T17:15:00Z">
              <w:r w:rsidRPr="00064254" w:rsidDel="0063136A">
                <w:rPr>
                  <w:rFonts w:ascii="Calibri" w:hAnsi="Calibri"/>
                  <w:b/>
                  <w:bCs/>
                </w:rPr>
                <w:delText>Section No. /</w:delText>
              </w:r>
            </w:del>
          </w:p>
          <w:p w14:paraId="7861A18A" w14:textId="6EA2A0CF" w:rsidR="00DC7754" w:rsidRPr="00064254" w:rsidDel="0063136A" w:rsidRDefault="00DC7754" w:rsidP="00DF51D7">
            <w:pPr>
              <w:spacing w:after="0" w:line="240" w:lineRule="auto"/>
              <w:rPr>
                <w:del w:id="1499" w:author="Fnu, Sonam" w:date="2019-11-27T17:15:00Z"/>
                <w:rFonts w:ascii="Calibri" w:hAnsi="Calibri"/>
                <w:b/>
                <w:bCs/>
              </w:rPr>
            </w:pPr>
            <w:del w:id="1500" w:author="Fnu, Sonam" w:date="2019-11-27T17:15:00Z">
              <w:r w:rsidRPr="00064254" w:rsidDel="0063136A">
                <w:rPr>
                  <w:rFonts w:ascii="Calibri" w:hAnsi="Calibri"/>
                  <w:b/>
                  <w:bCs/>
                </w:rPr>
                <w:delText>Page No.</w:delText>
              </w:r>
            </w:del>
          </w:p>
        </w:tc>
        <w:tc>
          <w:tcPr>
            <w:tcW w:w="2790" w:type="dxa"/>
            <w:shd w:val="clear" w:color="auto" w:fill="BFBFBF" w:themeFill="background1" w:themeFillShade="BF"/>
          </w:tcPr>
          <w:p w14:paraId="547F32D4" w14:textId="4E23CF22" w:rsidR="00DC7754" w:rsidRPr="00064254" w:rsidDel="0063136A" w:rsidRDefault="00DC7754" w:rsidP="00DF51D7">
            <w:pPr>
              <w:spacing w:after="0" w:line="240" w:lineRule="auto"/>
              <w:rPr>
                <w:del w:id="1501" w:author="Fnu, Sonam" w:date="2019-11-27T17:15:00Z"/>
                <w:rFonts w:ascii="Calibri" w:hAnsi="Calibri"/>
                <w:b/>
                <w:bCs/>
              </w:rPr>
            </w:pPr>
            <w:del w:id="1502" w:author="Fnu, Sonam" w:date="2019-11-27T17:15:00Z">
              <w:r w:rsidRPr="00064254" w:rsidDel="0063136A">
                <w:rPr>
                  <w:rFonts w:ascii="Calibri" w:hAnsi="Calibri"/>
                  <w:b/>
                  <w:bCs/>
                </w:rPr>
                <w:delText>Description of the Amendment</w:delText>
              </w:r>
            </w:del>
          </w:p>
        </w:tc>
        <w:tc>
          <w:tcPr>
            <w:tcW w:w="1169" w:type="dxa"/>
            <w:shd w:val="clear" w:color="auto" w:fill="BFBFBF" w:themeFill="background1" w:themeFillShade="BF"/>
          </w:tcPr>
          <w:p w14:paraId="2ECDC70F" w14:textId="56CE8AF4" w:rsidR="00DC7754" w:rsidRPr="00064254" w:rsidDel="0063136A" w:rsidRDefault="00DC7754" w:rsidP="00DF51D7">
            <w:pPr>
              <w:spacing w:after="0" w:line="240" w:lineRule="auto"/>
              <w:rPr>
                <w:del w:id="1503" w:author="Fnu, Sonam" w:date="2019-11-27T17:15:00Z"/>
                <w:rFonts w:ascii="Calibri" w:hAnsi="Calibri"/>
                <w:b/>
                <w:bCs/>
              </w:rPr>
            </w:pPr>
            <w:del w:id="1504" w:author="Fnu, Sonam" w:date="2019-11-27T17:15:00Z">
              <w:r w:rsidRPr="00064254" w:rsidDel="0063136A">
                <w:rPr>
                  <w:rFonts w:ascii="Calibri" w:hAnsi="Calibri"/>
                  <w:b/>
                  <w:bCs/>
                </w:rPr>
                <w:delText>Approved By</w:delText>
              </w:r>
            </w:del>
          </w:p>
        </w:tc>
        <w:tc>
          <w:tcPr>
            <w:tcW w:w="1980" w:type="dxa"/>
            <w:shd w:val="clear" w:color="auto" w:fill="BFBFBF" w:themeFill="background1" w:themeFillShade="BF"/>
          </w:tcPr>
          <w:p w14:paraId="275A4E56" w14:textId="6C6AD5E3" w:rsidR="00DC7754" w:rsidRPr="00064254" w:rsidDel="0063136A" w:rsidRDefault="00DC7754" w:rsidP="000D24E0">
            <w:pPr>
              <w:spacing w:after="0" w:line="240" w:lineRule="auto"/>
              <w:rPr>
                <w:del w:id="1505" w:author="Fnu, Sonam" w:date="2019-11-27T17:15:00Z"/>
                <w:rFonts w:ascii="Calibri" w:hAnsi="Calibri"/>
                <w:b/>
                <w:bCs/>
              </w:rPr>
            </w:pPr>
            <w:del w:id="1506" w:author="Fnu, Sonam" w:date="2019-11-27T17:15:00Z">
              <w:r w:rsidRPr="00064254" w:rsidDel="0063136A">
                <w:rPr>
                  <w:rFonts w:ascii="Calibri" w:hAnsi="Calibri"/>
                  <w:b/>
                  <w:bCs/>
                </w:rPr>
                <w:delText>Change Request No./ Reference &amp; Date</w:delText>
              </w:r>
            </w:del>
          </w:p>
        </w:tc>
        <w:tc>
          <w:tcPr>
            <w:tcW w:w="1620" w:type="dxa"/>
            <w:shd w:val="clear" w:color="auto" w:fill="BFBFBF" w:themeFill="background1" w:themeFillShade="BF"/>
          </w:tcPr>
          <w:p w14:paraId="12223F52" w14:textId="5DC1BC37" w:rsidR="00DC7754" w:rsidRPr="00064254" w:rsidDel="0063136A" w:rsidRDefault="00DC7754" w:rsidP="000D24E0">
            <w:pPr>
              <w:spacing w:after="0" w:line="240" w:lineRule="auto"/>
              <w:rPr>
                <w:del w:id="1507" w:author="Fnu, Sonam" w:date="2019-11-27T17:15:00Z"/>
                <w:rFonts w:ascii="Calibri" w:hAnsi="Calibri"/>
                <w:b/>
                <w:bCs/>
              </w:rPr>
            </w:pPr>
            <w:del w:id="1508" w:author="Fnu, Sonam" w:date="2019-11-27T17:15:00Z">
              <w:r w:rsidRPr="00064254" w:rsidDel="0063136A">
                <w:rPr>
                  <w:rFonts w:ascii="Calibri" w:hAnsi="Calibri"/>
                  <w:b/>
                  <w:bCs/>
                </w:rPr>
                <w:delText>Change Request No./Reference Path</w:delText>
              </w:r>
            </w:del>
          </w:p>
        </w:tc>
      </w:tr>
      <w:tr w:rsidR="00DC7754" w:rsidRPr="00012DAF" w:rsidDel="0063136A" w14:paraId="0F5C5303" w14:textId="19A3E341" w:rsidTr="000E6669">
        <w:trPr>
          <w:del w:id="1509" w:author="Fnu, Sonam" w:date="2019-11-27T17:15:00Z"/>
        </w:trPr>
        <w:tc>
          <w:tcPr>
            <w:tcW w:w="631" w:type="dxa"/>
          </w:tcPr>
          <w:p w14:paraId="0676BB04" w14:textId="7D72D216" w:rsidR="00DC7754" w:rsidRPr="00064254" w:rsidDel="0063136A" w:rsidRDefault="00DC7754" w:rsidP="007F23CF">
            <w:pPr>
              <w:jc w:val="center"/>
              <w:rPr>
                <w:del w:id="1510" w:author="Fnu, Sonam" w:date="2019-11-27T17:15:00Z"/>
                <w:rFonts w:ascii="Calibri" w:hAnsi="Calibri"/>
              </w:rPr>
            </w:pPr>
          </w:p>
        </w:tc>
        <w:tc>
          <w:tcPr>
            <w:tcW w:w="630" w:type="dxa"/>
          </w:tcPr>
          <w:p w14:paraId="3F21149F" w14:textId="38F28842" w:rsidR="00DC7754" w:rsidRPr="00064254" w:rsidDel="0063136A" w:rsidRDefault="00DC7754" w:rsidP="007F23CF">
            <w:pPr>
              <w:pStyle w:val="TableText"/>
              <w:rPr>
                <w:del w:id="1511" w:author="Fnu, Sonam" w:date="2019-11-27T17:15:00Z"/>
                <w:rFonts w:ascii="Calibri" w:eastAsiaTheme="minorHAnsi" w:hAnsi="Calibri" w:cstheme="minorBidi"/>
                <w:bCs w:val="0"/>
                <w:color w:val="auto"/>
                <w:szCs w:val="22"/>
                <w:lang w:val="en-US"/>
              </w:rPr>
            </w:pPr>
          </w:p>
        </w:tc>
        <w:tc>
          <w:tcPr>
            <w:tcW w:w="1080" w:type="dxa"/>
          </w:tcPr>
          <w:p w14:paraId="13F135A3" w14:textId="4B6225F7" w:rsidR="00DC7754" w:rsidRPr="00064254" w:rsidDel="0063136A" w:rsidRDefault="00DC7754" w:rsidP="007F23CF">
            <w:pPr>
              <w:pStyle w:val="TableText"/>
              <w:rPr>
                <w:del w:id="1512" w:author="Fnu, Sonam" w:date="2019-11-27T17:15:00Z"/>
                <w:rFonts w:ascii="Calibri" w:eastAsiaTheme="minorHAnsi" w:hAnsi="Calibri" w:cstheme="minorBidi"/>
                <w:bCs w:val="0"/>
                <w:color w:val="auto"/>
                <w:szCs w:val="22"/>
                <w:lang w:val="en-US"/>
              </w:rPr>
            </w:pPr>
          </w:p>
        </w:tc>
        <w:tc>
          <w:tcPr>
            <w:tcW w:w="2790" w:type="dxa"/>
          </w:tcPr>
          <w:p w14:paraId="27A375FF" w14:textId="0F575458" w:rsidR="00DC7754" w:rsidRPr="00064254" w:rsidDel="0063136A" w:rsidRDefault="00DC7754" w:rsidP="007F23CF">
            <w:pPr>
              <w:pStyle w:val="TableText"/>
              <w:rPr>
                <w:del w:id="1513" w:author="Fnu, Sonam" w:date="2019-11-27T17:15:00Z"/>
                <w:rFonts w:ascii="Calibri" w:eastAsiaTheme="minorHAnsi" w:hAnsi="Calibri" w:cstheme="minorBidi"/>
                <w:bCs w:val="0"/>
                <w:color w:val="auto"/>
                <w:szCs w:val="22"/>
                <w:lang w:val="en-US"/>
              </w:rPr>
            </w:pPr>
          </w:p>
        </w:tc>
        <w:tc>
          <w:tcPr>
            <w:tcW w:w="1169" w:type="dxa"/>
          </w:tcPr>
          <w:p w14:paraId="44F291ED" w14:textId="244B5EC1" w:rsidR="00DC7754" w:rsidRPr="00064254" w:rsidDel="0063136A" w:rsidRDefault="00DC7754" w:rsidP="007F23CF">
            <w:pPr>
              <w:pStyle w:val="TableText"/>
              <w:rPr>
                <w:del w:id="1514" w:author="Fnu, Sonam" w:date="2019-11-27T17:15:00Z"/>
                <w:rFonts w:ascii="Calibri" w:eastAsiaTheme="minorHAnsi" w:hAnsi="Calibri" w:cstheme="minorBidi"/>
                <w:bCs w:val="0"/>
                <w:color w:val="auto"/>
                <w:szCs w:val="22"/>
                <w:lang w:val="en-US"/>
              </w:rPr>
            </w:pPr>
          </w:p>
        </w:tc>
        <w:tc>
          <w:tcPr>
            <w:tcW w:w="1980" w:type="dxa"/>
          </w:tcPr>
          <w:p w14:paraId="4F6E702F" w14:textId="708DF410" w:rsidR="00DC7754" w:rsidRPr="00064254" w:rsidDel="0063136A" w:rsidRDefault="00DC7754" w:rsidP="0064505C">
            <w:pPr>
              <w:pStyle w:val="TableText"/>
              <w:numPr>
                <w:ilvl w:val="0"/>
                <w:numId w:val="2"/>
              </w:numPr>
              <w:rPr>
                <w:del w:id="1515" w:author="Fnu, Sonam" w:date="2019-11-27T17:15:00Z"/>
                <w:rFonts w:ascii="Calibri" w:eastAsiaTheme="minorHAnsi" w:hAnsi="Calibri" w:cstheme="minorBidi"/>
                <w:bCs w:val="0"/>
                <w:color w:val="auto"/>
                <w:szCs w:val="22"/>
                <w:lang w:val="en-US"/>
              </w:rPr>
            </w:pPr>
            <w:del w:id="1516" w:author="Fnu, Sonam" w:date="2019-11-27T17:15:00Z">
              <w:r w:rsidRPr="00064254" w:rsidDel="0063136A">
                <w:rPr>
                  <w:rFonts w:ascii="Calibri" w:eastAsiaTheme="minorHAnsi" w:hAnsi="Calibri" w:cstheme="minorBidi"/>
                  <w:bCs w:val="0"/>
                  <w:color w:val="auto"/>
                  <w:szCs w:val="22"/>
                  <w:lang w:val="en-US"/>
                </w:rPr>
                <w:delText>CR/SRS No</w:delText>
              </w:r>
            </w:del>
          </w:p>
          <w:p w14:paraId="2A1B15FA" w14:textId="6EE3E9E8" w:rsidR="00DC7754" w:rsidRPr="00064254" w:rsidDel="0063136A" w:rsidRDefault="00DC7754" w:rsidP="0064505C">
            <w:pPr>
              <w:pStyle w:val="TableText"/>
              <w:numPr>
                <w:ilvl w:val="0"/>
                <w:numId w:val="2"/>
              </w:numPr>
              <w:rPr>
                <w:del w:id="1517" w:author="Fnu, Sonam" w:date="2019-11-27T17:15:00Z"/>
                <w:rFonts w:ascii="Calibri" w:eastAsiaTheme="minorHAnsi" w:hAnsi="Calibri" w:cstheme="minorBidi"/>
                <w:bCs w:val="0"/>
                <w:color w:val="auto"/>
                <w:szCs w:val="22"/>
                <w:lang w:val="en-US"/>
              </w:rPr>
            </w:pPr>
            <w:del w:id="1518" w:author="Fnu, Sonam" w:date="2019-11-27T17:15:00Z">
              <w:r w:rsidRPr="00064254" w:rsidDel="0063136A">
                <w:rPr>
                  <w:rFonts w:ascii="Calibri" w:eastAsiaTheme="minorHAnsi" w:hAnsi="Calibri" w:cstheme="minorBidi"/>
                  <w:bCs w:val="0"/>
                  <w:color w:val="auto"/>
                  <w:szCs w:val="22"/>
                  <w:lang w:val="en-US"/>
                </w:rPr>
                <w:delText>Email.</w:delText>
              </w:r>
            </w:del>
          </w:p>
          <w:p w14:paraId="28D50638" w14:textId="3DA26A8E" w:rsidR="00DC7754" w:rsidRPr="00064254" w:rsidDel="0063136A" w:rsidRDefault="00DC7754" w:rsidP="0064505C">
            <w:pPr>
              <w:pStyle w:val="TableText"/>
              <w:numPr>
                <w:ilvl w:val="0"/>
                <w:numId w:val="2"/>
              </w:numPr>
              <w:rPr>
                <w:del w:id="1519" w:author="Fnu, Sonam" w:date="2019-11-27T17:15:00Z"/>
                <w:rFonts w:ascii="Calibri" w:eastAsiaTheme="minorHAnsi" w:hAnsi="Calibri" w:cstheme="minorBidi"/>
                <w:bCs w:val="0"/>
                <w:color w:val="auto"/>
                <w:szCs w:val="22"/>
                <w:lang w:val="en-US"/>
              </w:rPr>
            </w:pPr>
            <w:del w:id="1520" w:author="Fnu, Sonam" w:date="2019-11-27T17:15:00Z">
              <w:r w:rsidRPr="00064254" w:rsidDel="0063136A">
                <w:rPr>
                  <w:rFonts w:ascii="Calibri" w:eastAsiaTheme="minorHAnsi" w:hAnsi="Calibri" w:cstheme="minorBidi"/>
                  <w:bCs w:val="0"/>
                  <w:color w:val="auto"/>
                  <w:szCs w:val="22"/>
                  <w:lang w:val="en-US"/>
                </w:rPr>
                <w:delText>Defect/Enhancement.</w:delText>
              </w:r>
            </w:del>
          </w:p>
        </w:tc>
        <w:tc>
          <w:tcPr>
            <w:tcW w:w="1620" w:type="dxa"/>
          </w:tcPr>
          <w:p w14:paraId="3172679B" w14:textId="6A4FFCD8" w:rsidR="00DC7754" w:rsidRPr="00064254" w:rsidDel="0063136A" w:rsidRDefault="00DC7754" w:rsidP="00DC7754">
            <w:pPr>
              <w:pStyle w:val="TableText"/>
              <w:rPr>
                <w:del w:id="1521" w:author="Fnu, Sonam" w:date="2019-11-27T17:15:00Z"/>
                <w:rFonts w:ascii="Calibri" w:eastAsiaTheme="minorHAnsi" w:hAnsi="Calibri" w:cstheme="minorBidi"/>
                <w:bCs w:val="0"/>
                <w:color w:val="auto"/>
                <w:szCs w:val="22"/>
                <w:lang w:val="en-US"/>
              </w:rPr>
            </w:pPr>
            <w:del w:id="1522" w:author="Fnu, Sonam" w:date="2019-11-27T17:15:00Z">
              <w:r w:rsidRPr="00064254" w:rsidDel="0063136A">
                <w:rPr>
                  <w:rFonts w:ascii="Calibri" w:eastAsiaTheme="minorHAnsi" w:hAnsi="Calibri" w:cstheme="minorBidi"/>
                  <w:bCs w:val="0"/>
                  <w:color w:val="auto"/>
                  <w:szCs w:val="22"/>
                  <w:lang w:val="en-US"/>
                </w:rPr>
                <w:delText>URL of the CR/SRS/Email</w:delText>
              </w:r>
            </w:del>
          </w:p>
        </w:tc>
      </w:tr>
      <w:tr w:rsidR="00DC7754" w:rsidRPr="00012DAF" w:rsidDel="0063136A" w14:paraId="60EE94F0" w14:textId="5A019C9C" w:rsidTr="000E6669">
        <w:trPr>
          <w:del w:id="1523" w:author="Fnu, Sonam" w:date="2019-11-27T17:15:00Z"/>
        </w:trPr>
        <w:tc>
          <w:tcPr>
            <w:tcW w:w="631" w:type="dxa"/>
          </w:tcPr>
          <w:p w14:paraId="63E94433" w14:textId="3F5206F6" w:rsidR="00DC7754" w:rsidRPr="00064254" w:rsidDel="0063136A" w:rsidRDefault="00DC7754" w:rsidP="007F23CF">
            <w:pPr>
              <w:pStyle w:val="TableText"/>
              <w:rPr>
                <w:del w:id="1524" w:author="Fnu, Sonam" w:date="2019-11-27T17:15:00Z"/>
                <w:rFonts w:ascii="Calibri" w:eastAsiaTheme="minorHAnsi" w:hAnsi="Calibri" w:cstheme="minorBidi"/>
                <w:bCs w:val="0"/>
                <w:color w:val="auto"/>
                <w:szCs w:val="22"/>
                <w:lang w:val="en-US"/>
              </w:rPr>
            </w:pPr>
          </w:p>
        </w:tc>
        <w:tc>
          <w:tcPr>
            <w:tcW w:w="630" w:type="dxa"/>
          </w:tcPr>
          <w:p w14:paraId="52518D93" w14:textId="48E1D6BF" w:rsidR="00DC7754" w:rsidRPr="00064254" w:rsidDel="0063136A" w:rsidRDefault="00DC7754" w:rsidP="007F23CF">
            <w:pPr>
              <w:pStyle w:val="TableText"/>
              <w:rPr>
                <w:del w:id="1525" w:author="Fnu, Sonam" w:date="2019-11-27T17:15:00Z"/>
                <w:rFonts w:ascii="Calibri" w:eastAsiaTheme="minorHAnsi" w:hAnsi="Calibri" w:cstheme="minorBidi"/>
                <w:bCs w:val="0"/>
                <w:color w:val="auto"/>
                <w:szCs w:val="22"/>
                <w:lang w:val="en-US"/>
              </w:rPr>
            </w:pPr>
          </w:p>
        </w:tc>
        <w:tc>
          <w:tcPr>
            <w:tcW w:w="1080" w:type="dxa"/>
          </w:tcPr>
          <w:p w14:paraId="06EA3584" w14:textId="1AF82CE3" w:rsidR="00DC7754" w:rsidRPr="00064254" w:rsidDel="0063136A" w:rsidRDefault="00DC7754" w:rsidP="007F23CF">
            <w:pPr>
              <w:pStyle w:val="TableText"/>
              <w:rPr>
                <w:del w:id="1526" w:author="Fnu, Sonam" w:date="2019-11-27T17:15:00Z"/>
                <w:rFonts w:ascii="Calibri" w:eastAsiaTheme="minorHAnsi" w:hAnsi="Calibri" w:cstheme="minorBidi"/>
                <w:bCs w:val="0"/>
                <w:color w:val="auto"/>
                <w:szCs w:val="22"/>
                <w:lang w:val="en-US"/>
              </w:rPr>
            </w:pPr>
          </w:p>
        </w:tc>
        <w:tc>
          <w:tcPr>
            <w:tcW w:w="2790" w:type="dxa"/>
          </w:tcPr>
          <w:p w14:paraId="6213CC63" w14:textId="3DDECF97" w:rsidR="00DC7754" w:rsidRPr="00064254" w:rsidDel="0063136A" w:rsidRDefault="00DC7754" w:rsidP="007F23CF">
            <w:pPr>
              <w:pStyle w:val="TableText"/>
              <w:rPr>
                <w:del w:id="1527" w:author="Fnu, Sonam" w:date="2019-11-27T17:15:00Z"/>
                <w:rFonts w:ascii="Calibri" w:eastAsiaTheme="minorHAnsi" w:hAnsi="Calibri" w:cstheme="minorBidi"/>
                <w:bCs w:val="0"/>
                <w:color w:val="auto"/>
                <w:szCs w:val="22"/>
                <w:lang w:val="en-US"/>
              </w:rPr>
            </w:pPr>
          </w:p>
        </w:tc>
        <w:tc>
          <w:tcPr>
            <w:tcW w:w="1169" w:type="dxa"/>
          </w:tcPr>
          <w:p w14:paraId="2C94DE16" w14:textId="27CEA681" w:rsidR="00DC7754" w:rsidRPr="00064254" w:rsidDel="0063136A" w:rsidRDefault="00DC7754" w:rsidP="007F23CF">
            <w:pPr>
              <w:pStyle w:val="TableText"/>
              <w:rPr>
                <w:del w:id="1528" w:author="Fnu, Sonam" w:date="2019-11-27T17:15:00Z"/>
                <w:rFonts w:ascii="Calibri" w:eastAsiaTheme="minorHAnsi" w:hAnsi="Calibri" w:cstheme="minorBidi"/>
                <w:bCs w:val="0"/>
                <w:color w:val="auto"/>
                <w:szCs w:val="22"/>
                <w:lang w:val="en-US"/>
              </w:rPr>
            </w:pPr>
          </w:p>
        </w:tc>
        <w:tc>
          <w:tcPr>
            <w:tcW w:w="1980" w:type="dxa"/>
          </w:tcPr>
          <w:p w14:paraId="6618CFF3" w14:textId="3DD663C0" w:rsidR="00DC7754" w:rsidRPr="00064254" w:rsidDel="0063136A" w:rsidRDefault="00DC7754" w:rsidP="007F23CF">
            <w:pPr>
              <w:pStyle w:val="TableText"/>
              <w:rPr>
                <w:del w:id="1529" w:author="Fnu, Sonam" w:date="2019-11-27T17:15:00Z"/>
                <w:rFonts w:ascii="Calibri" w:eastAsiaTheme="minorHAnsi" w:hAnsi="Calibri" w:cstheme="minorBidi"/>
                <w:bCs w:val="0"/>
                <w:color w:val="auto"/>
                <w:szCs w:val="22"/>
                <w:lang w:val="en-US"/>
              </w:rPr>
            </w:pPr>
          </w:p>
        </w:tc>
        <w:tc>
          <w:tcPr>
            <w:tcW w:w="1620" w:type="dxa"/>
          </w:tcPr>
          <w:p w14:paraId="729696E6" w14:textId="64BDA220" w:rsidR="00DC7754" w:rsidRPr="00064254" w:rsidDel="0063136A" w:rsidRDefault="00DC7754" w:rsidP="007F23CF">
            <w:pPr>
              <w:pStyle w:val="TableText"/>
              <w:rPr>
                <w:del w:id="1530" w:author="Fnu, Sonam" w:date="2019-11-27T17:15:00Z"/>
                <w:rFonts w:ascii="Calibri" w:eastAsiaTheme="minorHAnsi" w:hAnsi="Calibri" w:cstheme="minorBidi"/>
                <w:bCs w:val="0"/>
                <w:color w:val="auto"/>
                <w:szCs w:val="22"/>
                <w:lang w:val="en-US"/>
              </w:rPr>
            </w:pPr>
          </w:p>
        </w:tc>
      </w:tr>
    </w:tbl>
    <w:p w14:paraId="11BCBA10" w14:textId="24249B12" w:rsidR="00DF51D7" w:rsidRPr="0063136A" w:rsidDel="00C43409" w:rsidRDefault="00DF51D7" w:rsidP="00DF51D7">
      <w:pPr>
        <w:rPr>
          <w:del w:id="1531" w:author="Fnu, Sonam" w:date="2019-11-27T18:01:00Z"/>
          <w:rFonts w:ascii="Calibri" w:hAnsi="Calibri"/>
          <w:b/>
          <w:rPrChange w:id="1532" w:author="Fnu, Sonam" w:date="2019-11-27T17:16:00Z">
            <w:rPr>
              <w:del w:id="1533" w:author="Fnu, Sonam" w:date="2019-11-27T18:01:00Z"/>
              <w:rFonts w:ascii="Calibri" w:hAnsi="Calibri"/>
            </w:rPr>
          </w:rPrChange>
        </w:rPr>
      </w:pPr>
    </w:p>
    <w:p w14:paraId="0C4A3E02" w14:textId="00358E5E" w:rsidR="00FD3E7F" w:rsidRDefault="00C46BD8" w:rsidP="0064505C">
      <w:pPr>
        <w:pStyle w:val="Heading2"/>
        <w:numPr>
          <w:ilvl w:val="1"/>
          <w:numId w:val="1"/>
        </w:numPr>
        <w:rPr>
          <w:ins w:id="1534" w:author="Fnu, Sonam" w:date="2019-11-27T17:40:00Z"/>
          <w:rFonts w:ascii="Calibri" w:hAnsi="Calibri"/>
        </w:rPr>
      </w:pPr>
      <w:bookmarkStart w:id="1535" w:name="_Toc5265583"/>
      <w:bookmarkEnd w:id="23"/>
      <w:ins w:id="1536" w:author="Fnu, Sonam" w:date="2019-11-27T17:45:00Z">
        <w:r>
          <w:rPr>
            <w:rFonts w:ascii="Calibri" w:hAnsi="Calibri"/>
          </w:rPr>
          <w:t>Starting WildFly</w:t>
        </w:r>
      </w:ins>
      <w:del w:id="1537" w:author="Fnu, Sonam" w:date="2019-11-27T17:40:00Z">
        <w:r w:rsidR="003475CB" w:rsidRPr="00064254" w:rsidDel="005D6986">
          <w:rPr>
            <w:rFonts w:ascii="Calibri" w:hAnsi="Calibri"/>
          </w:rPr>
          <w:delText xml:space="preserve">Business </w:delText>
        </w:r>
        <w:r w:rsidR="00944343" w:rsidRPr="00064254" w:rsidDel="005D6986">
          <w:rPr>
            <w:rFonts w:ascii="Calibri" w:hAnsi="Calibri"/>
          </w:rPr>
          <w:delText>Requirements</w:delText>
        </w:r>
      </w:del>
      <w:r w:rsidR="003475CB" w:rsidRPr="00064254">
        <w:rPr>
          <w:rFonts w:ascii="Calibri" w:hAnsi="Calibri"/>
        </w:rPr>
        <w:t>:</w:t>
      </w:r>
      <w:bookmarkEnd w:id="1535"/>
    </w:p>
    <w:p w14:paraId="33FD579D" w14:textId="77777777" w:rsidR="00C43409" w:rsidRDefault="001421B8" w:rsidP="00C43409">
      <w:pPr>
        <w:shd w:val="clear" w:color="auto" w:fill="FFFFFF"/>
        <w:spacing w:before="100" w:beforeAutospacing="1" w:after="100" w:afterAutospacing="1" w:line="240" w:lineRule="auto"/>
        <w:rPr>
          <w:ins w:id="1538" w:author="Fnu, Sonam" w:date="2019-11-27T18:01:00Z"/>
          <w:rFonts w:ascii="inherit" w:eastAsia="Times New Roman" w:hAnsi="inherit" w:cs="Times New Roman"/>
          <w:spacing w:val="-2"/>
          <w:sz w:val="24"/>
          <w:szCs w:val="24"/>
        </w:rPr>
      </w:pPr>
      <w:ins w:id="1539" w:author="Fnu, Sonam" w:date="2019-11-27T17:40:00Z">
        <w:r>
          <w:t xml:space="preserve">  </w:t>
        </w:r>
      </w:ins>
      <w:ins w:id="1540" w:author="Fnu, Sonam" w:date="2019-11-27T17:49:00Z">
        <w:r w:rsidR="00245509" w:rsidRPr="0053200B">
          <w:rPr>
            <w:rFonts w:ascii="inherit" w:eastAsia="Times New Roman" w:hAnsi="inherit" w:cs="Times New Roman"/>
            <w:spacing w:val="-2"/>
            <w:sz w:val="24"/>
            <w:szCs w:val="24"/>
          </w:rPr>
          <w:t>To start WildFly 16 using the default web profile configuration in " </w:t>
        </w:r>
        <w:r w:rsidR="00245509" w:rsidRPr="00245509">
          <w:rPr>
            <w:rFonts w:ascii="inherit" w:eastAsia="Times New Roman" w:hAnsi="inherit" w:cs="Times New Roman"/>
            <w:spacing w:val="-2"/>
            <w:sz w:val="24"/>
            <w:szCs w:val="24"/>
            <w:rPrChange w:id="1541" w:author="Fnu, Sonam" w:date="2019-11-27T17:49:00Z">
              <w:rPr>
                <w:rFonts w:ascii="inherit" w:eastAsia="Times New Roman" w:hAnsi="inherit" w:cs="Times New Roman"/>
                <w:i/>
                <w:iCs/>
                <w:spacing w:val="-2"/>
                <w:sz w:val="24"/>
                <w:szCs w:val="24"/>
              </w:rPr>
            </w:rPrChange>
          </w:rPr>
          <w:t>standalone</w:t>
        </w:r>
        <w:r w:rsidR="00245509" w:rsidRPr="0053200B">
          <w:rPr>
            <w:rFonts w:ascii="inherit" w:eastAsia="Times New Roman" w:hAnsi="inherit" w:cs="Times New Roman"/>
            <w:spacing w:val="-2"/>
            <w:sz w:val="24"/>
            <w:szCs w:val="24"/>
          </w:rPr>
          <w:t xml:space="preserve">" mode, </w:t>
        </w:r>
        <w:r w:rsidR="00245509">
          <w:rPr>
            <w:rFonts w:ascii="inherit" w:eastAsia="Times New Roman" w:hAnsi="inherit" w:cs="Times New Roman"/>
            <w:spacing w:val="-2"/>
            <w:sz w:val="24"/>
            <w:szCs w:val="24"/>
          </w:rPr>
          <w:t xml:space="preserve"> </w:t>
        </w:r>
      </w:ins>
      <w:ins w:id="1542" w:author="Fnu, Sonam" w:date="2019-11-27T17:50:00Z">
        <w:r w:rsidR="00245509">
          <w:rPr>
            <w:rFonts w:ascii="inherit" w:eastAsia="Times New Roman" w:hAnsi="inherit" w:cs="Times New Roman"/>
            <w:spacing w:val="-2"/>
            <w:sz w:val="24"/>
            <w:szCs w:val="24"/>
          </w:rPr>
          <w:t xml:space="preserve">     </w:t>
        </w:r>
      </w:ins>
      <w:ins w:id="1543" w:author="Fnu, Sonam" w:date="2019-11-27T17:49:00Z">
        <w:r w:rsidR="00245509" w:rsidRPr="0053200B">
          <w:rPr>
            <w:rFonts w:ascii="inherit" w:eastAsia="Times New Roman" w:hAnsi="inherit" w:cs="Times New Roman"/>
            <w:spacing w:val="-2"/>
            <w:sz w:val="24"/>
            <w:szCs w:val="24"/>
          </w:rPr>
          <w:t>change directory to $JBOSS_HOME/bin.</w:t>
        </w:r>
      </w:ins>
    </w:p>
    <w:p w14:paraId="4D899F13" w14:textId="1FE51FB0" w:rsidR="00C43409" w:rsidRPr="00C43409" w:rsidRDefault="00C43409">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ns w:id="1544" w:author="Fnu, Sonam" w:date="2019-11-27T18:00:00Z"/>
          <w:rFonts w:ascii="Courier New" w:eastAsia="Times New Roman" w:hAnsi="Courier New" w:cs="Courier New"/>
          <w:sz w:val="24"/>
          <w:szCs w:val="24"/>
        </w:rPr>
      </w:pPr>
      <w:ins w:id="1545" w:author="Fnu, Sonam" w:date="2019-11-27T18:00:00Z">
        <w:r w:rsidRPr="0053200B">
          <w:rPr>
            <w:rFonts w:ascii="Courier New" w:eastAsia="Times New Roman" w:hAnsi="Courier New" w:cs="Courier New"/>
            <w:sz w:val="24"/>
            <w:szCs w:val="24"/>
          </w:rPr>
          <w:t>./standalone.sh</w:t>
        </w:r>
      </w:ins>
    </w:p>
    <w:p w14:paraId="47EFE9DA" w14:textId="77777777" w:rsidR="00C43409" w:rsidRDefault="00C43409" w:rsidP="00C43409">
      <w:pPr>
        <w:shd w:val="clear" w:color="auto" w:fill="FFFFFF"/>
        <w:spacing w:before="100" w:beforeAutospacing="1" w:after="100" w:afterAutospacing="1" w:line="240" w:lineRule="auto"/>
        <w:rPr>
          <w:ins w:id="1546" w:author="Fnu, Sonam" w:date="2019-11-27T18:01:00Z"/>
          <w:rFonts w:ascii="inherit" w:eastAsia="Times New Roman" w:hAnsi="inherit" w:cs="Times New Roman"/>
          <w:spacing w:val="-2"/>
          <w:sz w:val="24"/>
          <w:szCs w:val="24"/>
        </w:rPr>
      </w:pPr>
    </w:p>
    <w:p w14:paraId="30B7EA6A" w14:textId="77777777" w:rsidR="00C43409" w:rsidRDefault="00C43409" w:rsidP="00C43409">
      <w:pPr>
        <w:shd w:val="clear" w:color="auto" w:fill="FFFFFF"/>
        <w:spacing w:before="100" w:beforeAutospacing="1" w:after="100" w:afterAutospacing="1" w:line="240" w:lineRule="auto"/>
        <w:rPr>
          <w:ins w:id="1547" w:author="Fnu, Sonam" w:date="2019-11-27T18:01:00Z"/>
          <w:rFonts w:ascii="inherit" w:eastAsia="Times New Roman" w:hAnsi="inherit" w:cs="Times New Roman"/>
          <w:spacing w:val="-2"/>
          <w:sz w:val="24"/>
          <w:szCs w:val="24"/>
        </w:rPr>
      </w:pPr>
    </w:p>
    <w:p w14:paraId="33A889E6" w14:textId="59EB3E0A" w:rsidR="00C43409" w:rsidRPr="0053200B" w:rsidRDefault="00C43409" w:rsidP="00C43409">
      <w:pPr>
        <w:shd w:val="clear" w:color="auto" w:fill="FFFFFF"/>
        <w:spacing w:before="100" w:beforeAutospacing="1" w:after="100" w:afterAutospacing="1" w:line="240" w:lineRule="auto"/>
        <w:rPr>
          <w:ins w:id="1548" w:author="Fnu, Sonam" w:date="2019-11-27T18:00:00Z"/>
          <w:rFonts w:ascii="inherit" w:eastAsia="Times New Roman" w:hAnsi="inherit" w:cs="Times New Roman"/>
          <w:spacing w:val="-2"/>
          <w:sz w:val="24"/>
          <w:szCs w:val="24"/>
        </w:rPr>
      </w:pPr>
      <w:ins w:id="1549" w:author="Fnu, Sonam" w:date="2019-11-27T18:00:00Z">
        <w:r w:rsidRPr="0053200B">
          <w:rPr>
            <w:rFonts w:ascii="inherit" w:eastAsia="Times New Roman" w:hAnsi="inherit" w:cs="Times New Roman"/>
            <w:spacing w:val="-2"/>
            <w:sz w:val="24"/>
            <w:szCs w:val="24"/>
          </w:rPr>
          <w:t>To start the default web profile configuration using domain management capabilities,</w:t>
        </w:r>
      </w:ins>
    </w:p>
    <w:p w14:paraId="63BF08E8" w14:textId="77777777" w:rsidR="00C43409" w:rsidRPr="0053200B" w:rsidRDefault="00C43409" w:rsidP="00C43409">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ns w:id="1550" w:author="Fnu, Sonam" w:date="2019-11-27T18:00:00Z"/>
          <w:rFonts w:ascii="Courier New" w:eastAsia="Times New Roman" w:hAnsi="Courier New" w:cs="Courier New"/>
          <w:sz w:val="24"/>
          <w:szCs w:val="24"/>
        </w:rPr>
      </w:pPr>
      <w:ins w:id="1551" w:author="Fnu, Sonam" w:date="2019-11-27T18:00:00Z">
        <w:r w:rsidRPr="0053200B">
          <w:rPr>
            <w:rFonts w:ascii="Courier New" w:eastAsia="Times New Roman" w:hAnsi="Courier New" w:cs="Courier New"/>
            <w:sz w:val="24"/>
            <w:szCs w:val="24"/>
          </w:rPr>
          <w:t>./domain.sh</w:t>
        </w:r>
      </w:ins>
    </w:p>
    <w:p w14:paraId="7365F4FF" w14:textId="77777777" w:rsidR="003C34D9" w:rsidRDefault="00C43409" w:rsidP="00245509">
      <w:pPr>
        <w:shd w:val="clear" w:color="auto" w:fill="FFFFFF"/>
        <w:spacing w:before="100" w:beforeAutospacing="1" w:after="100" w:afterAutospacing="1" w:line="240" w:lineRule="auto"/>
        <w:rPr>
          <w:ins w:id="1552" w:author="Fnu, Sonam" w:date="2019-11-29T19:14:00Z"/>
          <w:rFonts w:ascii="inherit" w:eastAsia="Times New Roman" w:hAnsi="inherit" w:cs="Times New Roman"/>
          <w:spacing w:val="-2"/>
          <w:sz w:val="24"/>
          <w:szCs w:val="24"/>
        </w:rPr>
      </w:pPr>
      <w:ins w:id="1553" w:author="Fnu, Sonam" w:date="2019-11-27T18:02:00Z">
        <w:r>
          <w:rPr>
            <w:rFonts w:ascii="inherit" w:eastAsia="Times New Roman" w:hAnsi="inherit" w:cs="Times New Roman"/>
            <w:spacing w:val="-2"/>
            <w:sz w:val="24"/>
            <w:szCs w:val="24"/>
          </w:rPr>
          <w:t xml:space="preserve">  </w:t>
        </w:r>
      </w:ins>
    </w:p>
    <w:p w14:paraId="7FF9DE82" w14:textId="77777777" w:rsidR="003C34D9" w:rsidRDefault="003C34D9" w:rsidP="00245509">
      <w:pPr>
        <w:shd w:val="clear" w:color="auto" w:fill="FFFFFF"/>
        <w:spacing w:before="100" w:beforeAutospacing="1" w:after="100" w:afterAutospacing="1" w:line="240" w:lineRule="auto"/>
        <w:rPr>
          <w:ins w:id="1554" w:author="Fnu, Sonam" w:date="2019-11-29T19:14:00Z"/>
          <w:rFonts w:ascii="inherit" w:eastAsia="Times New Roman" w:hAnsi="inherit" w:cs="Times New Roman"/>
          <w:spacing w:val="-2"/>
          <w:sz w:val="24"/>
          <w:szCs w:val="24"/>
        </w:rPr>
      </w:pPr>
    </w:p>
    <w:p w14:paraId="5E04ED7F" w14:textId="77777777" w:rsidR="003C34D9" w:rsidRDefault="003C34D9" w:rsidP="00245509">
      <w:pPr>
        <w:shd w:val="clear" w:color="auto" w:fill="FFFFFF"/>
        <w:spacing w:before="100" w:beforeAutospacing="1" w:after="100" w:afterAutospacing="1" w:line="240" w:lineRule="auto"/>
        <w:rPr>
          <w:ins w:id="1555" w:author="Fnu, Sonam" w:date="2019-11-29T19:14:00Z"/>
          <w:rFonts w:ascii="inherit" w:eastAsia="Times New Roman" w:hAnsi="inherit" w:cs="Times New Roman"/>
          <w:spacing w:val="-2"/>
          <w:sz w:val="24"/>
          <w:szCs w:val="24"/>
        </w:rPr>
      </w:pPr>
    </w:p>
    <w:p w14:paraId="7C821245" w14:textId="77777777" w:rsidR="003C34D9" w:rsidRDefault="003C34D9" w:rsidP="00245509">
      <w:pPr>
        <w:shd w:val="clear" w:color="auto" w:fill="FFFFFF"/>
        <w:spacing w:before="100" w:beforeAutospacing="1" w:after="100" w:afterAutospacing="1" w:line="240" w:lineRule="auto"/>
        <w:rPr>
          <w:ins w:id="1556" w:author="Fnu, Sonam" w:date="2019-11-29T19:15:00Z"/>
          <w:rFonts w:ascii="inherit" w:eastAsia="Times New Roman" w:hAnsi="inherit" w:cs="Times New Roman"/>
          <w:spacing w:val="-2"/>
          <w:sz w:val="24"/>
          <w:szCs w:val="24"/>
        </w:rPr>
      </w:pPr>
    </w:p>
    <w:p w14:paraId="771DF25C" w14:textId="7E181246" w:rsidR="00C43409" w:rsidRDefault="00C43409" w:rsidP="00245509">
      <w:pPr>
        <w:shd w:val="clear" w:color="auto" w:fill="FFFFFF"/>
        <w:spacing w:before="100" w:beforeAutospacing="1" w:after="100" w:afterAutospacing="1" w:line="240" w:lineRule="auto"/>
        <w:rPr>
          <w:ins w:id="1557" w:author="Fnu, Sonam" w:date="2019-11-27T18:03:00Z"/>
          <w:rFonts w:ascii="Calibri" w:eastAsiaTheme="majorEastAsia" w:hAnsi="Calibri" w:cstheme="majorBidi"/>
          <w:b/>
          <w:bCs/>
          <w:sz w:val="26"/>
          <w:szCs w:val="26"/>
        </w:rPr>
      </w:pPr>
      <w:ins w:id="1558" w:author="Fnu, Sonam" w:date="2019-11-27T18:02:00Z">
        <w:r>
          <w:rPr>
            <w:rFonts w:ascii="inherit" w:eastAsia="Times New Roman" w:hAnsi="inherit" w:cs="Times New Roman"/>
            <w:spacing w:val="-2"/>
            <w:sz w:val="24"/>
            <w:szCs w:val="24"/>
          </w:rPr>
          <w:t xml:space="preserve">  </w:t>
        </w:r>
        <w:r w:rsidRPr="00C43409">
          <w:rPr>
            <w:rFonts w:ascii="Calibri" w:eastAsiaTheme="majorEastAsia" w:hAnsi="Calibri" w:cstheme="majorBidi"/>
            <w:b/>
            <w:bCs/>
            <w:sz w:val="26"/>
            <w:szCs w:val="26"/>
            <w:rPrChange w:id="1559" w:author="Fnu, Sonam" w:date="2019-11-27T18:02:00Z">
              <w:rPr>
                <w:rFonts w:ascii="inherit" w:eastAsia="Times New Roman" w:hAnsi="inherit" w:cs="Times New Roman"/>
                <w:spacing w:val="-2"/>
                <w:sz w:val="24"/>
                <w:szCs w:val="24"/>
              </w:rPr>
            </w:rPrChange>
          </w:rPr>
          <w:t>1.3.1</w:t>
        </w:r>
        <w:r>
          <w:rPr>
            <w:rFonts w:ascii="Calibri" w:eastAsiaTheme="majorEastAsia" w:hAnsi="Calibri" w:cstheme="majorBidi"/>
            <w:b/>
            <w:bCs/>
            <w:sz w:val="26"/>
            <w:szCs w:val="26"/>
          </w:rPr>
          <w:t xml:space="preserve"> </w:t>
        </w:r>
      </w:ins>
      <w:ins w:id="1560" w:author="Fnu, Sonam" w:date="2019-11-27T18:03:00Z">
        <w:r>
          <w:rPr>
            <w:rFonts w:ascii="Calibri" w:eastAsiaTheme="majorEastAsia" w:hAnsi="Calibri" w:cstheme="majorBidi"/>
            <w:b/>
            <w:bCs/>
            <w:sz w:val="26"/>
            <w:szCs w:val="26"/>
          </w:rPr>
          <w:t>.</w:t>
        </w:r>
      </w:ins>
      <w:ins w:id="1561" w:author="Fnu, Sonam" w:date="2019-11-27T18:02:00Z">
        <w:r>
          <w:rPr>
            <w:rFonts w:ascii="Calibri" w:eastAsiaTheme="majorEastAsia" w:hAnsi="Calibri" w:cstheme="majorBidi"/>
            <w:b/>
            <w:bCs/>
            <w:sz w:val="26"/>
            <w:szCs w:val="26"/>
          </w:rPr>
          <w:t xml:space="preserve"> Starting </w:t>
        </w:r>
      </w:ins>
      <w:ins w:id="1562" w:author="Fnu, Sonam" w:date="2019-11-27T18:03:00Z">
        <w:r>
          <w:rPr>
            <w:rFonts w:ascii="Calibri" w:eastAsiaTheme="majorEastAsia" w:hAnsi="Calibri" w:cstheme="majorBidi"/>
            <w:b/>
            <w:bCs/>
            <w:sz w:val="26"/>
            <w:szCs w:val="26"/>
          </w:rPr>
          <w:t>WildFly Alternative Configuration</w:t>
        </w:r>
      </w:ins>
      <w:ins w:id="1563" w:author="Fnu, Sonam" w:date="2019-11-27T18:02:00Z">
        <w:r>
          <w:rPr>
            <w:rFonts w:ascii="Calibri" w:eastAsiaTheme="majorEastAsia" w:hAnsi="Calibri" w:cstheme="majorBidi"/>
            <w:b/>
            <w:bCs/>
            <w:sz w:val="26"/>
            <w:szCs w:val="26"/>
          </w:rPr>
          <w:t xml:space="preserve"> </w:t>
        </w:r>
      </w:ins>
    </w:p>
    <w:p w14:paraId="6CFA3AED" w14:textId="44320E92" w:rsidR="006B0E84" w:rsidRPr="0053200B" w:rsidRDefault="00C43409" w:rsidP="006B0E84">
      <w:pPr>
        <w:shd w:val="clear" w:color="auto" w:fill="FFFFFF"/>
        <w:spacing w:before="100" w:beforeAutospacing="1" w:after="100" w:afterAutospacing="1" w:line="240" w:lineRule="auto"/>
        <w:rPr>
          <w:ins w:id="1564" w:author="Fnu, Sonam" w:date="2019-11-27T18:06:00Z"/>
          <w:rFonts w:ascii="inherit" w:eastAsia="Times New Roman" w:hAnsi="inherit" w:cs="Times New Roman"/>
          <w:spacing w:val="-2"/>
          <w:sz w:val="24"/>
          <w:szCs w:val="24"/>
        </w:rPr>
      </w:pPr>
      <w:ins w:id="1565" w:author="Fnu, Sonam" w:date="2019-11-27T18:03:00Z">
        <w:r>
          <w:rPr>
            <w:rFonts w:ascii="Calibri" w:eastAsiaTheme="majorEastAsia" w:hAnsi="Calibri" w:cstheme="majorBidi"/>
            <w:b/>
            <w:bCs/>
            <w:sz w:val="26"/>
            <w:szCs w:val="26"/>
          </w:rPr>
          <w:t xml:space="preserve">      </w:t>
        </w:r>
      </w:ins>
      <w:ins w:id="1566" w:author="Fnu, Sonam" w:date="2019-11-27T18:06:00Z">
        <w:r w:rsidR="006B0E84" w:rsidRPr="0053200B">
          <w:rPr>
            <w:rFonts w:ascii="inherit" w:eastAsia="Times New Roman" w:hAnsi="inherit" w:cs="Times New Roman"/>
            <w:spacing w:val="-2"/>
            <w:sz w:val="24"/>
            <w:szCs w:val="24"/>
          </w:rPr>
          <w:t xml:space="preserve">If you choose to start your server with one of the other provided </w:t>
        </w:r>
      </w:ins>
      <w:ins w:id="1567" w:author="Fnu, Sonam" w:date="2019-11-27T18:08:00Z">
        <w:r w:rsidR="006B0E84" w:rsidRPr="0053200B">
          <w:rPr>
            <w:rFonts w:ascii="inherit" w:eastAsia="Times New Roman" w:hAnsi="inherit" w:cs="Times New Roman"/>
            <w:spacing w:val="-2"/>
            <w:sz w:val="24"/>
            <w:szCs w:val="24"/>
          </w:rPr>
          <w:t>configurations,</w:t>
        </w:r>
        <w:r w:rsidR="006B0E84">
          <w:rPr>
            <w:rFonts w:ascii="inherit" w:eastAsia="Times New Roman" w:hAnsi="inherit" w:cs="Times New Roman"/>
            <w:spacing w:val="-2"/>
            <w:sz w:val="24"/>
            <w:szCs w:val="24"/>
          </w:rPr>
          <w:t xml:space="preserve"> </w:t>
        </w:r>
      </w:ins>
      <w:ins w:id="1568" w:author="Fnu, Sonam" w:date="2019-11-27T18:06:00Z">
        <w:r w:rsidR="006B0E84" w:rsidRPr="0053200B">
          <w:rPr>
            <w:rFonts w:ascii="inherit" w:eastAsia="Times New Roman" w:hAnsi="inherit" w:cs="Times New Roman"/>
            <w:spacing w:val="-2"/>
            <w:sz w:val="24"/>
            <w:szCs w:val="24"/>
          </w:rPr>
          <w:t>they can be</w:t>
        </w:r>
      </w:ins>
      <w:ins w:id="1569" w:author="Fnu, Sonam" w:date="2019-11-27T18:07:00Z">
        <w:r w:rsidR="006B0E84">
          <w:rPr>
            <w:rFonts w:ascii="inherit" w:eastAsia="Times New Roman" w:hAnsi="inherit" w:cs="Times New Roman"/>
            <w:spacing w:val="-2"/>
            <w:sz w:val="24"/>
            <w:szCs w:val="24"/>
          </w:rPr>
          <w:t xml:space="preserve"> </w:t>
        </w:r>
      </w:ins>
      <w:ins w:id="1570" w:author="Fnu, Sonam" w:date="2019-11-27T18:08:00Z">
        <w:r w:rsidR="006B0E84">
          <w:rPr>
            <w:rFonts w:ascii="inherit" w:eastAsia="Times New Roman" w:hAnsi="inherit" w:cs="Times New Roman"/>
            <w:spacing w:val="-2"/>
            <w:sz w:val="24"/>
            <w:szCs w:val="24"/>
          </w:rPr>
          <w:t xml:space="preserve">        </w:t>
        </w:r>
      </w:ins>
      <w:ins w:id="1571" w:author="Fnu, Sonam" w:date="2019-11-27T18:07:00Z">
        <w:r w:rsidR="006B0E84">
          <w:rPr>
            <w:rFonts w:ascii="inherit" w:eastAsia="Times New Roman" w:hAnsi="inherit" w:cs="Times New Roman"/>
            <w:spacing w:val="-2"/>
            <w:sz w:val="24"/>
            <w:szCs w:val="24"/>
          </w:rPr>
          <w:t>accessed</w:t>
        </w:r>
      </w:ins>
      <w:ins w:id="1572" w:author="Fnu, Sonam" w:date="2019-11-27T18:06:00Z">
        <w:r w:rsidR="006B0E84" w:rsidRPr="0053200B">
          <w:rPr>
            <w:rFonts w:ascii="inherit" w:eastAsia="Times New Roman" w:hAnsi="inherit" w:cs="Times New Roman"/>
            <w:spacing w:val="-2"/>
            <w:sz w:val="24"/>
            <w:szCs w:val="24"/>
          </w:rPr>
          <w:t xml:space="preserve"> by passing the --server-config argument with the server-config file to be used.</w:t>
        </w:r>
      </w:ins>
    </w:p>
    <w:p w14:paraId="56B37B06" w14:textId="77777777" w:rsidR="006B0E84" w:rsidRPr="0053200B" w:rsidRDefault="006B0E84" w:rsidP="006B0E84">
      <w:pPr>
        <w:shd w:val="clear" w:color="auto" w:fill="FFFFFF"/>
        <w:spacing w:before="100" w:beforeAutospacing="1" w:after="100" w:afterAutospacing="1" w:line="240" w:lineRule="auto"/>
        <w:rPr>
          <w:ins w:id="1573" w:author="Fnu, Sonam" w:date="2019-11-27T18:06:00Z"/>
          <w:rFonts w:ascii="inherit" w:eastAsia="Times New Roman" w:hAnsi="inherit" w:cs="Times New Roman"/>
          <w:spacing w:val="-2"/>
          <w:sz w:val="24"/>
          <w:szCs w:val="24"/>
        </w:rPr>
      </w:pPr>
      <w:ins w:id="1574" w:author="Fnu, Sonam" w:date="2019-11-27T18:06:00Z">
        <w:r w:rsidRPr="0053200B">
          <w:rPr>
            <w:rFonts w:ascii="inherit" w:eastAsia="Times New Roman" w:hAnsi="inherit" w:cs="Times New Roman"/>
            <w:spacing w:val="-2"/>
            <w:sz w:val="24"/>
            <w:szCs w:val="24"/>
          </w:rPr>
          <w:t>To use the full profile with clustering capabilities, use the following syntax from $JBOSS_HOME/bin:</w:t>
        </w:r>
      </w:ins>
    </w:p>
    <w:p w14:paraId="3E8388CB" w14:textId="77777777" w:rsidR="006B0E84" w:rsidRPr="0053200B" w:rsidRDefault="006B0E84" w:rsidP="006B0E84">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ns w:id="1575" w:author="Fnu, Sonam" w:date="2019-11-27T18:06:00Z"/>
          <w:rFonts w:ascii="Courier New" w:eastAsia="Times New Roman" w:hAnsi="Courier New" w:cs="Courier New"/>
          <w:sz w:val="24"/>
          <w:szCs w:val="24"/>
        </w:rPr>
      </w:pPr>
      <w:ins w:id="1576" w:author="Fnu, Sonam" w:date="2019-11-27T18:06:00Z">
        <w:r w:rsidRPr="0053200B">
          <w:rPr>
            <w:rFonts w:ascii="Courier New" w:eastAsia="Times New Roman" w:hAnsi="Courier New" w:cs="Courier New"/>
            <w:sz w:val="24"/>
            <w:szCs w:val="24"/>
          </w:rPr>
          <w:t>./standalone.sh --server-config=standalone-full-ha.xml</w:t>
        </w:r>
      </w:ins>
    </w:p>
    <w:p w14:paraId="5723B800" w14:textId="1FF852D5" w:rsidR="006B0E84" w:rsidRPr="0053200B" w:rsidRDefault="006B0E84" w:rsidP="006B0E84">
      <w:pPr>
        <w:shd w:val="clear" w:color="auto" w:fill="FFFFFF"/>
        <w:spacing w:before="100" w:beforeAutospacing="1" w:after="100" w:afterAutospacing="1" w:line="240" w:lineRule="auto"/>
        <w:rPr>
          <w:ins w:id="1577" w:author="Fnu, Sonam" w:date="2019-11-27T18:06:00Z"/>
          <w:rFonts w:ascii="inherit" w:eastAsia="Times New Roman" w:hAnsi="inherit" w:cs="Times New Roman"/>
          <w:spacing w:val="-2"/>
          <w:sz w:val="24"/>
          <w:szCs w:val="24"/>
        </w:rPr>
      </w:pPr>
      <w:ins w:id="1578" w:author="Fnu, Sonam" w:date="2019-11-27T18:08:00Z">
        <w:r w:rsidRPr="0053200B">
          <w:rPr>
            <w:rFonts w:ascii="inherit" w:eastAsia="Times New Roman" w:hAnsi="inherit" w:cs="Times New Roman"/>
            <w:spacing w:val="-2"/>
            <w:sz w:val="24"/>
            <w:szCs w:val="24"/>
          </w:rPr>
          <w:t>Similarly,</w:t>
        </w:r>
      </w:ins>
      <w:ins w:id="1579" w:author="Fnu, Sonam" w:date="2019-11-27T18:06:00Z">
        <w:r w:rsidRPr="0053200B">
          <w:rPr>
            <w:rFonts w:ascii="inherit" w:eastAsia="Times New Roman" w:hAnsi="inherit" w:cs="Times New Roman"/>
            <w:spacing w:val="-2"/>
            <w:sz w:val="24"/>
            <w:szCs w:val="24"/>
          </w:rPr>
          <w:t xml:space="preserve"> to start an alternate configuration in </w:t>
        </w:r>
        <w:r w:rsidRPr="0053200B">
          <w:rPr>
            <w:rFonts w:ascii="inherit" w:eastAsia="Times New Roman" w:hAnsi="inherit" w:cs="Times New Roman"/>
            <w:i/>
            <w:iCs/>
            <w:spacing w:val="-2"/>
            <w:sz w:val="24"/>
            <w:szCs w:val="24"/>
          </w:rPr>
          <w:t>domain</w:t>
        </w:r>
        <w:r w:rsidRPr="0053200B">
          <w:rPr>
            <w:rFonts w:ascii="inherit" w:eastAsia="Times New Roman" w:hAnsi="inherit" w:cs="Times New Roman"/>
            <w:spacing w:val="-2"/>
            <w:sz w:val="24"/>
            <w:szCs w:val="24"/>
          </w:rPr>
          <w:t> mode:</w:t>
        </w:r>
      </w:ins>
    </w:p>
    <w:p w14:paraId="1056B331" w14:textId="77777777" w:rsidR="006B0E84" w:rsidRPr="0053200B" w:rsidRDefault="006B0E84" w:rsidP="006B0E84">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ns w:id="1580" w:author="Fnu, Sonam" w:date="2019-11-27T18:06:00Z"/>
          <w:rFonts w:ascii="Courier New" w:eastAsia="Times New Roman" w:hAnsi="Courier New" w:cs="Courier New"/>
          <w:sz w:val="24"/>
          <w:szCs w:val="24"/>
        </w:rPr>
      </w:pPr>
      <w:ins w:id="1581" w:author="Fnu, Sonam" w:date="2019-11-27T18:06:00Z">
        <w:r w:rsidRPr="0053200B">
          <w:rPr>
            <w:rFonts w:ascii="Courier New" w:eastAsia="Times New Roman" w:hAnsi="Courier New" w:cs="Courier New"/>
            <w:sz w:val="24"/>
            <w:szCs w:val="24"/>
          </w:rPr>
          <w:t>./domain.sh --domain-config=my-domain-configuration.xml</w:t>
        </w:r>
      </w:ins>
    </w:p>
    <w:p w14:paraId="093A6032" w14:textId="4F65D8AC" w:rsidR="00C43409" w:rsidRDefault="006B0E84" w:rsidP="00245509">
      <w:pPr>
        <w:shd w:val="clear" w:color="auto" w:fill="FFFFFF"/>
        <w:spacing w:before="100" w:beforeAutospacing="1" w:after="100" w:afterAutospacing="1" w:line="240" w:lineRule="auto"/>
        <w:rPr>
          <w:ins w:id="1582" w:author="Fnu, Sonam" w:date="2019-11-27T17:51:00Z"/>
          <w:rFonts w:ascii="inherit" w:eastAsia="Times New Roman" w:hAnsi="inherit" w:cs="Times New Roman"/>
          <w:spacing w:val="-2"/>
          <w:sz w:val="24"/>
          <w:szCs w:val="24"/>
        </w:rPr>
      </w:pPr>
      <w:ins w:id="1583" w:author="Fnu, Sonam" w:date="2019-11-27T18:06:00Z">
        <w:r w:rsidRPr="0053200B">
          <w:rPr>
            <w:rFonts w:ascii="inherit" w:eastAsia="Times New Roman" w:hAnsi="inherit" w:cs="Times New Roman"/>
            <w:spacing w:val="-2"/>
            <w:sz w:val="24"/>
            <w:szCs w:val="24"/>
          </w:rPr>
          <w:t>Alternatively, you can create your own selecting the additional subsystems you want to add, remove, or modify.</w:t>
        </w:r>
      </w:ins>
    </w:p>
    <w:p w14:paraId="0BC2F102" w14:textId="777A6847" w:rsidR="001421B8" w:rsidRPr="001421B8" w:rsidDel="002B6CD2" w:rsidRDefault="001421B8">
      <w:pPr>
        <w:rPr>
          <w:del w:id="1584" w:author="Fnu, Sonam" w:date="2019-11-27T17:52:00Z"/>
          <w:rPrChange w:id="1585" w:author="Fnu, Sonam" w:date="2019-11-27T17:40:00Z">
            <w:rPr>
              <w:del w:id="1586" w:author="Fnu, Sonam" w:date="2019-11-27T17:52:00Z"/>
              <w:rFonts w:ascii="Calibri" w:hAnsi="Calibri"/>
            </w:rPr>
          </w:rPrChange>
        </w:rPr>
        <w:pPrChange w:id="1587" w:author="Fnu, Sonam" w:date="2019-11-27T17:40:00Z">
          <w:pPr>
            <w:pStyle w:val="Heading2"/>
            <w:numPr>
              <w:ilvl w:val="1"/>
              <w:numId w:val="1"/>
            </w:numPr>
            <w:ind w:left="792" w:hanging="432"/>
          </w:pPr>
        </w:pPrChange>
      </w:pPr>
    </w:p>
    <w:p w14:paraId="230F41EE" w14:textId="5287C10F" w:rsidR="00944343" w:rsidRPr="00064254" w:rsidDel="001421B8" w:rsidRDefault="00944343" w:rsidP="00944343">
      <w:pPr>
        <w:rPr>
          <w:del w:id="1588" w:author="Fnu, Sonam" w:date="2019-11-27T17:40:00Z"/>
          <w:rFonts w:ascii="Calibri" w:hAnsi="Calibri"/>
        </w:rPr>
      </w:pPr>
    </w:p>
    <w:tbl>
      <w:tblPr>
        <w:tblW w:w="4980" w:type="pct"/>
        <w:tblInd w:w="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50"/>
        <w:gridCol w:w="7729"/>
      </w:tblGrid>
      <w:tr w:rsidR="00D43D5F" w:rsidRPr="00012DAF" w:rsidDel="001421B8" w14:paraId="29679BF1" w14:textId="7F6D8F47" w:rsidTr="00D43D5F">
        <w:trPr>
          <w:del w:id="1589" w:author="Fnu, Sonam" w:date="2019-11-27T17:40:00Z"/>
        </w:trPr>
        <w:tc>
          <w:tcPr>
            <w:tcW w:w="1891" w:type="dxa"/>
            <w:shd w:val="clear" w:color="auto" w:fill="BFBFBF" w:themeFill="background1" w:themeFillShade="BF"/>
          </w:tcPr>
          <w:p w14:paraId="427A60F3" w14:textId="335A7B2D" w:rsidR="00D43D5F" w:rsidRPr="00064254" w:rsidDel="001421B8" w:rsidRDefault="00D43D5F" w:rsidP="007F23CF">
            <w:pPr>
              <w:spacing w:after="0" w:line="240" w:lineRule="auto"/>
              <w:rPr>
                <w:del w:id="1590" w:author="Fnu, Sonam" w:date="2019-11-27T17:40:00Z"/>
                <w:rFonts w:ascii="Calibri" w:hAnsi="Calibri"/>
                <w:b/>
                <w:bCs/>
              </w:rPr>
            </w:pPr>
            <w:del w:id="1591" w:author="Fnu, Sonam" w:date="2019-11-27T17:40:00Z">
              <w:r w:rsidRPr="00064254" w:rsidDel="001421B8">
                <w:rPr>
                  <w:rFonts w:ascii="Calibri" w:hAnsi="Calibri"/>
                  <w:b/>
                  <w:bCs/>
                </w:rPr>
                <w:delText>Requirement ID</w:delText>
              </w:r>
            </w:del>
          </w:p>
        </w:tc>
        <w:tc>
          <w:tcPr>
            <w:tcW w:w="7919" w:type="dxa"/>
            <w:shd w:val="clear" w:color="auto" w:fill="BFBFBF" w:themeFill="background1" w:themeFillShade="BF"/>
          </w:tcPr>
          <w:p w14:paraId="6BE61B6C" w14:textId="17C86F96" w:rsidR="00D43D5F" w:rsidRPr="00064254" w:rsidDel="001421B8" w:rsidRDefault="00D43D5F" w:rsidP="00067270">
            <w:pPr>
              <w:spacing w:after="0" w:line="240" w:lineRule="auto"/>
              <w:rPr>
                <w:del w:id="1592" w:author="Fnu, Sonam" w:date="2019-11-27T17:40:00Z"/>
                <w:rFonts w:ascii="Calibri" w:hAnsi="Calibri"/>
                <w:b/>
                <w:bCs/>
              </w:rPr>
            </w:pPr>
            <w:del w:id="1593" w:author="Fnu, Sonam" w:date="2019-11-27T17:40:00Z">
              <w:r w:rsidRPr="00064254" w:rsidDel="001421B8">
                <w:rPr>
                  <w:rFonts w:ascii="Calibri" w:hAnsi="Calibri"/>
                  <w:b/>
                  <w:bCs/>
                </w:rPr>
                <w:delText>Requirement Description</w:delText>
              </w:r>
            </w:del>
          </w:p>
        </w:tc>
      </w:tr>
      <w:tr w:rsidR="00D43D5F" w:rsidRPr="00012DAF" w:rsidDel="001421B8" w14:paraId="70903863" w14:textId="426D370B" w:rsidTr="00D43D5F">
        <w:trPr>
          <w:del w:id="1594" w:author="Fnu, Sonam" w:date="2019-11-27T17:40:00Z"/>
        </w:trPr>
        <w:tc>
          <w:tcPr>
            <w:tcW w:w="1891" w:type="dxa"/>
          </w:tcPr>
          <w:p w14:paraId="1C8AE488" w14:textId="291E8311" w:rsidR="00D43D5F" w:rsidRPr="00064254" w:rsidDel="001421B8" w:rsidRDefault="00D43D5F" w:rsidP="007F23CF">
            <w:pPr>
              <w:pStyle w:val="TableText"/>
              <w:rPr>
                <w:del w:id="1595" w:author="Fnu, Sonam" w:date="2019-11-27T17:40:00Z"/>
                <w:rFonts w:ascii="Calibri" w:eastAsiaTheme="minorHAnsi" w:hAnsi="Calibri" w:cstheme="minorBidi"/>
                <w:bCs w:val="0"/>
                <w:color w:val="auto"/>
                <w:szCs w:val="22"/>
                <w:lang w:val="en-US"/>
              </w:rPr>
            </w:pPr>
          </w:p>
        </w:tc>
        <w:tc>
          <w:tcPr>
            <w:tcW w:w="7919" w:type="dxa"/>
          </w:tcPr>
          <w:p w14:paraId="176DF22D" w14:textId="1296E8CA" w:rsidR="00D43D5F" w:rsidRPr="00064254" w:rsidDel="001421B8" w:rsidRDefault="00D43D5F" w:rsidP="007F23CF">
            <w:pPr>
              <w:pStyle w:val="TableText"/>
              <w:rPr>
                <w:del w:id="1596" w:author="Fnu, Sonam" w:date="2019-11-27T17:40:00Z"/>
                <w:rFonts w:ascii="Calibri" w:eastAsiaTheme="minorHAnsi" w:hAnsi="Calibri" w:cstheme="minorBidi"/>
                <w:bCs w:val="0"/>
                <w:color w:val="auto"/>
                <w:szCs w:val="22"/>
                <w:lang w:val="en-US"/>
              </w:rPr>
            </w:pPr>
          </w:p>
        </w:tc>
      </w:tr>
      <w:tr w:rsidR="00D43D5F" w:rsidRPr="00012DAF" w:rsidDel="001421B8" w14:paraId="47CD81E0" w14:textId="1242557D" w:rsidTr="00D43D5F">
        <w:trPr>
          <w:del w:id="1597" w:author="Fnu, Sonam" w:date="2019-11-27T17:40:00Z"/>
        </w:trPr>
        <w:tc>
          <w:tcPr>
            <w:tcW w:w="1891" w:type="dxa"/>
          </w:tcPr>
          <w:p w14:paraId="6FBFBBB7" w14:textId="72E57A88" w:rsidR="00D43D5F" w:rsidRPr="00064254" w:rsidDel="001421B8" w:rsidRDefault="00D43D5F" w:rsidP="007F23CF">
            <w:pPr>
              <w:pStyle w:val="TableText"/>
              <w:rPr>
                <w:del w:id="1598" w:author="Fnu, Sonam" w:date="2019-11-27T17:40:00Z"/>
                <w:rFonts w:ascii="Calibri" w:eastAsiaTheme="minorHAnsi" w:hAnsi="Calibri" w:cstheme="minorBidi"/>
                <w:bCs w:val="0"/>
                <w:color w:val="auto"/>
                <w:szCs w:val="22"/>
                <w:lang w:val="en-US"/>
              </w:rPr>
            </w:pPr>
          </w:p>
        </w:tc>
        <w:tc>
          <w:tcPr>
            <w:tcW w:w="7919" w:type="dxa"/>
          </w:tcPr>
          <w:p w14:paraId="29915744" w14:textId="689AB5EE" w:rsidR="00D43D5F" w:rsidRPr="00064254" w:rsidDel="001421B8" w:rsidRDefault="00D43D5F" w:rsidP="007F23CF">
            <w:pPr>
              <w:pStyle w:val="TableText"/>
              <w:rPr>
                <w:del w:id="1599" w:author="Fnu, Sonam" w:date="2019-11-27T17:40:00Z"/>
                <w:rFonts w:ascii="Calibri" w:eastAsiaTheme="minorHAnsi" w:hAnsi="Calibri" w:cstheme="minorBidi"/>
                <w:bCs w:val="0"/>
                <w:color w:val="auto"/>
                <w:szCs w:val="22"/>
                <w:lang w:val="en-US"/>
              </w:rPr>
            </w:pPr>
          </w:p>
        </w:tc>
      </w:tr>
      <w:tr w:rsidR="00D43D5F" w:rsidRPr="00012DAF" w:rsidDel="001421B8" w14:paraId="0DA5E33A" w14:textId="7A7769E6" w:rsidTr="00D43D5F">
        <w:trPr>
          <w:del w:id="1600" w:author="Fnu, Sonam" w:date="2019-11-27T17:40:00Z"/>
        </w:trPr>
        <w:tc>
          <w:tcPr>
            <w:tcW w:w="1891" w:type="dxa"/>
          </w:tcPr>
          <w:p w14:paraId="3A31EECD" w14:textId="15D650B7" w:rsidR="00D43D5F" w:rsidRPr="00064254" w:rsidDel="001421B8" w:rsidRDefault="00D43D5F" w:rsidP="007F23CF">
            <w:pPr>
              <w:pStyle w:val="TableText"/>
              <w:rPr>
                <w:del w:id="1601" w:author="Fnu, Sonam" w:date="2019-11-27T17:40:00Z"/>
                <w:rFonts w:ascii="Calibri" w:eastAsiaTheme="minorHAnsi" w:hAnsi="Calibri" w:cstheme="minorBidi"/>
                <w:bCs w:val="0"/>
                <w:color w:val="auto"/>
                <w:szCs w:val="22"/>
                <w:lang w:val="en-US"/>
              </w:rPr>
            </w:pPr>
          </w:p>
        </w:tc>
        <w:tc>
          <w:tcPr>
            <w:tcW w:w="7919" w:type="dxa"/>
          </w:tcPr>
          <w:p w14:paraId="28A2EE8A" w14:textId="59E327B6" w:rsidR="00D43D5F" w:rsidRPr="00064254" w:rsidDel="001421B8" w:rsidRDefault="00D43D5F" w:rsidP="007F23CF">
            <w:pPr>
              <w:pStyle w:val="TableText"/>
              <w:rPr>
                <w:del w:id="1602" w:author="Fnu, Sonam" w:date="2019-11-27T17:40:00Z"/>
                <w:rFonts w:ascii="Calibri" w:eastAsiaTheme="minorHAnsi" w:hAnsi="Calibri" w:cstheme="minorBidi"/>
                <w:bCs w:val="0"/>
                <w:color w:val="auto"/>
                <w:szCs w:val="22"/>
                <w:lang w:val="en-US"/>
              </w:rPr>
            </w:pPr>
          </w:p>
        </w:tc>
      </w:tr>
    </w:tbl>
    <w:p w14:paraId="61A27C42" w14:textId="52269543" w:rsidR="00944343" w:rsidRPr="00064254" w:rsidDel="001421B8" w:rsidRDefault="00944343">
      <w:pPr>
        <w:numPr>
          <w:ilvl w:val="0"/>
          <w:numId w:val="1"/>
        </w:numPr>
        <w:rPr>
          <w:del w:id="1603" w:author="Fnu, Sonam" w:date="2019-11-27T17:40:00Z"/>
          <w:rFonts w:ascii="Calibri" w:hAnsi="Calibri"/>
        </w:rPr>
        <w:pPrChange w:id="1604" w:author="Fnu, Sonam" w:date="2019-11-27T18:00:00Z">
          <w:pPr/>
        </w:pPrChange>
      </w:pPr>
    </w:p>
    <w:p w14:paraId="05F11922" w14:textId="7B87C3AA" w:rsidR="00B636A9" w:rsidRDefault="00B636A9" w:rsidP="0064505C">
      <w:pPr>
        <w:pStyle w:val="Heading2"/>
        <w:numPr>
          <w:ilvl w:val="1"/>
          <w:numId w:val="1"/>
        </w:numPr>
        <w:rPr>
          <w:ins w:id="1605" w:author="Fnu, Sonam" w:date="2019-11-27T18:12:00Z"/>
          <w:rFonts w:ascii="Calibri" w:hAnsi="Calibri"/>
        </w:rPr>
      </w:pPr>
      <w:del w:id="1606" w:author="Fnu, Sonam" w:date="2019-11-27T17:40:00Z">
        <w:r w:rsidRPr="00064254" w:rsidDel="001421B8">
          <w:rPr>
            <w:rFonts w:ascii="Calibri" w:hAnsi="Calibri"/>
          </w:rPr>
          <w:delText xml:space="preserve"> </w:delText>
        </w:r>
      </w:del>
      <w:bookmarkStart w:id="1607" w:name="_Toc5265584"/>
      <w:ins w:id="1608" w:author="Fnu, Sonam" w:date="2019-11-27T18:11:00Z">
        <w:r w:rsidR="006962FA">
          <w:rPr>
            <w:rFonts w:ascii="Calibri" w:hAnsi="Calibri"/>
          </w:rPr>
          <w:t xml:space="preserve">Test </w:t>
        </w:r>
      </w:ins>
      <w:ins w:id="1609" w:author="Fnu, Sonam" w:date="2019-11-27T18:12:00Z">
        <w:r w:rsidR="006962FA">
          <w:rPr>
            <w:rFonts w:ascii="Calibri" w:hAnsi="Calibri"/>
          </w:rPr>
          <w:t>Installation</w:t>
        </w:r>
      </w:ins>
      <w:del w:id="1610" w:author="Fnu, Sonam" w:date="2019-11-27T18:11:00Z">
        <w:r w:rsidRPr="00064254" w:rsidDel="006962FA">
          <w:rPr>
            <w:rFonts w:ascii="Calibri" w:hAnsi="Calibri"/>
          </w:rPr>
          <w:delText>Design</w:delText>
        </w:r>
        <w:r w:rsidR="00A7114B" w:rsidRPr="00064254" w:rsidDel="006962FA">
          <w:rPr>
            <w:rFonts w:ascii="Calibri" w:hAnsi="Calibri"/>
          </w:rPr>
          <w:delText>er</w:delText>
        </w:r>
        <w:r w:rsidRPr="00064254" w:rsidDel="006962FA">
          <w:rPr>
            <w:rFonts w:ascii="Calibri" w:hAnsi="Calibri"/>
          </w:rPr>
          <w:delText xml:space="preserve"> Contacts</w:delText>
        </w:r>
      </w:del>
      <w:r w:rsidRPr="00064254">
        <w:rPr>
          <w:rFonts w:ascii="Calibri" w:hAnsi="Calibri"/>
        </w:rPr>
        <w:t>:</w:t>
      </w:r>
      <w:bookmarkEnd w:id="1607"/>
    </w:p>
    <w:p w14:paraId="2CC36858" w14:textId="4761C90E" w:rsidR="006962FA" w:rsidRPr="0053200B" w:rsidRDefault="006962FA">
      <w:pPr>
        <w:shd w:val="clear" w:color="auto" w:fill="FFFFFF"/>
        <w:spacing w:before="100" w:beforeAutospacing="1" w:after="100" w:afterAutospacing="1" w:line="240" w:lineRule="auto"/>
        <w:ind w:left="360" w:firstLine="40"/>
        <w:rPr>
          <w:ins w:id="1611" w:author="Fnu, Sonam" w:date="2019-11-27T18:12:00Z"/>
          <w:rFonts w:ascii="inherit" w:eastAsia="Times New Roman" w:hAnsi="inherit" w:cs="Times New Roman"/>
          <w:spacing w:val="-2"/>
          <w:sz w:val="24"/>
          <w:szCs w:val="24"/>
        </w:rPr>
        <w:pPrChange w:id="1612" w:author="Fnu, Sonam" w:date="2019-11-27T18:16:00Z">
          <w:pPr>
            <w:shd w:val="clear" w:color="auto" w:fill="FFFFFF"/>
            <w:spacing w:before="100" w:beforeAutospacing="1" w:after="100" w:afterAutospacing="1" w:line="240" w:lineRule="auto"/>
          </w:pPr>
        </w:pPrChange>
      </w:pPr>
      <w:ins w:id="1613" w:author="Fnu, Sonam" w:date="2019-11-27T18:12:00Z">
        <w:r w:rsidRPr="0053200B">
          <w:rPr>
            <w:rFonts w:ascii="inherit" w:eastAsia="Times New Roman" w:hAnsi="inherit" w:cs="Times New Roman"/>
            <w:spacing w:val="-2"/>
            <w:sz w:val="24"/>
            <w:szCs w:val="24"/>
          </w:rPr>
          <w:t xml:space="preserve">After executing one of the above commands, you should see output </w:t>
        </w:r>
      </w:ins>
      <w:ins w:id="1614" w:author="Fnu, Sonam" w:date="2019-11-27T18:15:00Z">
        <w:r w:rsidR="00DB6DBE" w:rsidRPr="0053200B">
          <w:rPr>
            <w:rFonts w:ascii="inherit" w:eastAsia="Times New Roman" w:hAnsi="inherit" w:cs="Times New Roman"/>
            <w:spacing w:val="-2"/>
            <w:sz w:val="24"/>
            <w:szCs w:val="24"/>
          </w:rPr>
          <w:t>like</w:t>
        </w:r>
      </w:ins>
      <w:ins w:id="1615" w:author="Fnu, Sonam" w:date="2019-11-27T18:12:00Z">
        <w:r w:rsidRPr="0053200B">
          <w:rPr>
            <w:rFonts w:ascii="inherit" w:eastAsia="Times New Roman" w:hAnsi="inherit" w:cs="Times New Roman"/>
            <w:spacing w:val="-2"/>
            <w:sz w:val="24"/>
            <w:szCs w:val="24"/>
          </w:rPr>
          <w:t xml:space="preserve"> what’s shown </w:t>
        </w:r>
      </w:ins>
      <w:ins w:id="1616" w:author="Fnu, Sonam" w:date="2019-11-27T18:14:00Z">
        <w:r>
          <w:rPr>
            <w:rFonts w:ascii="inherit" w:eastAsia="Times New Roman" w:hAnsi="inherit" w:cs="Times New Roman"/>
            <w:spacing w:val="-2"/>
            <w:sz w:val="24"/>
            <w:szCs w:val="24"/>
          </w:rPr>
          <w:t xml:space="preserve">      </w:t>
        </w:r>
      </w:ins>
      <w:ins w:id="1617" w:author="Fnu, Sonam" w:date="2019-11-27T18:15:00Z">
        <w:r w:rsidR="0068274E">
          <w:rPr>
            <w:rFonts w:ascii="inherit" w:eastAsia="Times New Roman" w:hAnsi="inherit" w:cs="Times New Roman"/>
            <w:spacing w:val="-2"/>
            <w:sz w:val="24"/>
            <w:szCs w:val="24"/>
          </w:rPr>
          <w:t xml:space="preserve">     </w:t>
        </w:r>
      </w:ins>
      <w:ins w:id="1618" w:author="Fnu, Sonam" w:date="2019-11-27T18:16:00Z">
        <w:r w:rsidR="0068274E">
          <w:rPr>
            <w:rFonts w:ascii="inherit" w:eastAsia="Times New Roman" w:hAnsi="inherit" w:cs="Times New Roman"/>
            <w:spacing w:val="-2"/>
            <w:sz w:val="24"/>
            <w:szCs w:val="24"/>
          </w:rPr>
          <w:t xml:space="preserve">            </w:t>
        </w:r>
      </w:ins>
      <w:ins w:id="1619" w:author="Fnu, Sonam" w:date="2019-11-27T18:14:00Z">
        <w:r>
          <w:rPr>
            <w:rFonts w:ascii="inherit" w:eastAsia="Times New Roman" w:hAnsi="inherit" w:cs="Times New Roman"/>
            <w:spacing w:val="-2"/>
            <w:sz w:val="24"/>
            <w:szCs w:val="24"/>
          </w:rPr>
          <w:t xml:space="preserve">below.  </w:t>
        </w:r>
      </w:ins>
    </w:p>
    <w:p w14:paraId="5F86D494"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20" w:author="Fnu, Sonam" w:date="2019-11-27T18:12:00Z"/>
          <w:rFonts w:ascii="Courier New" w:eastAsia="Times New Roman" w:hAnsi="Courier New" w:cs="Courier New"/>
          <w:sz w:val="24"/>
          <w:szCs w:val="24"/>
        </w:rPr>
      </w:pPr>
      <w:ins w:id="1621" w:author="Fnu, Sonam" w:date="2019-11-27T18:12:00Z">
        <w:r w:rsidRPr="0053200B">
          <w:rPr>
            <w:rFonts w:ascii="Courier New" w:eastAsia="Times New Roman" w:hAnsi="Courier New" w:cs="Courier New"/>
            <w:sz w:val="24"/>
            <w:szCs w:val="24"/>
          </w:rPr>
          <w:t>=========================================================================</w:t>
        </w:r>
      </w:ins>
    </w:p>
    <w:p w14:paraId="52961F16"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22" w:author="Fnu, Sonam" w:date="2019-11-27T18:12:00Z"/>
          <w:rFonts w:ascii="Courier New" w:eastAsia="Times New Roman" w:hAnsi="Courier New" w:cs="Courier New"/>
          <w:sz w:val="24"/>
          <w:szCs w:val="24"/>
        </w:rPr>
      </w:pPr>
      <w:ins w:id="1623" w:author="Fnu, Sonam" w:date="2019-11-27T18:12:00Z">
        <w:r w:rsidRPr="0053200B">
          <w:rPr>
            <w:rFonts w:ascii="Courier New" w:eastAsia="Times New Roman" w:hAnsi="Courier New" w:cs="Courier New"/>
            <w:sz w:val="24"/>
            <w:szCs w:val="24"/>
          </w:rPr>
          <w:t> </w:t>
        </w:r>
      </w:ins>
    </w:p>
    <w:p w14:paraId="6433695B"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24" w:author="Fnu, Sonam" w:date="2019-11-27T18:12:00Z"/>
          <w:rFonts w:ascii="Courier New" w:eastAsia="Times New Roman" w:hAnsi="Courier New" w:cs="Courier New"/>
          <w:sz w:val="24"/>
          <w:szCs w:val="24"/>
        </w:rPr>
      </w:pPr>
      <w:ins w:id="1625" w:author="Fnu, Sonam" w:date="2019-11-27T18:12:00Z">
        <w:r w:rsidRPr="0053200B">
          <w:rPr>
            <w:rFonts w:ascii="Courier New" w:eastAsia="Times New Roman" w:hAnsi="Courier New" w:cs="Courier New"/>
            <w:sz w:val="24"/>
            <w:szCs w:val="24"/>
          </w:rPr>
          <w:t xml:space="preserve">  JBoss Bootstrap Environment</w:t>
        </w:r>
      </w:ins>
    </w:p>
    <w:p w14:paraId="235DA426"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26" w:author="Fnu, Sonam" w:date="2019-11-27T18:12:00Z"/>
          <w:rFonts w:ascii="Courier New" w:eastAsia="Times New Roman" w:hAnsi="Courier New" w:cs="Courier New"/>
          <w:sz w:val="24"/>
          <w:szCs w:val="24"/>
        </w:rPr>
      </w:pPr>
      <w:ins w:id="1627" w:author="Fnu, Sonam" w:date="2019-11-27T18:12:00Z">
        <w:r w:rsidRPr="0053200B">
          <w:rPr>
            <w:rFonts w:ascii="Courier New" w:eastAsia="Times New Roman" w:hAnsi="Courier New" w:cs="Courier New"/>
            <w:sz w:val="24"/>
            <w:szCs w:val="24"/>
          </w:rPr>
          <w:t> </w:t>
        </w:r>
      </w:ins>
    </w:p>
    <w:p w14:paraId="5A6F0258"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28" w:author="Fnu, Sonam" w:date="2019-11-27T18:12:00Z"/>
          <w:rFonts w:ascii="Courier New" w:eastAsia="Times New Roman" w:hAnsi="Courier New" w:cs="Courier New"/>
          <w:sz w:val="24"/>
          <w:szCs w:val="24"/>
        </w:rPr>
      </w:pPr>
      <w:ins w:id="1629" w:author="Fnu, Sonam" w:date="2019-11-27T18:12:00Z">
        <w:r w:rsidRPr="0053200B">
          <w:rPr>
            <w:rFonts w:ascii="Courier New" w:eastAsia="Times New Roman" w:hAnsi="Courier New" w:cs="Courier New"/>
            <w:sz w:val="24"/>
            <w:szCs w:val="24"/>
          </w:rPr>
          <w:t xml:space="preserve">  JBOSS_HOME: /opt/wildfly-10.0.0.Final</w:t>
        </w:r>
      </w:ins>
    </w:p>
    <w:p w14:paraId="6FB9E12D"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30" w:author="Fnu, Sonam" w:date="2019-11-27T18:12:00Z"/>
          <w:rFonts w:ascii="Courier New" w:eastAsia="Times New Roman" w:hAnsi="Courier New" w:cs="Courier New"/>
          <w:sz w:val="24"/>
          <w:szCs w:val="24"/>
        </w:rPr>
      </w:pPr>
      <w:ins w:id="1631" w:author="Fnu, Sonam" w:date="2019-11-27T18:12:00Z">
        <w:r w:rsidRPr="0053200B">
          <w:rPr>
            <w:rFonts w:ascii="Courier New" w:eastAsia="Times New Roman" w:hAnsi="Courier New" w:cs="Courier New"/>
            <w:sz w:val="24"/>
            <w:szCs w:val="24"/>
          </w:rPr>
          <w:t> </w:t>
        </w:r>
      </w:ins>
    </w:p>
    <w:p w14:paraId="49007B2D"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32" w:author="Fnu, Sonam" w:date="2019-11-27T18:12:00Z"/>
          <w:rFonts w:ascii="Courier New" w:eastAsia="Times New Roman" w:hAnsi="Courier New" w:cs="Courier New"/>
          <w:sz w:val="24"/>
          <w:szCs w:val="24"/>
        </w:rPr>
      </w:pPr>
      <w:ins w:id="1633" w:author="Fnu, Sonam" w:date="2019-11-27T18:12:00Z">
        <w:r w:rsidRPr="0053200B">
          <w:rPr>
            <w:rFonts w:ascii="Courier New" w:eastAsia="Times New Roman" w:hAnsi="Courier New" w:cs="Courier New"/>
            <w:sz w:val="24"/>
            <w:szCs w:val="24"/>
          </w:rPr>
          <w:t xml:space="preserve">  JAVA: java</w:t>
        </w:r>
      </w:ins>
    </w:p>
    <w:p w14:paraId="328242B1"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34" w:author="Fnu, Sonam" w:date="2019-11-27T18:12:00Z"/>
          <w:rFonts w:ascii="Courier New" w:eastAsia="Times New Roman" w:hAnsi="Courier New" w:cs="Courier New"/>
          <w:sz w:val="24"/>
          <w:szCs w:val="24"/>
        </w:rPr>
      </w:pPr>
      <w:ins w:id="1635" w:author="Fnu, Sonam" w:date="2019-11-27T18:12:00Z">
        <w:r w:rsidRPr="0053200B">
          <w:rPr>
            <w:rFonts w:ascii="Courier New" w:eastAsia="Times New Roman" w:hAnsi="Courier New" w:cs="Courier New"/>
            <w:sz w:val="24"/>
            <w:szCs w:val="24"/>
          </w:rPr>
          <w:t> </w:t>
        </w:r>
      </w:ins>
    </w:p>
    <w:p w14:paraId="4A4555DE"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36" w:author="Fnu, Sonam" w:date="2019-11-27T18:12:00Z"/>
          <w:rFonts w:ascii="Courier New" w:eastAsia="Times New Roman" w:hAnsi="Courier New" w:cs="Courier New"/>
          <w:sz w:val="24"/>
          <w:szCs w:val="24"/>
        </w:rPr>
      </w:pPr>
      <w:ins w:id="1637" w:author="Fnu, Sonam" w:date="2019-11-27T18:12:00Z">
        <w:r w:rsidRPr="0053200B">
          <w:rPr>
            <w:rFonts w:ascii="Courier New" w:eastAsia="Times New Roman" w:hAnsi="Courier New" w:cs="Courier New"/>
            <w:sz w:val="24"/>
            <w:szCs w:val="24"/>
          </w:rPr>
          <w:t xml:space="preserve">  JAVA_OPTS:  -server -Xms64m -Xmx512m -</w:t>
        </w:r>
        <w:proofErr w:type="spellStart"/>
        <w:r w:rsidRPr="0053200B">
          <w:rPr>
            <w:rFonts w:ascii="Courier New" w:eastAsia="Times New Roman" w:hAnsi="Courier New" w:cs="Courier New"/>
            <w:sz w:val="24"/>
            <w:szCs w:val="24"/>
          </w:rPr>
          <w:t>XX:MetaspaceSize</w:t>
        </w:r>
        <w:proofErr w:type="spellEnd"/>
        <w:r w:rsidRPr="0053200B">
          <w:rPr>
            <w:rFonts w:ascii="Courier New" w:eastAsia="Times New Roman" w:hAnsi="Courier New" w:cs="Courier New"/>
            <w:sz w:val="24"/>
            <w:szCs w:val="24"/>
          </w:rPr>
          <w:t>=96M -</w:t>
        </w:r>
        <w:proofErr w:type="spellStart"/>
        <w:r w:rsidRPr="0053200B">
          <w:rPr>
            <w:rFonts w:ascii="Courier New" w:eastAsia="Times New Roman" w:hAnsi="Courier New" w:cs="Courier New"/>
            <w:sz w:val="24"/>
            <w:szCs w:val="24"/>
          </w:rPr>
          <w:t>XX:MaxMetaspaceSize</w:t>
        </w:r>
        <w:proofErr w:type="spellEnd"/>
        <w:r w:rsidRPr="0053200B">
          <w:rPr>
            <w:rFonts w:ascii="Courier New" w:eastAsia="Times New Roman" w:hAnsi="Courier New" w:cs="Courier New"/>
            <w:sz w:val="24"/>
            <w:szCs w:val="24"/>
          </w:rPr>
          <w:t>=256m -Djava.net.preferIPv4Stack=true -</w:t>
        </w:r>
        <w:proofErr w:type="spellStart"/>
        <w:r w:rsidRPr="0053200B">
          <w:rPr>
            <w:rFonts w:ascii="Courier New" w:eastAsia="Times New Roman" w:hAnsi="Courier New" w:cs="Courier New"/>
            <w:sz w:val="24"/>
            <w:szCs w:val="24"/>
          </w:rPr>
          <w:t>Djboss.modules.system.pkgs</w:t>
        </w:r>
        <w:proofErr w:type="spellEnd"/>
        <w:r w:rsidRPr="0053200B">
          <w:rPr>
            <w:rFonts w:ascii="Courier New" w:eastAsia="Times New Roman" w:hAnsi="Courier New" w:cs="Courier New"/>
            <w:sz w:val="24"/>
            <w:szCs w:val="24"/>
          </w:rPr>
          <w:t>=</w:t>
        </w:r>
        <w:proofErr w:type="spellStart"/>
        <w:r w:rsidRPr="0053200B">
          <w:rPr>
            <w:rFonts w:ascii="Courier New" w:eastAsia="Times New Roman" w:hAnsi="Courier New" w:cs="Courier New"/>
            <w:sz w:val="24"/>
            <w:szCs w:val="24"/>
          </w:rPr>
          <w:t>com.yourkit,org.jboss.byteman</w:t>
        </w:r>
        <w:proofErr w:type="spellEnd"/>
        <w:r w:rsidRPr="0053200B">
          <w:rPr>
            <w:rFonts w:ascii="Courier New" w:eastAsia="Times New Roman" w:hAnsi="Courier New" w:cs="Courier New"/>
            <w:sz w:val="24"/>
            <w:szCs w:val="24"/>
          </w:rPr>
          <w:t xml:space="preserve"> -</w:t>
        </w:r>
        <w:proofErr w:type="spellStart"/>
        <w:r w:rsidRPr="0053200B">
          <w:rPr>
            <w:rFonts w:ascii="Courier New" w:eastAsia="Times New Roman" w:hAnsi="Courier New" w:cs="Courier New"/>
            <w:sz w:val="24"/>
            <w:szCs w:val="24"/>
          </w:rPr>
          <w:t>Djava.awt.headless</w:t>
        </w:r>
        <w:proofErr w:type="spellEnd"/>
        <w:r w:rsidRPr="0053200B">
          <w:rPr>
            <w:rFonts w:ascii="Courier New" w:eastAsia="Times New Roman" w:hAnsi="Courier New" w:cs="Courier New"/>
            <w:sz w:val="24"/>
            <w:szCs w:val="24"/>
          </w:rPr>
          <w:t>=true</w:t>
        </w:r>
      </w:ins>
    </w:p>
    <w:p w14:paraId="60FC101F"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38" w:author="Fnu, Sonam" w:date="2019-11-27T18:12:00Z"/>
          <w:rFonts w:ascii="Courier New" w:eastAsia="Times New Roman" w:hAnsi="Courier New" w:cs="Courier New"/>
          <w:sz w:val="24"/>
          <w:szCs w:val="24"/>
        </w:rPr>
      </w:pPr>
      <w:ins w:id="1639" w:author="Fnu, Sonam" w:date="2019-11-27T18:12:00Z">
        <w:r w:rsidRPr="0053200B">
          <w:rPr>
            <w:rFonts w:ascii="Courier New" w:eastAsia="Times New Roman" w:hAnsi="Courier New" w:cs="Courier New"/>
            <w:sz w:val="24"/>
            <w:szCs w:val="24"/>
          </w:rPr>
          <w:t> </w:t>
        </w:r>
      </w:ins>
    </w:p>
    <w:p w14:paraId="4103535F"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40" w:author="Fnu, Sonam" w:date="2019-11-27T18:12:00Z"/>
          <w:rFonts w:ascii="Courier New" w:eastAsia="Times New Roman" w:hAnsi="Courier New" w:cs="Courier New"/>
          <w:sz w:val="24"/>
          <w:szCs w:val="24"/>
        </w:rPr>
      </w:pPr>
      <w:ins w:id="1641" w:author="Fnu, Sonam" w:date="2019-11-27T18:12:00Z">
        <w:r w:rsidRPr="0053200B">
          <w:rPr>
            <w:rFonts w:ascii="Courier New" w:eastAsia="Times New Roman" w:hAnsi="Courier New" w:cs="Courier New"/>
            <w:sz w:val="24"/>
            <w:szCs w:val="24"/>
          </w:rPr>
          <w:t>=========================================================================</w:t>
        </w:r>
      </w:ins>
    </w:p>
    <w:p w14:paraId="37A242BF"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42" w:author="Fnu, Sonam" w:date="2019-11-27T18:12:00Z"/>
          <w:rFonts w:ascii="Courier New" w:eastAsia="Times New Roman" w:hAnsi="Courier New" w:cs="Courier New"/>
          <w:sz w:val="24"/>
          <w:szCs w:val="24"/>
        </w:rPr>
      </w:pPr>
      <w:ins w:id="1643" w:author="Fnu, Sonam" w:date="2019-11-27T18:12:00Z">
        <w:r w:rsidRPr="0053200B">
          <w:rPr>
            <w:rFonts w:ascii="Courier New" w:eastAsia="Times New Roman" w:hAnsi="Courier New" w:cs="Courier New"/>
            <w:sz w:val="24"/>
            <w:szCs w:val="24"/>
          </w:rPr>
          <w:t> </w:t>
        </w:r>
      </w:ins>
    </w:p>
    <w:p w14:paraId="66E76E0E"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44" w:author="Fnu, Sonam" w:date="2019-11-27T18:12:00Z"/>
          <w:rFonts w:ascii="Courier New" w:eastAsia="Times New Roman" w:hAnsi="Courier New" w:cs="Courier New"/>
          <w:sz w:val="24"/>
          <w:szCs w:val="24"/>
        </w:rPr>
      </w:pPr>
      <w:ins w:id="1645" w:author="Fnu, Sonam" w:date="2019-11-27T18:12:00Z">
        <w:r w:rsidRPr="0053200B">
          <w:rPr>
            <w:rFonts w:ascii="Courier New" w:eastAsia="Times New Roman" w:hAnsi="Courier New" w:cs="Courier New"/>
            <w:sz w:val="24"/>
            <w:szCs w:val="24"/>
          </w:rPr>
          <w:t>11:46:11,161 INFO  [</w:t>
        </w:r>
        <w:proofErr w:type="spellStart"/>
        <w:r w:rsidRPr="0053200B">
          <w:rPr>
            <w:rFonts w:ascii="Courier New" w:eastAsia="Times New Roman" w:hAnsi="Courier New" w:cs="Courier New"/>
            <w:sz w:val="24"/>
            <w:szCs w:val="24"/>
          </w:rPr>
          <w:t>org.jboss.modules</w:t>
        </w:r>
        <w:proofErr w:type="spellEnd"/>
        <w:r w:rsidRPr="0053200B">
          <w:rPr>
            <w:rFonts w:ascii="Courier New" w:eastAsia="Times New Roman" w:hAnsi="Courier New" w:cs="Courier New"/>
            <w:sz w:val="24"/>
            <w:szCs w:val="24"/>
          </w:rPr>
          <w:t>] (main) JBoss Modules version 1.5.1.Final</w:t>
        </w:r>
      </w:ins>
    </w:p>
    <w:p w14:paraId="5775F2AA"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46" w:author="Fnu, Sonam" w:date="2019-11-27T18:12:00Z"/>
          <w:rFonts w:ascii="Courier New" w:eastAsia="Times New Roman" w:hAnsi="Courier New" w:cs="Courier New"/>
          <w:sz w:val="24"/>
          <w:szCs w:val="24"/>
        </w:rPr>
      </w:pPr>
      <w:ins w:id="1647" w:author="Fnu, Sonam" w:date="2019-11-27T18:12:00Z">
        <w:r w:rsidRPr="0053200B">
          <w:rPr>
            <w:rFonts w:ascii="Courier New" w:eastAsia="Times New Roman" w:hAnsi="Courier New" w:cs="Courier New"/>
            <w:sz w:val="24"/>
            <w:szCs w:val="24"/>
          </w:rPr>
          <w:t>11:46:11,331 INFO  [</w:t>
        </w:r>
        <w:proofErr w:type="spellStart"/>
        <w:r w:rsidRPr="0053200B">
          <w:rPr>
            <w:rFonts w:ascii="Courier New" w:eastAsia="Times New Roman" w:hAnsi="Courier New" w:cs="Courier New"/>
            <w:sz w:val="24"/>
            <w:szCs w:val="24"/>
          </w:rPr>
          <w:t>org.jboss.msc</w:t>
        </w:r>
        <w:proofErr w:type="spellEnd"/>
        <w:r w:rsidRPr="0053200B">
          <w:rPr>
            <w:rFonts w:ascii="Courier New" w:eastAsia="Times New Roman" w:hAnsi="Courier New" w:cs="Courier New"/>
            <w:sz w:val="24"/>
            <w:szCs w:val="24"/>
          </w:rPr>
          <w:t>] (main) JBoss MSC version 1.2.6.Final</w:t>
        </w:r>
      </w:ins>
    </w:p>
    <w:p w14:paraId="62EB4CF5"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48" w:author="Fnu, Sonam" w:date="2019-11-27T18:12:00Z"/>
          <w:rFonts w:ascii="Courier New" w:eastAsia="Times New Roman" w:hAnsi="Courier New" w:cs="Courier New"/>
          <w:sz w:val="24"/>
          <w:szCs w:val="24"/>
        </w:rPr>
      </w:pPr>
      <w:ins w:id="1649" w:author="Fnu, Sonam" w:date="2019-11-27T18:12:00Z">
        <w:r w:rsidRPr="0053200B">
          <w:rPr>
            <w:rFonts w:ascii="Courier New" w:eastAsia="Times New Roman" w:hAnsi="Courier New" w:cs="Courier New"/>
            <w:sz w:val="24"/>
            <w:szCs w:val="24"/>
          </w:rPr>
          <w:t>11:46:11,391 INFO  [org.jboss.as] (MSC service thread 1-6) WFLYSRV0049: WildFly Full 10.0.0.Final (WildFly Core 2.0.10.Final) starting</w:t>
        </w:r>
      </w:ins>
    </w:p>
    <w:p w14:paraId="77F42DBD"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50" w:author="Fnu, Sonam" w:date="2019-11-27T18:12:00Z"/>
          <w:rFonts w:ascii="Courier New" w:eastAsia="Times New Roman" w:hAnsi="Courier New" w:cs="Courier New"/>
          <w:sz w:val="24"/>
          <w:szCs w:val="24"/>
        </w:rPr>
      </w:pPr>
      <w:ins w:id="1651" w:author="Fnu, Sonam" w:date="2019-11-27T18:12:00Z">
        <w:r w:rsidRPr="0053200B">
          <w:rPr>
            <w:rFonts w:ascii="Courier New" w:eastAsia="Times New Roman" w:hAnsi="Courier New" w:cs="Courier New"/>
            <w:sz w:val="24"/>
            <w:szCs w:val="24"/>
          </w:rPr>
          <w:lastRenderedPageBreak/>
          <w:t>&lt;snip&gt;</w:t>
        </w:r>
      </w:ins>
    </w:p>
    <w:p w14:paraId="6D8BAA96" w14:textId="77777777" w:rsidR="006962FA" w:rsidRPr="0053200B" w:rsidRDefault="006962FA" w:rsidP="006962F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ns w:id="1652" w:author="Fnu, Sonam" w:date="2019-11-27T18:12:00Z"/>
          <w:rFonts w:ascii="Courier New" w:eastAsia="Times New Roman" w:hAnsi="Courier New" w:cs="Courier New"/>
          <w:sz w:val="24"/>
          <w:szCs w:val="24"/>
        </w:rPr>
      </w:pPr>
      <w:ins w:id="1653" w:author="Fnu, Sonam" w:date="2019-11-27T18:12:00Z">
        <w:r w:rsidRPr="0053200B">
          <w:rPr>
            <w:rFonts w:ascii="Courier New" w:eastAsia="Times New Roman" w:hAnsi="Courier New" w:cs="Courier New"/>
            <w:sz w:val="24"/>
            <w:szCs w:val="24"/>
          </w:rPr>
          <w:t>11:46:14,300 INFO  [org.jboss.as] (Controller Boot Thread) WFLYSRV0025: WildFly Full 10.0.0.Final (WildFly Core 2.0.10.Final) started in 1909ms - Started 267 of 553 services (371 services are lazy, passive or on-demand)</w:t>
        </w:r>
      </w:ins>
    </w:p>
    <w:p w14:paraId="221C314F" w14:textId="77777777" w:rsidR="006962FA" w:rsidRPr="0053200B" w:rsidRDefault="006962FA" w:rsidP="006962FA">
      <w:pPr>
        <w:shd w:val="clear" w:color="auto" w:fill="FFFFFF"/>
        <w:spacing w:before="100" w:beforeAutospacing="1" w:after="100" w:afterAutospacing="1" w:line="240" w:lineRule="auto"/>
        <w:rPr>
          <w:ins w:id="1654" w:author="Fnu, Sonam" w:date="2019-11-27T18:12:00Z"/>
          <w:rFonts w:ascii="inherit" w:eastAsia="Times New Roman" w:hAnsi="inherit" w:cs="Times New Roman"/>
          <w:spacing w:val="-2"/>
          <w:sz w:val="24"/>
          <w:szCs w:val="24"/>
        </w:rPr>
      </w:pPr>
      <w:ins w:id="1655" w:author="Fnu, Sonam" w:date="2019-11-27T18:12:00Z">
        <w:r w:rsidRPr="0053200B">
          <w:rPr>
            <w:rFonts w:ascii="inherit" w:eastAsia="Times New Roman" w:hAnsi="inherit" w:cs="Times New Roman"/>
            <w:spacing w:val="-2"/>
            <w:sz w:val="24"/>
            <w:szCs w:val="24"/>
          </w:rPr>
          <w:t>As with previous WildFly releases, you can point your browser to </w:t>
        </w:r>
        <w:r>
          <w:fldChar w:fldCharType="begin"/>
        </w:r>
        <w:r>
          <w:instrText xml:space="preserve"> HYPERLINK "http://localhost:8080/" </w:instrText>
        </w:r>
        <w:r>
          <w:fldChar w:fldCharType="separate"/>
        </w:r>
        <w:r w:rsidRPr="0053200B">
          <w:rPr>
            <w:rFonts w:ascii="inherit" w:eastAsia="Times New Roman" w:hAnsi="inherit" w:cs="Times New Roman"/>
            <w:b/>
            <w:bCs/>
            <w:i/>
            <w:iCs/>
            <w:color w:val="2156A5"/>
            <w:spacing w:val="-1"/>
            <w:sz w:val="24"/>
            <w:szCs w:val="24"/>
            <w:u w:val="single"/>
          </w:rPr>
          <w:t>http://localhost:8080</w:t>
        </w:r>
        <w:r>
          <w:rPr>
            <w:rFonts w:ascii="inherit" w:eastAsia="Times New Roman" w:hAnsi="inherit" w:cs="Times New Roman"/>
            <w:b/>
            <w:bCs/>
            <w:i/>
            <w:iCs/>
            <w:color w:val="2156A5"/>
            <w:spacing w:val="-1"/>
            <w:sz w:val="24"/>
            <w:szCs w:val="24"/>
            <w:u w:val="single"/>
          </w:rPr>
          <w:fldChar w:fldCharType="end"/>
        </w:r>
        <w:r w:rsidRPr="0053200B">
          <w:rPr>
            <w:rFonts w:ascii="inherit" w:eastAsia="Times New Roman" w:hAnsi="inherit" w:cs="Times New Roman"/>
            <w:spacing w:val="-2"/>
            <w:sz w:val="24"/>
            <w:szCs w:val="24"/>
          </w:rPr>
          <w:t> (if using the default configured http port) which brings you to the Welcome Screen:</w:t>
        </w:r>
      </w:ins>
    </w:p>
    <w:p w14:paraId="2E9C5E12" w14:textId="77777777" w:rsidR="006962FA" w:rsidRPr="0053200B" w:rsidRDefault="006962FA" w:rsidP="006962FA">
      <w:pPr>
        <w:shd w:val="clear" w:color="auto" w:fill="FFFFFF"/>
        <w:spacing w:before="100" w:beforeAutospacing="1" w:after="100" w:afterAutospacing="1" w:line="240" w:lineRule="auto"/>
        <w:rPr>
          <w:ins w:id="1656" w:author="Fnu, Sonam" w:date="2019-11-27T18:12:00Z"/>
          <w:rFonts w:ascii="inherit" w:eastAsia="Times New Roman" w:hAnsi="inherit" w:cs="Times New Roman"/>
          <w:spacing w:val="-2"/>
          <w:sz w:val="24"/>
          <w:szCs w:val="24"/>
        </w:rPr>
      </w:pPr>
      <w:ins w:id="1657" w:author="Fnu, Sonam" w:date="2019-11-27T18:12:00Z">
        <w:r w:rsidRPr="0053200B">
          <w:rPr>
            <w:rFonts w:ascii="inherit" w:eastAsia="Times New Roman" w:hAnsi="inherit" w:cs="Times New Roman"/>
            <w:noProof/>
            <w:spacing w:val="-2"/>
            <w:sz w:val="24"/>
            <w:szCs w:val="24"/>
          </w:rPr>
          <mc:AlternateContent>
            <mc:Choice Requires="wps">
              <w:drawing>
                <wp:inline distT="0" distB="0" distL="0" distR="0" wp14:anchorId="67D24625" wp14:editId="08D9EA23">
                  <wp:extent cx="304800" cy="304800"/>
                  <wp:effectExtent l="0" t="0" r="0" b="0"/>
                  <wp:docPr id="8" name="Rectangle 8" descr="wildfl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BECEFE" id="Rectangle 8" o:spid="_x0000_s1026" alt="wildfly.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Azhmwr8C&#10;AADLBQAADgAAAAAAAAAAAAAAAAAuAgAAZHJzL2Uyb0RvYy54bWxQSwECLQAUAAYACAAAACEATKDp&#10;LNgAAAADAQAADwAAAAAAAAAAAAAAAAAZBQAAZHJzL2Rvd25yZXYueG1sUEsFBgAAAAAEAAQA8wAA&#10;AB4GAAAAAA==&#10;" filled="f" stroked="f">
                  <o:lock v:ext="edit" aspectratio="t"/>
                  <w10:anchorlock/>
                </v:rect>
              </w:pict>
            </mc:Fallback>
          </mc:AlternateContent>
        </w:r>
      </w:ins>
    </w:p>
    <w:p w14:paraId="3FD19F1F" w14:textId="77777777" w:rsidR="006962FA" w:rsidRPr="0053200B" w:rsidRDefault="006962FA" w:rsidP="006962FA">
      <w:pPr>
        <w:shd w:val="clear" w:color="auto" w:fill="FFFFFF"/>
        <w:spacing w:before="100" w:beforeAutospacing="1" w:after="100" w:afterAutospacing="1" w:line="240" w:lineRule="auto"/>
        <w:rPr>
          <w:ins w:id="1658" w:author="Fnu, Sonam" w:date="2019-11-27T18:12:00Z"/>
          <w:rFonts w:ascii="inherit" w:eastAsia="Times New Roman" w:hAnsi="inherit" w:cs="Times New Roman"/>
          <w:spacing w:val="-2"/>
          <w:sz w:val="24"/>
          <w:szCs w:val="24"/>
        </w:rPr>
      </w:pPr>
      <w:ins w:id="1659" w:author="Fnu, Sonam" w:date="2019-11-27T18:12:00Z">
        <w:r w:rsidRPr="0053200B">
          <w:rPr>
            <w:rFonts w:ascii="inherit" w:eastAsia="Times New Roman" w:hAnsi="inherit" w:cs="Times New Roman"/>
            <w:spacing w:val="-2"/>
            <w:sz w:val="24"/>
            <w:szCs w:val="24"/>
          </w:rPr>
          <w:t>From here you can access links to the WildFly community documentation set, stay up-to-date on the latest project information, have a discussion in the user forum and access the enhanced web-based Administration Console. Or, if you uncover a defect while using WildFly, report an issue to inform us (attached patches will be reviewed). This landing page is recommended for convenient access to information about WildFly 16 but can easily be replaced with your own if desired.</w:t>
        </w:r>
      </w:ins>
    </w:p>
    <w:p w14:paraId="226A4978" w14:textId="04B2B931" w:rsidR="006962FA" w:rsidRPr="006962FA" w:rsidDel="00CA2B69" w:rsidRDefault="006962FA">
      <w:pPr>
        <w:rPr>
          <w:del w:id="1660" w:author="Fnu, Sonam" w:date="2019-11-27T19:04:00Z"/>
          <w:rPrChange w:id="1661" w:author="Fnu, Sonam" w:date="2019-11-27T18:12:00Z">
            <w:rPr>
              <w:del w:id="1662" w:author="Fnu, Sonam" w:date="2019-11-27T19:04:00Z"/>
              <w:rFonts w:ascii="Calibri" w:hAnsi="Calibri"/>
            </w:rPr>
          </w:rPrChange>
        </w:rPr>
        <w:pPrChange w:id="1663" w:author="Fnu, Sonam" w:date="2019-11-27T18:12:00Z">
          <w:pPr>
            <w:pStyle w:val="Heading2"/>
            <w:numPr>
              <w:ilvl w:val="1"/>
              <w:numId w:val="1"/>
            </w:numPr>
            <w:ind w:left="792" w:hanging="432"/>
          </w:pPr>
        </w:pPrChange>
      </w:pPr>
    </w:p>
    <w:tbl>
      <w:tblPr>
        <w:tblW w:w="4760" w:type="pct"/>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Change w:id="1664" w:author="Fnu, Sonam" w:date="2019-11-27T18:11:00Z">
          <w:tblPr>
            <w:tblW w:w="4980" w:type="pct"/>
            <w:tblInd w:w="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PrChange>
      </w:tblPr>
      <w:tblGrid>
        <w:gridCol w:w="1425"/>
        <w:gridCol w:w="2636"/>
        <w:gridCol w:w="5094"/>
        <w:tblGridChange w:id="1665">
          <w:tblGrid>
            <w:gridCol w:w="1849"/>
            <w:gridCol w:w="2636"/>
            <w:gridCol w:w="5094"/>
          </w:tblGrid>
        </w:tblGridChange>
      </w:tblGrid>
      <w:tr w:rsidR="00D91623" w:rsidRPr="00012DAF" w:rsidDel="006962FA" w14:paraId="3766DA09" w14:textId="20F393A1" w:rsidTr="006962FA">
        <w:trPr>
          <w:del w:id="1666" w:author="Fnu, Sonam" w:date="2019-11-27T18:11:00Z"/>
        </w:trPr>
        <w:tc>
          <w:tcPr>
            <w:tcW w:w="1425" w:type="dxa"/>
            <w:shd w:val="clear" w:color="auto" w:fill="BFBFBF" w:themeFill="background1" w:themeFillShade="BF"/>
            <w:tcPrChange w:id="1667" w:author="Fnu, Sonam" w:date="2019-11-27T18:11:00Z">
              <w:tcPr>
                <w:tcW w:w="1849" w:type="dxa"/>
                <w:shd w:val="clear" w:color="auto" w:fill="BFBFBF" w:themeFill="background1" w:themeFillShade="BF"/>
              </w:tcPr>
            </w:tcPrChange>
          </w:tcPr>
          <w:p w14:paraId="722B5EE2" w14:textId="53878F92" w:rsidR="00D91623" w:rsidRPr="00064254" w:rsidDel="006962FA" w:rsidRDefault="00D91623" w:rsidP="007F23CF">
            <w:pPr>
              <w:spacing w:after="0" w:line="240" w:lineRule="auto"/>
              <w:rPr>
                <w:del w:id="1668" w:author="Fnu, Sonam" w:date="2019-11-27T18:11:00Z"/>
                <w:rFonts w:ascii="Calibri" w:hAnsi="Calibri"/>
                <w:b/>
                <w:bCs/>
              </w:rPr>
            </w:pPr>
            <w:del w:id="1669" w:author="Fnu, Sonam" w:date="2019-11-27T18:11:00Z">
              <w:r w:rsidRPr="00064254" w:rsidDel="006962FA">
                <w:rPr>
                  <w:rFonts w:ascii="Calibri" w:hAnsi="Calibri"/>
                  <w:b/>
                  <w:bCs/>
                </w:rPr>
                <w:delText>Designer Name</w:delText>
              </w:r>
            </w:del>
          </w:p>
        </w:tc>
        <w:tc>
          <w:tcPr>
            <w:tcW w:w="2636" w:type="dxa"/>
            <w:shd w:val="clear" w:color="auto" w:fill="BFBFBF" w:themeFill="background1" w:themeFillShade="BF"/>
            <w:tcPrChange w:id="1670" w:author="Fnu, Sonam" w:date="2019-11-27T18:11:00Z">
              <w:tcPr>
                <w:tcW w:w="2636" w:type="dxa"/>
                <w:shd w:val="clear" w:color="auto" w:fill="BFBFBF" w:themeFill="background1" w:themeFillShade="BF"/>
              </w:tcPr>
            </w:tcPrChange>
          </w:tcPr>
          <w:p w14:paraId="04E3EF7A" w14:textId="129BA856" w:rsidR="00D91623" w:rsidRPr="00064254" w:rsidDel="006962FA" w:rsidRDefault="00D91623" w:rsidP="007F23CF">
            <w:pPr>
              <w:spacing w:after="0" w:line="240" w:lineRule="auto"/>
              <w:rPr>
                <w:del w:id="1671" w:author="Fnu, Sonam" w:date="2019-11-27T18:11:00Z"/>
                <w:rFonts w:ascii="Calibri" w:hAnsi="Calibri"/>
                <w:b/>
                <w:bCs/>
              </w:rPr>
            </w:pPr>
            <w:del w:id="1672" w:author="Fnu, Sonam" w:date="2019-11-27T18:11:00Z">
              <w:r w:rsidRPr="00064254" w:rsidDel="006962FA">
                <w:rPr>
                  <w:rFonts w:ascii="Calibri" w:hAnsi="Calibri"/>
                  <w:b/>
                  <w:bCs/>
                </w:rPr>
                <w:delText>Designer Phone No</w:delText>
              </w:r>
            </w:del>
          </w:p>
        </w:tc>
        <w:tc>
          <w:tcPr>
            <w:tcW w:w="5094" w:type="dxa"/>
            <w:shd w:val="clear" w:color="auto" w:fill="BFBFBF" w:themeFill="background1" w:themeFillShade="BF"/>
            <w:tcPrChange w:id="1673" w:author="Fnu, Sonam" w:date="2019-11-27T18:11:00Z">
              <w:tcPr>
                <w:tcW w:w="5094" w:type="dxa"/>
                <w:shd w:val="clear" w:color="auto" w:fill="BFBFBF" w:themeFill="background1" w:themeFillShade="BF"/>
              </w:tcPr>
            </w:tcPrChange>
          </w:tcPr>
          <w:p w14:paraId="344BE2FF" w14:textId="7895ABFA" w:rsidR="00D91623" w:rsidRPr="00064254" w:rsidDel="006962FA" w:rsidRDefault="00D91623" w:rsidP="007F23CF">
            <w:pPr>
              <w:spacing w:after="0" w:line="240" w:lineRule="auto"/>
              <w:rPr>
                <w:del w:id="1674" w:author="Fnu, Sonam" w:date="2019-11-27T18:11:00Z"/>
                <w:rFonts w:ascii="Calibri" w:hAnsi="Calibri"/>
                <w:b/>
                <w:bCs/>
              </w:rPr>
            </w:pPr>
            <w:del w:id="1675" w:author="Fnu, Sonam" w:date="2019-11-27T18:11:00Z">
              <w:r w:rsidRPr="00064254" w:rsidDel="006962FA">
                <w:rPr>
                  <w:rFonts w:ascii="Calibri" w:hAnsi="Calibri"/>
                  <w:b/>
                  <w:bCs/>
                </w:rPr>
                <w:delText>Designer Email</w:delText>
              </w:r>
            </w:del>
          </w:p>
        </w:tc>
      </w:tr>
      <w:tr w:rsidR="00D91623" w:rsidRPr="00012DAF" w:rsidDel="006962FA" w14:paraId="2D99A413" w14:textId="0B7F97FF" w:rsidTr="006962FA">
        <w:trPr>
          <w:del w:id="1676" w:author="Fnu, Sonam" w:date="2019-11-27T18:11:00Z"/>
        </w:trPr>
        <w:tc>
          <w:tcPr>
            <w:tcW w:w="1425" w:type="dxa"/>
            <w:tcPrChange w:id="1677" w:author="Fnu, Sonam" w:date="2019-11-27T18:11:00Z">
              <w:tcPr>
                <w:tcW w:w="1849" w:type="dxa"/>
              </w:tcPr>
            </w:tcPrChange>
          </w:tcPr>
          <w:p w14:paraId="7FC76661" w14:textId="3B733A11" w:rsidR="00D91623" w:rsidRPr="00064254" w:rsidDel="006962FA" w:rsidRDefault="00C05B56" w:rsidP="009D614D">
            <w:pPr>
              <w:pStyle w:val="TableText"/>
              <w:ind w:left="0"/>
              <w:rPr>
                <w:del w:id="1678" w:author="Fnu, Sonam" w:date="2019-11-27T18:11:00Z"/>
                <w:rFonts w:ascii="Calibri" w:eastAsiaTheme="minorHAnsi" w:hAnsi="Calibri" w:cstheme="minorBidi"/>
                <w:bCs w:val="0"/>
                <w:color w:val="auto"/>
                <w:szCs w:val="22"/>
                <w:lang w:val="en-US"/>
              </w:rPr>
            </w:pPr>
            <w:del w:id="1679" w:author="Fnu, Sonam" w:date="2019-11-27T18:11:00Z">
              <w:r w:rsidRPr="00064254" w:rsidDel="006962FA">
                <w:rPr>
                  <w:rFonts w:ascii="Calibri" w:eastAsiaTheme="minorHAnsi" w:hAnsi="Calibri" w:cstheme="minorBidi"/>
                  <w:bCs w:val="0"/>
                  <w:color w:val="auto"/>
                  <w:szCs w:val="22"/>
                  <w:lang w:val="en-US"/>
                </w:rPr>
                <w:delText>Mayada Hafez</w:delText>
              </w:r>
            </w:del>
          </w:p>
        </w:tc>
        <w:tc>
          <w:tcPr>
            <w:tcW w:w="2636" w:type="dxa"/>
            <w:tcPrChange w:id="1680" w:author="Fnu, Sonam" w:date="2019-11-27T18:11:00Z">
              <w:tcPr>
                <w:tcW w:w="2636" w:type="dxa"/>
              </w:tcPr>
            </w:tcPrChange>
          </w:tcPr>
          <w:p w14:paraId="1FAF92A6" w14:textId="4E8768F4" w:rsidR="00D91623" w:rsidRPr="00064254" w:rsidDel="006962FA" w:rsidRDefault="00C05B56" w:rsidP="009D614D">
            <w:pPr>
              <w:pStyle w:val="TableText"/>
              <w:ind w:left="0"/>
              <w:rPr>
                <w:del w:id="1681" w:author="Fnu, Sonam" w:date="2019-11-27T18:11:00Z"/>
                <w:rFonts w:ascii="Calibri" w:eastAsiaTheme="minorHAnsi" w:hAnsi="Calibri" w:cstheme="minorBidi"/>
                <w:bCs w:val="0"/>
                <w:color w:val="auto"/>
                <w:szCs w:val="22"/>
                <w:lang w:val="en-US"/>
              </w:rPr>
            </w:pPr>
            <w:del w:id="1682" w:author="Fnu, Sonam" w:date="2019-11-27T18:11:00Z">
              <w:r w:rsidRPr="00064254" w:rsidDel="006962FA">
                <w:rPr>
                  <w:rFonts w:ascii="Calibri" w:eastAsiaTheme="minorHAnsi" w:hAnsi="Calibri" w:cstheme="minorBidi"/>
                  <w:bCs w:val="0"/>
                  <w:color w:val="auto"/>
                  <w:szCs w:val="22"/>
                  <w:lang w:val="en-US"/>
                </w:rPr>
                <w:delText>01005647669</w:delText>
              </w:r>
            </w:del>
          </w:p>
        </w:tc>
        <w:tc>
          <w:tcPr>
            <w:tcW w:w="5094" w:type="dxa"/>
            <w:tcPrChange w:id="1683" w:author="Fnu, Sonam" w:date="2019-11-27T18:11:00Z">
              <w:tcPr>
                <w:tcW w:w="5094" w:type="dxa"/>
              </w:tcPr>
            </w:tcPrChange>
          </w:tcPr>
          <w:p w14:paraId="451E349F" w14:textId="3BD23D1F" w:rsidR="00553629" w:rsidRPr="00064254" w:rsidDel="006962FA" w:rsidRDefault="006B2592" w:rsidP="00553629">
            <w:pPr>
              <w:pStyle w:val="TableText"/>
              <w:rPr>
                <w:del w:id="1684" w:author="Fnu, Sonam" w:date="2019-11-27T18:11:00Z"/>
                <w:rFonts w:ascii="Calibri" w:eastAsiaTheme="minorHAnsi" w:hAnsi="Calibri" w:cstheme="minorBidi"/>
                <w:bCs w:val="0"/>
                <w:color w:val="auto"/>
                <w:szCs w:val="22"/>
                <w:lang w:val="en-US"/>
              </w:rPr>
            </w:pPr>
            <w:del w:id="1685" w:author="Fnu, Sonam" w:date="2019-11-27T18:11:00Z">
              <w:r w:rsidDel="006962FA">
                <w:fldChar w:fldCharType="begin"/>
              </w:r>
              <w:r w:rsidDel="006962FA">
                <w:delInstrText xml:space="preserve"> HYPERLINK "mailto:Mayada.Hafez@its.ws" </w:delInstrText>
              </w:r>
              <w:r w:rsidDel="006962FA">
                <w:fldChar w:fldCharType="separate"/>
              </w:r>
              <w:r w:rsidR="00553629" w:rsidRPr="00064254" w:rsidDel="006962FA">
                <w:rPr>
                  <w:rStyle w:val="Hyperlink"/>
                  <w:rFonts w:ascii="Calibri" w:eastAsiaTheme="minorHAnsi" w:hAnsi="Calibri" w:cstheme="minorBidi"/>
                  <w:bCs w:val="0"/>
                  <w:szCs w:val="22"/>
                  <w:lang w:val="en-US"/>
                </w:rPr>
                <w:delText>Mayada.Hafez@its.ws</w:delText>
              </w:r>
              <w:r w:rsidDel="006962FA">
                <w:rPr>
                  <w:rStyle w:val="Hyperlink"/>
                  <w:rFonts w:ascii="Calibri" w:hAnsi="Calibri"/>
                </w:rPr>
                <w:fldChar w:fldCharType="end"/>
              </w:r>
            </w:del>
          </w:p>
        </w:tc>
      </w:tr>
      <w:tr w:rsidR="00D91623" w:rsidRPr="00012DAF" w:rsidDel="006962FA" w14:paraId="3E53E19D" w14:textId="4F5A21AA" w:rsidTr="006962FA">
        <w:trPr>
          <w:del w:id="1686" w:author="Fnu, Sonam" w:date="2019-11-27T18:11:00Z"/>
        </w:trPr>
        <w:tc>
          <w:tcPr>
            <w:tcW w:w="1425" w:type="dxa"/>
            <w:tcPrChange w:id="1687" w:author="Fnu, Sonam" w:date="2019-11-27T18:11:00Z">
              <w:tcPr>
                <w:tcW w:w="1849" w:type="dxa"/>
              </w:tcPr>
            </w:tcPrChange>
          </w:tcPr>
          <w:p w14:paraId="7A384876" w14:textId="38F6BAEC" w:rsidR="00D91623" w:rsidRPr="00064254" w:rsidDel="006962FA" w:rsidRDefault="00563A28" w:rsidP="00064254">
            <w:pPr>
              <w:pStyle w:val="TableText"/>
              <w:ind w:left="0"/>
              <w:rPr>
                <w:del w:id="1688" w:author="Fnu, Sonam" w:date="2019-11-27T18:11:00Z"/>
                <w:rFonts w:ascii="Calibri" w:eastAsiaTheme="minorHAnsi" w:hAnsi="Calibri" w:cstheme="minorBidi"/>
                <w:bCs w:val="0"/>
                <w:color w:val="auto"/>
                <w:szCs w:val="22"/>
                <w:lang w:val="en-US"/>
              </w:rPr>
            </w:pPr>
            <w:del w:id="1689" w:author="Fnu, Sonam" w:date="2019-11-27T18:11:00Z">
              <w:r w:rsidRPr="00064254" w:rsidDel="006962FA">
                <w:rPr>
                  <w:rFonts w:ascii="Calibri" w:eastAsiaTheme="minorHAnsi" w:hAnsi="Calibri" w:cstheme="minorBidi"/>
                  <w:bCs w:val="0"/>
                  <w:color w:val="auto"/>
                  <w:szCs w:val="22"/>
                  <w:lang w:val="en-US"/>
                </w:rPr>
                <w:delText>Mona Hegazy</w:delText>
              </w:r>
            </w:del>
          </w:p>
        </w:tc>
        <w:tc>
          <w:tcPr>
            <w:tcW w:w="2636" w:type="dxa"/>
            <w:tcPrChange w:id="1690" w:author="Fnu, Sonam" w:date="2019-11-27T18:11:00Z">
              <w:tcPr>
                <w:tcW w:w="2636" w:type="dxa"/>
              </w:tcPr>
            </w:tcPrChange>
          </w:tcPr>
          <w:p w14:paraId="5C40D5B8" w14:textId="6C6DCCCB" w:rsidR="00D91623" w:rsidRPr="00064254" w:rsidDel="006962FA" w:rsidRDefault="00563A28" w:rsidP="00064254">
            <w:pPr>
              <w:pStyle w:val="TableText"/>
              <w:ind w:left="0"/>
              <w:rPr>
                <w:del w:id="1691" w:author="Fnu, Sonam" w:date="2019-11-27T18:11:00Z"/>
                <w:rFonts w:ascii="Calibri" w:eastAsiaTheme="minorHAnsi" w:hAnsi="Calibri" w:cstheme="minorBidi"/>
                <w:bCs w:val="0"/>
                <w:color w:val="auto"/>
                <w:szCs w:val="22"/>
                <w:lang w:val="en-US"/>
              </w:rPr>
            </w:pPr>
            <w:del w:id="1692" w:author="Fnu, Sonam" w:date="2019-11-27T18:11:00Z">
              <w:r w:rsidRPr="00064254" w:rsidDel="006962FA">
                <w:rPr>
                  <w:rFonts w:ascii="Calibri" w:eastAsiaTheme="minorHAnsi" w:hAnsi="Calibri" w:cstheme="minorBidi"/>
                  <w:bCs w:val="0"/>
                  <w:color w:val="auto"/>
                  <w:szCs w:val="22"/>
                  <w:lang w:val="en-US"/>
                </w:rPr>
                <w:delText>011</w:delText>
              </w:r>
              <w:r w:rsidR="007B106A" w:rsidRPr="00064254" w:rsidDel="006962FA">
                <w:rPr>
                  <w:rFonts w:ascii="Calibri" w:eastAsiaTheme="minorHAnsi" w:hAnsi="Calibri" w:cstheme="minorBidi"/>
                  <w:bCs w:val="0"/>
                  <w:color w:val="auto"/>
                  <w:szCs w:val="22"/>
                  <w:lang w:val="en-US"/>
                </w:rPr>
                <w:delText>27169420</w:delText>
              </w:r>
            </w:del>
          </w:p>
        </w:tc>
        <w:tc>
          <w:tcPr>
            <w:tcW w:w="5094" w:type="dxa"/>
            <w:tcPrChange w:id="1693" w:author="Fnu, Sonam" w:date="2019-11-27T18:11:00Z">
              <w:tcPr>
                <w:tcW w:w="5094" w:type="dxa"/>
              </w:tcPr>
            </w:tcPrChange>
          </w:tcPr>
          <w:p w14:paraId="45793B8A" w14:textId="4B567883" w:rsidR="00D91623" w:rsidRPr="00064254" w:rsidDel="006962FA" w:rsidRDefault="006B2592" w:rsidP="007F23CF">
            <w:pPr>
              <w:pStyle w:val="TableText"/>
              <w:rPr>
                <w:del w:id="1694" w:author="Fnu, Sonam" w:date="2019-11-27T18:11:00Z"/>
                <w:rFonts w:ascii="Calibri" w:eastAsiaTheme="minorHAnsi" w:hAnsi="Calibri" w:cstheme="minorBidi"/>
                <w:bCs w:val="0"/>
                <w:color w:val="auto"/>
                <w:szCs w:val="22"/>
                <w:lang w:val="en-US"/>
              </w:rPr>
            </w:pPr>
            <w:del w:id="1695" w:author="Fnu, Sonam" w:date="2019-11-27T18:11:00Z">
              <w:r w:rsidDel="006962FA">
                <w:fldChar w:fldCharType="begin"/>
              </w:r>
              <w:r w:rsidDel="006962FA">
                <w:delInstrText xml:space="preserve"> HYPERLINK "mailto:Mona.hegazy@its.ws" </w:delInstrText>
              </w:r>
              <w:r w:rsidDel="006962FA">
                <w:fldChar w:fldCharType="separate"/>
              </w:r>
              <w:r w:rsidR="00563A28" w:rsidRPr="00064254" w:rsidDel="006962FA">
                <w:rPr>
                  <w:rStyle w:val="Hyperlink"/>
                  <w:rFonts w:ascii="Calibri" w:eastAsiaTheme="minorHAnsi" w:hAnsi="Calibri" w:cstheme="minorBidi"/>
                  <w:bCs w:val="0"/>
                  <w:szCs w:val="22"/>
                  <w:lang w:val="en-US"/>
                </w:rPr>
                <w:delText>Mona.hegazy@its.ws</w:delText>
              </w:r>
              <w:r w:rsidDel="006962FA">
                <w:rPr>
                  <w:rStyle w:val="Hyperlink"/>
                  <w:rFonts w:ascii="Calibri" w:hAnsi="Calibri"/>
                </w:rPr>
                <w:fldChar w:fldCharType="end"/>
              </w:r>
            </w:del>
          </w:p>
        </w:tc>
      </w:tr>
      <w:tr w:rsidR="00D91623" w:rsidRPr="00012DAF" w:rsidDel="006962FA" w14:paraId="2F094DF5" w14:textId="06CF459E" w:rsidTr="006962FA">
        <w:trPr>
          <w:del w:id="1696" w:author="Fnu, Sonam" w:date="2019-11-27T18:11:00Z"/>
        </w:trPr>
        <w:tc>
          <w:tcPr>
            <w:tcW w:w="1425" w:type="dxa"/>
            <w:tcPrChange w:id="1697" w:author="Fnu, Sonam" w:date="2019-11-27T18:11:00Z">
              <w:tcPr>
                <w:tcW w:w="1849" w:type="dxa"/>
              </w:tcPr>
            </w:tcPrChange>
          </w:tcPr>
          <w:p w14:paraId="330321D9" w14:textId="4FCA5C0F" w:rsidR="00D91623" w:rsidRPr="00064254" w:rsidDel="006962FA" w:rsidRDefault="00D91623" w:rsidP="007F23CF">
            <w:pPr>
              <w:pStyle w:val="TableText"/>
              <w:rPr>
                <w:del w:id="1698" w:author="Fnu, Sonam" w:date="2019-11-27T18:11:00Z"/>
                <w:rFonts w:ascii="Calibri" w:eastAsiaTheme="minorHAnsi" w:hAnsi="Calibri" w:cstheme="minorBidi"/>
                <w:bCs w:val="0"/>
                <w:color w:val="auto"/>
                <w:szCs w:val="22"/>
                <w:lang w:val="en-US"/>
              </w:rPr>
            </w:pPr>
          </w:p>
        </w:tc>
        <w:tc>
          <w:tcPr>
            <w:tcW w:w="2636" w:type="dxa"/>
            <w:tcPrChange w:id="1699" w:author="Fnu, Sonam" w:date="2019-11-27T18:11:00Z">
              <w:tcPr>
                <w:tcW w:w="2636" w:type="dxa"/>
              </w:tcPr>
            </w:tcPrChange>
          </w:tcPr>
          <w:p w14:paraId="1A364532" w14:textId="213A9B78" w:rsidR="00D91623" w:rsidRPr="00064254" w:rsidDel="006962FA" w:rsidRDefault="00D91623" w:rsidP="007F23CF">
            <w:pPr>
              <w:pStyle w:val="TableText"/>
              <w:rPr>
                <w:del w:id="1700" w:author="Fnu, Sonam" w:date="2019-11-27T18:11:00Z"/>
                <w:rFonts w:ascii="Calibri" w:eastAsiaTheme="minorHAnsi" w:hAnsi="Calibri" w:cstheme="minorBidi"/>
                <w:bCs w:val="0"/>
                <w:color w:val="auto"/>
                <w:szCs w:val="22"/>
                <w:lang w:val="en-US"/>
              </w:rPr>
            </w:pPr>
          </w:p>
        </w:tc>
        <w:tc>
          <w:tcPr>
            <w:tcW w:w="5094" w:type="dxa"/>
            <w:tcPrChange w:id="1701" w:author="Fnu, Sonam" w:date="2019-11-27T18:11:00Z">
              <w:tcPr>
                <w:tcW w:w="5094" w:type="dxa"/>
              </w:tcPr>
            </w:tcPrChange>
          </w:tcPr>
          <w:p w14:paraId="0475C59F" w14:textId="606B1346" w:rsidR="00D91623" w:rsidRPr="00064254" w:rsidDel="006962FA" w:rsidRDefault="00D91623" w:rsidP="007F23CF">
            <w:pPr>
              <w:pStyle w:val="TableText"/>
              <w:rPr>
                <w:del w:id="1702" w:author="Fnu, Sonam" w:date="2019-11-27T18:11:00Z"/>
                <w:rFonts w:ascii="Calibri" w:eastAsiaTheme="minorHAnsi" w:hAnsi="Calibri" w:cstheme="minorBidi"/>
                <w:bCs w:val="0"/>
                <w:color w:val="auto"/>
                <w:szCs w:val="22"/>
                <w:lang w:val="en-US"/>
              </w:rPr>
            </w:pPr>
          </w:p>
        </w:tc>
      </w:tr>
      <w:tr w:rsidR="002630D1" w:rsidRPr="00012DAF" w:rsidDel="006962FA" w14:paraId="29C79E44" w14:textId="7E465A30" w:rsidTr="006962FA">
        <w:trPr>
          <w:del w:id="1703" w:author="Fnu, Sonam" w:date="2019-11-27T18:11:00Z"/>
        </w:trPr>
        <w:tc>
          <w:tcPr>
            <w:tcW w:w="1425" w:type="dxa"/>
            <w:tcPrChange w:id="1704" w:author="Fnu, Sonam" w:date="2019-11-27T18:11:00Z">
              <w:tcPr>
                <w:tcW w:w="1849" w:type="dxa"/>
              </w:tcPr>
            </w:tcPrChange>
          </w:tcPr>
          <w:p w14:paraId="5DF6022C" w14:textId="58AE6210" w:rsidR="002630D1" w:rsidRPr="00064254" w:rsidDel="006962FA" w:rsidRDefault="002630D1" w:rsidP="007F23CF">
            <w:pPr>
              <w:pStyle w:val="TableText"/>
              <w:rPr>
                <w:del w:id="1705" w:author="Fnu, Sonam" w:date="2019-11-27T18:11:00Z"/>
                <w:rFonts w:ascii="Calibri" w:eastAsiaTheme="minorHAnsi" w:hAnsi="Calibri" w:cstheme="minorBidi"/>
                <w:bCs w:val="0"/>
                <w:color w:val="auto"/>
                <w:szCs w:val="22"/>
                <w:lang w:val="en-US"/>
              </w:rPr>
            </w:pPr>
          </w:p>
        </w:tc>
        <w:tc>
          <w:tcPr>
            <w:tcW w:w="2636" w:type="dxa"/>
            <w:tcPrChange w:id="1706" w:author="Fnu, Sonam" w:date="2019-11-27T18:11:00Z">
              <w:tcPr>
                <w:tcW w:w="2636" w:type="dxa"/>
              </w:tcPr>
            </w:tcPrChange>
          </w:tcPr>
          <w:p w14:paraId="41BE32DE" w14:textId="34F4EB56" w:rsidR="002630D1" w:rsidRPr="00064254" w:rsidDel="006962FA" w:rsidRDefault="002630D1" w:rsidP="007F23CF">
            <w:pPr>
              <w:pStyle w:val="TableText"/>
              <w:rPr>
                <w:del w:id="1707" w:author="Fnu, Sonam" w:date="2019-11-27T18:11:00Z"/>
                <w:rFonts w:ascii="Calibri" w:eastAsiaTheme="minorHAnsi" w:hAnsi="Calibri" w:cstheme="minorBidi"/>
                <w:bCs w:val="0"/>
                <w:color w:val="auto"/>
                <w:szCs w:val="22"/>
                <w:lang w:val="en-US"/>
              </w:rPr>
            </w:pPr>
          </w:p>
        </w:tc>
        <w:tc>
          <w:tcPr>
            <w:tcW w:w="5094" w:type="dxa"/>
            <w:tcPrChange w:id="1708" w:author="Fnu, Sonam" w:date="2019-11-27T18:11:00Z">
              <w:tcPr>
                <w:tcW w:w="5094" w:type="dxa"/>
              </w:tcPr>
            </w:tcPrChange>
          </w:tcPr>
          <w:p w14:paraId="38B2432B" w14:textId="32F50ED2" w:rsidR="002630D1" w:rsidRPr="00064254" w:rsidDel="006962FA" w:rsidRDefault="002630D1" w:rsidP="007F23CF">
            <w:pPr>
              <w:pStyle w:val="TableText"/>
              <w:rPr>
                <w:del w:id="1709" w:author="Fnu, Sonam" w:date="2019-11-27T18:11:00Z"/>
                <w:rFonts w:ascii="Calibri" w:eastAsiaTheme="minorHAnsi" w:hAnsi="Calibri" w:cstheme="minorBidi"/>
                <w:bCs w:val="0"/>
                <w:color w:val="auto"/>
                <w:szCs w:val="22"/>
                <w:lang w:val="en-US"/>
              </w:rPr>
            </w:pPr>
          </w:p>
        </w:tc>
      </w:tr>
    </w:tbl>
    <w:p w14:paraId="6A0F61C7" w14:textId="57773004" w:rsidR="002630D1" w:rsidRPr="00064254" w:rsidDel="00CA2B69" w:rsidRDefault="002630D1" w:rsidP="002630D1">
      <w:pPr>
        <w:pStyle w:val="Heading1"/>
        <w:ind w:left="360"/>
        <w:rPr>
          <w:del w:id="1710" w:author="Fnu, Sonam" w:date="2019-11-27T19:04:00Z"/>
          <w:rFonts w:ascii="Calibri" w:hAnsi="Calibri"/>
        </w:rPr>
      </w:pPr>
    </w:p>
    <w:p w14:paraId="3251617D" w14:textId="6B33AD58" w:rsidR="002630D1" w:rsidRPr="00064254" w:rsidDel="00CA2B69" w:rsidRDefault="002630D1">
      <w:pPr>
        <w:rPr>
          <w:del w:id="1711" w:author="Fnu, Sonam" w:date="2019-11-27T19:04:00Z"/>
          <w:rFonts w:ascii="Calibri" w:eastAsiaTheme="majorEastAsia" w:hAnsi="Calibri" w:cstheme="majorBidi"/>
          <w:b/>
          <w:bCs/>
          <w:sz w:val="28"/>
          <w:szCs w:val="28"/>
        </w:rPr>
      </w:pPr>
      <w:del w:id="1712" w:author="Fnu, Sonam" w:date="2019-11-27T19:04:00Z">
        <w:r w:rsidRPr="00064254" w:rsidDel="00CA2B69">
          <w:rPr>
            <w:rFonts w:ascii="Calibri" w:hAnsi="Calibri"/>
          </w:rPr>
          <w:br w:type="page"/>
        </w:r>
      </w:del>
    </w:p>
    <w:p w14:paraId="0C4A3E03" w14:textId="6C83AEDB" w:rsidR="00AA7CAF" w:rsidRDefault="002B6C16" w:rsidP="0064505C">
      <w:pPr>
        <w:pStyle w:val="Heading1"/>
        <w:numPr>
          <w:ilvl w:val="0"/>
          <w:numId w:val="1"/>
        </w:numPr>
        <w:rPr>
          <w:ins w:id="1713" w:author="Fnu, Sonam" w:date="2019-11-27T18:33:00Z"/>
          <w:rFonts w:ascii="Calibri" w:hAnsi="Calibri"/>
        </w:rPr>
      </w:pPr>
      <w:bookmarkStart w:id="1714" w:name="_Toc5265585"/>
      <w:ins w:id="1715" w:author="Fnu, Sonam" w:date="2019-11-27T18:18:00Z">
        <w:r>
          <w:rPr>
            <w:rFonts w:ascii="Calibri" w:hAnsi="Calibri"/>
          </w:rPr>
          <w:t>Authentication and Management</w:t>
        </w:r>
      </w:ins>
      <w:del w:id="1716" w:author="Fnu, Sonam" w:date="2019-11-27T18:18:00Z">
        <w:r w:rsidR="00234858" w:rsidRPr="00064254" w:rsidDel="002B6C16">
          <w:rPr>
            <w:rFonts w:ascii="Calibri" w:hAnsi="Calibri"/>
          </w:rPr>
          <w:delText xml:space="preserve">Business </w:delText>
        </w:r>
        <w:r w:rsidR="0014261A" w:rsidRPr="00064254" w:rsidDel="002B6C16">
          <w:rPr>
            <w:rFonts w:ascii="Calibri" w:hAnsi="Calibri"/>
          </w:rPr>
          <w:delText>Requirements Overview</w:delText>
        </w:r>
      </w:del>
      <w:r w:rsidR="00C349DC" w:rsidRPr="00064254">
        <w:rPr>
          <w:rFonts w:ascii="Calibri" w:hAnsi="Calibri"/>
        </w:rPr>
        <w:t>:</w:t>
      </w:r>
      <w:bookmarkEnd w:id="1714"/>
    </w:p>
    <w:p w14:paraId="12D7F0FC" w14:textId="2EC60034" w:rsidR="009E7309" w:rsidRDefault="009E7309" w:rsidP="009E7309">
      <w:pPr>
        <w:rPr>
          <w:ins w:id="1717" w:author="Fnu, Sonam" w:date="2019-11-27T18:34:00Z"/>
          <w:rFonts w:ascii="Calibri" w:eastAsiaTheme="majorEastAsia" w:hAnsi="Calibri" w:cstheme="majorBidi"/>
          <w:b/>
          <w:bCs/>
          <w:sz w:val="24"/>
          <w:szCs w:val="24"/>
        </w:rPr>
      </w:pPr>
      <w:ins w:id="1718" w:author="Fnu, Sonam" w:date="2019-11-27T18:33:00Z">
        <w:r>
          <w:t xml:space="preserve"> </w:t>
        </w:r>
      </w:ins>
      <w:ins w:id="1719" w:author="Fnu, Sonam" w:date="2019-11-27T18:37:00Z">
        <w:r w:rsidR="00B53987">
          <w:t xml:space="preserve">  </w:t>
        </w:r>
      </w:ins>
      <w:ins w:id="1720" w:author="Fnu, Sonam" w:date="2019-11-27T18:33:00Z">
        <w:r w:rsidRPr="009E7309">
          <w:rPr>
            <w:rFonts w:ascii="Calibri" w:eastAsiaTheme="majorEastAsia" w:hAnsi="Calibri" w:cstheme="majorBidi"/>
            <w:b/>
            <w:bCs/>
            <w:sz w:val="24"/>
            <w:szCs w:val="24"/>
            <w:rPrChange w:id="1721" w:author="Fnu, Sonam" w:date="2019-11-27T18:33:00Z">
              <w:rPr/>
            </w:rPrChange>
          </w:rPr>
          <w:t>2.1</w:t>
        </w:r>
        <w:r>
          <w:rPr>
            <w:rFonts w:ascii="Calibri" w:eastAsiaTheme="majorEastAsia" w:hAnsi="Calibri" w:cstheme="majorBidi"/>
            <w:b/>
            <w:bCs/>
            <w:sz w:val="24"/>
            <w:szCs w:val="24"/>
          </w:rPr>
          <w:t xml:space="preserve"> Management :</w:t>
        </w:r>
      </w:ins>
    </w:p>
    <w:p w14:paraId="1C103D28" w14:textId="58955E0C" w:rsidR="008977C2" w:rsidRPr="008977C2" w:rsidRDefault="00341CBB">
      <w:pPr>
        <w:shd w:val="clear" w:color="auto" w:fill="FFFFFF"/>
        <w:spacing w:before="100" w:beforeAutospacing="1" w:after="100" w:afterAutospacing="1" w:line="240" w:lineRule="auto"/>
        <w:rPr>
          <w:ins w:id="1722" w:author="Fnu, Sonam" w:date="2019-11-27T18:33:00Z"/>
          <w:rFonts w:ascii="inherit" w:eastAsia="Times New Roman" w:hAnsi="inherit" w:cs="Times New Roman"/>
          <w:spacing w:val="-2"/>
          <w:sz w:val="24"/>
          <w:szCs w:val="24"/>
          <w:rPrChange w:id="1723" w:author="Fnu, Sonam" w:date="2019-11-27T18:34:00Z">
            <w:rPr>
              <w:ins w:id="1724" w:author="Fnu, Sonam" w:date="2019-11-27T18:33:00Z"/>
              <w:rFonts w:ascii="Calibri" w:eastAsiaTheme="majorEastAsia" w:hAnsi="Calibri" w:cstheme="majorBidi"/>
              <w:b/>
              <w:bCs/>
              <w:sz w:val="24"/>
              <w:szCs w:val="24"/>
            </w:rPr>
          </w:rPrChange>
        </w:rPr>
        <w:pPrChange w:id="1725" w:author="Fnu, Sonam" w:date="2019-11-27T18:34:00Z">
          <w:pPr/>
        </w:pPrChange>
      </w:pPr>
      <w:ins w:id="1726" w:author="Fnu, Sonam" w:date="2019-11-27T18:37:00Z">
        <w:r>
          <w:rPr>
            <w:rFonts w:ascii="inherit" w:eastAsia="Times New Roman" w:hAnsi="inherit" w:cs="Times New Roman"/>
            <w:spacing w:val="-2"/>
            <w:sz w:val="24"/>
            <w:szCs w:val="24"/>
          </w:rPr>
          <w:t xml:space="preserve">       </w:t>
        </w:r>
      </w:ins>
      <w:ins w:id="1727" w:author="Fnu, Sonam" w:date="2019-11-27T18:34:00Z">
        <w:r w:rsidR="008977C2" w:rsidRPr="0053200B">
          <w:rPr>
            <w:rFonts w:ascii="inherit" w:eastAsia="Times New Roman" w:hAnsi="inherit" w:cs="Times New Roman"/>
            <w:spacing w:val="-2"/>
            <w:sz w:val="24"/>
            <w:szCs w:val="24"/>
          </w:rPr>
          <w:t>WildFly 16 offers two administrative mechanisms for managing your running instance:</w:t>
        </w:r>
      </w:ins>
    </w:p>
    <w:p w14:paraId="383423BB" w14:textId="11A6DD7F" w:rsidR="008977C2" w:rsidRPr="00B53987" w:rsidRDefault="008977C2">
      <w:pPr>
        <w:pStyle w:val="ListParagraph"/>
        <w:numPr>
          <w:ilvl w:val="0"/>
          <w:numId w:val="156"/>
        </w:numPr>
        <w:shd w:val="clear" w:color="auto" w:fill="FFFFFF"/>
        <w:spacing w:after="150" w:line="240" w:lineRule="auto"/>
        <w:jc w:val="both"/>
        <w:rPr>
          <w:ins w:id="1728" w:author="Fnu, Sonam" w:date="2019-11-27T18:36:00Z"/>
          <w:rFonts w:ascii="inherit" w:eastAsia="Times New Roman" w:hAnsi="inherit" w:cs="Times New Roman"/>
          <w:spacing w:val="-2"/>
          <w:sz w:val="24"/>
          <w:szCs w:val="24"/>
          <w:rPrChange w:id="1729" w:author="Fnu, Sonam" w:date="2019-11-27T18:38:00Z">
            <w:rPr>
              <w:ins w:id="1730" w:author="Fnu, Sonam" w:date="2019-11-27T18:36:00Z"/>
            </w:rPr>
          </w:rPrChange>
        </w:rPr>
        <w:pPrChange w:id="1731" w:author="Fnu, Sonam" w:date="2019-11-27T18:38:00Z">
          <w:pPr>
            <w:numPr>
              <w:numId w:val="155"/>
            </w:numPr>
            <w:shd w:val="clear" w:color="auto" w:fill="FFFFFF"/>
            <w:tabs>
              <w:tab w:val="num" w:pos="720"/>
            </w:tabs>
            <w:spacing w:after="150" w:line="240" w:lineRule="auto"/>
            <w:ind w:left="360" w:hanging="360"/>
          </w:pPr>
        </w:pPrChange>
      </w:pPr>
      <w:ins w:id="1732" w:author="Fnu, Sonam" w:date="2019-11-27T18:35:00Z">
        <w:r w:rsidRPr="00B53987">
          <w:rPr>
            <w:rFonts w:ascii="inherit" w:eastAsia="Times New Roman" w:hAnsi="inherit" w:cs="Times New Roman"/>
            <w:spacing w:val="-2"/>
            <w:sz w:val="24"/>
            <w:szCs w:val="24"/>
            <w:rPrChange w:id="1733" w:author="Fnu, Sonam" w:date="2019-11-27T18:38:00Z">
              <w:rPr/>
            </w:rPrChange>
          </w:rPr>
          <w:t>command-line interface</w:t>
        </w:r>
      </w:ins>
    </w:p>
    <w:p w14:paraId="33BFF76D" w14:textId="4CB74275" w:rsidR="008977C2" w:rsidRDefault="008977C2" w:rsidP="00B53987">
      <w:pPr>
        <w:pStyle w:val="ListParagraph"/>
        <w:numPr>
          <w:ilvl w:val="0"/>
          <w:numId w:val="156"/>
        </w:numPr>
        <w:shd w:val="clear" w:color="auto" w:fill="FFFFFF"/>
        <w:spacing w:after="150" w:line="240" w:lineRule="auto"/>
        <w:jc w:val="both"/>
        <w:rPr>
          <w:ins w:id="1734" w:author="Fnu, Sonam" w:date="2019-11-27T18:41:00Z"/>
          <w:rFonts w:ascii="inherit" w:eastAsia="Times New Roman" w:hAnsi="inherit" w:cs="Times New Roman"/>
          <w:spacing w:val="-2"/>
          <w:sz w:val="24"/>
          <w:szCs w:val="24"/>
        </w:rPr>
      </w:pPr>
      <w:bookmarkStart w:id="1735" w:name="_Hlk25772096"/>
      <w:ins w:id="1736" w:author="Fnu, Sonam" w:date="2019-11-27T18:36:00Z">
        <w:r w:rsidRPr="00B53987">
          <w:rPr>
            <w:rFonts w:ascii="inherit" w:eastAsia="Times New Roman" w:hAnsi="inherit" w:cs="Times New Roman"/>
            <w:spacing w:val="-2"/>
            <w:sz w:val="24"/>
            <w:szCs w:val="24"/>
            <w:rPrChange w:id="1737" w:author="Fnu, Sonam" w:date="2019-11-27T18:38:00Z">
              <w:rPr/>
            </w:rPrChange>
          </w:rPr>
          <w:t>web-based Administration Console</w:t>
        </w:r>
      </w:ins>
      <w:bookmarkEnd w:id="1735"/>
    </w:p>
    <w:p w14:paraId="53155782" w14:textId="7B3008F6" w:rsidR="009E7309" w:rsidRDefault="000452B6" w:rsidP="009E7309">
      <w:pPr>
        <w:rPr>
          <w:ins w:id="1738" w:author="Fnu, Sonam" w:date="2019-11-27T18:42:00Z"/>
          <w:rFonts w:ascii="Calibri" w:eastAsiaTheme="majorEastAsia" w:hAnsi="Calibri" w:cstheme="majorBidi"/>
          <w:b/>
          <w:bCs/>
          <w:sz w:val="24"/>
          <w:szCs w:val="24"/>
        </w:rPr>
      </w:pPr>
      <w:ins w:id="1739" w:author="Fnu, Sonam" w:date="2019-11-27T18:42:00Z">
        <w:r w:rsidRPr="00240E1B">
          <w:rPr>
            <w:rFonts w:ascii="Calibri" w:eastAsiaTheme="majorEastAsia" w:hAnsi="Calibri" w:cstheme="majorBidi"/>
            <w:b/>
            <w:bCs/>
            <w:sz w:val="24"/>
            <w:szCs w:val="24"/>
          </w:rPr>
          <w:t>2.</w:t>
        </w:r>
        <w:r>
          <w:rPr>
            <w:rFonts w:ascii="Calibri" w:eastAsiaTheme="majorEastAsia" w:hAnsi="Calibri" w:cstheme="majorBidi"/>
            <w:b/>
            <w:bCs/>
            <w:sz w:val="24"/>
            <w:szCs w:val="24"/>
          </w:rPr>
          <w:t>2 Authentication :</w:t>
        </w:r>
      </w:ins>
    </w:p>
    <w:p w14:paraId="1674FEF2" w14:textId="4A6193EF" w:rsidR="000452B6" w:rsidRPr="0053200B" w:rsidRDefault="000452B6" w:rsidP="000452B6">
      <w:pPr>
        <w:shd w:val="clear" w:color="auto" w:fill="FFFFFF"/>
        <w:spacing w:before="100" w:beforeAutospacing="1" w:after="100" w:afterAutospacing="1" w:line="240" w:lineRule="auto"/>
        <w:rPr>
          <w:ins w:id="1740" w:author="Fnu, Sonam" w:date="2019-11-27T18:42:00Z"/>
          <w:rFonts w:ascii="inherit" w:eastAsia="Times New Roman" w:hAnsi="inherit" w:cs="Times New Roman"/>
          <w:spacing w:val="-2"/>
          <w:sz w:val="24"/>
          <w:szCs w:val="24"/>
        </w:rPr>
      </w:pPr>
      <w:ins w:id="1741" w:author="Fnu, Sonam" w:date="2019-11-27T18:42:00Z">
        <w:r>
          <w:rPr>
            <w:rFonts w:ascii="Calibri" w:eastAsiaTheme="majorEastAsia" w:hAnsi="Calibri" w:cstheme="majorBidi"/>
            <w:b/>
            <w:bCs/>
            <w:sz w:val="24"/>
            <w:szCs w:val="24"/>
          </w:rPr>
          <w:t xml:space="preserve"> </w:t>
        </w:r>
        <w:r w:rsidRPr="0053200B">
          <w:rPr>
            <w:rFonts w:ascii="inherit" w:eastAsia="Times New Roman" w:hAnsi="inherit" w:cs="Times New Roman"/>
            <w:spacing w:val="-2"/>
            <w:sz w:val="24"/>
            <w:szCs w:val="24"/>
          </w:rPr>
          <w:t xml:space="preserve">By </w:t>
        </w:r>
      </w:ins>
      <w:ins w:id="1742" w:author="Fnu, Sonam" w:date="2019-11-27T18:43:00Z">
        <w:r w:rsidRPr="0053200B">
          <w:rPr>
            <w:rFonts w:ascii="inherit" w:eastAsia="Times New Roman" w:hAnsi="inherit" w:cs="Times New Roman"/>
            <w:spacing w:val="-2"/>
            <w:sz w:val="24"/>
            <w:szCs w:val="24"/>
          </w:rPr>
          <w:t>default,</w:t>
        </w:r>
      </w:ins>
      <w:ins w:id="1743" w:author="Fnu, Sonam" w:date="2019-11-27T18:42:00Z">
        <w:r w:rsidRPr="0053200B">
          <w:rPr>
            <w:rFonts w:ascii="inherit" w:eastAsia="Times New Roman" w:hAnsi="inherit" w:cs="Times New Roman"/>
            <w:spacing w:val="-2"/>
            <w:sz w:val="24"/>
            <w:szCs w:val="24"/>
          </w:rPr>
          <w:t xml:space="preserve"> WildFly 16 is now distributed with security enabled for the management interfaces, this means that before you connect using the administration console or remotely using the CLI you will need to add a new user, this can be achieved simply by using the </w:t>
        </w:r>
        <w:r w:rsidRPr="0053200B">
          <w:rPr>
            <w:rFonts w:ascii="inherit" w:eastAsia="Times New Roman" w:hAnsi="inherit" w:cs="Times New Roman"/>
            <w:i/>
            <w:iCs/>
            <w:spacing w:val="-2"/>
            <w:sz w:val="24"/>
            <w:szCs w:val="24"/>
          </w:rPr>
          <w:t>add-user.sh</w:t>
        </w:r>
        <w:r w:rsidRPr="0053200B">
          <w:rPr>
            <w:rFonts w:ascii="inherit" w:eastAsia="Times New Roman" w:hAnsi="inherit" w:cs="Times New Roman"/>
            <w:spacing w:val="-2"/>
            <w:sz w:val="24"/>
            <w:szCs w:val="24"/>
          </w:rPr>
          <w:t> script in the bin folder.</w:t>
        </w:r>
      </w:ins>
    </w:p>
    <w:p w14:paraId="2165597D" w14:textId="0D6570B3" w:rsidR="000452B6" w:rsidRPr="0053200B" w:rsidRDefault="000452B6" w:rsidP="000452B6">
      <w:pPr>
        <w:shd w:val="clear" w:color="auto" w:fill="FFFFFF"/>
        <w:spacing w:before="100" w:beforeAutospacing="1" w:after="100" w:afterAutospacing="1" w:line="240" w:lineRule="auto"/>
        <w:rPr>
          <w:ins w:id="1744" w:author="Fnu, Sonam" w:date="2019-11-27T18:42:00Z"/>
          <w:rFonts w:ascii="inherit" w:eastAsia="Times New Roman" w:hAnsi="inherit" w:cs="Times New Roman"/>
          <w:spacing w:val="-2"/>
          <w:sz w:val="24"/>
          <w:szCs w:val="24"/>
        </w:rPr>
      </w:pPr>
      <w:ins w:id="1745" w:author="Fnu, Sonam" w:date="2019-11-27T18:42:00Z">
        <w:r w:rsidRPr="0053200B">
          <w:rPr>
            <w:rFonts w:ascii="inherit" w:eastAsia="Times New Roman" w:hAnsi="inherit" w:cs="Times New Roman"/>
            <w:spacing w:val="-2"/>
            <w:sz w:val="24"/>
            <w:szCs w:val="24"/>
          </w:rPr>
          <w:t xml:space="preserve">After starting the </w:t>
        </w:r>
      </w:ins>
      <w:ins w:id="1746" w:author="Fnu, Sonam" w:date="2019-11-27T18:43:00Z">
        <w:r w:rsidRPr="0053200B">
          <w:rPr>
            <w:rFonts w:ascii="inherit" w:eastAsia="Times New Roman" w:hAnsi="inherit" w:cs="Times New Roman"/>
            <w:spacing w:val="-2"/>
            <w:sz w:val="24"/>
            <w:szCs w:val="24"/>
          </w:rPr>
          <w:t>script,</w:t>
        </w:r>
      </w:ins>
      <w:ins w:id="1747" w:author="Fnu, Sonam" w:date="2019-11-27T18:42:00Z">
        <w:r w:rsidRPr="0053200B">
          <w:rPr>
            <w:rFonts w:ascii="inherit" w:eastAsia="Times New Roman" w:hAnsi="inherit" w:cs="Times New Roman"/>
            <w:spacing w:val="-2"/>
            <w:sz w:val="24"/>
            <w:szCs w:val="24"/>
          </w:rPr>
          <w:t xml:space="preserve"> you will be guided through the process to add a new user: -</w:t>
        </w:r>
      </w:ins>
    </w:p>
    <w:p w14:paraId="4826E681" w14:textId="77777777" w:rsidR="000452B6" w:rsidRPr="0053200B" w:rsidRDefault="000452B6" w:rsidP="000452B6">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48" w:author="Fnu, Sonam" w:date="2019-11-27T18:42:00Z"/>
          <w:rFonts w:ascii="Courier New" w:eastAsia="Times New Roman" w:hAnsi="Courier New" w:cs="Courier New"/>
          <w:sz w:val="24"/>
          <w:szCs w:val="24"/>
        </w:rPr>
      </w:pPr>
      <w:ins w:id="1749" w:author="Fnu, Sonam" w:date="2019-11-27T18:42:00Z">
        <w:r w:rsidRPr="0053200B">
          <w:rPr>
            <w:rFonts w:ascii="Courier New" w:eastAsia="Times New Roman" w:hAnsi="Courier New" w:cs="Courier New"/>
            <w:sz w:val="24"/>
            <w:szCs w:val="24"/>
          </w:rPr>
          <w:t>./add-user.sh</w:t>
        </w:r>
      </w:ins>
    </w:p>
    <w:p w14:paraId="1765B164" w14:textId="77777777" w:rsidR="000452B6" w:rsidRPr="0053200B" w:rsidRDefault="000452B6" w:rsidP="000452B6">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50" w:author="Fnu, Sonam" w:date="2019-11-27T18:42:00Z"/>
          <w:rFonts w:ascii="Courier New" w:eastAsia="Times New Roman" w:hAnsi="Courier New" w:cs="Courier New"/>
          <w:sz w:val="24"/>
          <w:szCs w:val="24"/>
        </w:rPr>
      </w:pPr>
      <w:ins w:id="1751" w:author="Fnu, Sonam" w:date="2019-11-27T18:42:00Z">
        <w:r w:rsidRPr="0053200B">
          <w:rPr>
            <w:rFonts w:ascii="Courier New" w:eastAsia="Times New Roman" w:hAnsi="Courier New" w:cs="Courier New"/>
            <w:sz w:val="24"/>
            <w:szCs w:val="24"/>
          </w:rPr>
          <w:t>What type of user do you wish to add?</w:t>
        </w:r>
      </w:ins>
    </w:p>
    <w:p w14:paraId="33530A97" w14:textId="77777777" w:rsidR="000452B6" w:rsidRPr="0053200B" w:rsidRDefault="000452B6" w:rsidP="000452B6">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52" w:author="Fnu, Sonam" w:date="2019-11-27T18:42:00Z"/>
          <w:rFonts w:ascii="Courier New" w:eastAsia="Times New Roman" w:hAnsi="Courier New" w:cs="Courier New"/>
          <w:sz w:val="24"/>
          <w:szCs w:val="24"/>
        </w:rPr>
      </w:pPr>
      <w:ins w:id="1753" w:author="Fnu, Sonam" w:date="2019-11-27T18:42:00Z">
        <w:r w:rsidRPr="0053200B">
          <w:rPr>
            <w:rFonts w:ascii="Courier New" w:eastAsia="Times New Roman" w:hAnsi="Courier New" w:cs="Courier New"/>
            <w:sz w:val="24"/>
            <w:szCs w:val="24"/>
          </w:rPr>
          <w:t xml:space="preserve"> a) Management User (</w:t>
        </w:r>
        <w:proofErr w:type="spellStart"/>
        <w:r w:rsidRPr="0053200B">
          <w:rPr>
            <w:rFonts w:ascii="Courier New" w:eastAsia="Times New Roman" w:hAnsi="Courier New" w:cs="Courier New"/>
            <w:sz w:val="24"/>
            <w:szCs w:val="24"/>
          </w:rPr>
          <w:t>mgmt-users.properties</w:t>
        </w:r>
        <w:proofErr w:type="spellEnd"/>
        <w:r w:rsidRPr="0053200B">
          <w:rPr>
            <w:rFonts w:ascii="Courier New" w:eastAsia="Times New Roman" w:hAnsi="Courier New" w:cs="Courier New"/>
            <w:sz w:val="24"/>
            <w:szCs w:val="24"/>
          </w:rPr>
          <w:t>)</w:t>
        </w:r>
      </w:ins>
    </w:p>
    <w:p w14:paraId="13CA24B7" w14:textId="77777777" w:rsidR="000452B6" w:rsidRPr="0053200B" w:rsidRDefault="000452B6" w:rsidP="000452B6">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54" w:author="Fnu, Sonam" w:date="2019-11-27T18:42:00Z"/>
          <w:rFonts w:ascii="Courier New" w:eastAsia="Times New Roman" w:hAnsi="Courier New" w:cs="Courier New"/>
          <w:sz w:val="24"/>
          <w:szCs w:val="24"/>
        </w:rPr>
      </w:pPr>
      <w:ins w:id="1755" w:author="Fnu, Sonam" w:date="2019-11-27T18:42:00Z">
        <w:r w:rsidRPr="0053200B">
          <w:rPr>
            <w:rFonts w:ascii="Courier New" w:eastAsia="Times New Roman" w:hAnsi="Courier New" w:cs="Courier New"/>
            <w:sz w:val="24"/>
            <w:szCs w:val="24"/>
          </w:rPr>
          <w:t xml:space="preserve"> b) Application User (application-</w:t>
        </w:r>
        <w:proofErr w:type="spellStart"/>
        <w:r w:rsidRPr="0053200B">
          <w:rPr>
            <w:rFonts w:ascii="Courier New" w:eastAsia="Times New Roman" w:hAnsi="Courier New" w:cs="Courier New"/>
            <w:sz w:val="24"/>
            <w:szCs w:val="24"/>
          </w:rPr>
          <w:t>users.properties</w:t>
        </w:r>
        <w:proofErr w:type="spellEnd"/>
        <w:r w:rsidRPr="0053200B">
          <w:rPr>
            <w:rFonts w:ascii="Courier New" w:eastAsia="Times New Roman" w:hAnsi="Courier New" w:cs="Courier New"/>
            <w:sz w:val="24"/>
            <w:szCs w:val="24"/>
          </w:rPr>
          <w:t>)</w:t>
        </w:r>
      </w:ins>
    </w:p>
    <w:p w14:paraId="4CEF3C7F" w14:textId="77777777" w:rsidR="000452B6" w:rsidRPr="0053200B" w:rsidRDefault="000452B6" w:rsidP="000452B6">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ns w:id="1756" w:author="Fnu, Sonam" w:date="2019-11-27T18:42:00Z"/>
          <w:rFonts w:ascii="Courier New" w:eastAsia="Times New Roman" w:hAnsi="Courier New" w:cs="Courier New"/>
          <w:sz w:val="24"/>
          <w:szCs w:val="24"/>
        </w:rPr>
      </w:pPr>
      <w:ins w:id="1757" w:author="Fnu, Sonam" w:date="2019-11-27T18:42:00Z">
        <w:r w:rsidRPr="0053200B">
          <w:rPr>
            <w:rFonts w:ascii="Courier New" w:eastAsia="Times New Roman" w:hAnsi="Courier New" w:cs="Courier New"/>
            <w:sz w:val="24"/>
            <w:szCs w:val="24"/>
          </w:rPr>
          <w:t>(a):</w:t>
        </w:r>
      </w:ins>
    </w:p>
    <w:p w14:paraId="10F0C0F0" w14:textId="77777777" w:rsidR="000452B6" w:rsidRPr="0053200B" w:rsidRDefault="000452B6" w:rsidP="000452B6">
      <w:pPr>
        <w:shd w:val="clear" w:color="auto" w:fill="FFFFFF"/>
        <w:spacing w:before="100" w:beforeAutospacing="1" w:after="100" w:afterAutospacing="1" w:line="240" w:lineRule="auto"/>
        <w:rPr>
          <w:ins w:id="1758" w:author="Fnu, Sonam" w:date="2019-11-27T18:42:00Z"/>
          <w:rFonts w:ascii="inherit" w:eastAsia="Times New Roman" w:hAnsi="inherit" w:cs="Times New Roman"/>
          <w:spacing w:val="-2"/>
          <w:sz w:val="24"/>
          <w:szCs w:val="24"/>
        </w:rPr>
      </w:pPr>
      <w:ins w:id="1759" w:author="Fnu, Sonam" w:date="2019-11-27T18:42:00Z">
        <w:r w:rsidRPr="0053200B">
          <w:rPr>
            <w:rFonts w:ascii="inherit" w:eastAsia="Times New Roman" w:hAnsi="inherit" w:cs="Times New Roman"/>
            <w:spacing w:val="-2"/>
            <w:sz w:val="24"/>
            <w:szCs w:val="24"/>
          </w:rPr>
          <w:t>In this case a new user is being added for the purpose of managing the servers so select option a.</w:t>
        </w:r>
      </w:ins>
    </w:p>
    <w:p w14:paraId="7F2660C5" w14:textId="77777777" w:rsidR="000452B6" w:rsidRPr="0053200B" w:rsidRDefault="000452B6" w:rsidP="000452B6">
      <w:pPr>
        <w:shd w:val="clear" w:color="auto" w:fill="FFFFFF"/>
        <w:spacing w:before="100" w:beforeAutospacing="1" w:after="100" w:afterAutospacing="1" w:line="240" w:lineRule="auto"/>
        <w:rPr>
          <w:ins w:id="1760" w:author="Fnu, Sonam" w:date="2019-11-27T18:42:00Z"/>
          <w:rFonts w:ascii="inherit" w:eastAsia="Times New Roman" w:hAnsi="inherit" w:cs="Times New Roman"/>
          <w:spacing w:val="-2"/>
          <w:sz w:val="24"/>
          <w:szCs w:val="24"/>
        </w:rPr>
      </w:pPr>
      <w:ins w:id="1761" w:author="Fnu, Sonam" w:date="2019-11-27T18:42:00Z">
        <w:r w:rsidRPr="0053200B">
          <w:rPr>
            <w:rFonts w:ascii="inherit" w:eastAsia="Times New Roman" w:hAnsi="inherit" w:cs="Times New Roman"/>
            <w:spacing w:val="-2"/>
            <w:sz w:val="24"/>
            <w:szCs w:val="24"/>
          </w:rPr>
          <w:t>You will then be prompted to enter the details of the new user being added: -</w:t>
        </w:r>
      </w:ins>
    </w:p>
    <w:p w14:paraId="7E5B5E7F" w14:textId="77777777" w:rsidR="000452B6" w:rsidRPr="0053200B" w:rsidRDefault="000452B6" w:rsidP="000452B6">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62" w:author="Fnu, Sonam" w:date="2019-11-27T18:42:00Z"/>
          <w:rFonts w:ascii="Courier New" w:eastAsia="Times New Roman" w:hAnsi="Courier New" w:cs="Courier New"/>
          <w:sz w:val="24"/>
          <w:szCs w:val="24"/>
        </w:rPr>
      </w:pPr>
      <w:ins w:id="1763" w:author="Fnu, Sonam" w:date="2019-11-27T18:42:00Z">
        <w:r w:rsidRPr="0053200B">
          <w:rPr>
            <w:rFonts w:ascii="Courier New" w:eastAsia="Times New Roman" w:hAnsi="Courier New" w:cs="Courier New"/>
            <w:sz w:val="24"/>
            <w:szCs w:val="24"/>
          </w:rPr>
          <w:lastRenderedPageBreak/>
          <w:t>Enter the details of the new user to add.</w:t>
        </w:r>
      </w:ins>
    </w:p>
    <w:p w14:paraId="124534F0" w14:textId="77777777" w:rsidR="000452B6" w:rsidRPr="0053200B" w:rsidRDefault="000452B6" w:rsidP="000452B6">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64" w:author="Fnu, Sonam" w:date="2019-11-27T18:42:00Z"/>
          <w:rFonts w:ascii="Courier New" w:eastAsia="Times New Roman" w:hAnsi="Courier New" w:cs="Courier New"/>
          <w:sz w:val="24"/>
          <w:szCs w:val="24"/>
        </w:rPr>
      </w:pPr>
      <w:ins w:id="1765" w:author="Fnu, Sonam" w:date="2019-11-27T18:42:00Z">
        <w:r w:rsidRPr="0053200B">
          <w:rPr>
            <w:rFonts w:ascii="Courier New" w:eastAsia="Times New Roman" w:hAnsi="Courier New" w:cs="Courier New"/>
            <w:sz w:val="24"/>
            <w:szCs w:val="24"/>
          </w:rPr>
          <w:t>Realm (ManagementRealm) :</w:t>
        </w:r>
      </w:ins>
    </w:p>
    <w:p w14:paraId="040C85FA" w14:textId="77777777" w:rsidR="000452B6" w:rsidRPr="0053200B" w:rsidRDefault="000452B6" w:rsidP="000452B6">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66" w:author="Fnu, Sonam" w:date="2019-11-27T18:42:00Z"/>
          <w:rFonts w:ascii="Courier New" w:eastAsia="Times New Roman" w:hAnsi="Courier New" w:cs="Courier New"/>
          <w:sz w:val="24"/>
          <w:szCs w:val="24"/>
        </w:rPr>
      </w:pPr>
      <w:ins w:id="1767" w:author="Fnu, Sonam" w:date="2019-11-27T18:42:00Z">
        <w:r w:rsidRPr="0053200B">
          <w:rPr>
            <w:rFonts w:ascii="Courier New" w:eastAsia="Times New Roman" w:hAnsi="Courier New" w:cs="Courier New"/>
            <w:sz w:val="24"/>
            <w:szCs w:val="24"/>
          </w:rPr>
          <w:t>Username :</w:t>
        </w:r>
      </w:ins>
    </w:p>
    <w:p w14:paraId="6F7C706E" w14:textId="77777777" w:rsidR="000452B6" w:rsidRPr="0053200B" w:rsidRDefault="000452B6" w:rsidP="000452B6">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68" w:author="Fnu, Sonam" w:date="2019-11-27T18:42:00Z"/>
          <w:rFonts w:ascii="Courier New" w:eastAsia="Times New Roman" w:hAnsi="Courier New" w:cs="Courier New"/>
          <w:sz w:val="24"/>
          <w:szCs w:val="24"/>
        </w:rPr>
      </w:pPr>
      <w:ins w:id="1769" w:author="Fnu, Sonam" w:date="2019-11-27T18:42:00Z">
        <w:r w:rsidRPr="0053200B">
          <w:rPr>
            <w:rFonts w:ascii="Courier New" w:eastAsia="Times New Roman" w:hAnsi="Courier New" w:cs="Courier New"/>
            <w:sz w:val="24"/>
            <w:szCs w:val="24"/>
          </w:rPr>
          <w:t>Password :</w:t>
        </w:r>
      </w:ins>
    </w:p>
    <w:p w14:paraId="13F21709" w14:textId="77777777" w:rsidR="000452B6" w:rsidRPr="0053200B" w:rsidRDefault="000452B6" w:rsidP="000452B6">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ns w:id="1770" w:author="Fnu, Sonam" w:date="2019-11-27T18:42:00Z"/>
          <w:rFonts w:ascii="Courier New" w:eastAsia="Times New Roman" w:hAnsi="Courier New" w:cs="Courier New"/>
          <w:sz w:val="24"/>
          <w:szCs w:val="24"/>
        </w:rPr>
      </w:pPr>
      <w:ins w:id="1771" w:author="Fnu, Sonam" w:date="2019-11-27T18:42:00Z">
        <w:r w:rsidRPr="0053200B">
          <w:rPr>
            <w:rFonts w:ascii="Courier New" w:eastAsia="Times New Roman" w:hAnsi="Courier New" w:cs="Courier New"/>
            <w:sz w:val="24"/>
            <w:szCs w:val="24"/>
          </w:rPr>
          <w:t>Re-enter Password :</w:t>
        </w:r>
      </w:ins>
    </w:p>
    <w:p w14:paraId="496A7D79" w14:textId="77777777" w:rsidR="000452B6" w:rsidRPr="0053200B" w:rsidRDefault="000452B6" w:rsidP="000452B6">
      <w:pPr>
        <w:shd w:val="clear" w:color="auto" w:fill="FFFFFF"/>
        <w:spacing w:before="100" w:beforeAutospacing="1" w:after="100" w:afterAutospacing="1" w:line="240" w:lineRule="auto"/>
        <w:rPr>
          <w:ins w:id="1772" w:author="Fnu, Sonam" w:date="2019-11-27T18:42:00Z"/>
          <w:rFonts w:ascii="inherit" w:eastAsia="Times New Roman" w:hAnsi="inherit" w:cs="Times New Roman"/>
          <w:spacing w:val="-2"/>
          <w:sz w:val="24"/>
          <w:szCs w:val="24"/>
        </w:rPr>
      </w:pPr>
      <w:ins w:id="1773" w:author="Fnu, Sonam" w:date="2019-11-27T18:42:00Z">
        <w:r w:rsidRPr="0053200B">
          <w:rPr>
            <w:rFonts w:ascii="inherit" w:eastAsia="Times New Roman" w:hAnsi="inherit" w:cs="Times New Roman"/>
            <w:spacing w:val="-2"/>
            <w:sz w:val="24"/>
            <w:szCs w:val="24"/>
          </w:rPr>
          <w:t>It is important to leave the name of the realm as 'ManagementRealm' as this needs to match the name used in the server’s configuration, for the remaining fields enter the new username, password and password confirmation.</w:t>
        </w:r>
      </w:ins>
    </w:p>
    <w:p w14:paraId="155C768F" w14:textId="77777777" w:rsidR="000452B6" w:rsidRPr="0053200B" w:rsidRDefault="000452B6" w:rsidP="000452B6">
      <w:pPr>
        <w:shd w:val="clear" w:color="auto" w:fill="FFFFFF"/>
        <w:spacing w:before="100" w:beforeAutospacing="1" w:after="100" w:afterAutospacing="1" w:line="240" w:lineRule="auto"/>
        <w:rPr>
          <w:ins w:id="1774" w:author="Fnu, Sonam" w:date="2019-11-27T18:42:00Z"/>
          <w:rFonts w:ascii="inherit" w:eastAsia="Times New Roman" w:hAnsi="inherit" w:cs="Times New Roman"/>
          <w:spacing w:val="-2"/>
          <w:sz w:val="24"/>
          <w:szCs w:val="24"/>
        </w:rPr>
      </w:pPr>
      <w:ins w:id="1775" w:author="Fnu, Sonam" w:date="2019-11-27T18:42:00Z">
        <w:r w:rsidRPr="0053200B">
          <w:rPr>
            <w:rFonts w:ascii="inherit" w:eastAsia="Times New Roman" w:hAnsi="inherit" w:cs="Times New Roman"/>
            <w:spacing w:val="-2"/>
            <w:sz w:val="24"/>
            <w:szCs w:val="24"/>
          </w:rPr>
          <w:t>Provided there are no errors in the values entered you will then be asked to confirm that you want to add the user, the user will be written to the properties files used for authentication and a confirmation message will be displayed.</w:t>
        </w:r>
      </w:ins>
    </w:p>
    <w:p w14:paraId="173CF922" w14:textId="77777777" w:rsidR="000452B6" w:rsidRPr="0053200B" w:rsidRDefault="000452B6" w:rsidP="000452B6">
      <w:pPr>
        <w:shd w:val="clear" w:color="auto" w:fill="FFFFFF"/>
        <w:spacing w:before="100" w:beforeAutospacing="1" w:after="100" w:afterAutospacing="1" w:line="240" w:lineRule="auto"/>
        <w:rPr>
          <w:ins w:id="1776" w:author="Fnu, Sonam" w:date="2019-11-27T18:42:00Z"/>
          <w:rFonts w:ascii="inherit" w:eastAsia="Times New Roman" w:hAnsi="inherit" w:cs="Times New Roman"/>
          <w:spacing w:val="-2"/>
          <w:sz w:val="24"/>
          <w:szCs w:val="24"/>
        </w:rPr>
      </w:pPr>
      <w:ins w:id="1777" w:author="Fnu, Sonam" w:date="2019-11-27T18:42:00Z">
        <w:r w:rsidRPr="0053200B">
          <w:rPr>
            <w:rFonts w:ascii="inherit" w:eastAsia="Times New Roman" w:hAnsi="inherit" w:cs="Times New Roman"/>
            <w:spacing w:val="-2"/>
            <w:sz w:val="24"/>
            <w:szCs w:val="24"/>
          </w:rPr>
          <w:t>The modified time of the properties files are inspected at the time of authentication and the files reloaded if they have changed, for this reason you do not need to re-start the server after adding a new user.</w:t>
        </w:r>
      </w:ins>
    </w:p>
    <w:p w14:paraId="7CD4C7F7" w14:textId="07D877B5" w:rsidR="000452B6" w:rsidRPr="009E7309" w:rsidRDefault="000452B6">
      <w:pPr>
        <w:rPr>
          <w:ins w:id="1778" w:author="Fnu, Sonam" w:date="2019-11-27T18:19:00Z"/>
          <w:sz w:val="24"/>
          <w:szCs w:val="24"/>
          <w:rPrChange w:id="1779" w:author="Fnu, Sonam" w:date="2019-11-27T18:33:00Z">
            <w:rPr>
              <w:ins w:id="1780" w:author="Fnu, Sonam" w:date="2019-11-27T18:19:00Z"/>
              <w:rFonts w:ascii="Calibri" w:hAnsi="Calibri"/>
            </w:rPr>
          </w:rPrChange>
        </w:rPr>
        <w:pPrChange w:id="1781" w:author="Fnu, Sonam" w:date="2019-11-27T18:33:00Z">
          <w:pPr>
            <w:pStyle w:val="Heading1"/>
            <w:numPr>
              <w:numId w:val="1"/>
            </w:numPr>
            <w:ind w:left="360" w:hanging="360"/>
          </w:pPr>
        </w:pPrChange>
      </w:pPr>
    </w:p>
    <w:p w14:paraId="72254A99" w14:textId="7A809A8D" w:rsidR="002B6C16" w:rsidRDefault="002B6C16" w:rsidP="002B6C16">
      <w:pPr>
        <w:rPr>
          <w:ins w:id="1782" w:author="Fnu, Sonam" w:date="2019-11-27T18:48:00Z"/>
        </w:rPr>
      </w:pPr>
    </w:p>
    <w:p w14:paraId="314A9EFC" w14:textId="36C58E57" w:rsidR="00D33569" w:rsidRDefault="00862197" w:rsidP="00D33569">
      <w:pPr>
        <w:pStyle w:val="Heading1"/>
        <w:numPr>
          <w:ilvl w:val="0"/>
          <w:numId w:val="1"/>
        </w:numPr>
        <w:rPr>
          <w:ins w:id="1783" w:author="Fnu, Sonam" w:date="2019-11-27T19:04:00Z"/>
          <w:rFonts w:ascii="Calibri" w:hAnsi="Calibri"/>
        </w:rPr>
      </w:pPr>
      <w:ins w:id="1784" w:author="Fnu, Sonam" w:date="2019-11-27T19:03:00Z">
        <w:r>
          <w:rPr>
            <w:rFonts w:ascii="Calibri" w:hAnsi="Calibri"/>
          </w:rPr>
          <w:t xml:space="preserve">Administration </w:t>
        </w:r>
      </w:ins>
      <w:ins w:id="1785" w:author="Fnu, Sonam" w:date="2019-11-27T18:49:00Z">
        <w:r w:rsidR="00D33569">
          <w:rPr>
            <w:rFonts w:ascii="Calibri" w:hAnsi="Calibri"/>
          </w:rPr>
          <w:t>Console</w:t>
        </w:r>
        <w:r w:rsidR="00D33569" w:rsidRPr="00064254">
          <w:rPr>
            <w:rFonts w:ascii="Calibri" w:hAnsi="Calibri"/>
          </w:rPr>
          <w:t>:</w:t>
        </w:r>
      </w:ins>
    </w:p>
    <w:p w14:paraId="2EFE8547" w14:textId="46D22141" w:rsidR="00F8154A" w:rsidRPr="0053200B" w:rsidRDefault="00F8154A">
      <w:pPr>
        <w:shd w:val="clear" w:color="auto" w:fill="FFFFFF"/>
        <w:spacing w:before="100" w:beforeAutospacing="1" w:after="100" w:afterAutospacing="1" w:line="240" w:lineRule="auto"/>
        <w:ind w:left="250"/>
        <w:rPr>
          <w:ins w:id="1786" w:author="Fnu, Sonam" w:date="2019-11-27T19:04:00Z"/>
          <w:rFonts w:ascii="inherit" w:eastAsia="Times New Roman" w:hAnsi="inherit" w:cs="Times New Roman"/>
          <w:spacing w:val="-2"/>
          <w:sz w:val="24"/>
          <w:szCs w:val="24"/>
        </w:rPr>
        <w:pPrChange w:id="1787" w:author="Fnu, Sonam" w:date="2019-11-27T19:04:00Z">
          <w:pPr>
            <w:shd w:val="clear" w:color="auto" w:fill="FFFFFF"/>
            <w:spacing w:before="100" w:beforeAutospacing="1" w:after="100" w:afterAutospacing="1" w:line="240" w:lineRule="auto"/>
          </w:pPr>
        </w:pPrChange>
      </w:pPr>
      <w:ins w:id="1788" w:author="Fnu, Sonam" w:date="2019-11-27T19:04:00Z">
        <w:r w:rsidRPr="0053200B">
          <w:rPr>
            <w:rFonts w:ascii="inherit" w:eastAsia="Times New Roman" w:hAnsi="inherit" w:cs="Times New Roman"/>
            <w:spacing w:val="-2"/>
            <w:sz w:val="24"/>
            <w:szCs w:val="24"/>
          </w:rPr>
          <w:t>To access the web-based Administration Console, simply follow the link from the Welcome Screen. To directly access the Management Console, point your browser at:</w:t>
        </w:r>
      </w:ins>
    </w:p>
    <w:p w14:paraId="754BBFDE" w14:textId="77777777" w:rsidR="00F8154A" w:rsidRPr="0053200B" w:rsidRDefault="00F8154A" w:rsidP="00F8154A">
      <w:pPr>
        <w:shd w:val="clear" w:color="auto" w:fill="FFFFFF"/>
        <w:spacing w:before="100" w:beforeAutospacing="1" w:after="100" w:afterAutospacing="1" w:line="240" w:lineRule="auto"/>
        <w:rPr>
          <w:ins w:id="1789" w:author="Fnu, Sonam" w:date="2019-11-27T19:04:00Z"/>
          <w:rFonts w:ascii="inherit" w:eastAsia="Times New Roman" w:hAnsi="inherit" w:cs="Times New Roman"/>
          <w:spacing w:val="-2"/>
          <w:sz w:val="24"/>
          <w:szCs w:val="24"/>
        </w:rPr>
      </w:pPr>
      <w:ins w:id="1790" w:author="Fnu, Sonam" w:date="2019-11-27T19:04:00Z">
        <w:r>
          <w:fldChar w:fldCharType="begin"/>
        </w:r>
        <w:r>
          <w:instrText xml:space="preserve"> HYPERLINK "http://localhost:9990/console" </w:instrText>
        </w:r>
        <w:r>
          <w:fldChar w:fldCharType="separate"/>
        </w:r>
        <w:r w:rsidRPr="0053200B">
          <w:rPr>
            <w:rFonts w:ascii="inherit" w:eastAsia="Times New Roman" w:hAnsi="inherit" w:cs="Times New Roman"/>
            <w:b/>
            <w:bCs/>
            <w:i/>
            <w:iCs/>
            <w:color w:val="2156A5"/>
            <w:spacing w:val="-1"/>
            <w:sz w:val="24"/>
            <w:szCs w:val="24"/>
            <w:u w:val="single"/>
          </w:rPr>
          <w:t>http://localhost:9990/console</w:t>
        </w:r>
        <w:r>
          <w:rPr>
            <w:rFonts w:ascii="inherit" w:eastAsia="Times New Roman" w:hAnsi="inherit" w:cs="Times New Roman"/>
            <w:b/>
            <w:bCs/>
            <w:i/>
            <w:iCs/>
            <w:color w:val="2156A5"/>
            <w:spacing w:val="-1"/>
            <w:sz w:val="24"/>
            <w:szCs w:val="24"/>
            <w:u w:val="single"/>
          </w:rPr>
          <w:fldChar w:fldCharType="end"/>
        </w:r>
      </w:ins>
    </w:p>
    <w:tbl>
      <w:tblPr>
        <w:tblW w:w="13700" w:type="dxa"/>
        <w:tblCellSpacing w:w="15" w:type="dxa"/>
        <w:tblCellMar>
          <w:top w:w="15" w:type="dxa"/>
          <w:left w:w="15" w:type="dxa"/>
          <w:bottom w:w="15" w:type="dxa"/>
          <w:right w:w="15" w:type="dxa"/>
        </w:tblCellMar>
        <w:tblLook w:val="04A0" w:firstRow="1" w:lastRow="0" w:firstColumn="1" w:lastColumn="0" w:noHBand="0" w:noVBand="1"/>
      </w:tblPr>
      <w:tblGrid>
        <w:gridCol w:w="1245"/>
        <w:gridCol w:w="12455"/>
      </w:tblGrid>
      <w:tr w:rsidR="00F8154A" w:rsidRPr="0053200B" w14:paraId="37E5FCC4" w14:textId="77777777" w:rsidTr="00AE3561">
        <w:trPr>
          <w:tblCellSpacing w:w="15" w:type="dxa"/>
          <w:ins w:id="1791" w:author="Fnu, Sonam" w:date="2019-11-27T19:04:00Z"/>
        </w:trPr>
        <w:tc>
          <w:tcPr>
            <w:tcW w:w="1200" w:type="dxa"/>
            <w:tcMar>
              <w:top w:w="135" w:type="dxa"/>
              <w:left w:w="150" w:type="dxa"/>
              <w:bottom w:w="135" w:type="dxa"/>
              <w:right w:w="150" w:type="dxa"/>
            </w:tcMar>
            <w:vAlign w:val="center"/>
            <w:hideMark/>
          </w:tcPr>
          <w:p w14:paraId="760CA7FF" w14:textId="77777777" w:rsidR="00F8154A" w:rsidRPr="0053200B" w:rsidRDefault="00F8154A" w:rsidP="00AE3561">
            <w:pPr>
              <w:spacing w:after="0" w:line="240" w:lineRule="auto"/>
              <w:rPr>
                <w:ins w:id="1792" w:author="Fnu, Sonam" w:date="2019-11-27T19:04:00Z"/>
                <w:rFonts w:ascii="inherit" w:eastAsia="Times New Roman" w:hAnsi="inherit" w:cs="Times New Roman"/>
                <w:spacing w:val="-2"/>
                <w:sz w:val="24"/>
                <w:szCs w:val="24"/>
              </w:rPr>
            </w:pPr>
          </w:p>
        </w:tc>
        <w:tc>
          <w:tcPr>
            <w:tcW w:w="0" w:type="auto"/>
            <w:tcBorders>
              <w:left w:val="single" w:sz="6" w:space="0" w:color="DDDDD8"/>
            </w:tcBorders>
            <w:tcMar>
              <w:top w:w="135" w:type="dxa"/>
              <w:left w:w="270" w:type="dxa"/>
              <w:bottom w:w="135" w:type="dxa"/>
              <w:right w:w="300" w:type="dxa"/>
            </w:tcMar>
            <w:vAlign w:val="center"/>
            <w:hideMark/>
          </w:tcPr>
          <w:p w14:paraId="5E95E7AF" w14:textId="77777777" w:rsidR="00F8154A" w:rsidRPr="0053200B" w:rsidRDefault="00F8154A" w:rsidP="00AE3561">
            <w:pPr>
              <w:spacing w:after="0" w:line="240" w:lineRule="auto"/>
              <w:rPr>
                <w:ins w:id="1793" w:author="Fnu, Sonam" w:date="2019-11-27T19:04:00Z"/>
                <w:rFonts w:ascii="Times New Roman" w:eastAsia="Times New Roman" w:hAnsi="Times New Roman" w:cs="Times New Roman"/>
                <w:spacing w:val="-2"/>
                <w:sz w:val="24"/>
                <w:szCs w:val="24"/>
              </w:rPr>
            </w:pPr>
            <w:ins w:id="1794" w:author="Fnu, Sonam" w:date="2019-11-27T19:04:00Z">
              <w:r w:rsidRPr="0053200B">
                <w:rPr>
                  <w:rFonts w:ascii="Times New Roman" w:eastAsia="Times New Roman" w:hAnsi="Times New Roman" w:cs="Times New Roman"/>
                  <w:spacing w:val="-2"/>
                  <w:sz w:val="24"/>
                  <w:szCs w:val="24"/>
                </w:rPr>
                <w:t>port 9990 is the default port configured.</w:t>
              </w:r>
            </w:ins>
          </w:p>
        </w:tc>
      </w:tr>
    </w:tbl>
    <w:p w14:paraId="0D1EBD07" w14:textId="77777777" w:rsidR="00F8154A" w:rsidRPr="0053200B" w:rsidRDefault="00F8154A" w:rsidP="00F8154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95" w:author="Fnu, Sonam" w:date="2019-11-27T19:04:00Z"/>
          <w:rFonts w:ascii="Courier New" w:eastAsia="Times New Roman" w:hAnsi="Courier New" w:cs="Courier New"/>
          <w:sz w:val="24"/>
          <w:szCs w:val="24"/>
        </w:rPr>
      </w:pPr>
      <w:ins w:id="1796" w:author="Fnu, Sonam" w:date="2019-11-27T19:04:00Z">
        <w:r w:rsidRPr="0053200B">
          <w:rPr>
            <w:rFonts w:ascii="Courier New" w:eastAsia="Times New Roman" w:hAnsi="Courier New" w:cs="Courier New"/>
            <w:color w:val="008080"/>
            <w:sz w:val="24"/>
            <w:szCs w:val="24"/>
          </w:rPr>
          <w:t>&lt;management-interfaces&gt;</w:t>
        </w:r>
      </w:ins>
    </w:p>
    <w:p w14:paraId="6F467681" w14:textId="77777777" w:rsidR="00F8154A" w:rsidRPr="0053200B" w:rsidRDefault="00F8154A" w:rsidP="00F8154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97" w:author="Fnu, Sonam" w:date="2019-11-27T19:04:00Z"/>
          <w:rFonts w:ascii="Courier New" w:eastAsia="Times New Roman" w:hAnsi="Courier New" w:cs="Courier New"/>
          <w:sz w:val="24"/>
          <w:szCs w:val="24"/>
        </w:rPr>
      </w:pPr>
      <w:ins w:id="1798" w:author="Fnu, Sonam" w:date="2019-11-27T19:04:00Z">
        <w:r w:rsidRPr="0053200B">
          <w:rPr>
            <w:rFonts w:ascii="Courier New" w:eastAsia="Times New Roman" w:hAnsi="Courier New" w:cs="Courier New"/>
            <w:sz w:val="24"/>
            <w:szCs w:val="24"/>
          </w:rPr>
          <w:t xml:space="preserve">   </w:t>
        </w:r>
        <w:r w:rsidRPr="0053200B">
          <w:rPr>
            <w:rFonts w:ascii="Courier New" w:eastAsia="Times New Roman" w:hAnsi="Courier New" w:cs="Courier New"/>
            <w:color w:val="008080"/>
            <w:sz w:val="24"/>
            <w:szCs w:val="24"/>
          </w:rPr>
          <w:t>&lt;native-interface</w:t>
        </w:r>
        <w:r w:rsidRPr="0053200B">
          <w:rPr>
            <w:rFonts w:ascii="Courier New" w:eastAsia="Times New Roman" w:hAnsi="Courier New" w:cs="Courier New"/>
            <w:sz w:val="24"/>
            <w:szCs w:val="24"/>
          </w:rPr>
          <w:t xml:space="preserve"> </w:t>
        </w:r>
        <w:r w:rsidRPr="0053200B">
          <w:rPr>
            <w:rFonts w:ascii="Courier New" w:eastAsia="Times New Roman" w:hAnsi="Courier New" w:cs="Courier New"/>
            <w:color w:val="000080"/>
            <w:sz w:val="24"/>
            <w:szCs w:val="24"/>
          </w:rPr>
          <w:t>security-realm</w:t>
        </w:r>
        <w:r w:rsidRPr="0053200B">
          <w:rPr>
            <w:rFonts w:ascii="Courier New" w:eastAsia="Times New Roman" w:hAnsi="Courier New" w:cs="Courier New"/>
            <w:sz w:val="24"/>
            <w:szCs w:val="24"/>
          </w:rPr>
          <w:t>=</w:t>
        </w:r>
        <w:r w:rsidRPr="0053200B">
          <w:rPr>
            <w:rFonts w:ascii="Courier New" w:eastAsia="Times New Roman" w:hAnsi="Courier New" w:cs="Courier New"/>
            <w:color w:val="DD1144"/>
            <w:sz w:val="24"/>
            <w:szCs w:val="24"/>
          </w:rPr>
          <w:t>"ManagementRealm"</w:t>
        </w:r>
        <w:r w:rsidRPr="0053200B">
          <w:rPr>
            <w:rFonts w:ascii="Courier New" w:eastAsia="Times New Roman" w:hAnsi="Courier New" w:cs="Courier New"/>
            <w:color w:val="008080"/>
            <w:sz w:val="24"/>
            <w:szCs w:val="24"/>
          </w:rPr>
          <w:t>&gt;</w:t>
        </w:r>
      </w:ins>
    </w:p>
    <w:p w14:paraId="7D3D1F35" w14:textId="77777777" w:rsidR="00F8154A" w:rsidRPr="0053200B" w:rsidRDefault="00F8154A" w:rsidP="00F8154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99" w:author="Fnu, Sonam" w:date="2019-11-27T19:04:00Z"/>
          <w:rFonts w:ascii="Courier New" w:eastAsia="Times New Roman" w:hAnsi="Courier New" w:cs="Courier New"/>
          <w:sz w:val="24"/>
          <w:szCs w:val="24"/>
        </w:rPr>
      </w:pPr>
      <w:ins w:id="1800" w:author="Fnu, Sonam" w:date="2019-11-27T19:04:00Z">
        <w:r w:rsidRPr="0053200B">
          <w:rPr>
            <w:rFonts w:ascii="Courier New" w:eastAsia="Times New Roman" w:hAnsi="Courier New" w:cs="Courier New"/>
            <w:sz w:val="24"/>
            <w:szCs w:val="24"/>
          </w:rPr>
          <w:t xml:space="preserve">      </w:t>
        </w:r>
        <w:r w:rsidRPr="0053200B">
          <w:rPr>
            <w:rFonts w:ascii="Courier New" w:eastAsia="Times New Roman" w:hAnsi="Courier New" w:cs="Courier New"/>
            <w:color w:val="008080"/>
            <w:sz w:val="24"/>
            <w:szCs w:val="24"/>
          </w:rPr>
          <w:t>&lt;socket-binding</w:t>
        </w:r>
        <w:r w:rsidRPr="0053200B">
          <w:rPr>
            <w:rFonts w:ascii="Courier New" w:eastAsia="Times New Roman" w:hAnsi="Courier New" w:cs="Courier New"/>
            <w:sz w:val="24"/>
            <w:szCs w:val="24"/>
          </w:rPr>
          <w:t xml:space="preserve"> </w:t>
        </w:r>
        <w:r w:rsidRPr="0053200B">
          <w:rPr>
            <w:rFonts w:ascii="Courier New" w:eastAsia="Times New Roman" w:hAnsi="Courier New" w:cs="Courier New"/>
            <w:color w:val="000080"/>
            <w:sz w:val="24"/>
            <w:szCs w:val="24"/>
          </w:rPr>
          <w:t>native</w:t>
        </w:r>
        <w:r w:rsidRPr="0053200B">
          <w:rPr>
            <w:rFonts w:ascii="Courier New" w:eastAsia="Times New Roman" w:hAnsi="Courier New" w:cs="Courier New"/>
            <w:sz w:val="24"/>
            <w:szCs w:val="24"/>
          </w:rPr>
          <w:t>=</w:t>
        </w:r>
        <w:r w:rsidRPr="0053200B">
          <w:rPr>
            <w:rFonts w:ascii="Courier New" w:eastAsia="Times New Roman" w:hAnsi="Courier New" w:cs="Courier New"/>
            <w:color w:val="DD1144"/>
            <w:sz w:val="24"/>
            <w:szCs w:val="24"/>
          </w:rPr>
          <w:t>"management-native"</w:t>
        </w:r>
        <w:r w:rsidRPr="0053200B">
          <w:rPr>
            <w:rFonts w:ascii="Courier New" w:eastAsia="Times New Roman" w:hAnsi="Courier New" w:cs="Courier New"/>
            <w:color w:val="008080"/>
            <w:sz w:val="24"/>
            <w:szCs w:val="24"/>
          </w:rPr>
          <w:t>/&gt;</w:t>
        </w:r>
      </w:ins>
    </w:p>
    <w:p w14:paraId="2CE32745" w14:textId="77777777" w:rsidR="00F8154A" w:rsidRPr="0053200B" w:rsidRDefault="00F8154A" w:rsidP="00F8154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801" w:author="Fnu, Sonam" w:date="2019-11-27T19:04:00Z"/>
          <w:rFonts w:ascii="Courier New" w:eastAsia="Times New Roman" w:hAnsi="Courier New" w:cs="Courier New"/>
          <w:sz w:val="24"/>
          <w:szCs w:val="24"/>
        </w:rPr>
      </w:pPr>
      <w:ins w:id="1802" w:author="Fnu, Sonam" w:date="2019-11-27T19:04:00Z">
        <w:r w:rsidRPr="0053200B">
          <w:rPr>
            <w:rFonts w:ascii="Courier New" w:eastAsia="Times New Roman" w:hAnsi="Courier New" w:cs="Courier New"/>
            <w:sz w:val="24"/>
            <w:szCs w:val="24"/>
          </w:rPr>
          <w:t xml:space="preserve">   </w:t>
        </w:r>
        <w:r w:rsidRPr="0053200B">
          <w:rPr>
            <w:rFonts w:ascii="Courier New" w:eastAsia="Times New Roman" w:hAnsi="Courier New" w:cs="Courier New"/>
            <w:color w:val="008080"/>
            <w:sz w:val="24"/>
            <w:szCs w:val="24"/>
          </w:rPr>
          <w:t>&lt;/native-interface&gt;</w:t>
        </w:r>
      </w:ins>
    </w:p>
    <w:p w14:paraId="21665504" w14:textId="77777777" w:rsidR="00F8154A" w:rsidRPr="0053200B" w:rsidRDefault="00F8154A" w:rsidP="00F8154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803" w:author="Fnu, Sonam" w:date="2019-11-27T19:04:00Z"/>
          <w:rFonts w:ascii="Courier New" w:eastAsia="Times New Roman" w:hAnsi="Courier New" w:cs="Courier New"/>
          <w:sz w:val="24"/>
          <w:szCs w:val="24"/>
        </w:rPr>
      </w:pPr>
      <w:ins w:id="1804" w:author="Fnu, Sonam" w:date="2019-11-27T19:04:00Z">
        <w:r w:rsidRPr="0053200B">
          <w:rPr>
            <w:rFonts w:ascii="Courier New" w:eastAsia="Times New Roman" w:hAnsi="Courier New" w:cs="Courier New"/>
            <w:sz w:val="24"/>
            <w:szCs w:val="24"/>
          </w:rPr>
          <w:t xml:space="preserve">   </w:t>
        </w:r>
        <w:r w:rsidRPr="0053200B">
          <w:rPr>
            <w:rFonts w:ascii="Courier New" w:eastAsia="Times New Roman" w:hAnsi="Courier New" w:cs="Courier New"/>
            <w:color w:val="008080"/>
            <w:sz w:val="24"/>
            <w:szCs w:val="24"/>
          </w:rPr>
          <w:t>&lt;http-interface</w:t>
        </w:r>
        <w:r w:rsidRPr="0053200B">
          <w:rPr>
            <w:rFonts w:ascii="Courier New" w:eastAsia="Times New Roman" w:hAnsi="Courier New" w:cs="Courier New"/>
            <w:sz w:val="24"/>
            <w:szCs w:val="24"/>
          </w:rPr>
          <w:t xml:space="preserve"> </w:t>
        </w:r>
        <w:r w:rsidRPr="0053200B">
          <w:rPr>
            <w:rFonts w:ascii="Courier New" w:eastAsia="Times New Roman" w:hAnsi="Courier New" w:cs="Courier New"/>
            <w:color w:val="000080"/>
            <w:sz w:val="24"/>
            <w:szCs w:val="24"/>
          </w:rPr>
          <w:t>security-realm</w:t>
        </w:r>
        <w:r w:rsidRPr="0053200B">
          <w:rPr>
            <w:rFonts w:ascii="Courier New" w:eastAsia="Times New Roman" w:hAnsi="Courier New" w:cs="Courier New"/>
            <w:sz w:val="24"/>
            <w:szCs w:val="24"/>
          </w:rPr>
          <w:t>=</w:t>
        </w:r>
        <w:r w:rsidRPr="0053200B">
          <w:rPr>
            <w:rFonts w:ascii="Courier New" w:eastAsia="Times New Roman" w:hAnsi="Courier New" w:cs="Courier New"/>
            <w:color w:val="DD1144"/>
            <w:sz w:val="24"/>
            <w:szCs w:val="24"/>
          </w:rPr>
          <w:t>"ManagementRealm"</w:t>
        </w:r>
        <w:r w:rsidRPr="0053200B">
          <w:rPr>
            <w:rFonts w:ascii="Courier New" w:eastAsia="Times New Roman" w:hAnsi="Courier New" w:cs="Courier New"/>
            <w:color w:val="008080"/>
            <w:sz w:val="24"/>
            <w:szCs w:val="24"/>
          </w:rPr>
          <w:t>&gt;</w:t>
        </w:r>
      </w:ins>
    </w:p>
    <w:p w14:paraId="6DD830D9" w14:textId="77777777" w:rsidR="00F8154A" w:rsidRPr="0053200B" w:rsidRDefault="00F8154A" w:rsidP="00F8154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805" w:author="Fnu, Sonam" w:date="2019-11-27T19:04:00Z"/>
          <w:rFonts w:ascii="Courier New" w:eastAsia="Times New Roman" w:hAnsi="Courier New" w:cs="Courier New"/>
          <w:sz w:val="24"/>
          <w:szCs w:val="24"/>
        </w:rPr>
      </w:pPr>
      <w:ins w:id="1806" w:author="Fnu, Sonam" w:date="2019-11-27T19:04:00Z">
        <w:r w:rsidRPr="0053200B">
          <w:rPr>
            <w:rFonts w:ascii="Courier New" w:eastAsia="Times New Roman" w:hAnsi="Courier New" w:cs="Courier New"/>
            <w:sz w:val="24"/>
            <w:szCs w:val="24"/>
          </w:rPr>
          <w:t xml:space="preserve">      </w:t>
        </w:r>
        <w:r w:rsidRPr="0053200B">
          <w:rPr>
            <w:rFonts w:ascii="Courier New" w:eastAsia="Times New Roman" w:hAnsi="Courier New" w:cs="Courier New"/>
            <w:color w:val="008080"/>
            <w:sz w:val="24"/>
            <w:szCs w:val="24"/>
          </w:rPr>
          <w:t>&lt;socket-binding</w:t>
        </w:r>
        <w:r w:rsidRPr="0053200B">
          <w:rPr>
            <w:rFonts w:ascii="Courier New" w:eastAsia="Times New Roman" w:hAnsi="Courier New" w:cs="Courier New"/>
            <w:sz w:val="24"/>
            <w:szCs w:val="24"/>
          </w:rPr>
          <w:t xml:space="preserve"> </w:t>
        </w:r>
        <w:r w:rsidRPr="0053200B">
          <w:rPr>
            <w:rFonts w:ascii="Courier New" w:eastAsia="Times New Roman" w:hAnsi="Courier New" w:cs="Courier New"/>
            <w:color w:val="000080"/>
            <w:sz w:val="24"/>
            <w:szCs w:val="24"/>
          </w:rPr>
          <w:t>http</w:t>
        </w:r>
        <w:r w:rsidRPr="0053200B">
          <w:rPr>
            <w:rFonts w:ascii="Courier New" w:eastAsia="Times New Roman" w:hAnsi="Courier New" w:cs="Courier New"/>
            <w:sz w:val="24"/>
            <w:szCs w:val="24"/>
          </w:rPr>
          <w:t>=</w:t>
        </w:r>
        <w:r w:rsidRPr="0053200B">
          <w:rPr>
            <w:rFonts w:ascii="Courier New" w:eastAsia="Times New Roman" w:hAnsi="Courier New" w:cs="Courier New"/>
            <w:color w:val="DD1144"/>
            <w:sz w:val="24"/>
            <w:szCs w:val="24"/>
          </w:rPr>
          <w:t>"management-http"</w:t>
        </w:r>
        <w:r w:rsidRPr="0053200B">
          <w:rPr>
            <w:rFonts w:ascii="Courier New" w:eastAsia="Times New Roman" w:hAnsi="Courier New" w:cs="Courier New"/>
            <w:color w:val="008080"/>
            <w:sz w:val="24"/>
            <w:szCs w:val="24"/>
          </w:rPr>
          <w:t>/&gt;</w:t>
        </w:r>
      </w:ins>
    </w:p>
    <w:p w14:paraId="19D6F017" w14:textId="77777777" w:rsidR="00F8154A" w:rsidRPr="0053200B" w:rsidRDefault="00F8154A" w:rsidP="00F8154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807" w:author="Fnu, Sonam" w:date="2019-11-27T19:04:00Z"/>
          <w:rFonts w:ascii="Courier New" w:eastAsia="Times New Roman" w:hAnsi="Courier New" w:cs="Courier New"/>
          <w:sz w:val="24"/>
          <w:szCs w:val="24"/>
        </w:rPr>
      </w:pPr>
      <w:ins w:id="1808" w:author="Fnu, Sonam" w:date="2019-11-27T19:04:00Z">
        <w:r w:rsidRPr="0053200B">
          <w:rPr>
            <w:rFonts w:ascii="Courier New" w:eastAsia="Times New Roman" w:hAnsi="Courier New" w:cs="Courier New"/>
            <w:sz w:val="24"/>
            <w:szCs w:val="24"/>
          </w:rPr>
          <w:t xml:space="preserve">   </w:t>
        </w:r>
        <w:r w:rsidRPr="0053200B">
          <w:rPr>
            <w:rFonts w:ascii="Courier New" w:eastAsia="Times New Roman" w:hAnsi="Courier New" w:cs="Courier New"/>
            <w:color w:val="008080"/>
            <w:sz w:val="24"/>
            <w:szCs w:val="24"/>
          </w:rPr>
          <w:t>&lt;/http-interface&gt;</w:t>
        </w:r>
      </w:ins>
    </w:p>
    <w:p w14:paraId="65C5748D" w14:textId="77777777" w:rsidR="00F8154A" w:rsidRPr="0053200B" w:rsidRDefault="00F8154A" w:rsidP="00F8154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ns w:id="1809" w:author="Fnu, Sonam" w:date="2019-11-27T19:04:00Z"/>
          <w:rFonts w:ascii="Courier New" w:eastAsia="Times New Roman" w:hAnsi="Courier New" w:cs="Courier New"/>
          <w:sz w:val="24"/>
          <w:szCs w:val="24"/>
        </w:rPr>
      </w:pPr>
      <w:ins w:id="1810" w:author="Fnu, Sonam" w:date="2019-11-27T19:04:00Z">
        <w:r w:rsidRPr="0053200B">
          <w:rPr>
            <w:rFonts w:ascii="Courier New" w:eastAsia="Times New Roman" w:hAnsi="Courier New" w:cs="Courier New"/>
            <w:color w:val="008080"/>
            <w:sz w:val="24"/>
            <w:szCs w:val="24"/>
          </w:rPr>
          <w:t>&lt;/management-interfaces&gt;</w:t>
        </w:r>
      </w:ins>
    </w:p>
    <w:p w14:paraId="63152906" w14:textId="77777777" w:rsidR="00F8154A" w:rsidRPr="0053200B" w:rsidRDefault="00F8154A" w:rsidP="00F8154A">
      <w:pPr>
        <w:shd w:val="clear" w:color="auto" w:fill="FFFFFF"/>
        <w:spacing w:before="100" w:beforeAutospacing="1" w:after="100" w:afterAutospacing="1" w:line="240" w:lineRule="auto"/>
        <w:rPr>
          <w:ins w:id="1811" w:author="Fnu, Sonam" w:date="2019-11-27T19:04:00Z"/>
          <w:rFonts w:ascii="inherit" w:eastAsia="Times New Roman" w:hAnsi="inherit" w:cs="Times New Roman"/>
          <w:spacing w:val="-2"/>
          <w:sz w:val="24"/>
          <w:szCs w:val="24"/>
        </w:rPr>
      </w:pPr>
      <w:ins w:id="1812" w:author="Fnu, Sonam" w:date="2019-11-27T19:04:00Z">
        <w:r w:rsidRPr="0053200B">
          <w:rPr>
            <w:rFonts w:ascii="inherit" w:eastAsia="Times New Roman" w:hAnsi="inherit" w:cs="Times New Roman"/>
            <w:spacing w:val="-2"/>
            <w:sz w:val="24"/>
            <w:szCs w:val="24"/>
          </w:rPr>
          <w:t>If you modify the </w:t>
        </w:r>
        <w:r w:rsidRPr="0053200B">
          <w:rPr>
            <w:rFonts w:ascii="inherit" w:eastAsia="Times New Roman" w:hAnsi="inherit" w:cs="Times New Roman"/>
            <w:i/>
            <w:iCs/>
            <w:spacing w:val="-2"/>
            <w:sz w:val="24"/>
            <w:szCs w:val="24"/>
          </w:rPr>
          <w:t>management-http</w:t>
        </w:r>
        <w:r w:rsidRPr="0053200B">
          <w:rPr>
            <w:rFonts w:ascii="inherit" w:eastAsia="Times New Roman" w:hAnsi="inherit" w:cs="Times New Roman"/>
            <w:spacing w:val="-2"/>
            <w:sz w:val="24"/>
            <w:szCs w:val="24"/>
          </w:rPr>
          <w:t> socket binding in your running configuration: adjust the above command accordingly. If such modifications are made, then the link from the Welcome Screen will also be inaccessible.</w:t>
        </w:r>
      </w:ins>
    </w:p>
    <w:p w14:paraId="3DD3C949" w14:textId="77777777" w:rsidR="00F8154A" w:rsidRPr="0053200B" w:rsidRDefault="00F8154A" w:rsidP="00F8154A">
      <w:pPr>
        <w:shd w:val="clear" w:color="auto" w:fill="FFFFFF"/>
        <w:spacing w:before="100" w:beforeAutospacing="1" w:after="100" w:afterAutospacing="1" w:line="240" w:lineRule="auto"/>
        <w:rPr>
          <w:ins w:id="1813" w:author="Fnu, Sonam" w:date="2019-11-27T19:04:00Z"/>
          <w:rFonts w:ascii="inherit" w:eastAsia="Times New Roman" w:hAnsi="inherit" w:cs="Times New Roman"/>
          <w:spacing w:val="-2"/>
          <w:sz w:val="24"/>
          <w:szCs w:val="24"/>
        </w:rPr>
      </w:pPr>
      <w:ins w:id="1814" w:author="Fnu, Sonam" w:date="2019-11-27T19:04:00Z">
        <w:r w:rsidRPr="0053200B">
          <w:rPr>
            <w:rFonts w:ascii="inherit" w:eastAsia="Times New Roman" w:hAnsi="inherit" w:cs="Times New Roman"/>
            <w:spacing w:val="-2"/>
            <w:sz w:val="24"/>
            <w:szCs w:val="24"/>
          </w:rPr>
          <w:t>If you have not yet added at least one management user an error page will be displayed asking you to add a new user, after a user has been added you can click on the 'Try Again' link at the bottom of the error page to try connecting to the administration console again.</w:t>
        </w:r>
      </w:ins>
    </w:p>
    <w:p w14:paraId="00DDC3E6" w14:textId="5FD72651" w:rsidR="00F8154A" w:rsidRPr="00CA2B69" w:rsidRDefault="00CA2B69">
      <w:pPr>
        <w:pStyle w:val="Heading1"/>
        <w:ind w:left="360"/>
        <w:rPr>
          <w:ins w:id="1815" w:author="Fnu, Sonam" w:date="2019-11-27T19:04:00Z"/>
          <w:rFonts w:ascii="Calibri" w:hAnsi="Calibri"/>
          <w:rPrChange w:id="1816" w:author="Fnu, Sonam" w:date="2019-11-27T19:05:00Z">
            <w:rPr>
              <w:ins w:id="1817" w:author="Fnu, Sonam" w:date="2019-11-27T19:04:00Z"/>
              <w:rFonts w:ascii="Arial" w:eastAsia="Times New Roman" w:hAnsi="Arial" w:cs="Arial"/>
              <w:color w:val="0F243E" w:themeColor="text2" w:themeShade="80"/>
              <w:sz w:val="27"/>
              <w:szCs w:val="27"/>
            </w:rPr>
          </w:rPrChange>
        </w:rPr>
        <w:pPrChange w:id="1818" w:author="Fnu, Sonam" w:date="2019-11-27T19:06:00Z">
          <w:pPr>
            <w:shd w:val="clear" w:color="auto" w:fill="FFFFFF"/>
            <w:spacing w:before="240" w:after="120" w:line="240" w:lineRule="auto"/>
            <w:outlineLvl w:val="4"/>
          </w:pPr>
        </w:pPrChange>
      </w:pPr>
      <w:ins w:id="1819" w:author="Fnu, Sonam" w:date="2019-11-27T19:05:00Z">
        <w:r w:rsidRPr="00CA2B69">
          <w:rPr>
            <w:rFonts w:ascii="Calibri" w:hAnsi="Calibri"/>
            <w:rPrChange w:id="1820" w:author="Fnu, Sonam" w:date="2019-11-27T19:05:00Z">
              <w:rPr>
                <w:rFonts w:ascii="Arial" w:eastAsia="Times New Roman" w:hAnsi="Arial" w:cs="Arial"/>
                <w:b/>
                <w:bCs/>
                <w:color w:val="0F243E" w:themeColor="text2" w:themeShade="80"/>
                <w:sz w:val="27"/>
                <w:szCs w:val="27"/>
              </w:rPr>
            </w:rPrChange>
          </w:rPr>
          <w:lastRenderedPageBreak/>
          <w:t>4.</w:t>
        </w:r>
      </w:ins>
      <w:ins w:id="1821" w:author="Fnu, Sonam" w:date="2019-11-27T19:04:00Z">
        <w:r w:rsidR="00F8154A" w:rsidRPr="00CA2B69">
          <w:rPr>
            <w:rFonts w:ascii="Calibri" w:hAnsi="Calibri"/>
            <w:rPrChange w:id="1822" w:author="Fnu, Sonam" w:date="2019-11-27T19:05:00Z">
              <w:rPr>
                <w:rFonts w:ascii="Arial" w:eastAsia="Times New Roman" w:hAnsi="Arial" w:cs="Arial"/>
                <w:b/>
                <w:bCs/>
                <w:color w:val="0F243E" w:themeColor="text2" w:themeShade="80"/>
                <w:sz w:val="27"/>
                <w:szCs w:val="27"/>
              </w:rPr>
            </w:rPrChange>
          </w:rPr>
          <w:t>Command-Line Interface</w:t>
        </w:r>
      </w:ins>
    </w:p>
    <w:p w14:paraId="56B101E1" w14:textId="77777777" w:rsidR="00F8154A" w:rsidRPr="0053200B" w:rsidRDefault="00F8154A" w:rsidP="00F8154A">
      <w:pPr>
        <w:shd w:val="clear" w:color="auto" w:fill="FFFFFF"/>
        <w:spacing w:before="100" w:beforeAutospacing="1" w:after="100" w:afterAutospacing="1" w:line="240" w:lineRule="auto"/>
        <w:rPr>
          <w:ins w:id="1823" w:author="Fnu, Sonam" w:date="2019-11-27T19:04:00Z"/>
          <w:rFonts w:ascii="inherit" w:eastAsia="Times New Roman" w:hAnsi="inherit" w:cs="Times New Roman"/>
          <w:spacing w:val="-2"/>
          <w:sz w:val="24"/>
          <w:szCs w:val="24"/>
        </w:rPr>
      </w:pPr>
      <w:ins w:id="1824" w:author="Fnu, Sonam" w:date="2019-11-27T19:04:00Z">
        <w:r w:rsidRPr="0053200B">
          <w:rPr>
            <w:rFonts w:ascii="inherit" w:eastAsia="Times New Roman" w:hAnsi="inherit" w:cs="Times New Roman"/>
            <w:spacing w:val="-2"/>
            <w:sz w:val="24"/>
            <w:szCs w:val="24"/>
          </w:rPr>
          <w:t>If you prefer to manage your server from the command line (or batching), the </w:t>
        </w:r>
        <w:r w:rsidRPr="0053200B">
          <w:rPr>
            <w:rFonts w:ascii="inherit" w:eastAsia="Times New Roman" w:hAnsi="inherit" w:cs="Times New Roman"/>
            <w:i/>
            <w:iCs/>
            <w:spacing w:val="-2"/>
            <w:sz w:val="24"/>
            <w:szCs w:val="24"/>
          </w:rPr>
          <w:t>jboss-cli.sh</w:t>
        </w:r>
        <w:r w:rsidRPr="0053200B">
          <w:rPr>
            <w:rFonts w:ascii="inherit" w:eastAsia="Times New Roman" w:hAnsi="inherit" w:cs="Times New Roman"/>
            <w:spacing w:val="-2"/>
            <w:sz w:val="24"/>
            <w:szCs w:val="24"/>
          </w:rPr>
          <w:t> script provides the same capabilities available via the web-based UI. This script is accessed from $JBOSS_HOME/bin directory; e.g.,</w:t>
        </w:r>
      </w:ins>
    </w:p>
    <w:p w14:paraId="5FA1FED6" w14:textId="77777777" w:rsidR="00F8154A" w:rsidRPr="0053200B" w:rsidRDefault="00F8154A" w:rsidP="00F8154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825" w:author="Fnu, Sonam" w:date="2019-11-27T19:04:00Z"/>
          <w:rFonts w:ascii="Courier New" w:eastAsia="Times New Roman" w:hAnsi="Courier New" w:cs="Courier New"/>
          <w:sz w:val="24"/>
          <w:szCs w:val="24"/>
        </w:rPr>
      </w:pPr>
      <w:ins w:id="1826" w:author="Fnu, Sonam" w:date="2019-11-27T19:04:00Z">
        <w:r w:rsidRPr="0053200B">
          <w:rPr>
            <w:rFonts w:ascii="Courier New" w:eastAsia="Times New Roman" w:hAnsi="Courier New" w:cs="Courier New"/>
            <w:sz w:val="24"/>
            <w:szCs w:val="24"/>
          </w:rPr>
          <w:t>$JBOSS_HOME/bin/jboss-cli.sh --connect</w:t>
        </w:r>
      </w:ins>
    </w:p>
    <w:p w14:paraId="64BA44D6" w14:textId="77777777" w:rsidR="00F8154A" w:rsidRPr="0053200B" w:rsidRDefault="00F8154A" w:rsidP="00F8154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ns w:id="1827" w:author="Fnu, Sonam" w:date="2019-11-27T19:04:00Z"/>
          <w:rFonts w:ascii="Courier New" w:eastAsia="Times New Roman" w:hAnsi="Courier New" w:cs="Courier New"/>
          <w:sz w:val="24"/>
          <w:szCs w:val="24"/>
        </w:rPr>
      </w:pPr>
      <w:ins w:id="1828" w:author="Fnu, Sonam" w:date="2019-11-27T19:04:00Z">
        <w:r w:rsidRPr="0053200B">
          <w:rPr>
            <w:rFonts w:ascii="Courier New" w:eastAsia="Times New Roman" w:hAnsi="Courier New" w:cs="Courier New"/>
            <w:sz w:val="24"/>
            <w:szCs w:val="24"/>
          </w:rPr>
          <w:t>Connected to standalone controller at localhost:9990</w:t>
        </w:r>
      </w:ins>
    </w:p>
    <w:p w14:paraId="58EFB190" w14:textId="77777777" w:rsidR="00F8154A" w:rsidRPr="0053200B" w:rsidRDefault="00F8154A" w:rsidP="00F8154A">
      <w:pPr>
        <w:shd w:val="clear" w:color="auto" w:fill="FFFFFF"/>
        <w:spacing w:before="100" w:beforeAutospacing="1" w:after="100" w:afterAutospacing="1" w:line="240" w:lineRule="auto"/>
        <w:rPr>
          <w:ins w:id="1829" w:author="Fnu, Sonam" w:date="2019-11-27T19:04:00Z"/>
          <w:rFonts w:ascii="inherit" w:eastAsia="Times New Roman" w:hAnsi="inherit" w:cs="Times New Roman"/>
          <w:spacing w:val="-2"/>
          <w:sz w:val="24"/>
          <w:szCs w:val="24"/>
        </w:rPr>
      </w:pPr>
      <w:ins w:id="1830" w:author="Fnu, Sonam" w:date="2019-11-27T19:04:00Z">
        <w:r w:rsidRPr="0053200B">
          <w:rPr>
            <w:rFonts w:ascii="inherit" w:eastAsia="Times New Roman" w:hAnsi="inherit" w:cs="Times New Roman"/>
            <w:spacing w:val="-2"/>
            <w:sz w:val="24"/>
            <w:szCs w:val="24"/>
          </w:rPr>
          <w:t>Notice if no host or port information provided, it will default to localhost:9990.</w:t>
        </w:r>
      </w:ins>
    </w:p>
    <w:p w14:paraId="7E7BC9C2" w14:textId="464E7815" w:rsidR="00F8154A" w:rsidRPr="0053200B" w:rsidRDefault="00F8154A" w:rsidP="00F8154A">
      <w:pPr>
        <w:shd w:val="clear" w:color="auto" w:fill="FFFFFF"/>
        <w:spacing w:before="100" w:beforeAutospacing="1" w:after="100" w:afterAutospacing="1" w:line="240" w:lineRule="auto"/>
        <w:rPr>
          <w:ins w:id="1831" w:author="Fnu, Sonam" w:date="2019-11-27T19:04:00Z"/>
          <w:rFonts w:ascii="inherit" w:eastAsia="Times New Roman" w:hAnsi="inherit" w:cs="Times New Roman"/>
          <w:spacing w:val="-2"/>
          <w:sz w:val="24"/>
          <w:szCs w:val="24"/>
        </w:rPr>
      </w:pPr>
      <w:ins w:id="1832" w:author="Fnu, Sonam" w:date="2019-11-27T19:04:00Z">
        <w:r w:rsidRPr="0053200B">
          <w:rPr>
            <w:rFonts w:ascii="inherit" w:eastAsia="Times New Roman" w:hAnsi="inherit" w:cs="Times New Roman"/>
            <w:spacing w:val="-2"/>
            <w:sz w:val="24"/>
            <w:szCs w:val="24"/>
          </w:rPr>
          <w:t xml:space="preserve">When running locally to the WildFly process the CLI will silently authenticate against the server by exchanging tokens on the file system, the purpose of this exchange is to verify that the client does have access to the local file system. If the CLI is connecting to a remote WildFly </w:t>
        </w:r>
        <w:r w:rsidR="00CA2B69" w:rsidRPr="0053200B">
          <w:rPr>
            <w:rFonts w:ascii="inherit" w:eastAsia="Times New Roman" w:hAnsi="inherit" w:cs="Times New Roman"/>
            <w:spacing w:val="-2"/>
            <w:sz w:val="24"/>
            <w:szCs w:val="24"/>
          </w:rPr>
          <w:t>installation,</w:t>
        </w:r>
        <w:r w:rsidRPr="0053200B">
          <w:rPr>
            <w:rFonts w:ascii="inherit" w:eastAsia="Times New Roman" w:hAnsi="inherit" w:cs="Times New Roman"/>
            <w:spacing w:val="-2"/>
            <w:sz w:val="24"/>
            <w:szCs w:val="24"/>
          </w:rPr>
          <w:t xml:space="preserve"> then you will be prompted to enter the username and password of a user already added to the realm.</w:t>
        </w:r>
      </w:ins>
    </w:p>
    <w:p w14:paraId="53F279F8" w14:textId="2015F05C" w:rsidR="00F8154A" w:rsidRPr="00F8154A" w:rsidRDefault="00F8154A">
      <w:pPr>
        <w:rPr>
          <w:ins w:id="1833" w:author="Fnu, Sonam" w:date="2019-11-27T18:49:00Z"/>
          <w:rPrChange w:id="1834" w:author="Fnu, Sonam" w:date="2019-11-27T19:04:00Z">
            <w:rPr>
              <w:ins w:id="1835" w:author="Fnu, Sonam" w:date="2019-11-27T18:49:00Z"/>
              <w:rFonts w:ascii="Calibri" w:hAnsi="Calibri"/>
            </w:rPr>
          </w:rPrChange>
        </w:rPr>
        <w:pPrChange w:id="1836" w:author="Fnu, Sonam" w:date="2019-11-27T19:04:00Z">
          <w:pPr>
            <w:pStyle w:val="Heading1"/>
            <w:numPr>
              <w:numId w:val="1"/>
            </w:numPr>
            <w:ind w:left="360" w:hanging="360"/>
          </w:pPr>
        </w:pPrChange>
      </w:pPr>
      <w:ins w:id="1837" w:author="Fnu, Sonam" w:date="2019-11-27T19:04:00Z">
        <w:r w:rsidRPr="0053200B">
          <w:rPr>
            <w:rFonts w:ascii="inherit" w:eastAsia="Times New Roman" w:hAnsi="inherit" w:cs="Times New Roman"/>
            <w:spacing w:val="-2"/>
            <w:sz w:val="24"/>
            <w:szCs w:val="24"/>
          </w:rPr>
          <w:t xml:space="preserve">Once connected you can add, modify, remove resources and deploy or </w:t>
        </w:r>
        <w:r w:rsidR="00CA2B69" w:rsidRPr="0053200B">
          <w:rPr>
            <w:rFonts w:ascii="inherit" w:eastAsia="Times New Roman" w:hAnsi="inherit" w:cs="Times New Roman"/>
            <w:spacing w:val="-2"/>
            <w:sz w:val="24"/>
            <w:szCs w:val="24"/>
          </w:rPr>
          <w:t>undeployed</w:t>
        </w:r>
        <w:r w:rsidRPr="0053200B">
          <w:rPr>
            <w:rFonts w:ascii="inherit" w:eastAsia="Times New Roman" w:hAnsi="inherit" w:cs="Times New Roman"/>
            <w:spacing w:val="-2"/>
            <w:sz w:val="24"/>
            <w:szCs w:val="24"/>
          </w:rPr>
          <w:t xml:space="preserve"> applications. For a complete list of commands and command syntax, type </w:t>
        </w:r>
        <w:r w:rsidRPr="0053200B">
          <w:rPr>
            <w:rFonts w:ascii="inherit" w:eastAsia="Times New Roman" w:hAnsi="inherit" w:cs="Times New Roman"/>
            <w:b/>
            <w:bCs/>
            <w:i/>
            <w:iCs/>
            <w:spacing w:val="-1"/>
            <w:sz w:val="24"/>
            <w:szCs w:val="24"/>
          </w:rPr>
          <w:t>help</w:t>
        </w:r>
        <w:r w:rsidRPr="0053200B">
          <w:rPr>
            <w:rFonts w:ascii="inherit" w:eastAsia="Times New Roman" w:hAnsi="inherit" w:cs="Times New Roman"/>
            <w:spacing w:val="-2"/>
            <w:sz w:val="24"/>
            <w:szCs w:val="24"/>
          </w:rPr>
          <w:t> once connected</w:t>
        </w:r>
        <w:r w:rsidR="00CA2B69">
          <w:rPr>
            <w:rFonts w:ascii="inherit" w:eastAsia="Times New Roman" w:hAnsi="inherit" w:cs="Times New Roman"/>
            <w:spacing w:val="-2"/>
            <w:sz w:val="24"/>
            <w:szCs w:val="24"/>
          </w:rPr>
          <w:t>.</w:t>
        </w:r>
      </w:ins>
    </w:p>
    <w:p w14:paraId="1BEB8B31" w14:textId="007BFA7B" w:rsidR="00D20C18" w:rsidRPr="00D20C18" w:rsidRDefault="00D20C18" w:rsidP="00D20C18">
      <w:pPr>
        <w:shd w:val="clear" w:color="auto" w:fill="FFFFFF"/>
        <w:spacing w:before="240" w:after="120" w:line="240" w:lineRule="auto"/>
        <w:outlineLvl w:val="3"/>
        <w:rPr>
          <w:ins w:id="1838" w:author="Fnu, Sonam" w:date="2019-11-27T19:06:00Z"/>
          <w:rFonts w:ascii="Calibri" w:eastAsiaTheme="majorEastAsia" w:hAnsi="Calibri" w:cstheme="majorBidi"/>
          <w:b/>
          <w:bCs/>
          <w:sz w:val="28"/>
          <w:szCs w:val="28"/>
          <w:rPrChange w:id="1839" w:author="Fnu, Sonam" w:date="2019-11-27T19:07:00Z">
            <w:rPr>
              <w:ins w:id="1840" w:author="Fnu, Sonam" w:date="2019-11-27T19:06:00Z"/>
              <w:rFonts w:ascii="Arial" w:eastAsia="Times New Roman" w:hAnsi="Arial" w:cs="Arial"/>
              <w:color w:val="0F243E" w:themeColor="text2" w:themeShade="80"/>
              <w:sz w:val="35"/>
              <w:szCs w:val="35"/>
            </w:rPr>
          </w:rPrChange>
        </w:rPr>
      </w:pPr>
      <w:ins w:id="1841" w:author="Fnu, Sonam" w:date="2019-11-27T19:06:00Z">
        <w:r w:rsidRPr="00D20C18">
          <w:rPr>
            <w:rFonts w:ascii="Calibri" w:eastAsiaTheme="majorEastAsia" w:hAnsi="Calibri" w:cstheme="majorBidi"/>
            <w:b/>
            <w:bCs/>
            <w:sz w:val="28"/>
            <w:szCs w:val="28"/>
            <w:rPrChange w:id="1842" w:author="Fnu, Sonam" w:date="2019-11-27T19:07:00Z">
              <w:rPr>
                <w:rFonts w:ascii="Arial" w:eastAsia="Times New Roman" w:hAnsi="Arial" w:cs="Arial"/>
                <w:color w:val="0F243E" w:themeColor="text2" w:themeShade="80"/>
                <w:sz w:val="35"/>
                <w:szCs w:val="35"/>
              </w:rPr>
            </w:rPrChange>
          </w:rPr>
          <w:t xml:space="preserve">5.Adding Driver and Data Source </w:t>
        </w:r>
      </w:ins>
    </w:p>
    <w:p w14:paraId="36479DE9" w14:textId="77777777" w:rsidR="00D20C18" w:rsidRDefault="00D20C18" w:rsidP="00D20C18">
      <w:pPr>
        <w:shd w:val="clear" w:color="auto" w:fill="FFFFFF"/>
        <w:spacing w:before="240" w:after="120" w:line="240" w:lineRule="auto"/>
        <w:outlineLvl w:val="3"/>
        <w:rPr>
          <w:ins w:id="1843" w:author="Fnu, Sonam" w:date="2019-11-27T19:06:00Z"/>
          <w:rFonts w:ascii="inherit" w:eastAsia="Times New Roman" w:hAnsi="inherit" w:cs="Times New Roman"/>
          <w:spacing w:val="-2"/>
          <w:sz w:val="24"/>
          <w:szCs w:val="24"/>
        </w:rPr>
      </w:pPr>
      <w:ins w:id="1844" w:author="Fnu, Sonam" w:date="2019-11-27T19:06:00Z">
        <w:r w:rsidRPr="009349F5">
          <w:rPr>
            <w:rFonts w:ascii="inherit" w:eastAsia="Times New Roman" w:hAnsi="inherit" w:cs="Times New Roman"/>
            <w:spacing w:val="-2"/>
            <w:sz w:val="24"/>
            <w:szCs w:val="24"/>
          </w:rPr>
          <w:t>Extract the appropriate JDBC jar file from within the archive and place it in that folder then create a module.xml file with the following content</w:t>
        </w:r>
      </w:ins>
    </w:p>
    <w:p w14:paraId="7481B594" w14:textId="77777777" w:rsidR="00D20C18" w:rsidRPr="009349F5" w:rsidRDefault="00D20C18" w:rsidP="00D20C18">
      <w:pPr>
        <w:spacing w:after="0" w:line="240" w:lineRule="auto"/>
        <w:rPr>
          <w:ins w:id="1845" w:author="Fnu, Sonam" w:date="2019-11-27T19:06:00Z"/>
          <w:rFonts w:ascii="Consolas" w:eastAsia="Times New Roman" w:hAnsi="Consolas" w:cs="Times New Roman"/>
          <w:color w:val="666666"/>
          <w:sz w:val="27"/>
          <w:szCs w:val="27"/>
        </w:rPr>
      </w:pPr>
      <w:ins w:id="1846" w:author="Fnu, Sonam" w:date="2019-11-27T19:06:00Z">
        <w:r w:rsidRPr="009349F5">
          <w:rPr>
            <w:rFonts w:ascii="Courier New" w:eastAsia="Times New Roman" w:hAnsi="Courier New" w:cs="Courier New"/>
            <w:color w:val="666666"/>
            <w:sz w:val="20"/>
            <w:szCs w:val="20"/>
          </w:rPr>
          <w:t>&lt;module</w:t>
        </w:r>
        <w:r w:rsidRPr="009349F5">
          <w:rPr>
            <w:rFonts w:ascii="Consolas" w:eastAsia="Times New Roman" w:hAnsi="Consolas" w:cs="Times New Roman"/>
            <w:color w:val="666666"/>
            <w:sz w:val="27"/>
            <w:szCs w:val="27"/>
          </w:rPr>
          <w:t xml:space="preserve"> </w:t>
        </w:r>
        <w:proofErr w:type="spellStart"/>
        <w:r w:rsidRPr="009349F5">
          <w:rPr>
            <w:rFonts w:ascii="Courier New" w:eastAsia="Times New Roman" w:hAnsi="Courier New" w:cs="Courier New"/>
            <w:color w:val="666666"/>
            <w:sz w:val="20"/>
            <w:szCs w:val="20"/>
          </w:rPr>
          <w:t>xmlns</w:t>
        </w:r>
        <w:proofErr w:type="spellEnd"/>
        <w:r w:rsidRPr="009349F5">
          <w:rPr>
            <w:rFonts w:ascii="Courier New" w:eastAsia="Times New Roman" w:hAnsi="Courier New" w:cs="Courier New"/>
            <w:color w:val="666666"/>
            <w:sz w:val="20"/>
            <w:szCs w:val="20"/>
          </w:rPr>
          <w:t>="urn:jboss:module:1.3"</w:t>
        </w:r>
        <w:r w:rsidRPr="009349F5">
          <w:rPr>
            <w:rFonts w:ascii="Consolas" w:eastAsia="Times New Roman" w:hAnsi="Consolas" w:cs="Times New Roman"/>
            <w:color w:val="666666"/>
            <w:sz w:val="27"/>
            <w:szCs w:val="27"/>
          </w:rPr>
          <w:t xml:space="preserve"> </w:t>
        </w:r>
        <w:r w:rsidRPr="009349F5">
          <w:rPr>
            <w:rFonts w:ascii="Courier New" w:eastAsia="Times New Roman" w:hAnsi="Courier New" w:cs="Courier New"/>
            <w:color w:val="666666"/>
            <w:sz w:val="20"/>
            <w:szCs w:val="20"/>
          </w:rPr>
          <w:t>name="</w:t>
        </w:r>
        <w:proofErr w:type="spellStart"/>
        <w:r w:rsidRPr="009349F5">
          <w:rPr>
            <w:rFonts w:ascii="Courier New" w:eastAsia="Times New Roman" w:hAnsi="Courier New" w:cs="Courier New"/>
            <w:color w:val="666666"/>
            <w:sz w:val="20"/>
            <w:szCs w:val="20"/>
          </w:rPr>
          <w:t>com.microsoft.sqlserver</w:t>
        </w:r>
        <w:proofErr w:type="spellEnd"/>
        <w:r w:rsidRPr="009349F5">
          <w:rPr>
            <w:rFonts w:ascii="Courier New" w:eastAsia="Times New Roman" w:hAnsi="Courier New" w:cs="Courier New"/>
            <w:color w:val="666666"/>
            <w:sz w:val="20"/>
            <w:szCs w:val="20"/>
          </w:rPr>
          <w:t>"&gt;</w:t>
        </w:r>
      </w:ins>
    </w:p>
    <w:p w14:paraId="2F1FE8FA" w14:textId="77777777" w:rsidR="00D20C18" w:rsidRPr="009349F5" w:rsidRDefault="00D20C18" w:rsidP="00D20C18">
      <w:pPr>
        <w:spacing w:after="0" w:line="240" w:lineRule="auto"/>
        <w:rPr>
          <w:ins w:id="1847" w:author="Fnu, Sonam" w:date="2019-11-27T19:06:00Z"/>
          <w:rFonts w:ascii="Consolas" w:eastAsia="Times New Roman" w:hAnsi="Consolas" w:cs="Times New Roman"/>
          <w:color w:val="666666"/>
          <w:sz w:val="27"/>
          <w:szCs w:val="27"/>
        </w:rPr>
      </w:pPr>
      <w:ins w:id="1848" w:author="Fnu, Sonam" w:date="2019-11-27T19:06:00Z">
        <w:r w:rsidRPr="009349F5">
          <w:rPr>
            <w:rFonts w:ascii="Courier New" w:eastAsia="Times New Roman" w:hAnsi="Courier New" w:cs="Courier New"/>
            <w:color w:val="666666"/>
            <w:sz w:val="20"/>
            <w:szCs w:val="20"/>
          </w:rPr>
          <w:t>    &lt;resources&gt;</w:t>
        </w:r>
      </w:ins>
    </w:p>
    <w:p w14:paraId="76397C2F" w14:textId="77777777" w:rsidR="00D20C18" w:rsidRPr="009349F5" w:rsidRDefault="00D20C18" w:rsidP="00D20C18">
      <w:pPr>
        <w:spacing w:after="0" w:line="240" w:lineRule="auto"/>
        <w:rPr>
          <w:ins w:id="1849" w:author="Fnu, Sonam" w:date="2019-11-27T19:06:00Z"/>
          <w:rFonts w:ascii="Consolas" w:eastAsia="Times New Roman" w:hAnsi="Consolas" w:cs="Times New Roman"/>
          <w:color w:val="666666"/>
          <w:sz w:val="27"/>
          <w:szCs w:val="27"/>
        </w:rPr>
      </w:pPr>
      <w:ins w:id="1850" w:author="Fnu, Sonam" w:date="2019-11-27T19:06:00Z">
        <w:r w:rsidRPr="009349F5">
          <w:rPr>
            <w:rFonts w:ascii="Courier New" w:eastAsia="Times New Roman" w:hAnsi="Courier New" w:cs="Courier New"/>
            <w:color w:val="666666"/>
            <w:sz w:val="20"/>
            <w:szCs w:val="20"/>
          </w:rPr>
          <w:t>        &lt;resource-root</w:t>
        </w:r>
        <w:r w:rsidRPr="009349F5">
          <w:rPr>
            <w:rFonts w:ascii="Consolas" w:eastAsia="Times New Roman" w:hAnsi="Consolas" w:cs="Times New Roman"/>
            <w:color w:val="666666"/>
            <w:sz w:val="27"/>
            <w:szCs w:val="27"/>
          </w:rPr>
          <w:t xml:space="preserve"> </w:t>
        </w:r>
        <w:r w:rsidRPr="009349F5">
          <w:rPr>
            <w:rFonts w:ascii="Courier New" w:eastAsia="Times New Roman" w:hAnsi="Courier New" w:cs="Courier New"/>
            <w:color w:val="666666"/>
            <w:sz w:val="20"/>
            <w:szCs w:val="20"/>
          </w:rPr>
          <w:t>path="mssql-jdbc-6.4.0.jre</w:t>
        </w:r>
        <w:r>
          <w:rPr>
            <w:rFonts w:ascii="Courier New" w:eastAsia="Times New Roman" w:hAnsi="Courier New" w:cs="Courier New"/>
            <w:color w:val="666666"/>
            <w:sz w:val="20"/>
            <w:szCs w:val="20"/>
          </w:rPr>
          <w:t>[version]</w:t>
        </w:r>
        <w:r w:rsidRPr="009349F5">
          <w:rPr>
            <w:rFonts w:ascii="Courier New" w:eastAsia="Times New Roman" w:hAnsi="Courier New" w:cs="Courier New"/>
            <w:color w:val="666666"/>
            <w:sz w:val="20"/>
            <w:szCs w:val="20"/>
          </w:rPr>
          <w:t>.jar"</w:t>
        </w:r>
        <w:r w:rsidRPr="009349F5">
          <w:rPr>
            <w:rFonts w:ascii="Consolas" w:eastAsia="Times New Roman" w:hAnsi="Consolas" w:cs="Times New Roman"/>
            <w:color w:val="666666"/>
            <w:sz w:val="27"/>
            <w:szCs w:val="27"/>
          </w:rPr>
          <w:t xml:space="preserve"> </w:t>
        </w:r>
        <w:r w:rsidRPr="009349F5">
          <w:rPr>
            <w:rFonts w:ascii="Courier New" w:eastAsia="Times New Roman" w:hAnsi="Courier New" w:cs="Courier New"/>
            <w:color w:val="666666"/>
            <w:sz w:val="20"/>
            <w:szCs w:val="20"/>
          </w:rPr>
          <w:t>/&gt;</w:t>
        </w:r>
      </w:ins>
    </w:p>
    <w:p w14:paraId="165E0E37" w14:textId="77777777" w:rsidR="00D20C18" w:rsidRPr="009349F5" w:rsidRDefault="00D20C18" w:rsidP="00D20C18">
      <w:pPr>
        <w:spacing w:after="0" w:line="240" w:lineRule="auto"/>
        <w:rPr>
          <w:ins w:id="1851" w:author="Fnu, Sonam" w:date="2019-11-27T19:06:00Z"/>
          <w:rFonts w:ascii="Consolas" w:eastAsia="Times New Roman" w:hAnsi="Consolas" w:cs="Times New Roman"/>
          <w:color w:val="666666"/>
          <w:sz w:val="27"/>
          <w:szCs w:val="27"/>
        </w:rPr>
      </w:pPr>
      <w:ins w:id="1852" w:author="Fnu, Sonam" w:date="2019-11-27T19:06:00Z">
        <w:r w:rsidRPr="009349F5">
          <w:rPr>
            <w:rFonts w:ascii="Courier New" w:eastAsia="Times New Roman" w:hAnsi="Courier New" w:cs="Courier New"/>
            <w:color w:val="666666"/>
            <w:sz w:val="20"/>
            <w:szCs w:val="20"/>
          </w:rPr>
          <w:t>    &lt;/resources&gt;</w:t>
        </w:r>
      </w:ins>
    </w:p>
    <w:p w14:paraId="31540044" w14:textId="77777777" w:rsidR="00D20C18" w:rsidRPr="009349F5" w:rsidRDefault="00D20C18" w:rsidP="00D20C18">
      <w:pPr>
        <w:spacing w:after="0" w:line="240" w:lineRule="auto"/>
        <w:rPr>
          <w:ins w:id="1853" w:author="Fnu, Sonam" w:date="2019-11-27T19:06:00Z"/>
          <w:rFonts w:ascii="Consolas" w:eastAsia="Times New Roman" w:hAnsi="Consolas" w:cs="Times New Roman"/>
          <w:color w:val="666666"/>
          <w:sz w:val="27"/>
          <w:szCs w:val="27"/>
        </w:rPr>
      </w:pPr>
      <w:ins w:id="1854" w:author="Fnu, Sonam" w:date="2019-11-27T19:06:00Z">
        <w:r w:rsidRPr="009349F5">
          <w:rPr>
            <w:rFonts w:ascii="Courier New" w:eastAsia="Times New Roman" w:hAnsi="Courier New" w:cs="Courier New"/>
            <w:color w:val="666666"/>
            <w:sz w:val="20"/>
            <w:szCs w:val="20"/>
          </w:rPr>
          <w:t>    &lt;dependencies&gt;</w:t>
        </w:r>
      </w:ins>
    </w:p>
    <w:p w14:paraId="7E9AF196" w14:textId="77777777" w:rsidR="00D20C18" w:rsidRPr="009349F5" w:rsidRDefault="00D20C18" w:rsidP="00D20C18">
      <w:pPr>
        <w:spacing w:after="0" w:line="240" w:lineRule="auto"/>
        <w:rPr>
          <w:ins w:id="1855" w:author="Fnu, Sonam" w:date="2019-11-27T19:06:00Z"/>
          <w:rFonts w:ascii="Consolas" w:eastAsia="Times New Roman" w:hAnsi="Consolas" w:cs="Times New Roman"/>
          <w:color w:val="666666"/>
          <w:sz w:val="27"/>
          <w:szCs w:val="27"/>
        </w:rPr>
      </w:pPr>
      <w:ins w:id="1856" w:author="Fnu, Sonam" w:date="2019-11-27T19:06:00Z">
        <w:r w:rsidRPr="009349F5">
          <w:rPr>
            <w:rFonts w:ascii="Courier New" w:eastAsia="Times New Roman" w:hAnsi="Courier New" w:cs="Courier New"/>
            <w:color w:val="666666"/>
            <w:sz w:val="20"/>
            <w:szCs w:val="20"/>
          </w:rPr>
          <w:t>        &lt;module</w:t>
        </w:r>
        <w:r w:rsidRPr="009349F5">
          <w:rPr>
            <w:rFonts w:ascii="Consolas" w:eastAsia="Times New Roman" w:hAnsi="Consolas" w:cs="Times New Roman"/>
            <w:color w:val="666666"/>
            <w:sz w:val="27"/>
            <w:szCs w:val="27"/>
          </w:rPr>
          <w:t xml:space="preserve"> </w:t>
        </w:r>
        <w:r w:rsidRPr="009349F5">
          <w:rPr>
            <w:rFonts w:ascii="Courier New" w:eastAsia="Times New Roman" w:hAnsi="Courier New" w:cs="Courier New"/>
            <w:color w:val="666666"/>
            <w:sz w:val="20"/>
            <w:szCs w:val="20"/>
          </w:rPr>
          <w:t>name="</w:t>
        </w:r>
        <w:proofErr w:type="spellStart"/>
        <w:r w:rsidRPr="009349F5">
          <w:rPr>
            <w:rFonts w:ascii="Courier New" w:eastAsia="Times New Roman" w:hAnsi="Courier New" w:cs="Courier New"/>
            <w:color w:val="666666"/>
            <w:sz w:val="20"/>
            <w:szCs w:val="20"/>
          </w:rPr>
          <w:t>javax.api</w:t>
        </w:r>
        <w:proofErr w:type="spellEnd"/>
        <w:r w:rsidRPr="009349F5">
          <w:rPr>
            <w:rFonts w:ascii="Courier New" w:eastAsia="Times New Roman" w:hAnsi="Courier New" w:cs="Courier New"/>
            <w:color w:val="666666"/>
            <w:sz w:val="20"/>
            <w:szCs w:val="20"/>
          </w:rPr>
          <w:t>"/&gt;</w:t>
        </w:r>
      </w:ins>
    </w:p>
    <w:p w14:paraId="1933133C" w14:textId="77777777" w:rsidR="00D20C18" w:rsidRPr="009349F5" w:rsidRDefault="00D20C18" w:rsidP="00D20C18">
      <w:pPr>
        <w:spacing w:after="0" w:line="240" w:lineRule="auto"/>
        <w:rPr>
          <w:ins w:id="1857" w:author="Fnu, Sonam" w:date="2019-11-27T19:06:00Z"/>
          <w:rFonts w:ascii="Consolas" w:eastAsia="Times New Roman" w:hAnsi="Consolas" w:cs="Times New Roman"/>
          <w:color w:val="666666"/>
          <w:sz w:val="27"/>
          <w:szCs w:val="27"/>
        </w:rPr>
      </w:pPr>
      <w:ins w:id="1858" w:author="Fnu, Sonam" w:date="2019-11-27T19:06:00Z">
        <w:r w:rsidRPr="009349F5">
          <w:rPr>
            <w:rFonts w:ascii="Courier New" w:eastAsia="Times New Roman" w:hAnsi="Courier New" w:cs="Courier New"/>
            <w:color w:val="666666"/>
            <w:sz w:val="20"/>
            <w:szCs w:val="20"/>
          </w:rPr>
          <w:t>        &lt;module</w:t>
        </w:r>
        <w:r w:rsidRPr="009349F5">
          <w:rPr>
            <w:rFonts w:ascii="Consolas" w:eastAsia="Times New Roman" w:hAnsi="Consolas" w:cs="Times New Roman"/>
            <w:color w:val="666666"/>
            <w:sz w:val="27"/>
            <w:szCs w:val="27"/>
          </w:rPr>
          <w:t xml:space="preserve"> </w:t>
        </w:r>
        <w:r w:rsidRPr="009349F5">
          <w:rPr>
            <w:rFonts w:ascii="Courier New" w:eastAsia="Times New Roman" w:hAnsi="Courier New" w:cs="Courier New"/>
            <w:color w:val="666666"/>
            <w:sz w:val="20"/>
            <w:szCs w:val="20"/>
          </w:rPr>
          <w:t>name="</w:t>
        </w:r>
        <w:proofErr w:type="spellStart"/>
        <w:r w:rsidRPr="009349F5">
          <w:rPr>
            <w:rFonts w:ascii="Courier New" w:eastAsia="Times New Roman" w:hAnsi="Courier New" w:cs="Courier New"/>
            <w:color w:val="666666"/>
            <w:sz w:val="20"/>
            <w:szCs w:val="20"/>
          </w:rPr>
          <w:t>javax.transaction.api</w:t>
        </w:r>
        <w:proofErr w:type="spellEnd"/>
        <w:r w:rsidRPr="009349F5">
          <w:rPr>
            <w:rFonts w:ascii="Courier New" w:eastAsia="Times New Roman" w:hAnsi="Courier New" w:cs="Courier New"/>
            <w:color w:val="666666"/>
            <w:sz w:val="20"/>
            <w:szCs w:val="20"/>
          </w:rPr>
          <w:t>"/&gt;</w:t>
        </w:r>
      </w:ins>
    </w:p>
    <w:p w14:paraId="5775B57E" w14:textId="77777777" w:rsidR="00D20C18" w:rsidRPr="009349F5" w:rsidRDefault="00D20C18" w:rsidP="00D20C18">
      <w:pPr>
        <w:spacing w:after="0" w:line="240" w:lineRule="auto"/>
        <w:rPr>
          <w:ins w:id="1859" w:author="Fnu, Sonam" w:date="2019-11-27T19:06:00Z"/>
          <w:rFonts w:ascii="Consolas" w:eastAsia="Times New Roman" w:hAnsi="Consolas" w:cs="Times New Roman"/>
          <w:color w:val="666666"/>
          <w:sz w:val="27"/>
          <w:szCs w:val="27"/>
        </w:rPr>
      </w:pPr>
      <w:ins w:id="1860" w:author="Fnu, Sonam" w:date="2019-11-27T19:06:00Z">
        <w:r w:rsidRPr="009349F5">
          <w:rPr>
            <w:rFonts w:ascii="Courier New" w:eastAsia="Times New Roman" w:hAnsi="Courier New" w:cs="Courier New"/>
            <w:color w:val="666666"/>
            <w:sz w:val="20"/>
            <w:szCs w:val="20"/>
          </w:rPr>
          <w:t>    &lt;/dependencies&gt;</w:t>
        </w:r>
      </w:ins>
    </w:p>
    <w:p w14:paraId="59C094AA" w14:textId="5110C0B8" w:rsidR="00D20C18" w:rsidRDefault="00D20C18" w:rsidP="00D20C18">
      <w:pPr>
        <w:spacing w:after="0" w:line="240" w:lineRule="auto"/>
        <w:rPr>
          <w:ins w:id="1861" w:author="Fnu, Sonam" w:date="2019-11-27T19:06:00Z"/>
          <w:rFonts w:ascii="Courier New" w:eastAsia="Times New Roman" w:hAnsi="Courier New" w:cs="Courier New"/>
          <w:color w:val="666666"/>
          <w:sz w:val="20"/>
          <w:szCs w:val="20"/>
        </w:rPr>
      </w:pPr>
      <w:ins w:id="1862" w:author="Fnu, Sonam" w:date="2019-11-27T19:06:00Z">
        <w:r w:rsidRPr="009349F5">
          <w:rPr>
            <w:rFonts w:ascii="Courier New" w:eastAsia="Times New Roman" w:hAnsi="Courier New" w:cs="Courier New"/>
            <w:color w:val="666666"/>
            <w:sz w:val="20"/>
            <w:szCs w:val="20"/>
          </w:rPr>
          <w:t>&lt;/module&gt;</w:t>
        </w:r>
      </w:ins>
    </w:p>
    <w:p w14:paraId="0ABE3BE6" w14:textId="77777777" w:rsidR="00D20C18" w:rsidRDefault="00D20C18" w:rsidP="00D20C18">
      <w:pPr>
        <w:spacing w:after="0" w:line="240" w:lineRule="auto"/>
        <w:rPr>
          <w:ins w:id="1863" w:author="Fnu, Sonam" w:date="2019-11-27T19:06:00Z"/>
          <w:rFonts w:ascii="Consolas" w:eastAsia="Times New Roman" w:hAnsi="Consolas" w:cs="Times New Roman"/>
          <w:color w:val="666666"/>
          <w:sz w:val="27"/>
          <w:szCs w:val="27"/>
        </w:rPr>
      </w:pPr>
    </w:p>
    <w:p w14:paraId="4C141B31" w14:textId="2B4EC044" w:rsidR="00D20C18" w:rsidRDefault="00D20C18" w:rsidP="00D20C18">
      <w:pPr>
        <w:spacing w:after="0" w:line="240" w:lineRule="auto"/>
        <w:rPr>
          <w:ins w:id="1864" w:author="Fnu, Sonam" w:date="2019-11-27T19:06:00Z"/>
          <w:rFonts w:ascii="inherit" w:eastAsia="Times New Roman" w:hAnsi="inherit" w:cs="Times New Roman"/>
          <w:spacing w:val="-2"/>
          <w:sz w:val="24"/>
          <w:szCs w:val="24"/>
        </w:rPr>
      </w:pPr>
      <w:ins w:id="1865" w:author="Fnu, Sonam" w:date="2019-11-27T19:06:00Z">
        <w:r w:rsidRPr="00301A56">
          <w:rPr>
            <w:rFonts w:ascii="inherit" w:eastAsia="Times New Roman" w:hAnsi="inherit" w:cs="Times New Roman"/>
            <w:spacing w:val="-2"/>
            <w:sz w:val="24"/>
            <w:szCs w:val="24"/>
          </w:rPr>
          <w:t xml:space="preserve">Next, we need to tell </w:t>
        </w:r>
        <w:proofErr w:type="spellStart"/>
        <w:r w:rsidRPr="00301A56">
          <w:rPr>
            <w:rFonts w:ascii="inherit" w:eastAsia="Times New Roman" w:hAnsi="inherit" w:cs="Times New Roman"/>
            <w:spacing w:val="-2"/>
            <w:sz w:val="24"/>
            <w:szCs w:val="24"/>
          </w:rPr>
          <w:t>Wildfly</w:t>
        </w:r>
        <w:proofErr w:type="spellEnd"/>
        <w:r w:rsidRPr="00301A56">
          <w:rPr>
            <w:rFonts w:ascii="inherit" w:eastAsia="Times New Roman" w:hAnsi="inherit" w:cs="Times New Roman"/>
            <w:spacing w:val="-2"/>
            <w:sz w:val="24"/>
            <w:szCs w:val="24"/>
          </w:rPr>
          <w:t xml:space="preserve"> about the new JDBC driver. Open the configuration file you’re using (e.g. WILDFLY_HOME/standalone/configuration/standalone.xml</w:t>
        </w:r>
        <w:proofErr w:type="gramStart"/>
        <w:r w:rsidRPr="00301A56">
          <w:rPr>
            <w:rFonts w:ascii="inherit" w:eastAsia="Times New Roman" w:hAnsi="inherit" w:cs="Times New Roman"/>
            <w:spacing w:val="-2"/>
            <w:sz w:val="24"/>
            <w:szCs w:val="24"/>
          </w:rPr>
          <w:t>), and</w:t>
        </w:r>
        <w:proofErr w:type="gramEnd"/>
        <w:r w:rsidRPr="00301A56">
          <w:rPr>
            <w:rFonts w:ascii="inherit" w:eastAsia="Times New Roman" w:hAnsi="inherit" w:cs="Times New Roman"/>
            <w:spacing w:val="-2"/>
            <w:sz w:val="24"/>
            <w:szCs w:val="24"/>
          </w:rPr>
          <w:t xml:space="preserve"> navigate to the “&lt;drivers&gt;” section. You should see a reference to the H2 JDBC driver here. Add the following block after the “&lt;driver&gt;” entry for H2:</w:t>
        </w:r>
      </w:ins>
    </w:p>
    <w:p w14:paraId="0732C9F2" w14:textId="427A0934" w:rsidR="00D20C18" w:rsidRDefault="00D20C18" w:rsidP="00D20C18">
      <w:pPr>
        <w:spacing w:after="0" w:line="240" w:lineRule="auto"/>
        <w:rPr>
          <w:ins w:id="1866" w:author="Fnu, Sonam" w:date="2019-11-27T19:06:00Z"/>
          <w:rFonts w:ascii="inherit" w:eastAsia="Times New Roman" w:hAnsi="inherit" w:cs="Times New Roman"/>
          <w:spacing w:val="-2"/>
          <w:sz w:val="24"/>
          <w:szCs w:val="24"/>
        </w:rPr>
      </w:pPr>
    </w:p>
    <w:p w14:paraId="5EBFE3E2" w14:textId="029646B2" w:rsidR="00D20C18" w:rsidRDefault="00D20C18" w:rsidP="00D20C18">
      <w:pPr>
        <w:spacing w:after="0" w:line="240" w:lineRule="auto"/>
        <w:rPr>
          <w:ins w:id="1867" w:author="Fnu, Sonam" w:date="2019-11-27T19:06:00Z"/>
          <w:rFonts w:ascii="inherit" w:eastAsia="Times New Roman" w:hAnsi="inherit" w:cs="Times New Roman"/>
          <w:spacing w:val="-2"/>
          <w:sz w:val="24"/>
          <w:szCs w:val="24"/>
        </w:rPr>
      </w:pPr>
    </w:p>
    <w:p w14:paraId="5A22DC3A" w14:textId="77777777" w:rsidR="00D20C18" w:rsidRPr="00301A56" w:rsidRDefault="00D20C18" w:rsidP="00D20C18">
      <w:pPr>
        <w:spacing w:after="0" w:line="240" w:lineRule="auto"/>
        <w:rPr>
          <w:ins w:id="1868" w:author="Fnu, Sonam" w:date="2019-11-27T19:06:00Z"/>
          <w:rFonts w:ascii="Consolas" w:eastAsia="Times New Roman" w:hAnsi="Consolas" w:cs="Times New Roman"/>
          <w:color w:val="666666"/>
          <w:sz w:val="27"/>
          <w:szCs w:val="27"/>
        </w:rPr>
      </w:pPr>
    </w:p>
    <w:p w14:paraId="49EAD596" w14:textId="77777777" w:rsidR="00D20C18" w:rsidRDefault="00D20C18" w:rsidP="00D20C18">
      <w:pPr>
        <w:spacing w:after="0" w:line="240" w:lineRule="auto"/>
        <w:rPr>
          <w:ins w:id="1869" w:author="Fnu, Sonam" w:date="2019-11-27T19:06:00Z"/>
          <w:rFonts w:ascii="Courier New" w:eastAsia="Times New Roman" w:hAnsi="Courier New" w:cs="Courier New"/>
          <w:color w:val="666666"/>
          <w:sz w:val="20"/>
          <w:szCs w:val="20"/>
        </w:rPr>
      </w:pPr>
    </w:p>
    <w:p w14:paraId="3A64140C" w14:textId="06677471" w:rsidR="00D20C18" w:rsidRPr="009349F5" w:rsidRDefault="00D20C18" w:rsidP="00D20C18">
      <w:pPr>
        <w:spacing w:after="0" w:line="240" w:lineRule="auto"/>
        <w:rPr>
          <w:ins w:id="1870" w:author="Fnu, Sonam" w:date="2019-11-27T19:06:00Z"/>
          <w:rFonts w:ascii="Consolas" w:eastAsia="Times New Roman" w:hAnsi="Consolas" w:cs="Times New Roman"/>
          <w:color w:val="666666"/>
          <w:sz w:val="27"/>
          <w:szCs w:val="27"/>
        </w:rPr>
      </w:pPr>
      <w:ins w:id="1871" w:author="Fnu, Sonam" w:date="2019-11-27T19:06:00Z">
        <w:r w:rsidRPr="009349F5">
          <w:rPr>
            <w:rFonts w:ascii="Courier New" w:eastAsia="Times New Roman" w:hAnsi="Courier New" w:cs="Courier New"/>
            <w:color w:val="666666"/>
            <w:sz w:val="20"/>
            <w:szCs w:val="20"/>
          </w:rPr>
          <w:t>&lt;driver</w:t>
        </w:r>
        <w:r w:rsidRPr="009349F5">
          <w:rPr>
            <w:rFonts w:ascii="Consolas" w:eastAsia="Times New Roman" w:hAnsi="Consolas" w:cs="Times New Roman"/>
            <w:color w:val="666666"/>
            <w:sz w:val="27"/>
            <w:szCs w:val="27"/>
          </w:rPr>
          <w:t xml:space="preserve"> </w:t>
        </w:r>
        <w:r w:rsidRPr="009349F5">
          <w:rPr>
            <w:rFonts w:ascii="Courier New" w:eastAsia="Times New Roman" w:hAnsi="Courier New" w:cs="Courier New"/>
            <w:color w:val="666666"/>
            <w:sz w:val="20"/>
            <w:szCs w:val="20"/>
          </w:rPr>
          <w:t>name="</w:t>
        </w:r>
        <w:proofErr w:type="spellStart"/>
        <w:r w:rsidRPr="009349F5">
          <w:rPr>
            <w:rFonts w:ascii="Courier New" w:eastAsia="Times New Roman" w:hAnsi="Courier New" w:cs="Courier New"/>
            <w:color w:val="666666"/>
            <w:sz w:val="20"/>
            <w:szCs w:val="20"/>
          </w:rPr>
          <w:t>sqlserver</w:t>
        </w:r>
        <w:proofErr w:type="spellEnd"/>
        <w:r w:rsidRPr="009349F5">
          <w:rPr>
            <w:rFonts w:ascii="Courier New" w:eastAsia="Times New Roman" w:hAnsi="Courier New" w:cs="Courier New"/>
            <w:color w:val="666666"/>
            <w:sz w:val="20"/>
            <w:szCs w:val="20"/>
          </w:rPr>
          <w:t>"</w:t>
        </w:r>
        <w:r w:rsidRPr="009349F5">
          <w:rPr>
            <w:rFonts w:ascii="Consolas" w:eastAsia="Times New Roman" w:hAnsi="Consolas" w:cs="Times New Roman"/>
            <w:color w:val="666666"/>
            <w:sz w:val="27"/>
            <w:szCs w:val="27"/>
          </w:rPr>
          <w:t xml:space="preserve"> </w:t>
        </w:r>
        <w:r w:rsidRPr="009349F5">
          <w:rPr>
            <w:rFonts w:ascii="Courier New" w:eastAsia="Times New Roman" w:hAnsi="Courier New" w:cs="Courier New"/>
            <w:color w:val="666666"/>
            <w:sz w:val="20"/>
            <w:szCs w:val="20"/>
          </w:rPr>
          <w:t>module="</w:t>
        </w:r>
        <w:proofErr w:type="spellStart"/>
        <w:r w:rsidRPr="009349F5">
          <w:rPr>
            <w:rFonts w:ascii="Courier New" w:eastAsia="Times New Roman" w:hAnsi="Courier New" w:cs="Courier New"/>
            <w:color w:val="666666"/>
            <w:sz w:val="20"/>
            <w:szCs w:val="20"/>
          </w:rPr>
          <w:t>com.microsoft.sqlserver</w:t>
        </w:r>
        <w:proofErr w:type="spellEnd"/>
        <w:r w:rsidRPr="009349F5">
          <w:rPr>
            <w:rFonts w:ascii="Courier New" w:eastAsia="Times New Roman" w:hAnsi="Courier New" w:cs="Courier New"/>
            <w:color w:val="666666"/>
            <w:sz w:val="20"/>
            <w:szCs w:val="20"/>
          </w:rPr>
          <w:t>"&gt;</w:t>
        </w:r>
      </w:ins>
    </w:p>
    <w:p w14:paraId="2C61E3C2" w14:textId="77777777" w:rsidR="00D20C18" w:rsidRPr="009349F5" w:rsidRDefault="00D20C18" w:rsidP="00D20C18">
      <w:pPr>
        <w:spacing w:after="0" w:line="240" w:lineRule="auto"/>
        <w:rPr>
          <w:ins w:id="1872" w:author="Fnu, Sonam" w:date="2019-11-27T19:06:00Z"/>
          <w:rFonts w:ascii="Consolas" w:eastAsia="Times New Roman" w:hAnsi="Consolas" w:cs="Times New Roman"/>
          <w:color w:val="666666"/>
          <w:sz w:val="27"/>
          <w:szCs w:val="27"/>
        </w:rPr>
      </w:pPr>
      <w:ins w:id="1873" w:author="Fnu, Sonam" w:date="2019-11-27T19:06:00Z">
        <w:r w:rsidRPr="009349F5">
          <w:rPr>
            <w:rFonts w:ascii="Courier New" w:eastAsia="Times New Roman" w:hAnsi="Courier New" w:cs="Courier New"/>
            <w:color w:val="666666"/>
            <w:sz w:val="20"/>
            <w:szCs w:val="20"/>
          </w:rPr>
          <w:t>    &lt;driver-class&gt;com.microsoft.sqlserver.jdbc.SQLServerDriver&lt;/driver-class&gt;</w:t>
        </w:r>
      </w:ins>
    </w:p>
    <w:p w14:paraId="426B4352" w14:textId="77777777" w:rsidR="00D20C18" w:rsidRPr="009349F5" w:rsidRDefault="00D20C18" w:rsidP="00D20C18">
      <w:pPr>
        <w:spacing w:after="0" w:line="240" w:lineRule="auto"/>
        <w:rPr>
          <w:ins w:id="1874" w:author="Fnu, Sonam" w:date="2019-11-27T19:06:00Z"/>
          <w:rFonts w:ascii="Consolas" w:eastAsia="Times New Roman" w:hAnsi="Consolas" w:cs="Times New Roman"/>
          <w:color w:val="666666"/>
          <w:sz w:val="27"/>
          <w:szCs w:val="27"/>
        </w:rPr>
      </w:pPr>
      <w:ins w:id="1875" w:author="Fnu, Sonam" w:date="2019-11-27T19:06:00Z">
        <w:r w:rsidRPr="009349F5">
          <w:rPr>
            <w:rFonts w:ascii="Courier New" w:eastAsia="Times New Roman" w:hAnsi="Courier New" w:cs="Courier New"/>
            <w:color w:val="666666"/>
            <w:sz w:val="20"/>
            <w:szCs w:val="20"/>
          </w:rPr>
          <w:t>    &lt;xa-datasource-class&gt;com.microsoft.sqlserver.jdbc.SQLServerXADataSource&lt;/xa-datasource-class&gt;</w:t>
        </w:r>
      </w:ins>
    </w:p>
    <w:p w14:paraId="28028352" w14:textId="241A4258" w:rsidR="00D20C18" w:rsidRDefault="00D20C18" w:rsidP="00D20C18">
      <w:pPr>
        <w:spacing w:after="0" w:line="240" w:lineRule="auto"/>
        <w:rPr>
          <w:ins w:id="1876" w:author="Fnu, Sonam" w:date="2019-11-29T19:15:00Z"/>
          <w:rFonts w:ascii="Courier New" w:eastAsia="Times New Roman" w:hAnsi="Courier New" w:cs="Courier New"/>
          <w:color w:val="666666"/>
          <w:sz w:val="20"/>
          <w:szCs w:val="20"/>
        </w:rPr>
      </w:pPr>
      <w:ins w:id="1877" w:author="Fnu, Sonam" w:date="2019-11-27T19:06:00Z">
        <w:r w:rsidRPr="009349F5">
          <w:rPr>
            <w:rFonts w:ascii="Courier New" w:eastAsia="Times New Roman" w:hAnsi="Courier New" w:cs="Courier New"/>
            <w:color w:val="666666"/>
            <w:sz w:val="20"/>
            <w:szCs w:val="20"/>
          </w:rPr>
          <w:t>&lt;/driver&gt;</w:t>
        </w:r>
      </w:ins>
    </w:p>
    <w:p w14:paraId="1E6FF726" w14:textId="486923BA" w:rsidR="003C34D9" w:rsidRDefault="003C34D9" w:rsidP="00D20C18">
      <w:pPr>
        <w:spacing w:after="0" w:line="240" w:lineRule="auto"/>
        <w:rPr>
          <w:ins w:id="1878" w:author="Fnu, Sonam" w:date="2019-11-29T19:15:00Z"/>
          <w:rFonts w:ascii="Courier New" w:eastAsia="Times New Roman" w:hAnsi="Courier New" w:cs="Courier New"/>
          <w:color w:val="666666"/>
          <w:sz w:val="20"/>
          <w:szCs w:val="20"/>
        </w:rPr>
      </w:pPr>
    </w:p>
    <w:p w14:paraId="048C75E2" w14:textId="1B931461" w:rsidR="003C34D9" w:rsidRDefault="003C34D9" w:rsidP="00D20C18">
      <w:pPr>
        <w:spacing w:after="0" w:line="240" w:lineRule="auto"/>
        <w:rPr>
          <w:ins w:id="1879" w:author="Fnu, Sonam" w:date="2019-11-29T19:15:00Z"/>
          <w:rFonts w:ascii="Courier New" w:eastAsia="Times New Roman" w:hAnsi="Courier New" w:cs="Courier New"/>
          <w:color w:val="666666"/>
          <w:sz w:val="20"/>
          <w:szCs w:val="20"/>
        </w:rPr>
      </w:pPr>
    </w:p>
    <w:p w14:paraId="74818655" w14:textId="280B5474" w:rsidR="003C34D9" w:rsidRDefault="003C34D9" w:rsidP="00D20C18">
      <w:pPr>
        <w:spacing w:after="0" w:line="240" w:lineRule="auto"/>
        <w:rPr>
          <w:ins w:id="1880" w:author="Fnu, Sonam" w:date="2019-11-29T19:15:00Z"/>
          <w:rFonts w:ascii="Courier New" w:eastAsia="Times New Roman" w:hAnsi="Courier New" w:cs="Courier New"/>
          <w:color w:val="666666"/>
          <w:sz w:val="20"/>
          <w:szCs w:val="20"/>
        </w:rPr>
      </w:pPr>
    </w:p>
    <w:p w14:paraId="55B3BD6E" w14:textId="6B771640" w:rsidR="003C34D9" w:rsidRDefault="003C34D9" w:rsidP="00D20C18">
      <w:pPr>
        <w:spacing w:after="0" w:line="240" w:lineRule="auto"/>
        <w:rPr>
          <w:ins w:id="1881" w:author="Fnu, Sonam" w:date="2019-11-29T19:15:00Z"/>
          <w:rFonts w:ascii="Courier New" w:eastAsia="Times New Roman" w:hAnsi="Courier New" w:cs="Courier New"/>
          <w:color w:val="666666"/>
          <w:sz w:val="20"/>
          <w:szCs w:val="20"/>
        </w:rPr>
      </w:pPr>
    </w:p>
    <w:p w14:paraId="529D87AA" w14:textId="006A6CB0" w:rsidR="003C34D9" w:rsidRDefault="003C34D9" w:rsidP="00D20C18">
      <w:pPr>
        <w:spacing w:after="0" w:line="240" w:lineRule="auto"/>
        <w:rPr>
          <w:ins w:id="1882" w:author="Fnu, Sonam" w:date="2019-11-29T19:15:00Z"/>
          <w:rFonts w:ascii="Courier New" w:eastAsia="Times New Roman" w:hAnsi="Courier New" w:cs="Courier New"/>
          <w:color w:val="666666"/>
          <w:sz w:val="20"/>
          <w:szCs w:val="20"/>
        </w:rPr>
      </w:pPr>
    </w:p>
    <w:p w14:paraId="0DD84CF2" w14:textId="3E0C8B73" w:rsidR="003C34D9" w:rsidRDefault="003C34D9" w:rsidP="00D20C18">
      <w:pPr>
        <w:spacing w:after="0" w:line="240" w:lineRule="auto"/>
        <w:rPr>
          <w:ins w:id="1883" w:author="Fnu, Sonam" w:date="2019-11-29T19:15:00Z"/>
          <w:rFonts w:ascii="Courier New" w:eastAsia="Times New Roman" w:hAnsi="Courier New" w:cs="Courier New"/>
          <w:color w:val="666666"/>
          <w:sz w:val="20"/>
          <w:szCs w:val="20"/>
        </w:rPr>
      </w:pPr>
    </w:p>
    <w:p w14:paraId="024E8E37" w14:textId="1AB27E18" w:rsidR="003C34D9" w:rsidRDefault="003C34D9" w:rsidP="00D20C18">
      <w:pPr>
        <w:spacing w:after="0" w:line="240" w:lineRule="auto"/>
        <w:rPr>
          <w:ins w:id="1884" w:author="Fnu, Sonam" w:date="2019-11-29T19:15:00Z"/>
          <w:rFonts w:ascii="Courier New" w:eastAsia="Times New Roman" w:hAnsi="Courier New" w:cs="Courier New"/>
          <w:color w:val="666666"/>
          <w:sz w:val="20"/>
          <w:szCs w:val="20"/>
        </w:rPr>
      </w:pPr>
    </w:p>
    <w:p w14:paraId="4C9C1558" w14:textId="77777777" w:rsidR="003C34D9" w:rsidRPr="009349F5" w:rsidRDefault="003C34D9" w:rsidP="00D20C18">
      <w:pPr>
        <w:spacing w:after="0" w:line="240" w:lineRule="auto"/>
        <w:rPr>
          <w:ins w:id="1885" w:author="Fnu, Sonam" w:date="2019-11-27T19:06:00Z"/>
          <w:rFonts w:ascii="Consolas" w:eastAsia="Times New Roman" w:hAnsi="Consolas" w:cs="Times New Roman"/>
          <w:color w:val="666666"/>
          <w:sz w:val="27"/>
          <w:szCs w:val="27"/>
        </w:rPr>
      </w:pPr>
    </w:p>
    <w:p w14:paraId="17C7A2EA" w14:textId="77777777" w:rsidR="00D20C18" w:rsidRDefault="00D20C18" w:rsidP="00D20C18">
      <w:pPr>
        <w:shd w:val="clear" w:color="auto" w:fill="FFFFFF"/>
        <w:spacing w:before="240" w:after="120" w:line="240" w:lineRule="auto"/>
        <w:outlineLvl w:val="3"/>
        <w:rPr>
          <w:ins w:id="1886" w:author="Fnu, Sonam" w:date="2019-11-29T19:15:00Z"/>
          <w:rFonts w:ascii="Calibri" w:eastAsiaTheme="majorEastAsia" w:hAnsi="Calibri" w:cstheme="majorBidi"/>
          <w:b/>
          <w:bCs/>
          <w:sz w:val="28"/>
          <w:szCs w:val="28"/>
        </w:rPr>
      </w:pPr>
      <w:ins w:id="1887" w:author="Fnu, Sonam" w:date="2019-11-27T19:08:00Z">
        <w:r w:rsidRPr="00D20C18">
          <w:rPr>
            <w:rFonts w:ascii="Calibri" w:eastAsiaTheme="majorEastAsia" w:hAnsi="Calibri" w:cstheme="majorBidi"/>
            <w:b/>
            <w:bCs/>
            <w:sz w:val="28"/>
            <w:szCs w:val="28"/>
            <w:rPrChange w:id="1888" w:author="Fnu, Sonam" w:date="2019-11-27T19:09:00Z">
              <w:rPr>
                <w:rFonts w:ascii="Arial" w:eastAsia="Times New Roman" w:hAnsi="Arial" w:cs="Arial"/>
                <w:color w:val="0F243E" w:themeColor="text2" w:themeShade="80"/>
                <w:sz w:val="35"/>
                <w:szCs w:val="35"/>
              </w:rPr>
            </w:rPrChange>
          </w:rPr>
          <w:t>6.Create Data-Source from WildFly console:</w:t>
        </w:r>
      </w:ins>
    </w:p>
    <w:p w14:paraId="1E7EC17E" w14:textId="77777777" w:rsidR="003C34D9" w:rsidRPr="00D20C18" w:rsidRDefault="003C34D9" w:rsidP="00D20C18">
      <w:pPr>
        <w:shd w:val="clear" w:color="auto" w:fill="FFFFFF"/>
        <w:spacing w:before="240" w:after="120" w:line="240" w:lineRule="auto"/>
        <w:outlineLvl w:val="3"/>
        <w:rPr>
          <w:ins w:id="1889" w:author="Fnu, Sonam" w:date="2019-11-27T19:08:00Z"/>
          <w:rFonts w:ascii="Calibri" w:eastAsiaTheme="majorEastAsia" w:hAnsi="Calibri" w:cstheme="majorBidi"/>
          <w:b/>
          <w:bCs/>
          <w:sz w:val="28"/>
          <w:szCs w:val="28"/>
          <w:rPrChange w:id="1890" w:author="Fnu, Sonam" w:date="2019-11-27T19:09:00Z">
            <w:rPr>
              <w:ins w:id="1891" w:author="Fnu, Sonam" w:date="2019-11-27T19:08:00Z"/>
              <w:rFonts w:ascii="Arial" w:eastAsia="Times New Roman" w:hAnsi="Arial" w:cs="Arial"/>
              <w:color w:val="0F243E" w:themeColor="text2" w:themeShade="80"/>
              <w:sz w:val="35"/>
              <w:szCs w:val="35"/>
            </w:rPr>
          </w:rPrChange>
        </w:rPr>
      </w:pPr>
    </w:p>
    <w:p w14:paraId="60C1B722" w14:textId="77777777" w:rsidR="00D20C18" w:rsidRDefault="00D20C18" w:rsidP="00D20C18">
      <w:pPr>
        <w:shd w:val="clear" w:color="auto" w:fill="FFFFFF"/>
        <w:spacing w:before="240" w:after="120" w:line="240" w:lineRule="auto"/>
        <w:outlineLvl w:val="3"/>
        <w:rPr>
          <w:ins w:id="1892" w:author="Fnu, Sonam" w:date="2019-11-27T19:08:00Z"/>
          <w:rFonts w:ascii="inherit" w:eastAsia="Times New Roman" w:hAnsi="inherit" w:cs="Times New Roman"/>
          <w:spacing w:val="-2"/>
          <w:sz w:val="24"/>
          <w:szCs w:val="24"/>
        </w:rPr>
      </w:pPr>
      <w:ins w:id="1893" w:author="Fnu, Sonam" w:date="2019-11-27T19:08:00Z">
        <w:r>
          <w:rPr>
            <w:rFonts w:ascii="inherit" w:eastAsia="Times New Roman" w:hAnsi="inherit" w:cs="Times New Roman"/>
            <w:spacing w:val="-2"/>
            <w:sz w:val="24"/>
            <w:szCs w:val="24"/>
          </w:rPr>
          <w:t>Once Driver is loaded, create data source connection as below:</w:t>
        </w:r>
      </w:ins>
    </w:p>
    <w:p w14:paraId="029B822D" w14:textId="77777777" w:rsidR="00D20C18" w:rsidRDefault="00D20C18" w:rsidP="00D20C18">
      <w:pPr>
        <w:shd w:val="clear" w:color="auto" w:fill="FFFFFF"/>
        <w:spacing w:before="240" w:after="120" w:line="240" w:lineRule="auto"/>
        <w:outlineLvl w:val="3"/>
        <w:rPr>
          <w:ins w:id="1894" w:author="Fnu, Sonam" w:date="2019-11-27T19:08:00Z"/>
          <w:rFonts w:ascii="Arial" w:eastAsia="Times New Roman" w:hAnsi="Arial" w:cs="Arial"/>
          <w:color w:val="0F243E" w:themeColor="text2" w:themeShade="80"/>
          <w:sz w:val="35"/>
          <w:szCs w:val="35"/>
        </w:rPr>
      </w:pPr>
      <w:ins w:id="1895" w:author="Fnu, Sonam" w:date="2019-11-27T19:08:00Z">
        <w:r>
          <w:rPr>
            <w:rFonts w:ascii="Arial" w:eastAsia="Times New Roman" w:hAnsi="Arial" w:cs="Arial"/>
            <w:noProof/>
            <w:color w:val="0F243E" w:themeColor="text2" w:themeShade="80"/>
            <w:sz w:val="35"/>
            <w:szCs w:val="35"/>
          </w:rPr>
          <w:drawing>
            <wp:inline distT="0" distB="0" distL="0" distR="0" wp14:anchorId="375F7556" wp14:editId="64253251">
              <wp:extent cx="5937250" cy="1206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1206500"/>
                      </a:xfrm>
                      <a:prstGeom prst="rect">
                        <a:avLst/>
                      </a:prstGeom>
                      <a:noFill/>
                      <a:ln>
                        <a:noFill/>
                      </a:ln>
                    </pic:spPr>
                  </pic:pic>
                </a:graphicData>
              </a:graphic>
            </wp:inline>
          </w:drawing>
        </w:r>
      </w:ins>
    </w:p>
    <w:p w14:paraId="22DD9E43" w14:textId="77777777" w:rsidR="00D20C18" w:rsidRDefault="00D20C18" w:rsidP="00D20C18">
      <w:pPr>
        <w:shd w:val="clear" w:color="auto" w:fill="FFFFFF"/>
        <w:spacing w:before="240" w:after="120" w:line="240" w:lineRule="auto"/>
        <w:outlineLvl w:val="3"/>
        <w:rPr>
          <w:ins w:id="1896" w:author="Fnu, Sonam" w:date="2019-11-27T19:08:00Z"/>
          <w:rFonts w:ascii="Arial" w:eastAsia="Times New Roman" w:hAnsi="Arial" w:cs="Arial"/>
          <w:color w:val="0F243E" w:themeColor="text2" w:themeShade="80"/>
          <w:sz w:val="35"/>
          <w:szCs w:val="35"/>
        </w:rPr>
      </w:pPr>
      <w:ins w:id="1897" w:author="Fnu, Sonam" w:date="2019-11-27T19:08:00Z">
        <w:r>
          <w:rPr>
            <w:rFonts w:ascii="Arial" w:eastAsia="Times New Roman" w:hAnsi="Arial" w:cs="Arial"/>
            <w:noProof/>
            <w:color w:val="0F243E" w:themeColor="text2" w:themeShade="80"/>
            <w:sz w:val="35"/>
            <w:szCs w:val="35"/>
          </w:rPr>
          <w:drawing>
            <wp:inline distT="0" distB="0" distL="0" distR="0" wp14:anchorId="0208319C" wp14:editId="0F63DB88">
              <wp:extent cx="5943600" cy="109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092200"/>
                      </a:xfrm>
                      <a:prstGeom prst="rect">
                        <a:avLst/>
                      </a:prstGeom>
                      <a:noFill/>
                      <a:ln>
                        <a:noFill/>
                      </a:ln>
                    </pic:spPr>
                  </pic:pic>
                </a:graphicData>
              </a:graphic>
            </wp:inline>
          </w:drawing>
        </w:r>
      </w:ins>
    </w:p>
    <w:p w14:paraId="2B0D46BC" w14:textId="77777777" w:rsidR="00D20C18" w:rsidRDefault="00D20C18" w:rsidP="00D20C18">
      <w:pPr>
        <w:shd w:val="clear" w:color="auto" w:fill="FFFFFF"/>
        <w:spacing w:before="240" w:after="120" w:line="240" w:lineRule="auto"/>
        <w:outlineLvl w:val="3"/>
        <w:rPr>
          <w:ins w:id="1898" w:author="Fnu, Sonam" w:date="2019-11-27T19:08:00Z"/>
          <w:rFonts w:ascii="Arial" w:eastAsia="Times New Roman" w:hAnsi="Arial" w:cs="Arial"/>
          <w:color w:val="0F243E" w:themeColor="text2" w:themeShade="80"/>
          <w:sz w:val="35"/>
          <w:szCs w:val="35"/>
        </w:rPr>
      </w:pPr>
      <w:ins w:id="1899" w:author="Fnu, Sonam" w:date="2019-11-27T19:08:00Z">
        <w:r>
          <w:rPr>
            <w:rFonts w:ascii="Arial" w:eastAsia="Times New Roman" w:hAnsi="Arial" w:cs="Arial"/>
            <w:noProof/>
            <w:color w:val="0F243E" w:themeColor="text2" w:themeShade="80"/>
            <w:sz w:val="35"/>
            <w:szCs w:val="35"/>
          </w:rPr>
          <w:drawing>
            <wp:inline distT="0" distB="0" distL="0" distR="0" wp14:anchorId="04E9AA2F" wp14:editId="133272EB">
              <wp:extent cx="5937250" cy="10985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1098550"/>
                      </a:xfrm>
                      <a:prstGeom prst="rect">
                        <a:avLst/>
                      </a:prstGeom>
                      <a:noFill/>
                      <a:ln>
                        <a:noFill/>
                      </a:ln>
                    </pic:spPr>
                  </pic:pic>
                </a:graphicData>
              </a:graphic>
            </wp:inline>
          </w:drawing>
        </w:r>
      </w:ins>
    </w:p>
    <w:p w14:paraId="32B61D8B" w14:textId="77777777" w:rsidR="00512B94" w:rsidRPr="002B6C16" w:rsidRDefault="00512B94">
      <w:pPr>
        <w:rPr>
          <w:rPrChange w:id="1900" w:author="Fnu, Sonam" w:date="2019-11-27T18:19:00Z">
            <w:rPr>
              <w:rFonts w:ascii="Calibri" w:hAnsi="Calibri"/>
            </w:rPr>
          </w:rPrChange>
        </w:rPr>
        <w:pPrChange w:id="1901" w:author="Fnu, Sonam" w:date="2019-11-27T18:19:00Z">
          <w:pPr>
            <w:pStyle w:val="Heading1"/>
            <w:numPr>
              <w:numId w:val="1"/>
            </w:numPr>
            <w:ind w:left="360" w:hanging="360"/>
          </w:pPr>
        </w:pPrChange>
      </w:pPr>
    </w:p>
    <w:tbl>
      <w:tblPr>
        <w:tblStyle w:val="TableGrid"/>
        <w:tblW w:w="10736" w:type="dxa"/>
        <w:tblLook w:val="04A0" w:firstRow="1" w:lastRow="0" w:firstColumn="1" w:lastColumn="0" w:noHBand="0" w:noVBand="1"/>
      </w:tblPr>
      <w:tblGrid>
        <w:gridCol w:w="1414"/>
        <w:gridCol w:w="9322"/>
      </w:tblGrid>
      <w:tr w:rsidR="0092549C" w:rsidRPr="00012DAF" w:rsidDel="002B6C16" w14:paraId="0C4A3E12" w14:textId="641F521E" w:rsidTr="00064254">
        <w:trPr>
          <w:cantSplit/>
          <w:trHeight w:val="755"/>
          <w:del w:id="1902" w:author="Fnu, Sonam" w:date="2019-11-27T18:19:00Z"/>
        </w:trPr>
        <w:tc>
          <w:tcPr>
            <w:tcW w:w="1414" w:type="dxa"/>
            <w:shd w:val="clear" w:color="auto" w:fill="BFBFBF" w:themeFill="background1" w:themeFillShade="BF"/>
          </w:tcPr>
          <w:p w14:paraId="0C4A3E0F" w14:textId="494C11A3" w:rsidR="0092549C" w:rsidRPr="00064254" w:rsidDel="002B6C16" w:rsidRDefault="0092549C" w:rsidP="0092549C">
            <w:pPr>
              <w:rPr>
                <w:del w:id="1903" w:author="Fnu, Sonam" w:date="2019-11-27T18:19:00Z"/>
                <w:rFonts w:ascii="Calibri" w:hAnsi="Calibri"/>
                <w:b/>
                <w:bCs/>
              </w:rPr>
            </w:pPr>
            <w:del w:id="1904" w:author="Fnu, Sonam" w:date="2019-11-27T18:19:00Z">
              <w:r w:rsidRPr="00064254" w:rsidDel="002B6C16">
                <w:rPr>
                  <w:rFonts w:ascii="Calibri" w:hAnsi="Calibri"/>
                  <w:b/>
                  <w:bCs/>
                </w:rPr>
                <w:delText>Proposed Assumptions and Constraints</w:delText>
              </w:r>
            </w:del>
          </w:p>
        </w:tc>
        <w:tc>
          <w:tcPr>
            <w:tcW w:w="9322" w:type="dxa"/>
            <w:shd w:val="clear" w:color="auto" w:fill="auto"/>
            <w:vAlign w:val="center"/>
          </w:tcPr>
          <w:p w14:paraId="503E76EB" w14:textId="14E05B7E" w:rsidR="0092549C" w:rsidRPr="00064254" w:rsidDel="002B6C16" w:rsidRDefault="0092549C" w:rsidP="00F50605">
            <w:pPr>
              <w:pStyle w:val="ListParagraph"/>
              <w:numPr>
                <w:ilvl w:val="0"/>
                <w:numId w:val="5"/>
              </w:numPr>
              <w:rPr>
                <w:del w:id="1905" w:author="Fnu, Sonam" w:date="2019-11-27T18:19:00Z"/>
                <w:rFonts w:ascii="Calibri" w:hAnsi="Calibri"/>
              </w:rPr>
            </w:pPr>
            <w:del w:id="1906" w:author="Fnu, Sonam" w:date="2019-11-27T18:19:00Z">
              <w:r w:rsidRPr="00064254" w:rsidDel="002B6C16">
                <w:rPr>
                  <w:rFonts w:ascii="Calibri" w:hAnsi="Calibri"/>
                </w:rPr>
                <w:delText xml:space="preserve">ETHIX-Net II will be responsible for handling the notifications for the below </w:delText>
              </w:r>
              <w:r w:rsidR="004F2F21" w:rsidRPr="00064254" w:rsidDel="002B6C16">
                <w:rPr>
                  <w:rFonts w:ascii="Calibri" w:hAnsi="Calibri"/>
                </w:rPr>
                <w:delText>customer activities</w:delText>
              </w:r>
              <w:r w:rsidRPr="00064254" w:rsidDel="002B6C16">
                <w:rPr>
                  <w:rFonts w:ascii="Calibri" w:hAnsi="Calibri"/>
                </w:rPr>
                <w:delText>:</w:delText>
              </w:r>
            </w:del>
          </w:p>
          <w:p w14:paraId="0764E639" w14:textId="53730467" w:rsidR="0092549C" w:rsidRPr="00064254" w:rsidDel="002B6C16" w:rsidRDefault="002A0E5E">
            <w:pPr>
              <w:pStyle w:val="ListParagraph"/>
              <w:numPr>
                <w:ilvl w:val="1"/>
                <w:numId w:val="5"/>
              </w:numPr>
              <w:rPr>
                <w:del w:id="1907" w:author="Fnu, Sonam" w:date="2019-11-27T18:19:00Z"/>
                <w:rFonts w:ascii="Calibri" w:hAnsi="Calibri"/>
              </w:rPr>
            </w:pPr>
            <w:del w:id="1908" w:author="Fnu, Sonam" w:date="2019-11-27T18:19:00Z">
              <w:r w:rsidRPr="00064254" w:rsidDel="002B6C16">
                <w:rPr>
                  <w:rFonts w:ascii="Calibri" w:hAnsi="Calibri"/>
                </w:rPr>
                <w:delText>C</w:delText>
              </w:r>
              <w:r w:rsidR="0092549C" w:rsidRPr="00064254" w:rsidDel="002B6C16">
                <w:rPr>
                  <w:rFonts w:ascii="Calibri" w:hAnsi="Calibri"/>
                </w:rPr>
                <w:delText>ustomer activities - non account related</w:delText>
              </w:r>
            </w:del>
          </w:p>
          <w:p w14:paraId="6B9C1C12" w14:textId="14B164EA" w:rsidR="002A0E5E" w:rsidRPr="00064254" w:rsidDel="002B6C16" w:rsidRDefault="002A0E5E" w:rsidP="00F50605">
            <w:pPr>
              <w:pStyle w:val="ListParagraph"/>
              <w:numPr>
                <w:ilvl w:val="1"/>
                <w:numId w:val="5"/>
              </w:numPr>
              <w:rPr>
                <w:del w:id="1909" w:author="Fnu, Sonam" w:date="2019-11-27T18:19:00Z"/>
                <w:rFonts w:ascii="Calibri" w:hAnsi="Calibri"/>
              </w:rPr>
            </w:pPr>
            <w:del w:id="1910" w:author="Fnu, Sonam" w:date="2019-11-27T18:19:00Z">
              <w:r w:rsidRPr="00064254" w:rsidDel="002B6C16">
                <w:rPr>
                  <w:rFonts w:ascii="Calibri" w:hAnsi="Calibri"/>
                </w:rPr>
                <w:delText>Customer activities – account related</w:delText>
              </w:r>
            </w:del>
          </w:p>
          <w:p w14:paraId="31145DD1" w14:textId="4179F5B1" w:rsidR="002A0E5E" w:rsidRPr="00064254" w:rsidDel="002B6C16" w:rsidRDefault="002A0E5E">
            <w:pPr>
              <w:pStyle w:val="ListParagraph"/>
              <w:numPr>
                <w:ilvl w:val="1"/>
                <w:numId w:val="5"/>
              </w:numPr>
              <w:rPr>
                <w:del w:id="1911" w:author="Fnu, Sonam" w:date="2019-11-27T18:19:00Z"/>
                <w:rFonts w:ascii="Calibri" w:hAnsi="Calibri"/>
              </w:rPr>
            </w:pPr>
            <w:del w:id="1912" w:author="Fnu, Sonam" w:date="2019-11-27T18:19:00Z">
              <w:r w:rsidRPr="00064254" w:rsidDel="002B6C16">
                <w:rPr>
                  <w:rFonts w:ascii="Calibri" w:hAnsi="Calibri"/>
                </w:rPr>
                <w:delText>Security/</w:delText>
              </w:r>
              <w:r w:rsidR="0092549C" w:rsidRPr="00064254" w:rsidDel="002B6C16">
                <w:rPr>
                  <w:rFonts w:ascii="Calibri" w:hAnsi="Calibri"/>
                </w:rPr>
                <w:delText>sensitive customer activities</w:delText>
              </w:r>
            </w:del>
          </w:p>
          <w:p w14:paraId="7BC47F52" w14:textId="6F6ADCDA" w:rsidR="0092549C" w:rsidRPr="00064254" w:rsidDel="002B6C16" w:rsidRDefault="0092549C" w:rsidP="00F50605">
            <w:pPr>
              <w:pStyle w:val="ListParagraph"/>
              <w:numPr>
                <w:ilvl w:val="0"/>
                <w:numId w:val="5"/>
              </w:numPr>
              <w:rPr>
                <w:del w:id="1913" w:author="Fnu, Sonam" w:date="2019-11-27T18:19:00Z"/>
                <w:rFonts w:ascii="Calibri" w:hAnsi="Calibri"/>
              </w:rPr>
            </w:pPr>
            <w:del w:id="1914" w:author="Fnu, Sonam" w:date="2019-11-27T18:19:00Z">
              <w:r w:rsidRPr="00064254" w:rsidDel="002B6C16">
                <w:rPr>
                  <w:rFonts w:ascii="Calibri" w:hAnsi="Calibri"/>
                </w:rPr>
                <w:delText>ETHIX-Net II will integrate with third part to handle normal customer activities - account related</w:delText>
              </w:r>
            </w:del>
          </w:p>
          <w:p w14:paraId="3C555F81" w14:textId="43E9A714" w:rsidR="0092549C" w:rsidRPr="00064254" w:rsidDel="002B6C16" w:rsidRDefault="0092549C" w:rsidP="00F50605">
            <w:pPr>
              <w:pStyle w:val="ListParagraph"/>
              <w:numPr>
                <w:ilvl w:val="0"/>
                <w:numId w:val="5"/>
              </w:numPr>
              <w:rPr>
                <w:del w:id="1915" w:author="Fnu, Sonam" w:date="2019-11-27T18:19:00Z"/>
                <w:rFonts w:ascii="Calibri" w:hAnsi="Calibri"/>
              </w:rPr>
            </w:pPr>
            <w:del w:id="1916" w:author="Fnu, Sonam" w:date="2019-11-27T18:19:00Z">
              <w:r w:rsidRPr="00064254" w:rsidDel="002B6C16">
                <w:rPr>
                  <w:rFonts w:ascii="Calibri" w:hAnsi="Calibri"/>
                </w:rPr>
                <w:delText>Notification service setup and performance will be on third party (i.e. SMS Contact).</w:delText>
              </w:r>
            </w:del>
          </w:p>
          <w:p w14:paraId="323DB54D" w14:textId="0B201958" w:rsidR="0092549C" w:rsidRPr="00064254" w:rsidDel="002B6C16" w:rsidRDefault="0092549C" w:rsidP="00F50605">
            <w:pPr>
              <w:pStyle w:val="ListParagraph"/>
              <w:numPr>
                <w:ilvl w:val="0"/>
                <w:numId w:val="5"/>
              </w:numPr>
              <w:rPr>
                <w:del w:id="1917" w:author="Fnu, Sonam" w:date="2019-11-27T18:19:00Z"/>
                <w:rFonts w:ascii="Calibri" w:hAnsi="Calibri"/>
              </w:rPr>
            </w:pPr>
            <w:del w:id="1918" w:author="Fnu, Sonam" w:date="2019-11-27T18:19:00Z">
              <w:r w:rsidRPr="00064254" w:rsidDel="002B6C16">
                <w:rPr>
                  <w:rFonts w:ascii="Calibri" w:hAnsi="Calibri"/>
                </w:rPr>
                <w:delText>Notification content from received/sent from/to integration party should be encrypted.</w:delText>
              </w:r>
            </w:del>
          </w:p>
          <w:p w14:paraId="046111DC" w14:textId="336B9F9F" w:rsidR="0092549C" w:rsidRPr="00064254" w:rsidDel="002B6C16" w:rsidRDefault="0092549C" w:rsidP="00F50605">
            <w:pPr>
              <w:pStyle w:val="ListParagraph"/>
              <w:numPr>
                <w:ilvl w:val="0"/>
                <w:numId w:val="5"/>
              </w:numPr>
              <w:rPr>
                <w:del w:id="1919" w:author="Fnu, Sonam" w:date="2019-11-27T18:19:00Z"/>
                <w:rFonts w:ascii="Calibri" w:hAnsi="Calibri"/>
              </w:rPr>
            </w:pPr>
            <w:del w:id="1920" w:author="Fnu, Sonam" w:date="2019-11-27T18:19:00Z">
              <w:r w:rsidRPr="00064254" w:rsidDel="002B6C16">
                <w:rPr>
                  <w:rFonts w:ascii="Calibri" w:hAnsi="Calibri"/>
                </w:rPr>
                <w:delText>Net will integrate with third party to send SMS notification</w:delText>
              </w:r>
            </w:del>
          </w:p>
          <w:p w14:paraId="09E15DDA" w14:textId="5636F6EA" w:rsidR="0092549C" w:rsidRPr="00064254" w:rsidDel="002B6C16" w:rsidRDefault="0092549C" w:rsidP="00064254">
            <w:pPr>
              <w:pStyle w:val="ListParagraph"/>
              <w:numPr>
                <w:ilvl w:val="0"/>
                <w:numId w:val="5"/>
              </w:numPr>
              <w:rPr>
                <w:del w:id="1921" w:author="Fnu, Sonam" w:date="2019-11-27T18:19:00Z"/>
                <w:rFonts w:ascii="Calibri" w:hAnsi="Calibri"/>
              </w:rPr>
            </w:pPr>
            <w:del w:id="1922" w:author="Fnu, Sonam" w:date="2019-11-27T18:19:00Z">
              <w:r w:rsidRPr="00064254" w:rsidDel="002B6C16">
                <w:rPr>
                  <w:rFonts w:ascii="Calibri" w:hAnsi="Calibri"/>
                </w:rPr>
                <w:delText xml:space="preserve">Notifications sending process will executed asynchronous from the system </w:delText>
              </w:r>
              <w:r w:rsidR="002A0E5E" w:rsidRPr="00064254" w:rsidDel="002B6C16">
                <w:rPr>
                  <w:rFonts w:ascii="Calibri" w:hAnsi="Calibri"/>
                </w:rPr>
                <w:delText xml:space="preserve">flow </w:delText>
              </w:r>
            </w:del>
          </w:p>
          <w:p w14:paraId="3E7E3428" w14:textId="4F022885" w:rsidR="0092549C" w:rsidRPr="00064254" w:rsidDel="002B6C16" w:rsidRDefault="0092549C" w:rsidP="00064254">
            <w:pPr>
              <w:pStyle w:val="ListParagraph"/>
              <w:numPr>
                <w:ilvl w:val="0"/>
                <w:numId w:val="5"/>
              </w:numPr>
              <w:rPr>
                <w:del w:id="1923" w:author="Fnu, Sonam" w:date="2019-11-27T18:19:00Z"/>
                <w:rFonts w:ascii="Calibri" w:hAnsi="Calibri"/>
              </w:rPr>
            </w:pPr>
            <w:del w:id="1924" w:author="Fnu, Sonam" w:date="2019-11-27T18:19:00Z">
              <w:r w:rsidRPr="00064254" w:rsidDel="002B6C16">
                <w:rPr>
                  <w:rFonts w:ascii="Calibri" w:hAnsi="Calibri"/>
                </w:rPr>
                <w:delText xml:space="preserve">All database manipulations should be graded against </w:delText>
              </w:r>
              <w:r w:rsidR="00636075" w:rsidRPr="00064254" w:rsidDel="002B6C16">
                <w:rPr>
                  <w:rFonts w:ascii="Calibri" w:hAnsi="Calibri"/>
                </w:rPr>
                <w:delText>SQL</w:delText>
              </w:r>
              <w:r w:rsidRPr="00064254" w:rsidDel="002B6C16">
                <w:rPr>
                  <w:rFonts w:ascii="Calibri" w:hAnsi="Calibri"/>
                </w:rPr>
                <w:delText xml:space="preserve"> injection </w:delText>
              </w:r>
            </w:del>
          </w:p>
          <w:p w14:paraId="0AA3AA3E" w14:textId="6F2823AC" w:rsidR="0092549C" w:rsidRPr="00064254" w:rsidDel="002B6C16" w:rsidRDefault="0092549C" w:rsidP="00F50605">
            <w:pPr>
              <w:pStyle w:val="ListParagraph"/>
              <w:numPr>
                <w:ilvl w:val="0"/>
                <w:numId w:val="5"/>
              </w:numPr>
              <w:rPr>
                <w:del w:id="1925" w:author="Fnu, Sonam" w:date="2019-11-27T18:19:00Z"/>
                <w:rFonts w:ascii="Calibri" w:hAnsi="Calibri"/>
              </w:rPr>
            </w:pPr>
            <w:del w:id="1926" w:author="Fnu, Sonam" w:date="2019-11-27T18:19:00Z">
              <w:r w:rsidRPr="00064254" w:rsidDel="002B6C16">
                <w:rPr>
                  <w:rFonts w:ascii="Calibri" w:hAnsi="Calibri"/>
                </w:rPr>
                <w:delText>Logs should not contain sensitive data(User Id , Password )</w:delText>
              </w:r>
            </w:del>
          </w:p>
          <w:p w14:paraId="3B7EF62E" w14:textId="6F5AC3E7" w:rsidR="000A4A83" w:rsidRPr="00064254" w:rsidDel="002B6C16" w:rsidRDefault="000A4A83">
            <w:pPr>
              <w:pStyle w:val="ListParagraph"/>
              <w:numPr>
                <w:ilvl w:val="0"/>
                <w:numId w:val="5"/>
              </w:numPr>
              <w:rPr>
                <w:del w:id="1927" w:author="Fnu, Sonam" w:date="2019-11-27T18:19:00Z"/>
                <w:rFonts w:ascii="Calibri" w:hAnsi="Calibri"/>
              </w:rPr>
            </w:pPr>
            <w:del w:id="1928" w:author="Fnu, Sonam" w:date="2019-11-27T18:19:00Z">
              <w:r w:rsidRPr="00064254" w:rsidDel="002B6C16">
                <w:rPr>
                  <w:rFonts w:ascii="Calibri" w:hAnsi="Calibri"/>
                </w:rPr>
                <w:delText>Logs archiving will be handled as database administrative task by bank</w:delText>
              </w:r>
            </w:del>
          </w:p>
          <w:p w14:paraId="078EA2B6" w14:textId="6D60278A" w:rsidR="00F50605" w:rsidRPr="00064254" w:rsidDel="002B6C16" w:rsidRDefault="00F50605" w:rsidP="00F50605">
            <w:pPr>
              <w:pStyle w:val="ListParagraph"/>
              <w:numPr>
                <w:ilvl w:val="0"/>
                <w:numId w:val="5"/>
              </w:numPr>
              <w:contextualSpacing w:val="0"/>
              <w:rPr>
                <w:del w:id="1929" w:author="Fnu, Sonam" w:date="2019-11-27T18:19:00Z"/>
                <w:rFonts w:ascii="Calibri" w:hAnsi="Calibri"/>
              </w:rPr>
            </w:pPr>
            <w:del w:id="1930" w:author="Fnu, Sonam" w:date="2019-11-27T18:19:00Z">
              <w:r w:rsidRPr="00064254" w:rsidDel="002B6C16">
                <w:rPr>
                  <w:rFonts w:ascii="Calibri" w:hAnsi="Calibri"/>
                </w:rPr>
                <w:delText>Mobile integration solution will be out of scope in this CR scope and to keep it only in subscription till we find a way of integration with mobile team</w:delText>
              </w:r>
            </w:del>
          </w:p>
          <w:p w14:paraId="295A93A1" w14:textId="1CD9CCC0" w:rsidR="00F50605" w:rsidRPr="00064254" w:rsidDel="002B6C16" w:rsidRDefault="00F50605" w:rsidP="00F50605">
            <w:pPr>
              <w:pStyle w:val="ListParagraph"/>
              <w:numPr>
                <w:ilvl w:val="0"/>
                <w:numId w:val="5"/>
              </w:numPr>
              <w:rPr>
                <w:del w:id="1931" w:author="Fnu, Sonam" w:date="2019-11-27T18:19:00Z"/>
                <w:rFonts w:ascii="Calibri" w:hAnsi="Calibri"/>
              </w:rPr>
            </w:pPr>
          </w:p>
          <w:p w14:paraId="0C4A3E11" w14:textId="064D721C" w:rsidR="0092549C" w:rsidRPr="00064254" w:rsidDel="002B6C16" w:rsidRDefault="0092549C" w:rsidP="0092549C">
            <w:pPr>
              <w:pStyle w:val="ListParagraph"/>
              <w:rPr>
                <w:del w:id="1932" w:author="Fnu, Sonam" w:date="2019-11-27T18:19:00Z"/>
                <w:rFonts w:ascii="Calibri" w:hAnsi="Calibri"/>
              </w:rPr>
            </w:pPr>
          </w:p>
        </w:tc>
      </w:tr>
    </w:tbl>
    <w:p w14:paraId="78D9B2D4" w14:textId="12448075" w:rsidR="00642E30" w:rsidRPr="006A388C" w:rsidRDefault="00642E30" w:rsidP="00642E30">
      <w:pPr>
        <w:shd w:val="clear" w:color="auto" w:fill="FFFFFF"/>
        <w:spacing w:before="240" w:after="120" w:line="240" w:lineRule="auto"/>
        <w:outlineLvl w:val="3"/>
        <w:rPr>
          <w:ins w:id="1933" w:author="Fnu, Sonam" w:date="2019-11-27T19:10:00Z"/>
          <w:rFonts w:ascii="Calibri" w:eastAsiaTheme="majorEastAsia" w:hAnsi="Calibri" w:cstheme="majorBidi"/>
          <w:b/>
          <w:bCs/>
          <w:sz w:val="28"/>
          <w:szCs w:val="28"/>
          <w:rPrChange w:id="1934" w:author="Fnu, Sonam" w:date="2019-11-27T19:11:00Z">
            <w:rPr>
              <w:ins w:id="1935" w:author="Fnu, Sonam" w:date="2019-11-27T19:10:00Z"/>
              <w:rFonts w:ascii="Arial" w:eastAsia="Times New Roman" w:hAnsi="Arial" w:cs="Arial"/>
              <w:color w:val="0F243E" w:themeColor="text2" w:themeShade="80"/>
              <w:sz w:val="35"/>
              <w:szCs w:val="35"/>
            </w:rPr>
          </w:rPrChange>
        </w:rPr>
      </w:pPr>
      <w:ins w:id="1936" w:author="Fnu, Sonam" w:date="2019-11-27T19:11:00Z">
        <w:r w:rsidRPr="006A388C">
          <w:rPr>
            <w:rFonts w:ascii="Calibri" w:eastAsiaTheme="majorEastAsia" w:hAnsi="Calibri" w:cstheme="majorBidi"/>
            <w:b/>
            <w:bCs/>
            <w:sz w:val="28"/>
            <w:szCs w:val="28"/>
            <w:rPrChange w:id="1937" w:author="Fnu, Sonam" w:date="2019-11-27T19:11:00Z">
              <w:rPr>
                <w:rFonts w:ascii="Arial" w:eastAsia="Times New Roman" w:hAnsi="Arial" w:cs="Arial"/>
                <w:color w:val="0F243E" w:themeColor="text2" w:themeShade="80"/>
                <w:sz w:val="35"/>
                <w:szCs w:val="35"/>
              </w:rPr>
            </w:rPrChange>
          </w:rPr>
          <w:t>7.</w:t>
        </w:r>
      </w:ins>
      <w:ins w:id="1938" w:author="Fnu, Sonam" w:date="2019-11-27T19:10:00Z">
        <w:r w:rsidRPr="006A388C">
          <w:rPr>
            <w:rFonts w:ascii="Calibri" w:eastAsiaTheme="majorEastAsia" w:hAnsi="Calibri" w:cstheme="majorBidi"/>
            <w:b/>
            <w:bCs/>
            <w:sz w:val="28"/>
            <w:szCs w:val="28"/>
            <w:rPrChange w:id="1939" w:author="Fnu, Sonam" w:date="2019-11-27T19:11:00Z">
              <w:rPr>
                <w:rFonts w:ascii="Arial" w:eastAsia="Times New Roman" w:hAnsi="Arial" w:cs="Arial"/>
                <w:color w:val="0F243E" w:themeColor="text2" w:themeShade="80"/>
                <w:sz w:val="35"/>
                <w:szCs w:val="35"/>
              </w:rPr>
            </w:rPrChange>
          </w:rPr>
          <w:t>code change:</w:t>
        </w:r>
      </w:ins>
    </w:p>
    <w:p w14:paraId="52AE73F0" w14:textId="77777777" w:rsidR="00642E30" w:rsidRPr="00075AF7" w:rsidRDefault="00642E30" w:rsidP="00642E30">
      <w:pPr>
        <w:shd w:val="clear" w:color="auto" w:fill="FFFFFF"/>
        <w:spacing w:before="240" w:after="120" w:line="240" w:lineRule="auto"/>
        <w:outlineLvl w:val="3"/>
        <w:rPr>
          <w:ins w:id="1940" w:author="Fnu, Sonam" w:date="2019-11-27T19:10:00Z"/>
          <w:rFonts w:ascii="inherit" w:eastAsia="Times New Roman" w:hAnsi="inherit" w:cs="Times New Roman"/>
          <w:spacing w:val="-2"/>
          <w:sz w:val="24"/>
          <w:szCs w:val="24"/>
        </w:rPr>
      </w:pPr>
      <w:ins w:id="1941" w:author="Fnu, Sonam" w:date="2019-11-27T19:10:00Z">
        <w:r w:rsidRPr="00075AF7">
          <w:rPr>
            <w:rFonts w:ascii="inherit" w:eastAsia="Times New Roman" w:hAnsi="inherit" w:cs="Times New Roman"/>
            <w:spacing w:val="-2"/>
            <w:sz w:val="24"/>
            <w:szCs w:val="24"/>
          </w:rPr>
          <w:t>Following are the changes that are performed</w:t>
        </w:r>
        <w:r>
          <w:rPr>
            <w:rFonts w:ascii="inherit" w:eastAsia="Times New Roman" w:hAnsi="inherit" w:cs="Times New Roman"/>
            <w:spacing w:val="-2"/>
            <w:sz w:val="24"/>
            <w:szCs w:val="24"/>
          </w:rPr>
          <w:t xml:space="preserve"> and in progress</w:t>
        </w:r>
        <w:r w:rsidRPr="00075AF7">
          <w:rPr>
            <w:rFonts w:ascii="inherit" w:eastAsia="Times New Roman" w:hAnsi="inherit" w:cs="Times New Roman"/>
            <w:spacing w:val="-2"/>
            <w:sz w:val="24"/>
            <w:szCs w:val="24"/>
          </w:rPr>
          <w:t xml:space="preserve"> to deploy the FluidCebApp.ear on WildFly server.</w:t>
        </w:r>
      </w:ins>
    </w:p>
    <w:p w14:paraId="09A2A106" w14:textId="77777777" w:rsidR="00642E30" w:rsidRPr="00D71FB2" w:rsidRDefault="00642E30" w:rsidP="00642E30">
      <w:pPr>
        <w:shd w:val="clear" w:color="auto" w:fill="FFFFFF"/>
        <w:spacing w:before="240" w:after="120" w:line="240" w:lineRule="auto"/>
        <w:outlineLvl w:val="3"/>
        <w:rPr>
          <w:ins w:id="1942" w:author="Fnu, Sonam" w:date="2019-11-27T19:10:00Z"/>
          <w:rFonts w:ascii="Arial" w:eastAsia="Times New Roman" w:hAnsi="Arial" w:cs="Arial"/>
          <w:b/>
          <w:color w:val="0F243E" w:themeColor="text2" w:themeShade="80"/>
          <w:sz w:val="20"/>
          <w:szCs w:val="20"/>
        </w:rPr>
      </w:pPr>
      <w:ins w:id="1943" w:author="Fnu, Sonam" w:date="2019-11-27T19:10:00Z">
        <w:r w:rsidRPr="00D71FB2">
          <w:rPr>
            <w:rFonts w:ascii="Arial" w:eastAsia="Times New Roman" w:hAnsi="Arial" w:cs="Arial"/>
            <w:b/>
            <w:color w:val="0F243E" w:themeColor="text2" w:themeShade="80"/>
            <w:sz w:val="20"/>
            <w:szCs w:val="20"/>
          </w:rPr>
          <w:t>Background of the changes:</w:t>
        </w:r>
      </w:ins>
    </w:p>
    <w:p w14:paraId="3F0806B2" w14:textId="77777777" w:rsidR="00642E30" w:rsidRPr="00075AF7" w:rsidRDefault="00642E30" w:rsidP="00642E30">
      <w:pPr>
        <w:pStyle w:val="ListParagraph"/>
        <w:numPr>
          <w:ilvl w:val="0"/>
          <w:numId w:val="157"/>
        </w:numPr>
        <w:shd w:val="clear" w:color="auto" w:fill="FFFFFF"/>
        <w:spacing w:before="240" w:after="120" w:line="240" w:lineRule="auto"/>
        <w:outlineLvl w:val="3"/>
        <w:rPr>
          <w:ins w:id="1944" w:author="Fnu, Sonam" w:date="2019-11-27T19:10:00Z"/>
          <w:rFonts w:ascii="inherit" w:eastAsia="Times New Roman" w:hAnsi="inherit" w:cs="Times New Roman"/>
          <w:spacing w:val="-2"/>
          <w:sz w:val="24"/>
          <w:szCs w:val="24"/>
        </w:rPr>
      </w:pPr>
      <w:ins w:id="1945" w:author="Fnu, Sonam" w:date="2019-11-27T19:10:00Z">
        <w:r w:rsidRPr="00075AF7">
          <w:rPr>
            <w:rFonts w:ascii="inherit" w:eastAsia="Times New Roman" w:hAnsi="inherit" w:cs="Times New Roman"/>
            <w:spacing w:val="-2"/>
            <w:sz w:val="24"/>
            <w:szCs w:val="24"/>
          </w:rPr>
          <w:t>the existing code is implemented by referring the local view and remote more than once. That is, it is referring from @Local or @Remote as well as is referred by implementing the Remote or Local interface. Hence during the deployment on WildFly the server gives error stating bean is already registered as Remote or Local view.</w:t>
        </w:r>
      </w:ins>
    </w:p>
    <w:p w14:paraId="31F5B840" w14:textId="4CBA90E2" w:rsidR="00642E30" w:rsidRPr="00075AF7" w:rsidRDefault="00642E30" w:rsidP="00642E30">
      <w:pPr>
        <w:pStyle w:val="ListParagraph"/>
        <w:numPr>
          <w:ilvl w:val="0"/>
          <w:numId w:val="157"/>
        </w:numPr>
        <w:shd w:val="clear" w:color="auto" w:fill="FFFFFF"/>
        <w:spacing w:before="240" w:after="120" w:line="240" w:lineRule="auto"/>
        <w:outlineLvl w:val="3"/>
        <w:rPr>
          <w:ins w:id="1946" w:author="Fnu, Sonam" w:date="2019-11-27T19:10:00Z"/>
          <w:rFonts w:ascii="inherit" w:eastAsia="Times New Roman" w:hAnsi="inherit" w:cs="Times New Roman"/>
          <w:spacing w:val="-2"/>
          <w:sz w:val="24"/>
          <w:szCs w:val="24"/>
        </w:rPr>
      </w:pPr>
      <w:ins w:id="1947" w:author="Fnu, Sonam" w:date="2019-11-27T19:10:00Z">
        <w:r w:rsidRPr="00075AF7">
          <w:rPr>
            <w:rFonts w:ascii="inherit" w:eastAsia="Times New Roman" w:hAnsi="inherit" w:cs="Times New Roman"/>
            <w:spacing w:val="-2"/>
            <w:sz w:val="24"/>
            <w:szCs w:val="24"/>
          </w:rPr>
          <w:t xml:space="preserve">After the above issue was resolved, WildFly gave another error for No EJB found with the interface. The EJB beans are getting registered and the log also shows the JNDI lookup </w:t>
        </w:r>
      </w:ins>
      <w:ins w:id="1948" w:author="Fnu, Sonam" w:date="2019-11-27T19:11:00Z">
        <w:r w:rsidR="00DA2926" w:rsidRPr="00075AF7">
          <w:rPr>
            <w:rFonts w:ascii="inherit" w:eastAsia="Times New Roman" w:hAnsi="inherit" w:cs="Times New Roman"/>
            <w:spacing w:val="-2"/>
            <w:sz w:val="24"/>
            <w:szCs w:val="24"/>
          </w:rPr>
          <w:lastRenderedPageBreak/>
          <w:t>URL</w:t>
        </w:r>
      </w:ins>
      <w:ins w:id="1949" w:author="Fnu, Sonam" w:date="2019-11-27T19:10:00Z">
        <w:r w:rsidRPr="00075AF7">
          <w:rPr>
            <w:rFonts w:ascii="inherit" w:eastAsia="Times New Roman" w:hAnsi="inherit" w:cs="Times New Roman"/>
            <w:spacing w:val="-2"/>
            <w:sz w:val="24"/>
            <w:szCs w:val="24"/>
          </w:rPr>
          <w:t xml:space="preserve"> for the same for each </w:t>
        </w:r>
        <w:proofErr w:type="gramStart"/>
        <w:r w:rsidRPr="00075AF7">
          <w:rPr>
            <w:rFonts w:ascii="inherit" w:eastAsia="Times New Roman" w:hAnsi="inherit" w:cs="Times New Roman"/>
            <w:spacing w:val="-2"/>
            <w:sz w:val="24"/>
            <w:szCs w:val="24"/>
          </w:rPr>
          <w:t>beans</w:t>
        </w:r>
      </w:ins>
      <w:proofErr w:type="gramEnd"/>
      <w:ins w:id="1950" w:author="Fnu, Sonam" w:date="2019-11-27T19:11:00Z">
        <w:r w:rsidR="00DA2926">
          <w:rPr>
            <w:rFonts w:ascii="inherit" w:eastAsia="Times New Roman" w:hAnsi="inherit" w:cs="Times New Roman"/>
            <w:spacing w:val="-2"/>
            <w:sz w:val="24"/>
            <w:szCs w:val="24"/>
          </w:rPr>
          <w:t xml:space="preserve"> </w:t>
        </w:r>
      </w:ins>
      <w:ins w:id="1951" w:author="Fnu, Sonam" w:date="2019-11-27T19:10:00Z">
        <w:r w:rsidRPr="00075AF7">
          <w:rPr>
            <w:rFonts w:ascii="inherit" w:eastAsia="Times New Roman" w:hAnsi="inherit" w:cs="Times New Roman"/>
            <w:spacing w:val="-2"/>
            <w:sz w:val="24"/>
            <w:szCs w:val="24"/>
          </w:rPr>
          <w:t>. But the bean referring to another bean was not being injected. Hence there was an error.</w:t>
        </w:r>
      </w:ins>
    </w:p>
    <w:p w14:paraId="3AAA4412" w14:textId="77777777" w:rsidR="00642E30" w:rsidRPr="00D71FB2" w:rsidRDefault="00642E30" w:rsidP="00642E30">
      <w:pPr>
        <w:shd w:val="clear" w:color="auto" w:fill="FFFFFF"/>
        <w:spacing w:before="240" w:after="120" w:line="240" w:lineRule="auto"/>
        <w:outlineLvl w:val="3"/>
        <w:rPr>
          <w:ins w:id="1952" w:author="Fnu, Sonam" w:date="2019-11-27T19:10:00Z"/>
          <w:rFonts w:ascii="Arial" w:eastAsia="Times New Roman" w:hAnsi="Arial" w:cs="Arial"/>
          <w:b/>
          <w:color w:val="0F243E" w:themeColor="text2" w:themeShade="80"/>
          <w:sz w:val="20"/>
          <w:szCs w:val="20"/>
        </w:rPr>
      </w:pPr>
      <w:ins w:id="1953" w:author="Fnu, Sonam" w:date="2019-11-27T19:10:00Z">
        <w:r w:rsidRPr="00D71FB2">
          <w:rPr>
            <w:rFonts w:ascii="Arial" w:eastAsia="Times New Roman" w:hAnsi="Arial" w:cs="Arial"/>
            <w:b/>
            <w:color w:val="0F243E" w:themeColor="text2" w:themeShade="80"/>
            <w:sz w:val="20"/>
            <w:szCs w:val="20"/>
          </w:rPr>
          <w:t xml:space="preserve">Fix: </w:t>
        </w:r>
      </w:ins>
    </w:p>
    <w:p w14:paraId="310231B2" w14:textId="77777777" w:rsidR="00642E30" w:rsidRPr="00075AF7" w:rsidRDefault="00642E30" w:rsidP="00642E30">
      <w:pPr>
        <w:pStyle w:val="ListParagraph"/>
        <w:numPr>
          <w:ilvl w:val="0"/>
          <w:numId w:val="158"/>
        </w:numPr>
        <w:shd w:val="clear" w:color="auto" w:fill="FFFFFF"/>
        <w:spacing w:before="240" w:after="120" w:line="240" w:lineRule="auto"/>
        <w:outlineLvl w:val="3"/>
        <w:rPr>
          <w:ins w:id="1954" w:author="Fnu, Sonam" w:date="2019-11-27T19:10:00Z"/>
          <w:rFonts w:ascii="inherit" w:eastAsia="Times New Roman" w:hAnsi="inherit" w:cs="Times New Roman"/>
          <w:spacing w:val="-2"/>
          <w:sz w:val="24"/>
          <w:szCs w:val="24"/>
        </w:rPr>
      </w:pPr>
      <w:ins w:id="1955" w:author="Fnu, Sonam" w:date="2019-11-27T19:10:00Z">
        <w:r w:rsidRPr="00075AF7">
          <w:rPr>
            <w:rFonts w:ascii="inherit" w:eastAsia="Times New Roman" w:hAnsi="inherit" w:cs="Times New Roman"/>
            <w:spacing w:val="-2"/>
            <w:sz w:val="24"/>
            <w:szCs w:val="24"/>
          </w:rPr>
          <w:t>We have currently fixed this issue by removing the interface reference from the @Local and @Remote annotation from around 500 files.</w:t>
        </w:r>
      </w:ins>
    </w:p>
    <w:p w14:paraId="3C393442" w14:textId="77777777" w:rsidR="00642E30" w:rsidRDefault="00642E30" w:rsidP="00642E30">
      <w:pPr>
        <w:pStyle w:val="ListParagraph"/>
        <w:numPr>
          <w:ilvl w:val="0"/>
          <w:numId w:val="158"/>
        </w:numPr>
        <w:shd w:val="clear" w:color="auto" w:fill="FFFFFF"/>
        <w:spacing w:before="240" w:after="120" w:line="240" w:lineRule="auto"/>
        <w:outlineLvl w:val="3"/>
        <w:rPr>
          <w:ins w:id="1956" w:author="Fnu, Sonam" w:date="2019-11-27T19:10:00Z"/>
          <w:rFonts w:ascii="inherit" w:eastAsia="Times New Roman" w:hAnsi="inherit" w:cs="Times New Roman"/>
          <w:spacing w:val="-2"/>
          <w:sz w:val="24"/>
          <w:szCs w:val="24"/>
        </w:rPr>
      </w:pPr>
      <w:ins w:id="1957" w:author="Fnu, Sonam" w:date="2019-11-27T19:10:00Z">
        <w:r w:rsidRPr="00075AF7">
          <w:rPr>
            <w:rFonts w:ascii="inherit" w:eastAsia="Times New Roman" w:hAnsi="inherit" w:cs="Times New Roman"/>
            <w:spacing w:val="-2"/>
            <w:sz w:val="24"/>
            <w:szCs w:val="24"/>
          </w:rPr>
          <w:t xml:space="preserve">We are currently fixing this issue by adding the global JNDI </w:t>
        </w:r>
        <w:proofErr w:type="spellStart"/>
        <w:r w:rsidRPr="00075AF7">
          <w:rPr>
            <w:rFonts w:ascii="inherit" w:eastAsia="Times New Roman" w:hAnsi="inherit" w:cs="Times New Roman"/>
            <w:spacing w:val="-2"/>
            <w:sz w:val="24"/>
            <w:szCs w:val="24"/>
          </w:rPr>
          <w:t>url</w:t>
        </w:r>
        <w:proofErr w:type="spellEnd"/>
        <w:r w:rsidRPr="00075AF7">
          <w:rPr>
            <w:rFonts w:ascii="inherit" w:eastAsia="Times New Roman" w:hAnsi="inherit" w:cs="Times New Roman"/>
            <w:spacing w:val="-2"/>
            <w:sz w:val="24"/>
            <w:szCs w:val="24"/>
          </w:rPr>
          <w:t xml:space="preserve"> to the @EJB annotation. There are about 358 files and about 850 lines of code changes.</w:t>
        </w:r>
      </w:ins>
    </w:p>
    <w:p w14:paraId="7996A376" w14:textId="77777777" w:rsidR="00642E30" w:rsidRDefault="00642E30" w:rsidP="00642E30">
      <w:pPr>
        <w:shd w:val="clear" w:color="auto" w:fill="FFFFFF"/>
        <w:spacing w:before="240" w:after="120" w:line="240" w:lineRule="auto"/>
        <w:outlineLvl w:val="3"/>
        <w:rPr>
          <w:ins w:id="1958" w:author="Fnu, Sonam" w:date="2019-11-27T19:10:00Z"/>
          <w:rFonts w:ascii="inherit" w:eastAsia="Times New Roman" w:hAnsi="inherit" w:cs="Times New Roman"/>
          <w:spacing w:val="-2"/>
          <w:sz w:val="24"/>
          <w:szCs w:val="24"/>
        </w:rPr>
      </w:pPr>
      <w:ins w:id="1959" w:author="Fnu, Sonam" w:date="2019-11-27T19:10:00Z">
        <w:r>
          <w:rPr>
            <w:rFonts w:ascii="inherit" w:eastAsia="Times New Roman" w:hAnsi="inherit" w:cs="Times New Roman"/>
            <w:spacing w:val="-2"/>
            <w:sz w:val="24"/>
            <w:szCs w:val="24"/>
          </w:rPr>
          <w:t xml:space="preserve">Lists of file changes : </w:t>
        </w:r>
      </w:ins>
    </w:p>
    <w:p w14:paraId="2309DDC1" w14:textId="77777777" w:rsidR="00642E30" w:rsidRDefault="00642E30" w:rsidP="00642E30">
      <w:pPr>
        <w:shd w:val="clear" w:color="auto" w:fill="FFFFFF"/>
        <w:spacing w:before="240" w:after="120" w:line="240" w:lineRule="auto"/>
        <w:outlineLvl w:val="3"/>
        <w:rPr>
          <w:ins w:id="1960" w:author="Fnu, Sonam" w:date="2019-11-27T19:10:00Z"/>
          <w:rFonts w:ascii="inherit" w:eastAsia="Times New Roman" w:hAnsi="inherit" w:cs="Times New Roman"/>
          <w:spacing w:val="-2"/>
          <w:sz w:val="24"/>
          <w:szCs w:val="24"/>
        </w:rPr>
      </w:pPr>
      <w:ins w:id="1961" w:author="Fnu, Sonam" w:date="2019-11-27T19:10:00Z">
        <w:r>
          <w:rPr>
            <w:rFonts w:ascii="inherit" w:eastAsia="Times New Roman" w:hAnsi="inherit" w:cs="Times New Roman"/>
            <w:noProof/>
            <w:spacing w:val="-2"/>
            <w:sz w:val="24"/>
            <w:szCs w:val="24"/>
          </w:rPr>
          <w:drawing>
            <wp:inline distT="0" distB="0" distL="0" distR="0" wp14:anchorId="527CFF6F" wp14:editId="2060290E">
              <wp:extent cx="5937250" cy="2139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2139950"/>
                      </a:xfrm>
                      <a:prstGeom prst="rect">
                        <a:avLst/>
                      </a:prstGeom>
                      <a:noFill/>
                      <a:ln>
                        <a:noFill/>
                      </a:ln>
                    </pic:spPr>
                  </pic:pic>
                </a:graphicData>
              </a:graphic>
            </wp:inline>
          </w:drawing>
        </w:r>
      </w:ins>
    </w:p>
    <w:p w14:paraId="4C8D0091" w14:textId="77777777" w:rsidR="00642E30" w:rsidRDefault="00642E30" w:rsidP="00642E30">
      <w:pPr>
        <w:shd w:val="clear" w:color="auto" w:fill="FFFFFF"/>
        <w:spacing w:before="240" w:after="120" w:line="240" w:lineRule="auto"/>
        <w:outlineLvl w:val="3"/>
        <w:rPr>
          <w:ins w:id="1962" w:author="Fnu, Sonam" w:date="2019-11-27T19:10:00Z"/>
          <w:rFonts w:ascii="inherit" w:eastAsia="Times New Roman" w:hAnsi="inherit" w:cs="Times New Roman"/>
          <w:spacing w:val="-2"/>
          <w:sz w:val="24"/>
          <w:szCs w:val="24"/>
        </w:rPr>
      </w:pPr>
      <w:ins w:id="1963" w:author="Fnu, Sonam" w:date="2019-11-27T19:10:00Z">
        <w:r>
          <w:rPr>
            <w:rFonts w:ascii="inherit" w:eastAsia="Times New Roman" w:hAnsi="inherit" w:cs="Times New Roman"/>
            <w:noProof/>
            <w:spacing w:val="-2"/>
            <w:sz w:val="24"/>
            <w:szCs w:val="24"/>
          </w:rPr>
          <w:drawing>
            <wp:inline distT="0" distB="0" distL="0" distR="0" wp14:anchorId="2413CEDC" wp14:editId="26F3A06B">
              <wp:extent cx="5937250" cy="215265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2152650"/>
                      </a:xfrm>
                      <a:prstGeom prst="rect">
                        <a:avLst/>
                      </a:prstGeom>
                      <a:noFill/>
                      <a:ln>
                        <a:noFill/>
                      </a:ln>
                    </pic:spPr>
                  </pic:pic>
                </a:graphicData>
              </a:graphic>
            </wp:inline>
          </w:drawing>
        </w:r>
      </w:ins>
    </w:p>
    <w:p w14:paraId="585B9124" w14:textId="77777777" w:rsidR="00642E30" w:rsidRDefault="00642E30" w:rsidP="00642E30">
      <w:pPr>
        <w:shd w:val="clear" w:color="auto" w:fill="FFFFFF"/>
        <w:spacing w:before="240" w:after="120" w:line="240" w:lineRule="auto"/>
        <w:outlineLvl w:val="3"/>
        <w:rPr>
          <w:ins w:id="1964" w:author="Fnu, Sonam" w:date="2019-11-27T19:10:00Z"/>
          <w:rFonts w:ascii="inherit" w:eastAsia="Times New Roman" w:hAnsi="inherit" w:cs="Times New Roman"/>
          <w:spacing w:val="-2"/>
          <w:sz w:val="24"/>
          <w:szCs w:val="24"/>
        </w:rPr>
      </w:pPr>
      <w:ins w:id="1965" w:author="Fnu, Sonam" w:date="2019-11-27T19:10:00Z">
        <w:r>
          <w:rPr>
            <w:rFonts w:ascii="inherit" w:eastAsia="Times New Roman" w:hAnsi="inherit" w:cs="Times New Roman"/>
            <w:noProof/>
            <w:spacing w:val="-2"/>
            <w:sz w:val="24"/>
            <w:szCs w:val="24"/>
          </w:rPr>
          <w:drawing>
            <wp:inline distT="0" distB="0" distL="0" distR="0" wp14:anchorId="6B5E022F" wp14:editId="1086B2B3">
              <wp:extent cx="5937250" cy="1898650"/>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1898650"/>
                      </a:xfrm>
                      <a:prstGeom prst="rect">
                        <a:avLst/>
                      </a:prstGeom>
                      <a:noFill/>
                      <a:ln>
                        <a:noFill/>
                      </a:ln>
                    </pic:spPr>
                  </pic:pic>
                </a:graphicData>
              </a:graphic>
            </wp:inline>
          </w:drawing>
        </w:r>
      </w:ins>
    </w:p>
    <w:p w14:paraId="13A52D13" w14:textId="68DC4AFD" w:rsidR="001D42D3" w:rsidRPr="0012307C" w:rsidRDefault="001D42D3" w:rsidP="001D42D3">
      <w:pPr>
        <w:shd w:val="clear" w:color="auto" w:fill="FFFFFF"/>
        <w:spacing w:before="240" w:after="120" w:line="240" w:lineRule="auto"/>
        <w:outlineLvl w:val="3"/>
        <w:rPr>
          <w:ins w:id="1966" w:author="Fnu, Sonam" w:date="2019-12-02T18:14:00Z"/>
          <w:rFonts w:ascii="Calibri" w:eastAsiaTheme="majorEastAsia" w:hAnsi="Calibri" w:cs="Calibri"/>
          <w:b/>
          <w:bCs/>
          <w:sz w:val="28"/>
          <w:szCs w:val="28"/>
          <w:rPrChange w:id="1967" w:author="Fnu, Sonam" w:date="2019-12-02T18:45:00Z">
            <w:rPr>
              <w:ins w:id="1968" w:author="Fnu, Sonam" w:date="2019-12-02T18:14:00Z"/>
              <w:rFonts w:ascii="Calibri" w:eastAsiaTheme="majorEastAsia" w:hAnsi="Calibri" w:cstheme="majorBidi"/>
              <w:b/>
              <w:bCs/>
              <w:sz w:val="28"/>
              <w:szCs w:val="28"/>
            </w:rPr>
          </w:rPrChange>
        </w:rPr>
      </w:pPr>
      <w:ins w:id="1969" w:author="Fnu, Sonam" w:date="2019-12-02T18:10:00Z">
        <w:r w:rsidRPr="0012307C">
          <w:rPr>
            <w:rFonts w:ascii="Calibri" w:eastAsiaTheme="majorEastAsia" w:hAnsi="Calibri" w:cs="Calibri"/>
            <w:b/>
            <w:bCs/>
            <w:sz w:val="28"/>
            <w:szCs w:val="28"/>
            <w:rPrChange w:id="1970" w:author="Fnu, Sonam" w:date="2019-12-02T18:45:00Z">
              <w:rPr>
                <w:rFonts w:ascii="Calibri" w:eastAsiaTheme="majorEastAsia" w:hAnsi="Calibri" w:cstheme="majorBidi"/>
                <w:b/>
                <w:bCs/>
                <w:sz w:val="28"/>
                <w:szCs w:val="28"/>
              </w:rPr>
            </w:rPrChange>
          </w:rPr>
          <w:lastRenderedPageBreak/>
          <w:t>7</w:t>
        </w:r>
      </w:ins>
      <w:ins w:id="1971" w:author="Fnu, Sonam" w:date="2019-12-02T18:14:00Z">
        <w:r w:rsidR="00AE3561" w:rsidRPr="0012307C">
          <w:rPr>
            <w:rFonts w:ascii="Calibri" w:eastAsiaTheme="majorEastAsia" w:hAnsi="Calibri" w:cs="Calibri"/>
            <w:b/>
            <w:bCs/>
            <w:sz w:val="28"/>
            <w:szCs w:val="28"/>
            <w:rPrChange w:id="1972" w:author="Fnu, Sonam" w:date="2019-12-02T18:45:00Z">
              <w:rPr>
                <w:rFonts w:ascii="Calibri" w:eastAsiaTheme="majorEastAsia" w:hAnsi="Calibri" w:cstheme="majorBidi"/>
                <w:b/>
                <w:bCs/>
                <w:sz w:val="28"/>
                <w:szCs w:val="28"/>
              </w:rPr>
            </w:rPrChange>
          </w:rPr>
          <w:t xml:space="preserve">.Configuration changes on </w:t>
        </w:r>
        <w:proofErr w:type="spellStart"/>
        <w:r w:rsidR="00AE3561" w:rsidRPr="0012307C">
          <w:rPr>
            <w:rFonts w:ascii="Calibri" w:eastAsiaTheme="majorEastAsia" w:hAnsi="Calibri" w:cs="Calibri"/>
            <w:b/>
            <w:bCs/>
            <w:sz w:val="28"/>
            <w:szCs w:val="28"/>
            <w:rPrChange w:id="1973" w:author="Fnu, Sonam" w:date="2019-12-02T18:45:00Z">
              <w:rPr>
                <w:rFonts w:ascii="Calibri" w:eastAsiaTheme="majorEastAsia" w:hAnsi="Calibri" w:cstheme="majorBidi"/>
                <w:b/>
                <w:bCs/>
                <w:sz w:val="28"/>
                <w:szCs w:val="28"/>
              </w:rPr>
            </w:rPrChange>
          </w:rPr>
          <w:t>Wildfly</w:t>
        </w:r>
      </w:ins>
      <w:proofErr w:type="spellEnd"/>
      <w:ins w:id="1974" w:author="Fnu, Sonam" w:date="2019-12-02T18:10:00Z">
        <w:r w:rsidRPr="0012307C">
          <w:rPr>
            <w:rFonts w:ascii="Calibri" w:eastAsiaTheme="majorEastAsia" w:hAnsi="Calibri" w:cs="Calibri"/>
            <w:b/>
            <w:bCs/>
            <w:sz w:val="28"/>
            <w:szCs w:val="28"/>
            <w:rPrChange w:id="1975" w:author="Fnu, Sonam" w:date="2019-12-02T18:45:00Z">
              <w:rPr>
                <w:rFonts w:ascii="Calibri" w:eastAsiaTheme="majorEastAsia" w:hAnsi="Calibri" w:cstheme="majorBidi"/>
                <w:b/>
                <w:bCs/>
                <w:sz w:val="28"/>
                <w:szCs w:val="28"/>
              </w:rPr>
            </w:rPrChange>
          </w:rPr>
          <w:t>:</w:t>
        </w:r>
      </w:ins>
    </w:p>
    <w:tbl>
      <w:tblPr>
        <w:tblStyle w:val="TableGrid"/>
        <w:tblW w:w="0" w:type="auto"/>
        <w:tblLayout w:type="fixed"/>
        <w:tblLook w:val="04A0" w:firstRow="1" w:lastRow="0" w:firstColumn="1" w:lastColumn="0" w:noHBand="0" w:noVBand="1"/>
        <w:tblPrChange w:id="1976" w:author="Fnu, Sonam" w:date="2019-12-02T19:04:00Z">
          <w:tblPr>
            <w:tblStyle w:val="TableGrid"/>
            <w:tblW w:w="0" w:type="auto"/>
            <w:tblLook w:val="04A0" w:firstRow="1" w:lastRow="0" w:firstColumn="1" w:lastColumn="0" w:noHBand="0" w:noVBand="1"/>
          </w:tblPr>
        </w:tblPrChange>
      </w:tblPr>
      <w:tblGrid>
        <w:gridCol w:w="4855"/>
        <w:gridCol w:w="4768"/>
        <w:tblGridChange w:id="1977">
          <w:tblGrid>
            <w:gridCol w:w="4296"/>
            <w:gridCol w:w="559"/>
            <w:gridCol w:w="4768"/>
          </w:tblGrid>
        </w:tblGridChange>
      </w:tblGrid>
      <w:tr w:rsidR="00AE3561" w14:paraId="04D83811" w14:textId="77777777" w:rsidTr="00F749E7">
        <w:trPr>
          <w:ins w:id="1978" w:author="Fnu, Sonam" w:date="2019-12-02T18:15:00Z"/>
        </w:trPr>
        <w:tc>
          <w:tcPr>
            <w:tcW w:w="4855" w:type="dxa"/>
            <w:tcPrChange w:id="1979" w:author="Fnu, Sonam" w:date="2019-12-02T19:04:00Z">
              <w:tcPr>
                <w:tcW w:w="4296" w:type="dxa"/>
              </w:tcPr>
            </w:tcPrChange>
          </w:tcPr>
          <w:p w14:paraId="1DF9E45C" w14:textId="7A6AD08E" w:rsidR="00AE3561" w:rsidRDefault="00AE3561" w:rsidP="001D42D3">
            <w:pPr>
              <w:spacing w:before="240" w:after="120"/>
              <w:outlineLvl w:val="3"/>
              <w:rPr>
                <w:ins w:id="1980" w:author="Fnu, Sonam" w:date="2019-12-02T18:15:00Z"/>
                <w:rFonts w:ascii="Calibri" w:eastAsiaTheme="majorEastAsia" w:hAnsi="Calibri" w:cstheme="majorBidi"/>
                <w:b/>
                <w:bCs/>
                <w:sz w:val="28"/>
                <w:szCs w:val="28"/>
              </w:rPr>
            </w:pPr>
            <w:ins w:id="1981" w:author="Fnu, Sonam" w:date="2019-12-02T18:15:00Z">
              <w:r>
                <w:rPr>
                  <w:rFonts w:ascii="Calibri" w:eastAsiaTheme="majorEastAsia" w:hAnsi="Calibri" w:cstheme="majorBidi"/>
                  <w:b/>
                  <w:bCs/>
                  <w:sz w:val="28"/>
                  <w:szCs w:val="28"/>
                </w:rPr>
                <w:t>Error</w:t>
              </w:r>
            </w:ins>
          </w:p>
        </w:tc>
        <w:tc>
          <w:tcPr>
            <w:tcW w:w="4768" w:type="dxa"/>
            <w:tcPrChange w:id="1982" w:author="Fnu, Sonam" w:date="2019-12-02T19:04:00Z">
              <w:tcPr>
                <w:tcW w:w="5327" w:type="dxa"/>
                <w:gridSpan w:val="2"/>
              </w:tcPr>
            </w:tcPrChange>
          </w:tcPr>
          <w:p w14:paraId="16BA5193" w14:textId="54F3F737" w:rsidR="00AE3561" w:rsidRDefault="00AE3561" w:rsidP="001D42D3">
            <w:pPr>
              <w:spacing w:before="240" w:after="120"/>
              <w:outlineLvl w:val="3"/>
              <w:rPr>
                <w:ins w:id="1983" w:author="Fnu, Sonam" w:date="2019-12-02T18:15:00Z"/>
                <w:rFonts w:ascii="Calibri" w:eastAsiaTheme="majorEastAsia" w:hAnsi="Calibri" w:cstheme="majorBidi"/>
                <w:b/>
                <w:bCs/>
                <w:sz w:val="28"/>
                <w:szCs w:val="28"/>
              </w:rPr>
            </w:pPr>
            <w:ins w:id="1984" w:author="Fnu, Sonam" w:date="2019-12-02T18:15:00Z">
              <w:r>
                <w:rPr>
                  <w:rFonts w:ascii="Calibri" w:eastAsiaTheme="majorEastAsia" w:hAnsi="Calibri" w:cstheme="majorBidi"/>
                  <w:b/>
                  <w:bCs/>
                  <w:sz w:val="28"/>
                  <w:szCs w:val="28"/>
                </w:rPr>
                <w:t>Resolution.</w:t>
              </w:r>
            </w:ins>
          </w:p>
        </w:tc>
      </w:tr>
      <w:tr w:rsidR="00AE3561" w14:paraId="006476DF" w14:textId="77777777" w:rsidTr="00F749E7">
        <w:trPr>
          <w:ins w:id="1985" w:author="Fnu, Sonam" w:date="2019-12-02T18:15:00Z"/>
        </w:trPr>
        <w:tc>
          <w:tcPr>
            <w:tcW w:w="4855" w:type="dxa"/>
            <w:tcPrChange w:id="1986" w:author="Fnu, Sonam" w:date="2019-12-02T19:04:00Z">
              <w:tcPr>
                <w:tcW w:w="4296" w:type="dxa"/>
              </w:tcPr>
            </w:tcPrChange>
          </w:tcPr>
          <w:p w14:paraId="75EB9879" w14:textId="56C6228F" w:rsidR="00AE3561" w:rsidRPr="0012307C" w:rsidRDefault="0012307C" w:rsidP="001D42D3">
            <w:pPr>
              <w:spacing w:before="240" w:after="120"/>
              <w:outlineLvl w:val="3"/>
              <w:rPr>
                <w:ins w:id="1987" w:author="Fnu, Sonam" w:date="2019-12-02T18:15:00Z"/>
                <w:rFonts w:ascii="Calibri" w:eastAsiaTheme="majorEastAsia" w:hAnsi="Calibri" w:cs="Calibri"/>
                <w:bCs/>
                <w:sz w:val="16"/>
                <w:szCs w:val="16"/>
                <w:u w:val="single"/>
                <w:rPrChange w:id="1988" w:author="Fnu, Sonam" w:date="2019-12-02T18:45:00Z">
                  <w:rPr>
                    <w:ins w:id="1989" w:author="Fnu, Sonam" w:date="2019-12-02T18:15:00Z"/>
                    <w:rFonts w:ascii="Calibri" w:eastAsiaTheme="majorEastAsia" w:hAnsi="Calibri" w:cstheme="majorBidi"/>
                    <w:b/>
                    <w:bCs/>
                    <w:sz w:val="28"/>
                    <w:szCs w:val="28"/>
                  </w:rPr>
                </w:rPrChange>
              </w:rPr>
            </w:pPr>
            <w:ins w:id="1990" w:author="Fnu, Sonam" w:date="2019-12-02T18:45:00Z">
              <w:r w:rsidRPr="0012307C">
                <w:rPr>
                  <w:rFonts w:ascii="Calibri" w:eastAsia="Times New Roman" w:hAnsi="Calibri" w:cs="Calibri"/>
                  <w:spacing w:val="-2"/>
                  <w:sz w:val="16"/>
                  <w:szCs w:val="16"/>
                  <w:rPrChange w:id="1991" w:author="Fnu, Sonam" w:date="2019-12-02T18:45:00Z">
                    <w:rPr>
                      <w:rFonts w:eastAsia="Times New Roman" w:cstheme="minorHAnsi"/>
                      <w:spacing w:val="-2"/>
                      <w:sz w:val="24"/>
                      <w:szCs w:val="24"/>
                    </w:rPr>
                  </w:rPrChange>
                </w:rPr>
                <w:t>1.</w:t>
              </w:r>
            </w:ins>
            <w:ins w:id="1992" w:author="Fnu, Sonam" w:date="2019-12-02T18:32:00Z">
              <w:r w:rsidR="00A3340E" w:rsidRPr="0012307C">
                <w:rPr>
                  <w:rFonts w:ascii="Calibri" w:eastAsia="Times New Roman" w:hAnsi="Calibri" w:cs="Calibri"/>
                  <w:spacing w:val="-2"/>
                  <w:sz w:val="16"/>
                  <w:szCs w:val="16"/>
                  <w:rPrChange w:id="1993" w:author="Fnu, Sonam" w:date="2019-12-02T18:45:00Z">
                    <w:rPr>
                      <w:rFonts w:eastAsia="Times New Roman" w:cstheme="minorHAnsi"/>
                      <w:spacing w:val="-2"/>
                      <w:sz w:val="24"/>
                      <w:szCs w:val="24"/>
                    </w:rPr>
                  </w:rPrChange>
                </w:rPr>
                <w:t xml:space="preserve">No class Def found for </w:t>
              </w:r>
              <w:proofErr w:type="spellStart"/>
              <w:r w:rsidR="00A3340E" w:rsidRPr="0012307C">
                <w:rPr>
                  <w:rFonts w:ascii="Calibri" w:eastAsia="Times New Roman" w:hAnsi="Calibri" w:cs="Calibri"/>
                  <w:spacing w:val="-2"/>
                  <w:sz w:val="16"/>
                  <w:szCs w:val="16"/>
                  <w:rPrChange w:id="1994" w:author="Fnu, Sonam" w:date="2019-12-02T18:45:00Z">
                    <w:rPr>
                      <w:rFonts w:eastAsia="Times New Roman" w:cstheme="minorHAnsi"/>
                      <w:spacing w:val="-2"/>
                      <w:sz w:val="24"/>
                      <w:szCs w:val="24"/>
                    </w:rPr>
                  </w:rPrChange>
                </w:rPr>
                <w:t>BouncyCastIe</w:t>
              </w:r>
            </w:ins>
            <w:proofErr w:type="spellEnd"/>
          </w:p>
        </w:tc>
        <w:tc>
          <w:tcPr>
            <w:tcW w:w="4768" w:type="dxa"/>
            <w:tcPrChange w:id="1995" w:author="Fnu, Sonam" w:date="2019-12-02T19:04:00Z">
              <w:tcPr>
                <w:tcW w:w="5327" w:type="dxa"/>
                <w:gridSpan w:val="2"/>
              </w:tcPr>
            </w:tcPrChange>
          </w:tcPr>
          <w:p w14:paraId="4C91FC84" w14:textId="77777777" w:rsidR="008406B6" w:rsidRPr="0012307C" w:rsidRDefault="008406B6" w:rsidP="008406B6">
            <w:pPr>
              <w:spacing w:before="240" w:after="120"/>
              <w:outlineLvl w:val="3"/>
              <w:rPr>
                <w:ins w:id="1996" w:author="Fnu, Sonam" w:date="2019-12-02T18:31:00Z"/>
                <w:rFonts w:ascii="Calibri" w:eastAsiaTheme="majorEastAsia" w:hAnsi="Calibri" w:cs="Calibri"/>
                <w:bCs/>
                <w:sz w:val="16"/>
                <w:szCs w:val="16"/>
                <w:rPrChange w:id="1997" w:author="Fnu, Sonam" w:date="2019-12-02T18:45:00Z">
                  <w:rPr>
                    <w:ins w:id="1998" w:author="Fnu, Sonam" w:date="2019-12-02T18:31:00Z"/>
                    <w:rFonts w:ascii="Calibri" w:eastAsiaTheme="majorEastAsia" w:hAnsi="Calibri" w:cstheme="majorBidi"/>
                    <w:bCs/>
                  </w:rPr>
                </w:rPrChange>
              </w:rPr>
            </w:pPr>
            <w:ins w:id="1999" w:author="Fnu, Sonam" w:date="2019-12-02T18:31:00Z">
              <w:r w:rsidRPr="0012307C">
                <w:rPr>
                  <w:rFonts w:ascii="Calibri" w:eastAsiaTheme="majorEastAsia" w:hAnsi="Calibri" w:cs="Calibri"/>
                  <w:bCs/>
                  <w:sz w:val="16"/>
                  <w:szCs w:val="16"/>
                  <w:rPrChange w:id="2000" w:author="Fnu, Sonam" w:date="2019-12-02T18:45:00Z">
                    <w:rPr>
                      <w:rFonts w:ascii="Calibri" w:eastAsiaTheme="majorEastAsia" w:hAnsi="Calibri" w:cstheme="majorBidi"/>
                      <w:bCs/>
                    </w:rPr>
                  </w:rPrChange>
                </w:rPr>
                <w:t xml:space="preserve">Under standalone.xml, to use bouncy from built ear: </w:t>
              </w:r>
            </w:ins>
          </w:p>
          <w:p w14:paraId="3AA1935F" w14:textId="4829028D" w:rsidR="008406B6" w:rsidRPr="0012307C" w:rsidRDefault="008406B6" w:rsidP="008406B6">
            <w:pPr>
              <w:spacing w:before="240" w:after="120"/>
              <w:outlineLvl w:val="3"/>
              <w:rPr>
                <w:ins w:id="2001" w:author="Fnu, Sonam" w:date="2019-12-02T18:31:00Z"/>
                <w:rFonts w:ascii="Calibri" w:eastAsiaTheme="majorEastAsia" w:hAnsi="Calibri" w:cs="Calibri"/>
                <w:bCs/>
                <w:sz w:val="16"/>
                <w:szCs w:val="16"/>
                <w:rPrChange w:id="2002" w:author="Fnu, Sonam" w:date="2019-12-02T18:45:00Z">
                  <w:rPr>
                    <w:ins w:id="2003" w:author="Fnu, Sonam" w:date="2019-12-02T18:31:00Z"/>
                    <w:rFonts w:ascii="Calibri" w:eastAsiaTheme="majorEastAsia" w:hAnsi="Calibri" w:cstheme="majorBidi"/>
                    <w:bCs/>
                  </w:rPr>
                </w:rPrChange>
              </w:rPr>
            </w:pPr>
            <w:ins w:id="2004" w:author="Fnu, Sonam" w:date="2019-12-02T18:31:00Z">
              <w:r w:rsidRPr="0012307C">
                <w:rPr>
                  <w:rFonts w:ascii="Calibri" w:eastAsiaTheme="majorEastAsia" w:hAnsi="Calibri" w:cs="Calibri"/>
                  <w:bCs/>
                  <w:sz w:val="16"/>
                  <w:szCs w:val="16"/>
                  <w:rPrChange w:id="2005" w:author="Fnu, Sonam" w:date="2019-12-02T18:45:00Z">
                    <w:rPr>
                      <w:rFonts w:ascii="Calibri" w:eastAsiaTheme="majorEastAsia" w:hAnsi="Calibri" w:cstheme="majorBidi"/>
                      <w:bCs/>
                    </w:rPr>
                  </w:rPrChange>
                </w:rPr>
                <w:t xml:space="preserve">&lt;subsystem </w:t>
              </w:r>
              <w:proofErr w:type="spellStart"/>
              <w:r w:rsidRPr="0012307C">
                <w:rPr>
                  <w:rFonts w:ascii="Calibri" w:eastAsiaTheme="majorEastAsia" w:hAnsi="Calibri" w:cs="Calibri"/>
                  <w:bCs/>
                  <w:sz w:val="16"/>
                  <w:szCs w:val="16"/>
                  <w:rPrChange w:id="2006" w:author="Fnu, Sonam" w:date="2019-12-02T18:45:00Z">
                    <w:rPr>
                      <w:rFonts w:ascii="Calibri" w:eastAsiaTheme="majorEastAsia" w:hAnsi="Calibri" w:cstheme="majorBidi"/>
                      <w:bCs/>
                    </w:rPr>
                  </w:rPrChange>
                </w:rPr>
                <w:t>xmlns</w:t>
              </w:r>
              <w:proofErr w:type="spellEnd"/>
              <w:r w:rsidRPr="0012307C">
                <w:rPr>
                  <w:rFonts w:ascii="Calibri" w:eastAsiaTheme="majorEastAsia" w:hAnsi="Calibri" w:cs="Calibri"/>
                  <w:bCs/>
                  <w:sz w:val="16"/>
                  <w:szCs w:val="16"/>
                  <w:rPrChange w:id="2007" w:author="Fnu, Sonam" w:date="2019-12-02T18:45:00Z">
                    <w:rPr>
                      <w:rFonts w:ascii="Calibri" w:eastAsiaTheme="majorEastAsia" w:hAnsi="Calibri" w:cstheme="majorBidi"/>
                      <w:bCs/>
                    </w:rPr>
                  </w:rPrChange>
                </w:rPr>
                <w:t>="urn:jboss:domain:ee:4.0"&gt;</w:t>
              </w:r>
            </w:ins>
          </w:p>
          <w:p w14:paraId="639F78A1" w14:textId="77777777" w:rsidR="008406B6" w:rsidRPr="0012307C" w:rsidRDefault="008406B6" w:rsidP="008406B6">
            <w:pPr>
              <w:spacing w:before="240" w:after="120"/>
              <w:outlineLvl w:val="3"/>
              <w:rPr>
                <w:ins w:id="2008" w:author="Fnu, Sonam" w:date="2019-12-02T18:31:00Z"/>
                <w:rFonts w:ascii="Calibri" w:eastAsiaTheme="majorEastAsia" w:hAnsi="Calibri" w:cs="Calibri"/>
                <w:bCs/>
                <w:sz w:val="16"/>
                <w:szCs w:val="16"/>
                <w:rPrChange w:id="2009" w:author="Fnu, Sonam" w:date="2019-12-02T18:45:00Z">
                  <w:rPr>
                    <w:ins w:id="2010" w:author="Fnu, Sonam" w:date="2019-12-02T18:31:00Z"/>
                    <w:rFonts w:ascii="Calibri" w:eastAsiaTheme="majorEastAsia" w:hAnsi="Calibri" w:cstheme="majorBidi"/>
                    <w:bCs/>
                  </w:rPr>
                </w:rPrChange>
              </w:rPr>
            </w:pPr>
            <w:ins w:id="2011" w:author="Fnu, Sonam" w:date="2019-12-02T18:31:00Z">
              <w:r w:rsidRPr="0012307C">
                <w:rPr>
                  <w:rFonts w:ascii="Calibri" w:eastAsiaTheme="majorEastAsia" w:hAnsi="Calibri" w:cs="Calibri"/>
                  <w:bCs/>
                  <w:sz w:val="16"/>
                  <w:szCs w:val="16"/>
                  <w:rPrChange w:id="2012" w:author="Fnu, Sonam" w:date="2019-12-02T18:45:00Z">
                    <w:rPr>
                      <w:rFonts w:ascii="Calibri" w:eastAsiaTheme="majorEastAsia" w:hAnsi="Calibri" w:cstheme="majorBidi"/>
                      <w:bCs/>
                    </w:rPr>
                  </w:rPrChange>
                </w:rPr>
                <w:t>&lt;global-modules&gt;</w:t>
              </w:r>
            </w:ins>
          </w:p>
          <w:p w14:paraId="77E39F83" w14:textId="77777777" w:rsidR="008406B6" w:rsidRPr="0012307C" w:rsidRDefault="008406B6" w:rsidP="008406B6">
            <w:pPr>
              <w:spacing w:before="240" w:after="120"/>
              <w:outlineLvl w:val="3"/>
              <w:rPr>
                <w:ins w:id="2013" w:author="Fnu, Sonam" w:date="2019-12-02T18:31:00Z"/>
                <w:rFonts w:ascii="Calibri" w:eastAsiaTheme="majorEastAsia" w:hAnsi="Calibri" w:cs="Calibri"/>
                <w:bCs/>
                <w:sz w:val="16"/>
                <w:szCs w:val="16"/>
                <w:rPrChange w:id="2014" w:author="Fnu, Sonam" w:date="2019-12-02T18:45:00Z">
                  <w:rPr>
                    <w:ins w:id="2015" w:author="Fnu, Sonam" w:date="2019-12-02T18:31:00Z"/>
                    <w:rFonts w:ascii="Calibri" w:eastAsiaTheme="majorEastAsia" w:hAnsi="Calibri" w:cstheme="majorBidi"/>
                    <w:bCs/>
                  </w:rPr>
                </w:rPrChange>
              </w:rPr>
            </w:pPr>
            <w:ins w:id="2016" w:author="Fnu, Sonam" w:date="2019-12-02T18:31:00Z">
              <w:r w:rsidRPr="0012307C">
                <w:rPr>
                  <w:rFonts w:ascii="Calibri" w:eastAsiaTheme="majorEastAsia" w:hAnsi="Calibri" w:cs="Calibri"/>
                  <w:bCs/>
                  <w:sz w:val="16"/>
                  <w:szCs w:val="16"/>
                  <w:rPrChange w:id="2017" w:author="Fnu, Sonam" w:date="2019-12-02T18:45:00Z">
                    <w:rPr>
                      <w:rFonts w:ascii="Calibri" w:eastAsiaTheme="majorEastAsia" w:hAnsi="Calibri" w:cstheme="majorBidi"/>
                      <w:bCs/>
                    </w:rPr>
                  </w:rPrChange>
                </w:rPr>
                <w:t>&lt;module name ="</w:t>
              </w:r>
              <w:proofErr w:type="spellStart"/>
              <w:r w:rsidRPr="0012307C">
                <w:rPr>
                  <w:rFonts w:ascii="Calibri" w:eastAsiaTheme="majorEastAsia" w:hAnsi="Calibri" w:cs="Calibri"/>
                  <w:bCs/>
                  <w:sz w:val="16"/>
                  <w:szCs w:val="16"/>
                  <w:rPrChange w:id="2018" w:author="Fnu, Sonam" w:date="2019-12-02T18:45:00Z">
                    <w:rPr>
                      <w:rFonts w:ascii="Calibri" w:eastAsiaTheme="majorEastAsia" w:hAnsi="Calibri" w:cstheme="majorBidi"/>
                      <w:bCs/>
                    </w:rPr>
                  </w:rPrChange>
                </w:rPr>
                <w:t>org.bouncycastle</w:t>
              </w:r>
              <w:proofErr w:type="spellEnd"/>
              <w:r w:rsidRPr="0012307C">
                <w:rPr>
                  <w:rFonts w:ascii="Calibri" w:eastAsiaTheme="majorEastAsia" w:hAnsi="Calibri" w:cs="Calibri"/>
                  <w:bCs/>
                  <w:sz w:val="16"/>
                  <w:szCs w:val="16"/>
                  <w:rPrChange w:id="2019" w:author="Fnu, Sonam" w:date="2019-12-02T18:45:00Z">
                    <w:rPr>
                      <w:rFonts w:ascii="Calibri" w:eastAsiaTheme="majorEastAsia" w:hAnsi="Calibri" w:cstheme="majorBidi"/>
                      <w:bCs/>
                    </w:rPr>
                  </w:rPrChange>
                </w:rPr>
                <w:t>" slot="main" /&gt;</w:t>
              </w:r>
            </w:ins>
          </w:p>
          <w:p w14:paraId="726B5B6C" w14:textId="77777777" w:rsidR="008406B6" w:rsidRPr="0012307C" w:rsidRDefault="008406B6" w:rsidP="008406B6">
            <w:pPr>
              <w:spacing w:before="240" w:after="120"/>
              <w:outlineLvl w:val="3"/>
              <w:rPr>
                <w:ins w:id="2020" w:author="Fnu, Sonam" w:date="2019-12-02T18:31:00Z"/>
                <w:rFonts w:ascii="Calibri" w:eastAsiaTheme="majorEastAsia" w:hAnsi="Calibri" w:cs="Calibri"/>
                <w:bCs/>
                <w:sz w:val="16"/>
                <w:szCs w:val="16"/>
                <w:rPrChange w:id="2021" w:author="Fnu, Sonam" w:date="2019-12-02T18:45:00Z">
                  <w:rPr>
                    <w:ins w:id="2022" w:author="Fnu, Sonam" w:date="2019-12-02T18:31:00Z"/>
                    <w:rFonts w:ascii="Calibri" w:eastAsiaTheme="majorEastAsia" w:hAnsi="Calibri" w:cstheme="majorBidi"/>
                    <w:bCs/>
                  </w:rPr>
                </w:rPrChange>
              </w:rPr>
            </w:pPr>
            <w:ins w:id="2023" w:author="Fnu, Sonam" w:date="2019-12-02T18:31:00Z">
              <w:r w:rsidRPr="0012307C">
                <w:rPr>
                  <w:rFonts w:ascii="Calibri" w:eastAsiaTheme="majorEastAsia" w:hAnsi="Calibri" w:cs="Calibri"/>
                  <w:bCs/>
                  <w:sz w:val="16"/>
                  <w:szCs w:val="16"/>
                  <w:rPrChange w:id="2024" w:author="Fnu, Sonam" w:date="2019-12-02T18:45:00Z">
                    <w:rPr>
                      <w:rFonts w:ascii="Calibri" w:eastAsiaTheme="majorEastAsia" w:hAnsi="Calibri" w:cstheme="majorBidi"/>
                      <w:bCs/>
                    </w:rPr>
                  </w:rPrChange>
                </w:rPr>
                <w:t xml:space="preserve">&lt; / global-modules &gt; </w:t>
              </w:r>
            </w:ins>
          </w:p>
          <w:p w14:paraId="6A4551EA" w14:textId="1B9F41BC" w:rsidR="00AE3561" w:rsidRPr="0012307C" w:rsidRDefault="008406B6" w:rsidP="008406B6">
            <w:pPr>
              <w:spacing w:before="240" w:after="120"/>
              <w:outlineLvl w:val="3"/>
              <w:rPr>
                <w:ins w:id="2025" w:author="Fnu, Sonam" w:date="2019-12-02T18:15:00Z"/>
                <w:rFonts w:ascii="Calibri" w:eastAsiaTheme="majorEastAsia" w:hAnsi="Calibri" w:cs="Calibri"/>
                <w:bCs/>
                <w:sz w:val="16"/>
                <w:szCs w:val="16"/>
                <w:rPrChange w:id="2026" w:author="Fnu, Sonam" w:date="2019-12-02T18:45:00Z">
                  <w:rPr>
                    <w:ins w:id="2027" w:author="Fnu, Sonam" w:date="2019-12-02T18:15:00Z"/>
                    <w:rFonts w:ascii="Calibri" w:eastAsiaTheme="majorEastAsia" w:hAnsi="Calibri" w:cstheme="majorBidi"/>
                    <w:b/>
                    <w:bCs/>
                    <w:sz w:val="28"/>
                    <w:szCs w:val="28"/>
                  </w:rPr>
                </w:rPrChange>
              </w:rPr>
            </w:pPr>
            <w:ins w:id="2028" w:author="Fnu, Sonam" w:date="2019-12-02T18:31:00Z">
              <w:r w:rsidRPr="0012307C">
                <w:rPr>
                  <w:rFonts w:ascii="Calibri" w:eastAsiaTheme="majorEastAsia" w:hAnsi="Calibri" w:cs="Calibri"/>
                  <w:bCs/>
                  <w:sz w:val="16"/>
                  <w:szCs w:val="16"/>
                  <w:rPrChange w:id="2029" w:author="Fnu, Sonam" w:date="2019-12-02T18:45:00Z">
                    <w:rPr>
                      <w:rFonts w:ascii="Calibri" w:eastAsiaTheme="majorEastAsia" w:hAnsi="Calibri" w:cstheme="majorBidi"/>
                      <w:bCs/>
                    </w:rPr>
                  </w:rPrChange>
                </w:rPr>
                <w:t>&lt;/subsystem&gt;</w:t>
              </w:r>
            </w:ins>
          </w:p>
        </w:tc>
      </w:tr>
      <w:tr w:rsidR="00AE3561" w14:paraId="26093D2C" w14:textId="77777777" w:rsidTr="00F749E7">
        <w:trPr>
          <w:ins w:id="2030" w:author="Fnu, Sonam" w:date="2019-12-02T18:15:00Z"/>
        </w:trPr>
        <w:tc>
          <w:tcPr>
            <w:tcW w:w="4855" w:type="dxa"/>
            <w:tcPrChange w:id="2031" w:author="Fnu, Sonam" w:date="2019-12-02T19:04:00Z">
              <w:tcPr>
                <w:tcW w:w="4296" w:type="dxa"/>
              </w:tcPr>
            </w:tcPrChange>
          </w:tcPr>
          <w:p w14:paraId="2930FBF7" w14:textId="3793C30F" w:rsidR="00AE3561" w:rsidRPr="0012307C" w:rsidRDefault="0012307C" w:rsidP="001D42D3">
            <w:pPr>
              <w:spacing w:before="240" w:after="120"/>
              <w:outlineLvl w:val="3"/>
              <w:rPr>
                <w:ins w:id="2032" w:author="Fnu, Sonam" w:date="2019-12-02T18:15:00Z"/>
                <w:rFonts w:ascii="Calibri" w:eastAsia="Times New Roman" w:hAnsi="Calibri" w:cs="Calibri"/>
                <w:spacing w:val="-2"/>
                <w:sz w:val="16"/>
                <w:szCs w:val="16"/>
                <w:rPrChange w:id="2033" w:author="Fnu, Sonam" w:date="2019-12-02T18:46:00Z">
                  <w:rPr>
                    <w:ins w:id="2034" w:author="Fnu, Sonam" w:date="2019-12-02T18:15:00Z"/>
                    <w:rFonts w:ascii="Calibri" w:eastAsiaTheme="majorEastAsia" w:hAnsi="Calibri" w:cstheme="majorBidi"/>
                    <w:b/>
                    <w:bCs/>
                    <w:sz w:val="28"/>
                    <w:szCs w:val="28"/>
                  </w:rPr>
                </w:rPrChange>
              </w:rPr>
            </w:pPr>
            <w:ins w:id="2035" w:author="Fnu, Sonam" w:date="2019-12-02T18:46:00Z">
              <w:r>
                <w:rPr>
                  <w:rFonts w:ascii="Calibri" w:eastAsia="Times New Roman" w:hAnsi="Calibri" w:cs="Calibri"/>
                  <w:spacing w:val="-2"/>
                  <w:sz w:val="16"/>
                  <w:szCs w:val="16"/>
                </w:rPr>
                <w:t>2.</w:t>
              </w:r>
            </w:ins>
            <w:ins w:id="2036" w:author="Fnu, Sonam" w:date="2019-12-02T18:35:00Z">
              <w:r w:rsidR="00A3340E" w:rsidRPr="0012307C">
                <w:rPr>
                  <w:rFonts w:ascii="Calibri" w:eastAsia="Times New Roman" w:hAnsi="Calibri" w:cs="Calibri"/>
                  <w:spacing w:val="-2"/>
                  <w:sz w:val="16"/>
                  <w:szCs w:val="16"/>
                  <w:rPrChange w:id="2037" w:author="Fnu, Sonam" w:date="2019-12-02T18:46:00Z">
                    <w:rPr>
                      <w:rFonts w:ascii="Calibri" w:eastAsiaTheme="majorEastAsia" w:hAnsi="Calibri" w:cstheme="majorBidi"/>
                      <w:b/>
                      <w:bCs/>
                      <w:sz w:val="28"/>
                      <w:szCs w:val="28"/>
                    </w:rPr>
                  </w:rPrChange>
                </w:rPr>
                <w:t xml:space="preserve">EHIXNET-ws - web.xml-- </w:t>
              </w:r>
              <w:proofErr w:type="spellStart"/>
              <w:r w:rsidR="00A3340E" w:rsidRPr="0012307C">
                <w:rPr>
                  <w:rFonts w:ascii="Calibri" w:eastAsia="Times New Roman" w:hAnsi="Calibri" w:cs="Calibri"/>
                  <w:spacing w:val="-2"/>
                  <w:sz w:val="16"/>
                  <w:szCs w:val="16"/>
                  <w:rPrChange w:id="2038" w:author="Fnu, Sonam" w:date="2019-12-02T18:46:00Z">
                    <w:rPr>
                      <w:rFonts w:ascii="Calibri" w:eastAsiaTheme="majorEastAsia" w:hAnsi="Calibri" w:cstheme="majorBidi"/>
                      <w:b/>
                      <w:bCs/>
                      <w:sz w:val="28"/>
                      <w:szCs w:val="28"/>
                    </w:rPr>
                  </w:rPrChange>
                </w:rPr>
                <w:t>NoClassD</w:t>
              </w:r>
            </w:ins>
            <w:ins w:id="2039" w:author="Fnu, Sonam" w:date="2019-12-02T18:48:00Z">
              <w:r w:rsidR="002617BF">
                <w:rPr>
                  <w:rFonts w:ascii="Calibri" w:eastAsia="Times New Roman" w:hAnsi="Calibri" w:cs="Calibri"/>
                  <w:spacing w:val="-2"/>
                  <w:sz w:val="16"/>
                  <w:szCs w:val="16"/>
                </w:rPr>
                <w:t>e</w:t>
              </w:r>
            </w:ins>
            <w:ins w:id="2040" w:author="Fnu, Sonam" w:date="2019-12-02T18:35:00Z">
              <w:r w:rsidR="00A3340E" w:rsidRPr="0012307C">
                <w:rPr>
                  <w:rFonts w:ascii="Calibri" w:eastAsia="Times New Roman" w:hAnsi="Calibri" w:cs="Calibri"/>
                  <w:spacing w:val="-2"/>
                  <w:sz w:val="16"/>
                  <w:szCs w:val="16"/>
                  <w:rPrChange w:id="2041" w:author="Fnu, Sonam" w:date="2019-12-02T18:46:00Z">
                    <w:rPr>
                      <w:rFonts w:ascii="Calibri" w:eastAsiaTheme="majorEastAsia" w:hAnsi="Calibri" w:cstheme="majorBidi"/>
                      <w:b/>
                      <w:bCs/>
                      <w:sz w:val="28"/>
                      <w:szCs w:val="28"/>
                    </w:rPr>
                  </w:rPrChange>
                </w:rPr>
                <w:t>f</w:t>
              </w:r>
              <w:proofErr w:type="spellEnd"/>
              <w:r w:rsidR="00A3340E" w:rsidRPr="0012307C">
                <w:rPr>
                  <w:rFonts w:ascii="Calibri" w:eastAsia="Times New Roman" w:hAnsi="Calibri" w:cs="Calibri"/>
                  <w:spacing w:val="-2"/>
                  <w:sz w:val="16"/>
                  <w:szCs w:val="16"/>
                  <w:rPrChange w:id="2042" w:author="Fnu, Sonam" w:date="2019-12-02T18:46:00Z">
                    <w:rPr>
                      <w:rFonts w:ascii="Calibri" w:eastAsiaTheme="majorEastAsia" w:hAnsi="Calibri" w:cstheme="majorBidi"/>
                      <w:b/>
                      <w:bCs/>
                      <w:sz w:val="28"/>
                      <w:szCs w:val="28"/>
                    </w:rPr>
                  </w:rPrChange>
                </w:rPr>
                <w:t xml:space="preserve"> found for </w:t>
              </w:r>
              <w:proofErr w:type="spellStart"/>
              <w:r w:rsidR="00A3340E" w:rsidRPr="0012307C">
                <w:rPr>
                  <w:rFonts w:ascii="Calibri" w:eastAsia="Times New Roman" w:hAnsi="Calibri" w:cs="Calibri"/>
                  <w:spacing w:val="-2"/>
                  <w:sz w:val="16"/>
                  <w:szCs w:val="16"/>
                  <w:rPrChange w:id="2043" w:author="Fnu, Sonam" w:date="2019-12-02T18:46:00Z">
                    <w:rPr>
                      <w:rFonts w:ascii="Calibri" w:eastAsiaTheme="majorEastAsia" w:hAnsi="Calibri" w:cstheme="majorBidi"/>
                      <w:b/>
                      <w:bCs/>
                      <w:sz w:val="28"/>
                      <w:szCs w:val="28"/>
                    </w:rPr>
                  </w:rPrChange>
                </w:rPr>
                <w:t>MOXy</w:t>
              </w:r>
              <w:proofErr w:type="spellEnd"/>
              <w:r w:rsidR="00A3340E" w:rsidRPr="0012307C">
                <w:rPr>
                  <w:rFonts w:ascii="Calibri" w:eastAsia="Times New Roman" w:hAnsi="Calibri" w:cs="Calibri"/>
                  <w:spacing w:val="-2"/>
                  <w:sz w:val="16"/>
                  <w:szCs w:val="16"/>
                  <w:rPrChange w:id="2044" w:author="Fnu, Sonam" w:date="2019-12-02T18:46:00Z">
                    <w:rPr>
                      <w:rFonts w:ascii="Calibri" w:eastAsiaTheme="majorEastAsia" w:hAnsi="Calibri" w:cstheme="majorBidi"/>
                      <w:b/>
                      <w:bCs/>
                      <w:sz w:val="28"/>
                      <w:szCs w:val="28"/>
                    </w:rPr>
                  </w:rPrChange>
                </w:rPr>
                <w:t>]</w:t>
              </w:r>
              <w:proofErr w:type="spellStart"/>
              <w:r w:rsidR="00A3340E" w:rsidRPr="0012307C">
                <w:rPr>
                  <w:rFonts w:ascii="Calibri" w:eastAsia="Times New Roman" w:hAnsi="Calibri" w:cs="Calibri"/>
                  <w:spacing w:val="-2"/>
                  <w:sz w:val="16"/>
                  <w:szCs w:val="16"/>
                  <w:rPrChange w:id="2045" w:author="Fnu, Sonam" w:date="2019-12-02T18:46:00Z">
                    <w:rPr>
                      <w:rFonts w:ascii="Calibri" w:eastAsiaTheme="majorEastAsia" w:hAnsi="Calibri" w:cstheme="majorBidi"/>
                      <w:b/>
                      <w:bCs/>
                      <w:sz w:val="28"/>
                      <w:szCs w:val="28"/>
                    </w:rPr>
                  </w:rPrChange>
                </w:rPr>
                <w:t>sonProvider</w:t>
              </w:r>
              <w:proofErr w:type="spellEnd"/>
              <w:r w:rsidR="00A3340E" w:rsidRPr="0012307C">
                <w:rPr>
                  <w:rFonts w:ascii="Calibri" w:eastAsia="Times New Roman" w:hAnsi="Calibri" w:cs="Calibri"/>
                  <w:spacing w:val="-2"/>
                  <w:sz w:val="16"/>
                  <w:szCs w:val="16"/>
                  <w:rPrChange w:id="2046" w:author="Fnu, Sonam" w:date="2019-12-02T18:46:00Z">
                    <w:rPr>
                      <w:rFonts w:ascii="Calibri" w:eastAsiaTheme="majorEastAsia" w:hAnsi="Calibri" w:cstheme="majorBidi"/>
                      <w:b/>
                      <w:bCs/>
                      <w:sz w:val="28"/>
                      <w:szCs w:val="28"/>
                    </w:rPr>
                  </w:rPrChange>
                </w:rPr>
                <w:t xml:space="preserve"> and </w:t>
              </w:r>
              <w:proofErr w:type="spellStart"/>
              <w:r w:rsidR="00A3340E" w:rsidRPr="0012307C">
                <w:rPr>
                  <w:rFonts w:ascii="Calibri" w:eastAsia="Times New Roman" w:hAnsi="Calibri" w:cs="Calibri"/>
                  <w:spacing w:val="-2"/>
                  <w:sz w:val="16"/>
                  <w:szCs w:val="16"/>
                  <w:rPrChange w:id="2047" w:author="Fnu, Sonam" w:date="2019-12-02T18:46:00Z">
                    <w:rPr>
                      <w:rFonts w:ascii="Calibri" w:eastAsiaTheme="majorEastAsia" w:hAnsi="Calibri" w:cstheme="majorBidi"/>
                      <w:b/>
                      <w:bCs/>
                      <w:sz w:val="28"/>
                      <w:szCs w:val="28"/>
                    </w:rPr>
                  </w:rPrChange>
                </w:rPr>
                <w:t>eclipse.persistense</w:t>
              </w:r>
            </w:ins>
            <w:proofErr w:type="spellEnd"/>
          </w:p>
        </w:tc>
        <w:tc>
          <w:tcPr>
            <w:tcW w:w="4768" w:type="dxa"/>
            <w:tcPrChange w:id="2048" w:author="Fnu, Sonam" w:date="2019-12-02T19:04:00Z">
              <w:tcPr>
                <w:tcW w:w="5327" w:type="dxa"/>
                <w:gridSpan w:val="2"/>
              </w:tcPr>
            </w:tcPrChange>
          </w:tcPr>
          <w:p w14:paraId="6BB336D2" w14:textId="77777777" w:rsidR="00A3340E" w:rsidRPr="0012307C" w:rsidRDefault="00A3340E" w:rsidP="00A3340E">
            <w:pPr>
              <w:spacing w:before="240" w:after="120"/>
              <w:outlineLvl w:val="3"/>
              <w:rPr>
                <w:ins w:id="2049" w:author="Fnu, Sonam" w:date="2019-12-02T18:35:00Z"/>
                <w:rFonts w:ascii="Calibri" w:eastAsia="Times New Roman" w:hAnsi="Calibri" w:cs="Calibri"/>
                <w:spacing w:val="-2"/>
                <w:sz w:val="16"/>
                <w:szCs w:val="16"/>
                <w:rPrChange w:id="2050" w:author="Fnu, Sonam" w:date="2019-12-02T18:46:00Z">
                  <w:rPr>
                    <w:ins w:id="2051" w:author="Fnu, Sonam" w:date="2019-12-02T18:35:00Z"/>
                    <w:rFonts w:ascii="Calibri" w:eastAsiaTheme="majorEastAsia" w:hAnsi="Calibri" w:cstheme="majorBidi"/>
                    <w:b/>
                    <w:bCs/>
                    <w:sz w:val="28"/>
                    <w:szCs w:val="28"/>
                  </w:rPr>
                </w:rPrChange>
              </w:rPr>
            </w:pPr>
            <w:ins w:id="2052" w:author="Fnu, Sonam" w:date="2019-12-02T18:35:00Z">
              <w:r w:rsidRPr="0012307C">
                <w:rPr>
                  <w:rFonts w:ascii="Calibri" w:eastAsia="Times New Roman" w:hAnsi="Calibri" w:cs="Calibri"/>
                  <w:spacing w:val="-2"/>
                  <w:sz w:val="16"/>
                  <w:szCs w:val="16"/>
                  <w:rPrChange w:id="2053" w:author="Fnu, Sonam" w:date="2019-12-02T18:46:00Z">
                    <w:rPr>
                      <w:rFonts w:ascii="Calibri" w:eastAsiaTheme="majorEastAsia" w:hAnsi="Calibri" w:cstheme="majorBidi"/>
                      <w:b/>
                      <w:bCs/>
                      <w:sz w:val="28"/>
                      <w:szCs w:val="28"/>
                    </w:rPr>
                  </w:rPrChange>
                </w:rPr>
                <w:t xml:space="preserve">&lt;context-param&gt; </w:t>
              </w:r>
            </w:ins>
          </w:p>
          <w:p w14:paraId="554B19DD" w14:textId="77777777" w:rsidR="00A3340E" w:rsidRPr="0012307C" w:rsidRDefault="00A3340E" w:rsidP="00A3340E">
            <w:pPr>
              <w:spacing w:before="240" w:after="120"/>
              <w:outlineLvl w:val="3"/>
              <w:rPr>
                <w:ins w:id="2054" w:author="Fnu, Sonam" w:date="2019-12-02T18:35:00Z"/>
                <w:rFonts w:ascii="Calibri" w:eastAsia="Times New Roman" w:hAnsi="Calibri" w:cs="Calibri"/>
                <w:spacing w:val="-2"/>
                <w:sz w:val="16"/>
                <w:szCs w:val="16"/>
                <w:rPrChange w:id="2055" w:author="Fnu, Sonam" w:date="2019-12-02T18:46:00Z">
                  <w:rPr>
                    <w:ins w:id="2056" w:author="Fnu, Sonam" w:date="2019-12-02T18:35:00Z"/>
                    <w:rFonts w:ascii="Calibri" w:eastAsiaTheme="majorEastAsia" w:hAnsi="Calibri" w:cstheme="majorBidi"/>
                    <w:b/>
                    <w:bCs/>
                    <w:sz w:val="28"/>
                    <w:szCs w:val="28"/>
                  </w:rPr>
                </w:rPrChange>
              </w:rPr>
            </w:pPr>
            <w:ins w:id="2057" w:author="Fnu, Sonam" w:date="2019-12-02T18:35:00Z">
              <w:r w:rsidRPr="0012307C">
                <w:rPr>
                  <w:rFonts w:ascii="Calibri" w:eastAsia="Times New Roman" w:hAnsi="Calibri" w:cs="Calibri"/>
                  <w:spacing w:val="-2"/>
                  <w:sz w:val="16"/>
                  <w:szCs w:val="16"/>
                  <w:rPrChange w:id="2058" w:author="Fnu, Sonam" w:date="2019-12-02T18:46:00Z">
                    <w:rPr>
                      <w:rFonts w:ascii="Calibri" w:eastAsiaTheme="majorEastAsia" w:hAnsi="Calibri" w:cstheme="majorBidi"/>
                      <w:b/>
                      <w:bCs/>
                      <w:sz w:val="28"/>
                      <w:szCs w:val="28"/>
                    </w:rPr>
                  </w:rPrChange>
                </w:rPr>
                <w:t xml:space="preserve">      &lt;param-name&gt;</w:t>
              </w:r>
              <w:proofErr w:type="spellStart"/>
              <w:r w:rsidRPr="0012307C">
                <w:rPr>
                  <w:rFonts w:ascii="Calibri" w:eastAsia="Times New Roman" w:hAnsi="Calibri" w:cs="Calibri"/>
                  <w:spacing w:val="-2"/>
                  <w:sz w:val="16"/>
                  <w:szCs w:val="16"/>
                  <w:rPrChange w:id="2059" w:author="Fnu, Sonam" w:date="2019-12-02T18:46:00Z">
                    <w:rPr>
                      <w:rFonts w:ascii="Calibri" w:eastAsiaTheme="majorEastAsia" w:hAnsi="Calibri" w:cstheme="majorBidi"/>
                      <w:b/>
                      <w:bCs/>
                      <w:sz w:val="28"/>
                      <w:szCs w:val="28"/>
                    </w:rPr>
                  </w:rPrChange>
                </w:rPr>
                <w:t>resteasy.providers</w:t>
              </w:r>
              <w:proofErr w:type="spellEnd"/>
              <w:r w:rsidRPr="0012307C">
                <w:rPr>
                  <w:rFonts w:ascii="Calibri" w:eastAsia="Times New Roman" w:hAnsi="Calibri" w:cs="Calibri"/>
                  <w:spacing w:val="-2"/>
                  <w:sz w:val="16"/>
                  <w:szCs w:val="16"/>
                  <w:rPrChange w:id="2060" w:author="Fnu, Sonam" w:date="2019-12-02T18:46:00Z">
                    <w:rPr>
                      <w:rFonts w:ascii="Calibri" w:eastAsiaTheme="majorEastAsia" w:hAnsi="Calibri" w:cstheme="majorBidi"/>
                      <w:b/>
                      <w:bCs/>
                      <w:sz w:val="28"/>
                      <w:szCs w:val="28"/>
                    </w:rPr>
                  </w:rPrChange>
                </w:rPr>
                <w:t>&lt;/param-name&gt;</w:t>
              </w:r>
            </w:ins>
          </w:p>
          <w:p w14:paraId="3D2C0BA0" w14:textId="77777777" w:rsidR="00A3340E" w:rsidRPr="0012307C" w:rsidRDefault="00A3340E" w:rsidP="00A3340E">
            <w:pPr>
              <w:spacing w:before="240" w:after="120"/>
              <w:outlineLvl w:val="3"/>
              <w:rPr>
                <w:ins w:id="2061" w:author="Fnu, Sonam" w:date="2019-12-02T18:35:00Z"/>
                <w:rFonts w:ascii="Calibri" w:eastAsia="Times New Roman" w:hAnsi="Calibri" w:cs="Calibri"/>
                <w:spacing w:val="-2"/>
                <w:sz w:val="16"/>
                <w:szCs w:val="16"/>
                <w:rPrChange w:id="2062" w:author="Fnu, Sonam" w:date="2019-12-02T18:46:00Z">
                  <w:rPr>
                    <w:ins w:id="2063" w:author="Fnu, Sonam" w:date="2019-12-02T18:35:00Z"/>
                    <w:rFonts w:ascii="Calibri" w:eastAsiaTheme="majorEastAsia" w:hAnsi="Calibri" w:cstheme="majorBidi"/>
                    <w:b/>
                    <w:bCs/>
                    <w:sz w:val="28"/>
                    <w:szCs w:val="28"/>
                  </w:rPr>
                </w:rPrChange>
              </w:rPr>
            </w:pPr>
            <w:ins w:id="2064" w:author="Fnu, Sonam" w:date="2019-12-02T18:35:00Z">
              <w:r w:rsidRPr="0012307C">
                <w:rPr>
                  <w:rFonts w:ascii="Calibri" w:eastAsia="Times New Roman" w:hAnsi="Calibri" w:cs="Calibri"/>
                  <w:spacing w:val="-2"/>
                  <w:sz w:val="16"/>
                  <w:szCs w:val="16"/>
                  <w:rPrChange w:id="2065" w:author="Fnu, Sonam" w:date="2019-12-02T18:46:00Z">
                    <w:rPr>
                      <w:rFonts w:ascii="Calibri" w:eastAsiaTheme="majorEastAsia" w:hAnsi="Calibri" w:cstheme="majorBidi"/>
                      <w:b/>
                      <w:bCs/>
                      <w:sz w:val="28"/>
                      <w:szCs w:val="28"/>
                    </w:rPr>
                  </w:rPrChange>
                </w:rPr>
                <w:t xml:space="preserve">      &lt;param-value&gt;org.eclipse.persistence.jaxb.rs.MOXy]sonProvider&lt;/param-value&gt;</w:t>
              </w:r>
            </w:ins>
          </w:p>
          <w:p w14:paraId="5DC6D8E2" w14:textId="77777777" w:rsidR="00A3340E" w:rsidRPr="0012307C" w:rsidRDefault="00A3340E" w:rsidP="00A3340E">
            <w:pPr>
              <w:spacing w:before="240" w:after="120"/>
              <w:outlineLvl w:val="3"/>
              <w:rPr>
                <w:ins w:id="2066" w:author="Fnu, Sonam" w:date="2019-12-02T18:35:00Z"/>
                <w:rFonts w:ascii="Calibri" w:eastAsia="Times New Roman" w:hAnsi="Calibri" w:cs="Calibri"/>
                <w:spacing w:val="-2"/>
                <w:sz w:val="16"/>
                <w:szCs w:val="16"/>
                <w:rPrChange w:id="2067" w:author="Fnu, Sonam" w:date="2019-12-02T18:46:00Z">
                  <w:rPr>
                    <w:ins w:id="2068" w:author="Fnu, Sonam" w:date="2019-12-02T18:35:00Z"/>
                    <w:rFonts w:ascii="Calibri" w:eastAsiaTheme="majorEastAsia" w:hAnsi="Calibri" w:cstheme="majorBidi"/>
                    <w:b/>
                    <w:bCs/>
                    <w:sz w:val="28"/>
                    <w:szCs w:val="28"/>
                  </w:rPr>
                </w:rPrChange>
              </w:rPr>
            </w:pPr>
            <w:ins w:id="2069" w:author="Fnu, Sonam" w:date="2019-12-02T18:35:00Z">
              <w:r w:rsidRPr="0012307C">
                <w:rPr>
                  <w:rFonts w:ascii="Calibri" w:eastAsia="Times New Roman" w:hAnsi="Calibri" w:cs="Calibri"/>
                  <w:spacing w:val="-2"/>
                  <w:sz w:val="16"/>
                  <w:szCs w:val="16"/>
                  <w:rPrChange w:id="2070" w:author="Fnu, Sonam" w:date="2019-12-02T18:46:00Z">
                    <w:rPr>
                      <w:rFonts w:ascii="Calibri" w:eastAsiaTheme="majorEastAsia" w:hAnsi="Calibri" w:cstheme="majorBidi"/>
                      <w:b/>
                      <w:bCs/>
                      <w:sz w:val="28"/>
                      <w:szCs w:val="28"/>
                    </w:rPr>
                  </w:rPrChange>
                </w:rPr>
                <w:t xml:space="preserve">   &lt;/context-param&gt; </w:t>
              </w:r>
            </w:ins>
          </w:p>
          <w:p w14:paraId="307B3530" w14:textId="77777777" w:rsidR="00A3340E" w:rsidRPr="0012307C" w:rsidRDefault="00A3340E" w:rsidP="00A3340E">
            <w:pPr>
              <w:spacing w:before="240" w:after="120"/>
              <w:outlineLvl w:val="3"/>
              <w:rPr>
                <w:ins w:id="2071" w:author="Fnu, Sonam" w:date="2019-12-02T18:35:00Z"/>
                <w:rFonts w:ascii="Calibri" w:eastAsia="Times New Roman" w:hAnsi="Calibri" w:cs="Calibri"/>
                <w:spacing w:val="-2"/>
                <w:sz w:val="16"/>
                <w:szCs w:val="16"/>
                <w:rPrChange w:id="2072" w:author="Fnu, Sonam" w:date="2019-12-02T18:46:00Z">
                  <w:rPr>
                    <w:ins w:id="2073" w:author="Fnu, Sonam" w:date="2019-12-02T18:35:00Z"/>
                    <w:rFonts w:ascii="Calibri" w:eastAsiaTheme="majorEastAsia" w:hAnsi="Calibri" w:cstheme="majorBidi"/>
                    <w:b/>
                    <w:bCs/>
                    <w:sz w:val="28"/>
                    <w:szCs w:val="28"/>
                  </w:rPr>
                </w:rPrChange>
              </w:rPr>
            </w:pPr>
            <w:ins w:id="2074" w:author="Fnu, Sonam" w:date="2019-12-02T18:35:00Z">
              <w:r w:rsidRPr="0012307C">
                <w:rPr>
                  <w:rFonts w:ascii="Calibri" w:eastAsia="Times New Roman" w:hAnsi="Calibri" w:cs="Calibri"/>
                  <w:spacing w:val="-2"/>
                  <w:sz w:val="16"/>
                  <w:szCs w:val="16"/>
                  <w:rPrChange w:id="2075" w:author="Fnu, Sonam" w:date="2019-12-02T18:46:00Z">
                    <w:rPr>
                      <w:rFonts w:ascii="Calibri" w:eastAsiaTheme="majorEastAsia" w:hAnsi="Calibri" w:cstheme="majorBidi"/>
                      <w:b/>
                      <w:bCs/>
                      <w:sz w:val="28"/>
                      <w:szCs w:val="28"/>
                    </w:rPr>
                  </w:rPrChange>
                </w:rPr>
                <w:t xml:space="preserve"> module.xml:</w:t>
              </w:r>
            </w:ins>
          </w:p>
          <w:p w14:paraId="01B4392D" w14:textId="77777777" w:rsidR="00A3340E" w:rsidRPr="0012307C" w:rsidRDefault="00A3340E" w:rsidP="00A3340E">
            <w:pPr>
              <w:spacing w:before="240" w:after="120"/>
              <w:outlineLvl w:val="3"/>
              <w:rPr>
                <w:ins w:id="2076" w:author="Fnu, Sonam" w:date="2019-12-02T18:35:00Z"/>
                <w:rFonts w:ascii="Calibri" w:eastAsia="Times New Roman" w:hAnsi="Calibri" w:cs="Calibri"/>
                <w:spacing w:val="-2"/>
                <w:sz w:val="16"/>
                <w:szCs w:val="16"/>
                <w:rPrChange w:id="2077" w:author="Fnu, Sonam" w:date="2019-12-02T18:46:00Z">
                  <w:rPr>
                    <w:ins w:id="2078" w:author="Fnu, Sonam" w:date="2019-12-02T18:35:00Z"/>
                    <w:rFonts w:ascii="Calibri" w:eastAsiaTheme="majorEastAsia" w:hAnsi="Calibri" w:cstheme="majorBidi"/>
                    <w:b/>
                    <w:bCs/>
                    <w:sz w:val="28"/>
                    <w:szCs w:val="28"/>
                  </w:rPr>
                </w:rPrChange>
              </w:rPr>
            </w:pPr>
            <w:ins w:id="2079" w:author="Fnu, Sonam" w:date="2019-12-02T18:35:00Z">
              <w:r w:rsidRPr="0012307C">
                <w:rPr>
                  <w:rFonts w:ascii="Calibri" w:eastAsia="Times New Roman" w:hAnsi="Calibri" w:cs="Calibri"/>
                  <w:spacing w:val="-2"/>
                  <w:sz w:val="16"/>
                  <w:szCs w:val="16"/>
                  <w:rPrChange w:id="2080" w:author="Fnu, Sonam" w:date="2019-12-02T18:46:00Z">
                    <w:rPr>
                      <w:rFonts w:ascii="Calibri" w:eastAsiaTheme="majorEastAsia" w:hAnsi="Calibri" w:cstheme="majorBidi"/>
                      <w:b/>
                      <w:bCs/>
                      <w:sz w:val="28"/>
                      <w:szCs w:val="28"/>
                    </w:rPr>
                  </w:rPrChange>
                </w:rPr>
                <w:t xml:space="preserve"> add &gt;        &lt;module name="</w:t>
              </w:r>
              <w:proofErr w:type="spellStart"/>
              <w:r w:rsidRPr="0012307C">
                <w:rPr>
                  <w:rFonts w:ascii="Calibri" w:eastAsia="Times New Roman" w:hAnsi="Calibri" w:cs="Calibri"/>
                  <w:spacing w:val="-2"/>
                  <w:sz w:val="16"/>
                  <w:szCs w:val="16"/>
                  <w:rPrChange w:id="2081" w:author="Fnu, Sonam" w:date="2019-12-02T18:46:00Z">
                    <w:rPr>
                      <w:rFonts w:ascii="Calibri" w:eastAsiaTheme="majorEastAsia" w:hAnsi="Calibri" w:cstheme="majorBidi"/>
                      <w:b/>
                      <w:bCs/>
                      <w:sz w:val="28"/>
                      <w:szCs w:val="28"/>
                    </w:rPr>
                  </w:rPrChange>
                </w:rPr>
                <w:t>javax.ws.rs.api</w:t>
              </w:r>
              <w:proofErr w:type="spellEnd"/>
              <w:r w:rsidRPr="0012307C">
                <w:rPr>
                  <w:rFonts w:ascii="Calibri" w:eastAsia="Times New Roman" w:hAnsi="Calibri" w:cs="Calibri"/>
                  <w:spacing w:val="-2"/>
                  <w:sz w:val="16"/>
                  <w:szCs w:val="16"/>
                  <w:rPrChange w:id="2082" w:author="Fnu, Sonam" w:date="2019-12-02T18:46:00Z">
                    <w:rPr>
                      <w:rFonts w:ascii="Calibri" w:eastAsiaTheme="majorEastAsia" w:hAnsi="Calibri" w:cstheme="majorBidi"/>
                      <w:b/>
                      <w:bCs/>
                      <w:sz w:val="28"/>
                      <w:szCs w:val="28"/>
                    </w:rPr>
                  </w:rPrChange>
                </w:rPr>
                <w:t>"/&gt;</w:t>
              </w:r>
            </w:ins>
          </w:p>
          <w:p w14:paraId="7A021271" w14:textId="77777777" w:rsidR="00A3340E" w:rsidRPr="0012307C" w:rsidRDefault="00A3340E" w:rsidP="00A3340E">
            <w:pPr>
              <w:spacing w:before="240" w:after="120"/>
              <w:outlineLvl w:val="3"/>
              <w:rPr>
                <w:ins w:id="2083" w:author="Fnu, Sonam" w:date="2019-12-02T18:35:00Z"/>
                <w:rFonts w:ascii="Calibri" w:eastAsia="Times New Roman" w:hAnsi="Calibri" w:cs="Calibri"/>
                <w:spacing w:val="-2"/>
                <w:sz w:val="16"/>
                <w:szCs w:val="16"/>
                <w:rPrChange w:id="2084" w:author="Fnu, Sonam" w:date="2019-12-02T18:46:00Z">
                  <w:rPr>
                    <w:ins w:id="2085" w:author="Fnu, Sonam" w:date="2019-12-02T18:35:00Z"/>
                    <w:rFonts w:ascii="Calibri" w:eastAsiaTheme="majorEastAsia" w:hAnsi="Calibri" w:cstheme="majorBidi"/>
                    <w:b/>
                    <w:bCs/>
                    <w:sz w:val="28"/>
                    <w:szCs w:val="28"/>
                  </w:rPr>
                </w:rPrChange>
              </w:rPr>
            </w:pPr>
            <w:ins w:id="2086" w:author="Fnu, Sonam" w:date="2019-12-02T18:35:00Z">
              <w:r w:rsidRPr="0012307C">
                <w:rPr>
                  <w:rFonts w:ascii="Calibri" w:eastAsia="Times New Roman" w:hAnsi="Calibri" w:cs="Calibri"/>
                  <w:spacing w:val="-2"/>
                  <w:sz w:val="16"/>
                  <w:szCs w:val="16"/>
                  <w:rPrChange w:id="2087" w:author="Fnu, Sonam" w:date="2019-12-02T18:46:00Z">
                    <w:rPr>
                      <w:rFonts w:ascii="Calibri" w:eastAsiaTheme="majorEastAsia" w:hAnsi="Calibri" w:cstheme="majorBidi"/>
                      <w:b/>
                      <w:bCs/>
                      <w:sz w:val="28"/>
                      <w:szCs w:val="28"/>
                    </w:rPr>
                  </w:rPrChange>
                </w:rPr>
                <w:t xml:space="preserve"> &lt;resources&gt;</w:t>
              </w:r>
            </w:ins>
          </w:p>
          <w:p w14:paraId="3C8A6181" w14:textId="77777777" w:rsidR="00A3340E" w:rsidRPr="0012307C" w:rsidRDefault="00A3340E" w:rsidP="00A3340E">
            <w:pPr>
              <w:spacing w:before="240" w:after="120"/>
              <w:outlineLvl w:val="3"/>
              <w:rPr>
                <w:ins w:id="2088" w:author="Fnu, Sonam" w:date="2019-12-02T18:35:00Z"/>
                <w:rFonts w:ascii="Calibri" w:eastAsia="Times New Roman" w:hAnsi="Calibri" w:cs="Calibri"/>
                <w:spacing w:val="-2"/>
                <w:sz w:val="16"/>
                <w:szCs w:val="16"/>
                <w:rPrChange w:id="2089" w:author="Fnu, Sonam" w:date="2019-12-02T18:46:00Z">
                  <w:rPr>
                    <w:ins w:id="2090" w:author="Fnu, Sonam" w:date="2019-12-02T18:35:00Z"/>
                    <w:rFonts w:ascii="Calibri" w:eastAsiaTheme="majorEastAsia" w:hAnsi="Calibri" w:cstheme="majorBidi"/>
                    <w:b/>
                    <w:bCs/>
                    <w:sz w:val="28"/>
                    <w:szCs w:val="28"/>
                  </w:rPr>
                </w:rPrChange>
              </w:rPr>
            </w:pPr>
            <w:ins w:id="2091" w:author="Fnu, Sonam" w:date="2019-12-02T18:35:00Z">
              <w:r w:rsidRPr="0012307C">
                <w:rPr>
                  <w:rFonts w:ascii="Calibri" w:eastAsia="Times New Roman" w:hAnsi="Calibri" w:cs="Calibri"/>
                  <w:spacing w:val="-2"/>
                  <w:sz w:val="16"/>
                  <w:szCs w:val="16"/>
                  <w:rPrChange w:id="2092" w:author="Fnu, Sonam" w:date="2019-12-02T18:46:00Z">
                    <w:rPr>
                      <w:rFonts w:ascii="Calibri" w:eastAsiaTheme="majorEastAsia" w:hAnsi="Calibri" w:cstheme="majorBidi"/>
                      <w:b/>
                      <w:bCs/>
                      <w:sz w:val="28"/>
                      <w:szCs w:val="28"/>
                    </w:rPr>
                  </w:rPrChange>
                </w:rPr>
                <w:t xml:space="preserve">         &lt;resource-root path="jipijapa-eclipselink-16.0.0.Final.jar"/&gt;</w:t>
              </w:r>
            </w:ins>
          </w:p>
          <w:p w14:paraId="23CB645D" w14:textId="77777777" w:rsidR="00A3340E" w:rsidRPr="0012307C" w:rsidRDefault="00A3340E" w:rsidP="00A3340E">
            <w:pPr>
              <w:spacing w:before="240" w:after="120"/>
              <w:outlineLvl w:val="3"/>
              <w:rPr>
                <w:ins w:id="2093" w:author="Fnu, Sonam" w:date="2019-12-02T18:35:00Z"/>
                <w:rFonts w:ascii="Calibri" w:eastAsia="Times New Roman" w:hAnsi="Calibri" w:cs="Calibri"/>
                <w:spacing w:val="-2"/>
                <w:sz w:val="16"/>
                <w:szCs w:val="16"/>
                <w:rPrChange w:id="2094" w:author="Fnu, Sonam" w:date="2019-12-02T18:46:00Z">
                  <w:rPr>
                    <w:ins w:id="2095" w:author="Fnu, Sonam" w:date="2019-12-02T18:35:00Z"/>
                    <w:rFonts w:ascii="Calibri" w:eastAsiaTheme="majorEastAsia" w:hAnsi="Calibri" w:cstheme="majorBidi"/>
                    <w:b/>
                    <w:bCs/>
                    <w:sz w:val="28"/>
                    <w:szCs w:val="28"/>
                  </w:rPr>
                </w:rPrChange>
              </w:rPr>
            </w:pPr>
            <w:ins w:id="2096" w:author="Fnu, Sonam" w:date="2019-12-02T18:35:00Z">
              <w:r w:rsidRPr="0012307C">
                <w:rPr>
                  <w:rFonts w:ascii="Calibri" w:eastAsia="Times New Roman" w:hAnsi="Calibri" w:cs="Calibri"/>
                  <w:spacing w:val="-2"/>
                  <w:sz w:val="16"/>
                  <w:szCs w:val="16"/>
                  <w:rPrChange w:id="2097" w:author="Fnu, Sonam" w:date="2019-12-02T18:46:00Z">
                    <w:rPr>
                      <w:rFonts w:ascii="Calibri" w:eastAsiaTheme="majorEastAsia" w:hAnsi="Calibri" w:cstheme="majorBidi"/>
                      <w:b/>
                      <w:bCs/>
                      <w:sz w:val="28"/>
                      <w:szCs w:val="28"/>
                    </w:rPr>
                  </w:rPrChange>
                </w:rPr>
                <w:t xml:space="preserve">         &lt;resource-root path="eclipselink-2.4.2.jar"›</w:t>
              </w:r>
            </w:ins>
          </w:p>
          <w:p w14:paraId="4CD5F6BC" w14:textId="77777777" w:rsidR="00A3340E" w:rsidRPr="0012307C" w:rsidRDefault="00A3340E" w:rsidP="00A3340E">
            <w:pPr>
              <w:spacing w:before="240" w:after="120"/>
              <w:outlineLvl w:val="3"/>
              <w:rPr>
                <w:ins w:id="2098" w:author="Fnu, Sonam" w:date="2019-12-02T18:35:00Z"/>
                <w:rFonts w:ascii="Calibri" w:eastAsia="Times New Roman" w:hAnsi="Calibri" w:cs="Calibri"/>
                <w:spacing w:val="-2"/>
                <w:sz w:val="16"/>
                <w:szCs w:val="16"/>
                <w:rPrChange w:id="2099" w:author="Fnu, Sonam" w:date="2019-12-02T18:46:00Z">
                  <w:rPr>
                    <w:ins w:id="2100" w:author="Fnu, Sonam" w:date="2019-12-02T18:35:00Z"/>
                    <w:rFonts w:ascii="Calibri" w:eastAsiaTheme="majorEastAsia" w:hAnsi="Calibri" w:cstheme="majorBidi"/>
                    <w:b/>
                    <w:bCs/>
                    <w:sz w:val="28"/>
                    <w:szCs w:val="28"/>
                  </w:rPr>
                </w:rPrChange>
              </w:rPr>
            </w:pPr>
            <w:ins w:id="2101" w:author="Fnu, Sonam" w:date="2019-12-02T18:35:00Z">
              <w:r w:rsidRPr="0012307C">
                <w:rPr>
                  <w:rFonts w:ascii="Calibri" w:eastAsia="Times New Roman" w:hAnsi="Calibri" w:cs="Calibri"/>
                  <w:spacing w:val="-2"/>
                  <w:sz w:val="16"/>
                  <w:szCs w:val="16"/>
                  <w:rPrChange w:id="2102" w:author="Fnu, Sonam" w:date="2019-12-02T18:46:00Z">
                    <w:rPr>
                      <w:rFonts w:ascii="Calibri" w:eastAsiaTheme="majorEastAsia" w:hAnsi="Calibri" w:cstheme="majorBidi"/>
                      <w:b/>
                      <w:bCs/>
                      <w:sz w:val="28"/>
                      <w:szCs w:val="28"/>
                    </w:rPr>
                  </w:rPrChange>
                </w:rPr>
                <w:t xml:space="preserve">           &lt;filter&gt;</w:t>
              </w:r>
            </w:ins>
          </w:p>
          <w:p w14:paraId="476777EB" w14:textId="77777777" w:rsidR="00A3340E" w:rsidRPr="0012307C" w:rsidRDefault="00A3340E" w:rsidP="00A3340E">
            <w:pPr>
              <w:spacing w:before="240" w:after="120"/>
              <w:outlineLvl w:val="3"/>
              <w:rPr>
                <w:ins w:id="2103" w:author="Fnu, Sonam" w:date="2019-12-02T18:35:00Z"/>
                <w:rFonts w:ascii="Calibri" w:eastAsia="Times New Roman" w:hAnsi="Calibri" w:cs="Calibri"/>
                <w:spacing w:val="-2"/>
                <w:sz w:val="16"/>
                <w:szCs w:val="16"/>
                <w:rPrChange w:id="2104" w:author="Fnu, Sonam" w:date="2019-12-02T18:46:00Z">
                  <w:rPr>
                    <w:ins w:id="2105" w:author="Fnu, Sonam" w:date="2019-12-02T18:35:00Z"/>
                    <w:rFonts w:ascii="Calibri" w:eastAsiaTheme="majorEastAsia" w:hAnsi="Calibri" w:cstheme="majorBidi"/>
                    <w:b/>
                    <w:bCs/>
                    <w:sz w:val="28"/>
                    <w:szCs w:val="28"/>
                  </w:rPr>
                </w:rPrChange>
              </w:rPr>
            </w:pPr>
            <w:ins w:id="2106" w:author="Fnu, Sonam" w:date="2019-12-02T18:35:00Z">
              <w:r w:rsidRPr="0012307C">
                <w:rPr>
                  <w:rFonts w:ascii="Calibri" w:eastAsia="Times New Roman" w:hAnsi="Calibri" w:cs="Calibri"/>
                  <w:spacing w:val="-2"/>
                  <w:sz w:val="16"/>
                  <w:szCs w:val="16"/>
                  <w:rPrChange w:id="2107" w:author="Fnu, Sonam" w:date="2019-12-02T18:46:00Z">
                    <w:rPr>
                      <w:rFonts w:ascii="Calibri" w:eastAsiaTheme="majorEastAsia" w:hAnsi="Calibri" w:cstheme="majorBidi"/>
                      <w:b/>
                      <w:bCs/>
                      <w:sz w:val="28"/>
                      <w:szCs w:val="28"/>
                    </w:rPr>
                  </w:rPrChange>
                </w:rPr>
                <w:t xml:space="preserve">              &lt;exclude path="</w:t>
              </w:r>
              <w:proofErr w:type="spellStart"/>
              <w:r w:rsidRPr="0012307C">
                <w:rPr>
                  <w:rFonts w:ascii="Calibri" w:eastAsia="Times New Roman" w:hAnsi="Calibri" w:cs="Calibri"/>
                  <w:spacing w:val="-2"/>
                  <w:sz w:val="16"/>
                  <w:szCs w:val="16"/>
                  <w:rPrChange w:id="2108" w:author="Fnu, Sonam" w:date="2019-12-02T18:46:00Z">
                    <w:rPr>
                      <w:rFonts w:ascii="Calibri" w:eastAsiaTheme="majorEastAsia" w:hAnsi="Calibri" w:cstheme="majorBidi"/>
                      <w:b/>
                      <w:bCs/>
                      <w:sz w:val="28"/>
                      <w:szCs w:val="28"/>
                    </w:rPr>
                  </w:rPrChange>
                </w:rPr>
                <w:t>javax</w:t>
              </w:r>
              <w:proofErr w:type="spellEnd"/>
              <w:r w:rsidRPr="0012307C">
                <w:rPr>
                  <w:rFonts w:ascii="Calibri" w:eastAsia="Times New Roman" w:hAnsi="Calibri" w:cs="Calibri"/>
                  <w:spacing w:val="-2"/>
                  <w:sz w:val="16"/>
                  <w:szCs w:val="16"/>
                  <w:rPrChange w:id="2109" w:author="Fnu, Sonam" w:date="2019-12-02T18:46:00Z">
                    <w:rPr>
                      <w:rFonts w:ascii="Calibri" w:eastAsiaTheme="majorEastAsia" w:hAnsi="Calibri" w:cstheme="majorBidi"/>
                      <w:b/>
                      <w:bCs/>
                      <w:sz w:val="28"/>
                      <w:szCs w:val="28"/>
                    </w:rPr>
                  </w:rPrChange>
                </w:rPr>
                <w:t>/—"/&gt;</w:t>
              </w:r>
            </w:ins>
          </w:p>
          <w:p w14:paraId="6770423E" w14:textId="77777777" w:rsidR="00A3340E" w:rsidRPr="0012307C" w:rsidRDefault="00A3340E" w:rsidP="00A3340E">
            <w:pPr>
              <w:spacing w:before="240" w:after="120"/>
              <w:outlineLvl w:val="3"/>
              <w:rPr>
                <w:ins w:id="2110" w:author="Fnu, Sonam" w:date="2019-12-02T18:35:00Z"/>
                <w:rFonts w:ascii="Calibri" w:eastAsia="Times New Roman" w:hAnsi="Calibri" w:cs="Calibri"/>
                <w:spacing w:val="-2"/>
                <w:sz w:val="16"/>
                <w:szCs w:val="16"/>
                <w:rPrChange w:id="2111" w:author="Fnu, Sonam" w:date="2019-12-02T18:46:00Z">
                  <w:rPr>
                    <w:ins w:id="2112" w:author="Fnu, Sonam" w:date="2019-12-02T18:35:00Z"/>
                    <w:rFonts w:ascii="Calibri" w:eastAsiaTheme="majorEastAsia" w:hAnsi="Calibri" w:cstheme="majorBidi"/>
                    <w:b/>
                    <w:bCs/>
                    <w:sz w:val="28"/>
                    <w:szCs w:val="28"/>
                  </w:rPr>
                </w:rPrChange>
              </w:rPr>
            </w:pPr>
            <w:ins w:id="2113" w:author="Fnu, Sonam" w:date="2019-12-02T18:35:00Z">
              <w:r w:rsidRPr="0012307C">
                <w:rPr>
                  <w:rFonts w:ascii="Calibri" w:eastAsia="Times New Roman" w:hAnsi="Calibri" w:cs="Calibri"/>
                  <w:spacing w:val="-2"/>
                  <w:sz w:val="16"/>
                  <w:szCs w:val="16"/>
                  <w:rPrChange w:id="2114" w:author="Fnu, Sonam" w:date="2019-12-02T18:46:00Z">
                    <w:rPr>
                      <w:rFonts w:ascii="Calibri" w:eastAsiaTheme="majorEastAsia" w:hAnsi="Calibri" w:cstheme="majorBidi"/>
                      <w:b/>
                      <w:bCs/>
                      <w:sz w:val="28"/>
                      <w:szCs w:val="28"/>
                    </w:rPr>
                  </w:rPrChange>
                </w:rPr>
                <w:t xml:space="preserve">           &lt;filter&gt; </w:t>
              </w:r>
            </w:ins>
          </w:p>
          <w:p w14:paraId="58AA367D" w14:textId="77777777" w:rsidR="00A3340E" w:rsidRPr="0012307C" w:rsidRDefault="00A3340E" w:rsidP="00A3340E">
            <w:pPr>
              <w:spacing w:before="240" w:after="120"/>
              <w:outlineLvl w:val="3"/>
              <w:rPr>
                <w:ins w:id="2115" w:author="Fnu, Sonam" w:date="2019-12-02T18:35:00Z"/>
                <w:rFonts w:ascii="Calibri" w:eastAsia="Times New Roman" w:hAnsi="Calibri" w:cs="Calibri"/>
                <w:spacing w:val="-2"/>
                <w:sz w:val="16"/>
                <w:szCs w:val="16"/>
                <w:rPrChange w:id="2116" w:author="Fnu, Sonam" w:date="2019-12-02T18:46:00Z">
                  <w:rPr>
                    <w:ins w:id="2117" w:author="Fnu, Sonam" w:date="2019-12-02T18:35:00Z"/>
                    <w:rFonts w:ascii="Calibri" w:eastAsiaTheme="majorEastAsia" w:hAnsi="Calibri" w:cstheme="majorBidi"/>
                    <w:b/>
                    <w:bCs/>
                    <w:sz w:val="28"/>
                    <w:szCs w:val="28"/>
                  </w:rPr>
                </w:rPrChange>
              </w:rPr>
            </w:pPr>
            <w:ins w:id="2118" w:author="Fnu, Sonam" w:date="2019-12-02T18:35:00Z">
              <w:r w:rsidRPr="0012307C">
                <w:rPr>
                  <w:rFonts w:ascii="Calibri" w:eastAsia="Times New Roman" w:hAnsi="Calibri" w:cs="Calibri"/>
                  <w:spacing w:val="-2"/>
                  <w:sz w:val="16"/>
                  <w:szCs w:val="16"/>
                  <w:rPrChange w:id="2119" w:author="Fnu, Sonam" w:date="2019-12-02T18:46:00Z">
                    <w:rPr>
                      <w:rFonts w:ascii="Calibri" w:eastAsiaTheme="majorEastAsia" w:hAnsi="Calibri" w:cstheme="majorBidi"/>
                      <w:b/>
                      <w:bCs/>
                      <w:sz w:val="28"/>
                      <w:szCs w:val="28"/>
                    </w:rPr>
                  </w:rPrChange>
                </w:rPr>
                <w:t xml:space="preserve">         &lt;/resource-root&gt;</w:t>
              </w:r>
            </w:ins>
          </w:p>
          <w:p w14:paraId="14F93DD1" w14:textId="3606D728" w:rsidR="00A3340E" w:rsidRPr="0012307C" w:rsidRDefault="00A3340E" w:rsidP="00A3340E">
            <w:pPr>
              <w:spacing w:before="240" w:after="120"/>
              <w:outlineLvl w:val="3"/>
              <w:rPr>
                <w:ins w:id="2120" w:author="Fnu, Sonam" w:date="2019-12-02T18:35:00Z"/>
                <w:rFonts w:ascii="Calibri" w:eastAsia="Times New Roman" w:hAnsi="Calibri" w:cs="Calibri"/>
                <w:spacing w:val="-2"/>
                <w:sz w:val="16"/>
                <w:szCs w:val="16"/>
                <w:rPrChange w:id="2121" w:author="Fnu, Sonam" w:date="2019-12-02T18:46:00Z">
                  <w:rPr>
                    <w:ins w:id="2122" w:author="Fnu, Sonam" w:date="2019-12-02T18:35:00Z"/>
                    <w:rFonts w:ascii="Calibri" w:eastAsiaTheme="majorEastAsia" w:hAnsi="Calibri" w:cstheme="majorBidi"/>
                    <w:b/>
                    <w:bCs/>
                    <w:sz w:val="28"/>
                    <w:szCs w:val="28"/>
                  </w:rPr>
                </w:rPrChange>
              </w:rPr>
            </w:pPr>
            <w:ins w:id="2123" w:author="Fnu, Sonam" w:date="2019-12-02T18:35:00Z">
              <w:r w:rsidRPr="0012307C">
                <w:rPr>
                  <w:rFonts w:ascii="Calibri" w:eastAsia="Times New Roman" w:hAnsi="Calibri" w:cs="Calibri"/>
                  <w:spacing w:val="-2"/>
                  <w:sz w:val="16"/>
                  <w:szCs w:val="16"/>
                  <w:rPrChange w:id="2124" w:author="Fnu, Sonam" w:date="2019-12-02T18:46:00Z">
                    <w:rPr>
                      <w:rFonts w:ascii="Calibri" w:eastAsiaTheme="majorEastAsia" w:hAnsi="Calibri" w:cstheme="majorBidi"/>
                      <w:b/>
                      <w:bCs/>
                      <w:sz w:val="28"/>
                      <w:szCs w:val="28"/>
                    </w:rPr>
                  </w:rPrChange>
                </w:rPr>
                <w:t xml:space="preserve"> &lt;/resources&gt; </w:t>
              </w:r>
            </w:ins>
          </w:p>
          <w:p w14:paraId="38C53DB0" w14:textId="77777777" w:rsidR="00A3340E" w:rsidRPr="0012307C" w:rsidRDefault="00A3340E" w:rsidP="00A3340E">
            <w:pPr>
              <w:spacing w:before="240" w:after="120"/>
              <w:outlineLvl w:val="3"/>
              <w:rPr>
                <w:ins w:id="2125" w:author="Fnu, Sonam" w:date="2019-12-02T18:35:00Z"/>
                <w:rFonts w:ascii="Calibri" w:eastAsia="Times New Roman" w:hAnsi="Calibri" w:cs="Calibri"/>
                <w:spacing w:val="-2"/>
                <w:sz w:val="16"/>
                <w:szCs w:val="16"/>
                <w:rPrChange w:id="2126" w:author="Fnu, Sonam" w:date="2019-12-02T18:46:00Z">
                  <w:rPr>
                    <w:ins w:id="2127" w:author="Fnu, Sonam" w:date="2019-12-02T18:35:00Z"/>
                    <w:rFonts w:ascii="Calibri" w:eastAsiaTheme="majorEastAsia" w:hAnsi="Calibri" w:cstheme="majorBidi"/>
                    <w:b/>
                    <w:bCs/>
                    <w:sz w:val="28"/>
                    <w:szCs w:val="28"/>
                  </w:rPr>
                </w:rPrChange>
              </w:rPr>
            </w:pPr>
            <w:ins w:id="2128" w:author="Fnu, Sonam" w:date="2019-12-02T18:35:00Z">
              <w:r w:rsidRPr="0012307C">
                <w:rPr>
                  <w:rFonts w:ascii="Calibri" w:eastAsia="Times New Roman" w:hAnsi="Calibri" w:cs="Calibri"/>
                  <w:spacing w:val="-2"/>
                  <w:sz w:val="16"/>
                  <w:szCs w:val="16"/>
                  <w:rPrChange w:id="2129" w:author="Fnu, Sonam" w:date="2019-12-02T18:46:00Z">
                    <w:rPr>
                      <w:rFonts w:ascii="Calibri" w:eastAsiaTheme="majorEastAsia" w:hAnsi="Calibri" w:cstheme="majorBidi"/>
                      <w:b/>
                      <w:bCs/>
                      <w:sz w:val="28"/>
                      <w:szCs w:val="28"/>
                    </w:rPr>
                  </w:rPrChange>
                </w:rPr>
                <w:t xml:space="preserve"> under standalone.xml </w:t>
              </w:r>
            </w:ins>
          </w:p>
          <w:p w14:paraId="01DC5CB6" w14:textId="77777777" w:rsidR="00A3340E" w:rsidRPr="0012307C" w:rsidRDefault="00A3340E" w:rsidP="00A3340E">
            <w:pPr>
              <w:spacing w:before="240" w:after="120"/>
              <w:outlineLvl w:val="3"/>
              <w:rPr>
                <w:ins w:id="2130" w:author="Fnu, Sonam" w:date="2019-12-02T18:35:00Z"/>
                <w:rFonts w:ascii="Calibri" w:eastAsia="Times New Roman" w:hAnsi="Calibri" w:cs="Calibri"/>
                <w:spacing w:val="-2"/>
                <w:sz w:val="16"/>
                <w:szCs w:val="16"/>
                <w:rPrChange w:id="2131" w:author="Fnu, Sonam" w:date="2019-12-02T18:46:00Z">
                  <w:rPr>
                    <w:ins w:id="2132" w:author="Fnu, Sonam" w:date="2019-12-02T18:35:00Z"/>
                    <w:rFonts w:ascii="Calibri" w:eastAsiaTheme="majorEastAsia" w:hAnsi="Calibri" w:cstheme="majorBidi"/>
                    <w:b/>
                    <w:bCs/>
                    <w:sz w:val="28"/>
                    <w:szCs w:val="28"/>
                  </w:rPr>
                </w:rPrChange>
              </w:rPr>
            </w:pPr>
            <w:ins w:id="2133" w:author="Fnu, Sonam" w:date="2019-12-02T18:35:00Z">
              <w:r w:rsidRPr="0012307C">
                <w:rPr>
                  <w:rFonts w:ascii="Calibri" w:eastAsia="Times New Roman" w:hAnsi="Calibri" w:cs="Calibri"/>
                  <w:spacing w:val="-2"/>
                  <w:sz w:val="16"/>
                  <w:szCs w:val="16"/>
                  <w:rPrChange w:id="2134" w:author="Fnu, Sonam" w:date="2019-12-02T18:46:00Z">
                    <w:rPr>
                      <w:rFonts w:ascii="Calibri" w:eastAsiaTheme="majorEastAsia" w:hAnsi="Calibri" w:cstheme="majorBidi"/>
                      <w:b/>
                      <w:bCs/>
                      <w:sz w:val="28"/>
                      <w:szCs w:val="28"/>
                    </w:rPr>
                  </w:rPrChange>
                </w:rPr>
                <w:t xml:space="preserve">               &lt;module name="</w:t>
              </w:r>
              <w:proofErr w:type="spellStart"/>
              <w:r w:rsidRPr="0012307C">
                <w:rPr>
                  <w:rFonts w:ascii="Calibri" w:eastAsia="Times New Roman" w:hAnsi="Calibri" w:cs="Calibri"/>
                  <w:spacing w:val="-2"/>
                  <w:sz w:val="16"/>
                  <w:szCs w:val="16"/>
                  <w:rPrChange w:id="2135" w:author="Fnu, Sonam" w:date="2019-12-02T18:46:00Z">
                    <w:rPr>
                      <w:rFonts w:ascii="Calibri" w:eastAsiaTheme="majorEastAsia" w:hAnsi="Calibri" w:cstheme="majorBidi"/>
                      <w:b/>
                      <w:bCs/>
                      <w:sz w:val="28"/>
                      <w:szCs w:val="28"/>
                    </w:rPr>
                  </w:rPrChange>
                </w:rPr>
                <w:t>org.eclipse.persistence</w:t>
              </w:r>
              <w:proofErr w:type="spellEnd"/>
              <w:r w:rsidRPr="0012307C">
                <w:rPr>
                  <w:rFonts w:ascii="Calibri" w:eastAsia="Times New Roman" w:hAnsi="Calibri" w:cs="Calibri"/>
                  <w:spacing w:val="-2"/>
                  <w:sz w:val="16"/>
                  <w:szCs w:val="16"/>
                  <w:rPrChange w:id="2136" w:author="Fnu, Sonam" w:date="2019-12-02T18:46:00Z">
                    <w:rPr>
                      <w:rFonts w:ascii="Calibri" w:eastAsiaTheme="majorEastAsia" w:hAnsi="Calibri" w:cstheme="majorBidi"/>
                      <w:b/>
                      <w:bCs/>
                      <w:sz w:val="28"/>
                      <w:szCs w:val="28"/>
                    </w:rPr>
                  </w:rPrChange>
                </w:rPr>
                <w:t>" slot="main"/&gt;</w:t>
              </w:r>
            </w:ins>
          </w:p>
          <w:p w14:paraId="7DDD6870" w14:textId="77777777" w:rsidR="00A3340E" w:rsidRPr="0012307C" w:rsidRDefault="00A3340E" w:rsidP="00A3340E">
            <w:pPr>
              <w:spacing w:before="240" w:after="120"/>
              <w:outlineLvl w:val="3"/>
              <w:rPr>
                <w:ins w:id="2137" w:author="Fnu, Sonam" w:date="2019-12-02T18:35:00Z"/>
                <w:rFonts w:ascii="Calibri" w:eastAsia="Times New Roman" w:hAnsi="Calibri" w:cs="Calibri"/>
                <w:spacing w:val="-2"/>
                <w:sz w:val="16"/>
                <w:szCs w:val="16"/>
                <w:rPrChange w:id="2138" w:author="Fnu, Sonam" w:date="2019-12-02T18:46:00Z">
                  <w:rPr>
                    <w:ins w:id="2139" w:author="Fnu, Sonam" w:date="2019-12-02T18:35:00Z"/>
                    <w:rFonts w:ascii="Calibri" w:eastAsiaTheme="majorEastAsia" w:hAnsi="Calibri" w:cstheme="majorBidi"/>
                    <w:b/>
                    <w:bCs/>
                    <w:sz w:val="28"/>
                    <w:szCs w:val="28"/>
                  </w:rPr>
                </w:rPrChange>
              </w:rPr>
            </w:pPr>
          </w:p>
          <w:p w14:paraId="31FC84FB" w14:textId="50B6DFBA" w:rsidR="00A3340E" w:rsidRDefault="00A3340E" w:rsidP="00A3340E">
            <w:pPr>
              <w:spacing w:before="240" w:after="120"/>
              <w:outlineLvl w:val="3"/>
              <w:rPr>
                <w:ins w:id="2140" w:author="Fnu, Sonam" w:date="2019-12-02T18:46:00Z"/>
                <w:rFonts w:ascii="Calibri" w:eastAsia="Times New Roman" w:hAnsi="Calibri" w:cs="Calibri"/>
                <w:spacing w:val="-2"/>
                <w:sz w:val="16"/>
                <w:szCs w:val="16"/>
              </w:rPr>
            </w:pPr>
          </w:p>
          <w:p w14:paraId="12B1C1CF" w14:textId="77777777" w:rsidR="00C444F6" w:rsidRPr="0012307C" w:rsidRDefault="00C444F6" w:rsidP="00A3340E">
            <w:pPr>
              <w:spacing w:before="240" w:after="120"/>
              <w:outlineLvl w:val="3"/>
              <w:rPr>
                <w:ins w:id="2141" w:author="Fnu, Sonam" w:date="2019-12-02T18:35:00Z"/>
                <w:rFonts w:ascii="Calibri" w:eastAsia="Times New Roman" w:hAnsi="Calibri" w:cs="Calibri"/>
                <w:spacing w:val="-2"/>
                <w:sz w:val="16"/>
                <w:szCs w:val="16"/>
                <w:rPrChange w:id="2142" w:author="Fnu, Sonam" w:date="2019-12-02T18:46:00Z">
                  <w:rPr>
                    <w:ins w:id="2143" w:author="Fnu, Sonam" w:date="2019-12-02T18:35:00Z"/>
                    <w:rFonts w:ascii="Calibri" w:eastAsiaTheme="majorEastAsia" w:hAnsi="Calibri" w:cstheme="majorBidi"/>
                    <w:b/>
                    <w:bCs/>
                    <w:sz w:val="28"/>
                    <w:szCs w:val="28"/>
                  </w:rPr>
                </w:rPrChange>
              </w:rPr>
            </w:pPr>
          </w:p>
          <w:p w14:paraId="573EF9FD" w14:textId="77777777" w:rsidR="00AE3561" w:rsidRPr="0012307C" w:rsidRDefault="00AE3561" w:rsidP="001D42D3">
            <w:pPr>
              <w:spacing w:before="240" w:after="120"/>
              <w:outlineLvl w:val="3"/>
              <w:rPr>
                <w:ins w:id="2144" w:author="Fnu, Sonam" w:date="2019-12-02T18:15:00Z"/>
                <w:rFonts w:ascii="Calibri" w:eastAsia="Times New Roman" w:hAnsi="Calibri" w:cs="Calibri"/>
                <w:spacing w:val="-2"/>
                <w:sz w:val="16"/>
                <w:szCs w:val="16"/>
                <w:rPrChange w:id="2145" w:author="Fnu, Sonam" w:date="2019-12-02T18:46:00Z">
                  <w:rPr>
                    <w:ins w:id="2146" w:author="Fnu, Sonam" w:date="2019-12-02T18:15:00Z"/>
                    <w:rFonts w:ascii="Calibri" w:eastAsiaTheme="majorEastAsia" w:hAnsi="Calibri" w:cstheme="majorBidi"/>
                    <w:b/>
                    <w:bCs/>
                    <w:sz w:val="28"/>
                    <w:szCs w:val="28"/>
                  </w:rPr>
                </w:rPrChange>
              </w:rPr>
            </w:pPr>
          </w:p>
        </w:tc>
      </w:tr>
      <w:tr w:rsidR="00AE3561" w14:paraId="5187D350" w14:textId="77777777" w:rsidTr="00F749E7">
        <w:trPr>
          <w:ins w:id="2147" w:author="Fnu, Sonam" w:date="2019-12-02T18:15:00Z"/>
        </w:trPr>
        <w:tc>
          <w:tcPr>
            <w:tcW w:w="4855" w:type="dxa"/>
            <w:tcPrChange w:id="2148" w:author="Fnu, Sonam" w:date="2019-12-02T19:04:00Z">
              <w:tcPr>
                <w:tcW w:w="4296" w:type="dxa"/>
              </w:tcPr>
            </w:tcPrChange>
          </w:tcPr>
          <w:p w14:paraId="5F95C430" w14:textId="5E9FC871" w:rsidR="0012307C" w:rsidRPr="0012307C" w:rsidRDefault="00C444F6" w:rsidP="0012307C">
            <w:pPr>
              <w:spacing w:before="240" w:after="120"/>
              <w:outlineLvl w:val="3"/>
              <w:rPr>
                <w:ins w:id="2149" w:author="Fnu, Sonam" w:date="2019-12-02T18:40:00Z"/>
                <w:rFonts w:ascii="Calibri" w:eastAsia="Times New Roman" w:hAnsi="Calibri" w:cs="Calibri"/>
                <w:spacing w:val="-2"/>
                <w:sz w:val="16"/>
                <w:szCs w:val="16"/>
                <w:rPrChange w:id="2150" w:author="Fnu, Sonam" w:date="2019-12-02T18:46:00Z">
                  <w:rPr>
                    <w:ins w:id="2151" w:author="Fnu, Sonam" w:date="2019-12-02T18:40:00Z"/>
                    <w:rFonts w:ascii="Calibri" w:eastAsiaTheme="majorEastAsia" w:hAnsi="Calibri" w:cstheme="majorBidi"/>
                    <w:b/>
                    <w:bCs/>
                    <w:sz w:val="28"/>
                    <w:szCs w:val="28"/>
                  </w:rPr>
                </w:rPrChange>
              </w:rPr>
            </w:pPr>
            <w:ins w:id="2152" w:author="Fnu, Sonam" w:date="2019-12-02T18:47:00Z">
              <w:r>
                <w:rPr>
                  <w:rFonts w:ascii="Calibri" w:eastAsia="Times New Roman" w:hAnsi="Calibri" w:cs="Calibri"/>
                  <w:spacing w:val="-2"/>
                  <w:sz w:val="16"/>
                  <w:szCs w:val="16"/>
                </w:rPr>
                <w:lastRenderedPageBreak/>
                <w:t>3.</w:t>
              </w:r>
            </w:ins>
            <w:ins w:id="2153" w:author="Fnu, Sonam" w:date="2019-12-02T18:40:00Z">
              <w:r w:rsidR="0012307C" w:rsidRPr="0012307C">
                <w:rPr>
                  <w:rFonts w:ascii="Calibri" w:eastAsia="Times New Roman" w:hAnsi="Calibri" w:cs="Calibri"/>
                  <w:spacing w:val="-2"/>
                  <w:sz w:val="16"/>
                  <w:szCs w:val="16"/>
                  <w:rPrChange w:id="2154" w:author="Fnu, Sonam" w:date="2019-12-02T18:46:00Z">
                    <w:rPr>
                      <w:rFonts w:ascii="Calibri" w:eastAsiaTheme="majorEastAsia" w:hAnsi="Calibri" w:cstheme="majorBidi"/>
                      <w:b/>
                      <w:bCs/>
                      <w:sz w:val="28"/>
                      <w:szCs w:val="28"/>
                    </w:rPr>
                  </w:rPrChange>
                </w:rPr>
                <w:t>ERROR [</w:t>
              </w:r>
              <w:proofErr w:type="spellStart"/>
              <w:r w:rsidR="0012307C" w:rsidRPr="0012307C">
                <w:rPr>
                  <w:rFonts w:ascii="Calibri" w:eastAsia="Times New Roman" w:hAnsi="Calibri" w:cs="Calibri"/>
                  <w:spacing w:val="-2"/>
                  <w:sz w:val="16"/>
                  <w:szCs w:val="16"/>
                  <w:rPrChange w:id="2155" w:author="Fnu, Sonam" w:date="2019-12-02T18:46:00Z">
                    <w:rPr>
                      <w:rFonts w:ascii="Calibri" w:eastAsiaTheme="majorEastAsia" w:hAnsi="Calibri" w:cstheme="majorBidi"/>
                      <w:b/>
                      <w:bCs/>
                      <w:sz w:val="28"/>
                      <w:szCs w:val="28"/>
                    </w:rPr>
                  </w:rPrChange>
                </w:rPr>
                <w:t>org.jboss.msc.service.fail</w:t>
              </w:r>
              <w:proofErr w:type="spellEnd"/>
              <w:r w:rsidR="0012307C" w:rsidRPr="0012307C">
                <w:rPr>
                  <w:rFonts w:ascii="Calibri" w:eastAsia="Times New Roman" w:hAnsi="Calibri" w:cs="Calibri"/>
                  <w:spacing w:val="-2"/>
                  <w:sz w:val="16"/>
                  <w:szCs w:val="16"/>
                  <w:rPrChange w:id="2156" w:author="Fnu, Sonam" w:date="2019-12-02T18:46:00Z">
                    <w:rPr>
                      <w:rFonts w:ascii="Calibri" w:eastAsiaTheme="majorEastAsia" w:hAnsi="Calibri" w:cstheme="majorBidi"/>
                      <w:b/>
                      <w:bCs/>
                      <w:sz w:val="28"/>
                      <w:szCs w:val="28"/>
                    </w:rPr>
                  </w:rPrChange>
                </w:rPr>
                <w:t xml:space="preserve">] (MSC service thread 1-8) MSC000001: Failed to start service </w:t>
              </w:r>
              <w:proofErr w:type="spellStart"/>
              <w:r w:rsidR="0012307C" w:rsidRPr="0012307C">
                <w:rPr>
                  <w:rFonts w:ascii="Calibri" w:eastAsia="Times New Roman" w:hAnsi="Calibri" w:cs="Calibri"/>
                  <w:spacing w:val="-2"/>
                  <w:sz w:val="16"/>
                  <w:szCs w:val="16"/>
                  <w:rPrChange w:id="2157" w:author="Fnu, Sonam" w:date="2019-12-02T18:46:00Z">
                    <w:rPr>
                      <w:rFonts w:ascii="Calibri" w:eastAsiaTheme="majorEastAsia" w:hAnsi="Calibri" w:cstheme="majorBidi"/>
                      <w:b/>
                      <w:bCs/>
                      <w:sz w:val="28"/>
                      <w:szCs w:val="28"/>
                    </w:rPr>
                  </w:rPrChange>
                </w:rPr>
                <w:t>jboss</w:t>
              </w:r>
              <w:proofErr w:type="spellEnd"/>
              <w:r w:rsidR="0012307C" w:rsidRPr="0012307C">
                <w:rPr>
                  <w:rFonts w:ascii="Calibri" w:eastAsia="Times New Roman" w:hAnsi="Calibri" w:cs="Calibri"/>
                  <w:spacing w:val="-2"/>
                  <w:sz w:val="16"/>
                  <w:szCs w:val="16"/>
                  <w:rPrChange w:id="2158" w:author="Fnu, Sonam" w:date="2019-12-02T18:46:00Z">
                    <w:rPr>
                      <w:rFonts w:ascii="Calibri" w:eastAsiaTheme="majorEastAsia" w:hAnsi="Calibri" w:cstheme="majorBidi"/>
                      <w:b/>
                      <w:bCs/>
                      <w:sz w:val="28"/>
                      <w:szCs w:val="28"/>
                    </w:rPr>
                  </w:rPrChange>
                </w:rPr>
                <w:t xml:space="preserve">. </w:t>
              </w:r>
            </w:ins>
          </w:p>
          <w:p w14:paraId="0F945934" w14:textId="77777777" w:rsidR="0012307C" w:rsidRPr="0012307C" w:rsidRDefault="0012307C" w:rsidP="0012307C">
            <w:pPr>
              <w:spacing w:before="240" w:after="120"/>
              <w:outlineLvl w:val="3"/>
              <w:rPr>
                <w:ins w:id="2159" w:author="Fnu, Sonam" w:date="2019-12-02T18:40:00Z"/>
                <w:rFonts w:ascii="Calibri" w:eastAsia="Times New Roman" w:hAnsi="Calibri" w:cs="Calibri"/>
                <w:spacing w:val="-2"/>
                <w:sz w:val="16"/>
                <w:szCs w:val="16"/>
                <w:rPrChange w:id="2160" w:author="Fnu, Sonam" w:date="2019-12-02T18:46:00Z">
                  <w:rPr>
                    <w:ins w:id="2161" w:author="Fnu, Sonam" w:date="2019-12-02T18:40:00Z"/>
                    <w:rFonts w:ascii="Calibri" w:eastAsiaTheme="majorEastAsia" w:hAnsi="Calibri" w:cstheme="majorBidi"/>
                    <w:b/>
                    <w:bCs/>
                    <w:sz w:val="28"/>
                    <w:szCs w:val="28"/>
                  </w:rPr>
                </w:rPrChange>
              </w:rPr>
            </w:pPr>
          </w:p>
          <w:p w14:paraId="492EEBB8" w14:textId="77777777" w:rsidR="0012307C" w:rsidRPr="0012307C" w:rsidRDefault="0012307C" w:rsidP="0012307C">
            <w:pPr>
              <w:spacing w:before="240" w:after="120"/>
              <w:outlineLvl w:val="3"/>
              <w:rPr>
                <w:ins w:id="2162" w:author="Fnu, Sonam" w:date="2019-12-02T18:40:00Z"/>
                <w:rFonts w:ascii="Calibri" w:eastAsia="Times New Roman" w:hAnsi="Calibri" w:cs="Calibri"/>
                <w:spacing w:val="-2"/>
                <w:sz w:val="16"/>
                <w:szCs w:val="16"/>
                <w:rPrChange w:id="2163" w:author="Fnu, Sonam" w:date="2019-12-02T18:46:00Z">
                  <w:rPr>
                    <w:ins w:id="2164" w:author="Fnu, Sonam" w:date="2019-12-02T18:40:00Z"/>
                    <w:rFonts w:ascii="Calibri" w:eastAsiaTheme="majorEastAsia" w:hAnsi="Calibri" w:cstheme="majorBidi"/>
                    <w:b/>
                    <w:bCs/>
                    <w:sz w:val="28"/>
                    <w:szCs w:val="28"/>
                  </w:rPr>
                </w:rPrChange>
              </w:rPr>
            </w:pPr>
            <w:ins w:id="2165" w:author="Fnu, Sonam" w:date="2019-12-02T18:40:00Z">
              <w:r w:rsidRPr="0012307C">
                <w:rPr>
                  <w:rFonts w:ascii="Calibri" w:eastAsia="Times New Roman" w:hAnsi="Calibri" w:cs="Calibri"/>
                  <w:spacing w:val="-2"/>
                  <w:sz w:val="16"/>
                  <w:szCs w:val="16"/>
                  <w:rPrChange w:id="2166" w:author="Fnu, Sonam" w:date="2019-12-02T18:46:00Z">
                    <w:rPr>
                      <w:rFonts w:ascii="Calibri" w:eastAsiaTheme="majorEastAsia" w:hAnsi="Calibri" w:cstheme="majorBidi"/>
                      <w:b/>
                      <w:bCs/>
                      <w:sz w:val="28"/>
                      <w:szCs w:val="28"/>
                    </w:rPr>
                  </w:rPrChange>
                </w:rPr>
                <w:t xml:space="preserve">deployment.subunit."FluidCebApp.ear"."VIPComponent.jar".metrics: </w:t>
              </w:r>
              <w:proofErr w:type="spellStart"/>
              <w:r w:rsidRPr="0012307C">
                <w:rPr>
                  <w:rFonts w:ascii="Calibri" w:eastAsia="Times New Roman" w:hAnsi="Calibri" w:cs="Calibri"/>
                  <w:spacing w:val="-2"/>
                  <w:sz w:val="16"/>
                  <w:szCs w:val="16"/>
                  <w:rPrChange w:id="2167" w:author="Fnu, Sonam" w:date="2019-12-02T18:46:00Z">
                    <w:rPr>
                      <w:rFonts w:ascii="Calibri" w:eastAsiaTheme="majorEastAsia" w:hAnsi="Calibri" w:cstheme="majorBidi"/>
                      <w:b/>
                      <w:bCs/>
                      <w:sz w:val="28"/>
                      <w:szCs w:val="28"/>
                    </w:rPr>
                  </w:rPrChange>
                </w:rPr>
                <w:t>org.jboss.msc.service.StartException</w:t>
              </w:r>
              <w:proofErr w:type="spellEnd"/>
              <w:r w:rsidRPr="0012307C">
                <w:rPr>
                  <w:rFonts w:ascii="Calibri" w:eastAsia="Times New Roman" w:hAnsi="Calibri" w:cs="Calibri"/>
                  <w:spacing w:val="-2"/>
                  <w:sz w:val="16"/>
                  <w:szCs w:val="16"/>
                  <w:rPrChange w:id="2168" w:author="Fnu, Sonam" w:date="2019-12-02T18:46:00Z">
                    <w:rPr>
                      <w:rFonts w:ascii="Calibri" w:eastAsiaTheme="majorEastAsia" w:hAnsi="Calibri" w:cstheme="majorBidi"/>
                      <w:b/>
                      <w:bCs/>
                      <w:sz w:val="28"/>
                      <w:szCs w:val="28"/>
                    </w:rPr>
                  </w:rPrChange>
                </w:rPr>
                <w:t xml:space="preserve"> in service </w:t>
              </w:r>
            </w:ins>
          </w:p>
          <w:p w14:paraId="2815C4CB" w14:textId="77777777" w:rsidR="0012307C" w:rsidRPr="0012307C" w:rsidRDefault="0012307C" w:rsidP="0012307C">
            <w:pPr>
              <w:spacing w:before="240" w:after="120"/>
              <w:outlineLvl w:val="3"/>
              <w:rPr>
                <w:ins w:id="2169" w:author="Fnu, Sonam" w:date="2019-12-02T18:40:00Z"/>
                <w:rFonts w:ascii="Calibri" w:eastAsia="Times New Roman" w:hAnsi="Calibri" w:cs="Calibri"/>
                <w:spacing w:val="-2"/>
                <w:sz w:val="16"/>
                <w:szCs w:val="16"/>
                <w:rPrChange w:id="2170" w:author="Fnu, Sonam" w:date="2019-12-02T18:46:00Z">
                  <w:rPr>
                    <w:ins w:id="2171" w:author="Fnu, Sonam" w:date="2019-12-02T18:40:00Z"/>
                    <w:rFonts w:ascii="Calibri" w:eastAsiaTheme="majorEastAsia" w:hAnsi="Calibri" w:cstheme="majorBidi"/>
                    <w:b/>
                    <w:bCs/>
                    <w:sz w:val="28"/>
                    <w:szCs w:val="28"/>
                  </w:rPr>
                </w:rPrChange>
              </w:rPr>
            </w:pPr>
            <w:ins w:id="2172" w:author="Fnu, Sonam" w:date="2019-12-02T18:40:00Z">
              <w:r w:rsidRPr="0012307C">
                <w:rPr>
                  <w:rFonts w:ascii="Calibri" w:eastAsia="Times New Roman" w:hAnsi="Calibri" w:cs="Calibri"/>
                  <w:spacing w:val="-2"/>
                  <w:sz w:val="16"/>
                  <w:szCs w:val="16"/>
                  <w:rPrChange w:id="2173" w:author="Fnu, Sonam" w:date="2019-12-02T18:46:00Z">
                    <w:rPr>
                      <w:rFonts w:ascii="Calibri" w:eastAsiaTheme="majorEastAsia" w:hAnsi="Calibri" w:cstheme="majorBidi"/>
                      <w:b/>
                      <w:bCs/>
                      <w:sz w:val="28"/>
                      <w:szCs w:val="28"/>
                    </w:rPr>
                  </w:rPrChange>
                </w:rPr>
                <w:t>jboss.deployment.subunit."FluidCebApp.ear"."VIPComponent.jar".metrics: Failed to start service</w:t>
              </w:r>
            </w:ins>
          </w:p>
          <w:p w14:paraId="662B5624" w14:textId="77777777" w:rsidR="0012307C" w:rsidRPr="0012307C" w:rsidRDefault="0012307C" w:rsidP="0012307C">
            <w:pPr>
              <w:spacing w:before="240" w:after="120"/>
              <w:outlineLvl w:val="3"/>
              <w:rPr>
                <w:ins w:id="2174" w:author="Fnu, Sonam" w:date="2019-12-02T18:40:00Z"/>
                <w:rFonts w:ascii="Calibri" w:eastAsia="Times New Roman" w:hAnsi="Calibri" w:cs="Calibri"/>
                <w:spacing w:val="-2"/>
                <w:sz w:val="16"/>
                <w:szCs w:val="16"/>
                <w:rPrChange w:id="2175" w:author="Fnu, Sonam" w:date="2019-12-02T18:46:00Z">
                  <w:rPr>
                    <w:ins w:id="2176" w:author="Fnu, Sonam" w:date="2019-12-02T18:40:00Z"/>
                    <w:rFonts w:ascii="Calibri" w:eastAsiaTheme="majorEastAsia" w:hAnsi="Calibri" w:cstheme="majorBidi"/>
                    <w:b/>
                    <w:bCs/>
                    <w:sz w:val="28"/>
                    <w:szCs w:val="28"/>
                  </w:rPr>
                </w:rPrChange>
              </w:rPr>
            </w:pPr>
            <w:ins w:id="2177" w:author="Fnu, Sonam" w:date="2019-12-02T18:40:00Z">
              <w:r w:rsidRPr="0012307C">
                <w:rPr>
                  <w:rFonts w:ascii="Calibri" w:eastAsia="Times New Roman" w:hAnsi="Calibri" w:cs="Calibri"/>
                  <w:spacing w:val="-2"/>
                  <w:sz w:val="16"/>
                  <w:szCs w:val="16"/>
                  <w:rPrChange w:id="2178" w:author="Fnu, Sonam" w:date="2019-12-02T18:46:00Z">
                    <w:rPr>
                      <w:rFonts w:ascii="Calibri" w:eastAsiaTheme="majorEastAsia" w:hAnsi="Calibri" w:cstheme="majorBidi"/>
                      <w:b/>
                      <w:bCs/>
                      <w:sz w:val="28"/>
                      <w:szCs w:val="28"/>
                    </w:rPr>
                  </w:rPrChange>
                </w:rPr>
                <w:t xml:space="preserve">              at org.jboss.msc.service.ServiceControllerImpl$StartTask.execute(ServiceControllerImpl.java:1730) </w:t>
              </w:r>
            </w:ins>
          </w:p>
          <w:p w14:paraId="27949E56" w14:textId="77777777" w:rsidR="0012307C" w:rsidRPr="0012307C" w:rsidRDefault="0012307C" w:rsidP="0012307C">
            <w:pPr>
              <w:spacing w:before="240" w:after="120"/>
              <w:outlineLvl w:val="3"/>
              <w:rPr>
                <w:ins w:id="2179" w:author="Fnu, Sonam" w:date="2019-12-02T18:40:00Z"/>
                <w:rFonts w:ascii="Calibri" w:eastAsia="Times New Roman" w:hAnsi="Calibri" w:cs="Calibri"/>
                <w:spacing w:val="-2"/>
                <w:sz w:val="16"/>
                <w:szCs w:val="16"/>
                <w:rPrChange w:id="2180" w:author="Fnu, Sonam" w:date="2019-12-02T18:46:00Z">
                  <w:rPr>
                    <w:ins w:id="2181" w:author="Fnu, Sonam" w:date="2019-12-02T18:40:00Z"/>
                    <w:rFonts w:ascii="Calibri" w:eastAsiaTheme="majorEastAsia" w:hAnsi="Calibri" w:cstheme="majorBidi"/>
                    <w:b/>
                    <w:bCs/>
                    <w:sz w:val="28"/>
                    <w:szCs w:val="28"/>
                  </w:rPr>
                </w:rPrChange>
              </w:rPr>
            </w:pPr>
            <w:ins w:id="2182" w:author="Fnu, Sonam" w:date="2019-12-02T18:40:00Z">
              <w:r w:rsidRPr="0012307C">
                <w:rPr>
                  <w:rFonts w:ascii="Calibri" w:eastAsia="Times New Roman" w:hAnsi="Calibri" w:cs="Calibri"/>
                  <w:spacing w:val="-2"/>
                  <w:sz w:val="16"/>
                  <w:szCs w:val="16"/>
                  <w:rPrChange w:id="2183" w:author="Fnu, Sonam" w:date="2019-12-02T18:46:00Z">
                    <w:rPr>
                      <w:rFonts w:ascii="Calibri" w:eastAsiaTheme="majorEastAsia" w:hAnsi="Calibri" w:cstheme="majorBidi"/>
                      <w:b/>
                      <w:bCs/>
                      <w:sz w:val="28"/>
                      <w:szCs w:val="28"/>
                    </w:rPr>
                  </w:rPrChange>
                </w:rPr>
                <w:t xml:space="preserve">              at org.jboss.msc.service.ServiceControllerImpl$ControllerTask.run(ServiceControllerImpl.java:1558) </w:t>
              </w:r>
            </w:ins>
          </w:p>
          <w:p w14:paraId="0B8B1B5E" w14:textId="77777777" w:rsidR="0012307C" w:rsidRPr="0012307C" w:rsidRDefault="0012307C" w:rsidP="0012307C">
            <w:pPr>
              <w:spacing w:before="240" w:after="120"/>
              <w:outlineLvl w:val="3"/>
              <w:rPr>
                <w:ins w:id="2184" w:author="Fnu, Sonam" w:date="2019-12-02T18:40:00Z"/>
                <w:rFonts w:ascii="Calibri" w:eastAsia="Times New Roman" w:hAnsi="Calibri" w:cs="Calibri"/>
                <w:spacing w:val="-2"/>
                <w:sz w:val="16"/>
                <w:szCs w:val="16"/>
                <w:rPrChange w:id="2185" w:author="Fnu, Sonam" w:date="2019-12-02T18:46:00Z">
                  <w:rPr>
                    <w:ins w:id="2186" w:author="Fnu, Sonam" w:date="2019-12-02T18:40:00Z"/>
                    <w:rFonts w:ascii="Calibri" w:eastAsiaTheme="majorEastAsia" w:hAnsi="Calibri" w:cstheme="majorBidi"/>
                    <w:b/>
                    <w:bCs/>
                    <w:sz w:val="28"/>
                    <w:szCs w:val="28"/>
                  </w:rPr>
                </w:rPrChange>
              </w:rPr>
            </w:pPr>
            <w:ins w:id="2187" w:author="Fnu, Sonam" w:date="2019-12-02T18:40:00Z">
              <w:r w:rsidRPr="0012307C">
                <w:rPr>
                  <w:rFonts w:ascii="Calibri" w:eastAsia="Times New Roman" w:hAnsi="Calibri" w:cs="Calibri"/>
                  <w:spacing w:val="-2"/>
                  <w:sz w:val="16"/>
                  <w:szCs w:val="16"/>
                  <w:rPrChange w:id="2188" w:author="Fnu, Sonam" w:date="2019-12-02T18:46:00Z">
                    <w:rPr>
                      <w:rFonts w:ascii="Calibri" w:eastAsiaTheme="majorEastAsia" w:hAnsi="Calibri" w:cstheme="majorBidi"/>
                      <w:b/>
                      <w:bCs/>
                      <w:sz w:val="28"/>
                      <w:szCs w:val="28"/>
                    </w:rPr>
                  </w:rPrChange>
                </w:rPr>
                <w:t xml:space="preserve">              at org.jboss.threads.ContextClassLoaderSavingRunnable.run(ContextClassLoaderSavingRunnable.java:35) </w:t>
              </w:r>
            </w:ins>
          </w:p>
          <w:p w14:paraId="72A59B9E" w14:textId="77777777" w:rsidR="0012307C" w:rsidRPr="0012307C" w:rsidRDefault="0012307C" w:rsidP="0012307C">
            <w:pPr>
              <w:spacing w:before="240" w:after="120"/>
              <w:outlineLvl w:val="3"/>
              <w:rPr>
                <w:ins w:id="2189" w:author="Fnu, Sonam" w:date="2019-12-02T18:40:00Z"/>
                <w:rFonts w:ascii="Calibri" w:eastAsia="Times New Roman" w:hAnsi="Calibri" w:cs="Calibri"/>
                <w:spacing w:val="-2"/>
                <w:sz w:val="16"/>
                <w:szCs w:val="16"/>
                <w:rPrChange w:id="2190" w:author="Fnu, Sonam" w:date="2019-12-02T18:46:00Z">
                  <w:rPr>
                    <w:ins w:id="2191" w:author="Fnu, Sonam" w:date="2019-12-02T18:40:00Z"/>
                    <w:rFonts w:ascii="Calibri" w:eastAsiaTheme="majorEastAsia" w:hAnsi="Calibri" w:cstheme="majorBidi"/>
                    <w:b/>
                    <w:bCs/>
                    <w:sz w:val="28"/>
                    <w:szCs w:val="28"/>
                  </w:rPr>
                </w:rPrChange>
              </w:rPr>
            </w:pPr>
            <w:ins w:id="2192" w:author="Fnu, Sonam" w:date="2019-12-02T18:40:00Z">
              <w:r w:rsidRPr="0012307C">
                <w:rPr>
                  <w:rFonts w:ascii="Calibri" w:eastAsia="Times New Roman" w:hAnsi="Calibri" w:cs="Calibri"/>
                  <w:spacing w:val="-2"/>
                  <w:sz w:val="16"/>
                  <w:szCs w:val="16"/>
                  <w:rPrChange w:id="2193" w:author="Fnu, Sonam" w:date="2019-12-02T18:46:00Z">
                    <w:rPr>
                      <w:rFonts w:ascii="Calibri" w:eastAsiaTheme="majorEastAsia" w:hAnsi="Calibri" w:cstheme="majorBidi"/>
                      <w:b/>
                      <w:bCs/>
                      <w:sz w:val="28"/>
                      <w:szCs w:val="28"/>
                    </w:rPr>
                  </w:rPrChange>
                </w:rPr>
                <w:t xml:space="preserve">              at org.jboss.threads.EnhancedQueueExecutor.safeRun(EnhancedQueueExecutor.java:1982)</w:t>
              </w:r>
            </w:ins>
          </w:p>
          <w:p w14:paraId="564FFE9F" w14:textId="77777777" w:rsidR="0012307C" w:rsidRPr="0012307C" w:rsidRDefault="0012307C" w:rsidP="0012307C">
            <w:pPr>
              <w:spacing w:before="240" w:after="120"/>
              <w:outlineLvl w:val="3"/>
              <w:rPr>
                <w:ins w:id="2194" w:author="Fnu, Sonam" w:date="2019-12-02T18:40:00Z"/>
                <w:rFonts w:ascii="Calibri" w:eastAsia="Times New Roman" w:hAnsi="Calibri" w:cs="Calibri"/>
                <w:spacing w:val="-2"/>
                <w:sz w:val="16"/>
                <w:szCs w:val="16"/>
                <w:rPrChange w:id="2195" w:author="Fnu, Sonam" w:date="2019-12-02T18:46:00Z">
                  <w:rPr>
                    <w:ins w:id="2196" w:author="Fnu, Sonam" w:date="2019-12-02T18:40:00Z"/>
                    <w:rFonts w:ascii="Calibri" w:eastAsiaTheme="majorEastAsia" w:hAnsi="Calibri" w:cstheme="majorBidi"/>
                    <w:b/>
                    <w:bCs/>
                    <w:sz w:val="28"/>
                    <w:szCs w:val="28"/>
                  </w:rPr>
                </w:rPrChange>
              </w:rPr>
            </w:pPr>
            <w:ins w:id="2197" w:author="Fnu, Sonam" w:date="2019-12-02T18:40:00Z">
              <w:r w:rsidRPr="0012307C">
                <w:rPr>
                  <w:rFonts w:ascii="Calibri" w:eastAsia="Times New Roman" w:hAnsi="Calibri" w:cs="Calibri"/>
                  <w:spacing w:val="-2"/>
                  <w:sz w:val="16"/>
                  <w:szCs w:val="16"/>
                  <w:rPrChange w:id="2198" w:author="Fnu, Sonam" w:date="2019-12-02T18:46:00Z">
                    <w:rPr>
                      <w:rFonts w:ascii="Calibri" w:eastAsiaTheme="majorEastAsia" w:hAnsi="Calibri" w:cstheme="majorBidi"/>
                      <w:b/>
                      <w:bCs/>
                      <w:sz w:val="28"/>
                      <w:szCs w:val="28"/>
                    </w:rPr>
                  </w:rPrChange>
                </w:rPr>
                <w:t xml:space="preserve">              at org.jboss.threads.EnhancedQueueExecutor$ThreadBody.doRunTask(EnhancedQueueExecutor.java:1486) </w:t>
              </w:r>
            </w:ins>
          </w:p>
          <w:p w14:paraId="55E80E46" w14:textId="77777777" w:rsidR="0012307C" w:rsidRPr="0012307C" w:rsidRDefault="0012307C" w:rsidP="0012307C">
            <w:pPr>
              <w:spacing w:before="240" w:after="120"/>
              <w:outlineLvl w:val="3"/>
              <w:rPr>
                <w:ins w:id="2199" w:author="Fnu, Sonam" w:date="2019-12-02T18:40:00Z"/>
                <w:rFonts w:ascii="Calibri" w:eastAsia="Times New Roman" w:hAnsi="Calibri" w:cs="Calibri"/>
                <w:spacing w:val="-2"/>
                <w:sz w:val="16"/>
                <w:szCs w:val="16"/>
                <w:rPrChange w:id="2200" w:author="Fnu, Sonam" w:date="2019-12-02T18:46:00Z">
                  <w:rPr>
                    <w:ins w:id="2201" w:author="Fnu, Sonam" w:date="2019-12-02T18:40:00Z"/>
                    <w:rFonts w:ascii="Calibri" w:eastAsiaTheme="majorEastAsia" w:hAnsi="Calibri" w:cstheme="majorBidi"/>
                    <w:b/>
                    <w:bCs/>
                    <w:sz w:val="28"/>
                    <w:szCs w:val="28"/>
                  </w:rPr>
                </w:rPrChange>
              </w:rPr>
            </w:pPr>
            <w:ins w:id="2202" w:author="Fnu, Sonam" w:date="2019-12-02T18:40:00Z">
              <w:r w:rsidRPr="0012307C">
                <w:rPr>
                  <w:rFonts w:ascii="Calibri" w:eastAsia="Times New Roman" w:hAnsi="Calibri" w:cs="Calibri"/>
                  <w:spacing w:val="-2"/>
                  <w:sz w:val="16"/>
                  <w:szCs w:val="16"/>
                  <w:rPrChange w:id="2203" w:author="Fnu, Sonam" w:date="2019-12-02T18:46:00Z">
                    <w:rPr>
                      <w:rFonts w:ascii="Calibri" w:eastAsiaTheme="majorEastAsia" w:hAnsi="Calibri" w:cstheme="majorBidi"/>
                      <w:b/>
                      <w:bCs/>
                      <w:sz w:val="28"/>
                      <w:szCs w:val="28"/>
                    </w:rPr>
                  </w:rPrChange>
                </w:rPr>
                <w:t xml:space="preserve">              at org.jboss.threads.EnhancedQueueExecutor$ThreadBody.run(EnhancedQueueExecutor.java:1363)</w:t>
              </w:r>
            </w:ins>
          </w:p>
          <w:p w14:paraId="42787E94" w14:textId="77777777" w:rsidR="0012307C" w:rsidRPr="0012307C" w:rsidRDefault="0012307C" w:rsidP="0012307C">
            <w:pPr>
              <w:spacing w:before="240" w:after="120"/>
              <w:outlineLvl w:val="3"/>
              <w:rPr>
                <w:ins w:id="2204" w:author="Fnu, Sonam" w:date="2019-12-02T18:40:00Z"/>
                <w:rFonts w:ascii="Calibri" w:eastAsia="Times New Roman" w:hAnsi="Calibri" w:cs="Calibri"/>
                <w:spacing w:val="-2"/>
                <w:sz w:val="16"/>
                <w:szCs w:val="16"/>
                <w:rPrChange w:id="2205" w:author="Fnu, Sonam" w:date="2019-12-02T18:46:00Z">
                  <w:rPr>
                    <w:ins w:id="2206" w:author="Fnu, Sonam" w:date="2019-12-02T18:40:00Z"/>
                    <w:rFonts w:ascii="Calibri" w:eastAsiaTheme="majorEastAsia" w:hAnsi="Calibri" w:cstheme="majorBidi"/>
                    <w:b/>
                    <w:bCs/>
                    <w:sz w:val="28"/>
                    <w:szCs w:val="28"/>
                  </w:rPr>
                </w:rPrChange>
              </w:rPr>
            </w:pPr>
            <w:ins w:id="2207" w:author="Fnu, Sonam" w:date="2019-12-02T18:40:00Z">
              <w:r w:rsidRPr="0012307C">
                <w:rPr>
                  <w:rFonts w:ascii="Calibri" w:eastAsia="Times New Roman" w:hAnsi="Calibri" w:cs="Calibri"/>
                  <w:spacing w:val="-2"/>
                  <w:sz w:val="16"/>
                  <w:szCs w:val="16"/>
                  <w:rPrChange w:id="2208" w:author="Fnu, Sonam" w:date="2019-12-02T18:46:00Z">
                    <w:rPr>
                      <w:rFonts w:ascii="Calibri" w:eastAsiaTheme="majorEastAsia" w:hAnsi="Calibri" w:cstheme="majorBidi"/>
                      <w:b/>
                      <w:bCs/>
                      <w:sz w:val="28"/>
                      <w:szCs w:val="28"/>
                    </w:rPr>
                  </w:rPrChange>
                </w:rPr>
                <w:t xml:space="preserve">              at </w:t>
              </w:r>
              <w:proofErr w:type="spellStart"/>
              <w:r w:rsidRPr="0012307C">
                <w:rPr>
                  <w:rFonts w:ascii="Calibri" w:eastAsia="Times New Roman" w:hAnsi="Calibri" w:cs="Calibri"/>
                  <w:spacing w:val="-2"/>
                  <w:sz w:val="16"/>
                  <w:szCs w:val="16"/>
                  <w:rPrChange w:id="2209" w:author="Fnu, Sonam" w:date="2019-12-02T18:46:00Z">
                    <w:rPr>
                      <w:rFonts w:ascii="Calibri" w:eastAsiaTheme="majorEastAsia" w:hAnsi="Calibri" w:cstheme="majorBidi"/>
                      <w:b/>
                      <w:bCs/>
                      <w:sz w:val="28"/>
                      <w:szCs w:val="28"/>
                    </w:rPr>
                  </w:rPrChange>
                </w:rPr>
                <w:t>java.lang.Thread.run</w:t>
              </w:r>
              <w:proofErr w:type="spellEnd"/>
              <w:r w:rsidRPr="0012307C">
                <w:rPr>
                  <w:rFonts w:ascii="Calibri" w:eastAsia="Times New Roman" w:hAnsi="Calibri" w:cs="Calibri"/>
                  <w:spacing w:val="-2"/>
                  <w:sz w:val="16"/>
                  <w:szCs w:val="16"/>
                  <w:rPrChange w:id="2210" w:author="Fnu, Sonam" w:date="2019-12-02T18:46:00Z">
                    <w:rPr>
                      <w:rFonts w:ascii="Calibri" w:eastAsiaTheme="majorEastAsia" w:hAnsi="Calibri" w:cstheme="majorBidi"/>
                      <w:b/>
                      <w:bCs/>
                      <w:sz w:val="28"/>
                      <w:szCs w:val="28"/>
                    </w:rPr>
                  </w:rPrChange>
                </w:rPr>
                <w:t>(Unknown Source)</w:t>
              </w:r>
            </w:ins>
          </w:p>
          <w:p w14:paraId="239CC3DE" w14:textId="77777777" w:rsidR="0012307C" w:rsidRPr="0012307C" w:rsidRDefault="0012307C" w:rsidP="0012307C">
            <w:pPr>
              <w:spacing w:before="240" w:after="120"/>
              <w:outlineLvl w:val="3"/>
              <w:rPr>
                <w:ins w:id="2211" w:author="Fnu, Sonam" w:date="2019-12-02T18:40:00Z"/>
                <w:rFonts w:ascii="Calibri" w:eastAsia="Times New Roman" w:hAnsi="Calibri" w:cs="Calibri"/>
                <w:spacing w:val="-2"/>
                <w:sz w:val="16"/>
                <w:szCs w:val="16"/>
                <w:rPrChange w:id="2212" w:author="Fnu, Sonam" w:date="2019-12-02T18:46:00Z">
                  <w:rPr>
                    <w:ins w:id="2213" w:author="Fnu, Sonam" w:date="2019-12-02T18:40:00Z"/>
                    <w:rFonts w:ascii="Calibri" w:eastAsiaTheme="majorEastAsia" w:hAnsi="Calibri" w:cstheme="majorBidi"/>
                    <w:b/>
                    <w:bCs/>
                    <w:sz w:val="28"/>
                    <w:szCs w:val="28"/>
                  </w:rPr>
                </w:rPrChange>
              </w:rPr>
            </w:pPr>
          </w:p>
          <w:p w14:paraId="5012D5CB" w14:textId="77777777" w:rsidR="0012307C" w:rsidRPr="0012307C" w:rsidRDefault="0012307C" w:rsidP="0012307C">
            <w:pPr>
              <w:spacing w:before="240" w:after="120"/>
              <w:outlineLvl w:val="3"/>
              <w:rPr>
                <w:ins w:id="2214" w:author="Fnu, Sonam" w:date="2019-12-02T18:40:00Z"/>
                <w:rFonts w:ascii="Calibri" w:eastAsia="Times New Roman" w:hAnsi="Calibri" w:cs="Calibri"/>
                <w:spacing w:val="-2"/>
                <w:sz w:val="16"/>
                <w:szCs w:val="16"/>
                <w:rPrChange w:id="2215" w:author="Fnu, Sonam" w:date="2019-12-02T18:46:00Z">
                  <w:rPr>
                    <w:ins w:id="2216" w:author="Fnu, Sonam" w:date="2019-12-02T18:40:00Z"/>
                    <w:rFonts w:ascii="Calibri" w:eastAsiaTheme="majorEastAsia" w:hAnsi="Calibri" w:cstheme="majorBidi"/>
                    <w:b/>
                    <w:bCs/>
                    <w:sz w:val="28"/>
                    <w:szCs w:val="28"/>
                  </w:rPr>
                </w:rPrChange>
              </w:rPr>
            </w:pPr>
            <w:ins w:id="2217" w:author="Fnu, Sonam" w:date="2019-12-02T18:40:00Z">
              <w:r w:rsidRPr="0012307C">
                <w:rPr>
                  <w:rFonts w:ascii="Calibri" w:eastAsia="Times New Roman" w:hAnsi="Calibri" w:cs="Calibri"/>
                  <w:spacing w:val="-2"/>
                  <w:sz w:val="16"/>
                  <w:szCs w:val="16"/>
                  <w:rPrChange w:id="2218" w:author="Fnu, Sonam" w:date="2019-12-02T18:46:00Z">
                    <w:rPr>
                      <w:rFonts w:ascii="Calibri" w:eastAsiaTheme="majorEastAsia" w:hAnsi="Calibri" w:cstheme="majorBidi"/>
                      <w:b/>
                      <w:bCs/>
                      <w:sz w:val="28"/>
                      <w:szCs w:val="28"/>
                    </w:rPr>
                  </w:rPrChange>
                </w:rPr>
                <w:t xml:space="preserve">Caused by: </w:t>
              </w:r>
              <w:proofErr w:type="spellStart"/>
              <w:r w:rsidRPr="0012307C">
                <w:rPr>
                  <w:rFonts w:ascii="Calibri" w:eastAsia="Times New Roman" w:hAnsi="Calibri" w:cs="Calibri"/>
                  <w:spacing w:val="-2"/>
                  <w:sz w:val="16"/>
                  <w:szCs w:val="16"/>
                  <w:rPrChange w:id="2219" w:author="Fnu, Sonam" w:date="2019-12-02T18:46:00Z">
                    <w:rPr>
                      <w:rFonts w:ascii="Calibri" w:eastAsiaTheme="majorEastAsia" w:hAnsi="Calibri" w:cstheme="majorBidi"/>
                      <w:b/>
                      <w:bCs/>
                      <w:sz w:val="28"/>
                      <w:szCs w:val="28"/>
                    </w:rPr>
                  </w:rPrChange>
                </w:rPr>
                <w:t>java.lang.NullPointerException</w:t>
              </w:r>
              <w:proofErr w:type="spellEnd"/>
            </w:ins>
          </w:p>
          <w:p w14:paraId="7DA0A4C9" w14:textId="77777777" w:rsidR="0012307C" w:rsidRPr="0012307C" w:rsidRDefault="0012307C" w:rsidP="0012307C">
            <w:pPr>
              <w:spacing w:before="240" w:after="120"/>
              <w:outlineLvl w:val="3"/>
              <w:rPr>
                <w:ins w:id="2220" w:author="Fnu, Sonam" w:date="2019-12-02T18:40:00Z"/>
                <w:rFonts w:ascii="Calibri" w:eastAsia="Times New Roman" w:hAnsi="Calibri" w:cs="Calibri"/>
                <w:spacing w:val="-2"/>
                <w:sz w:val="16"/>
                <w:szCs w:val="16"/>
                <w:rPrChange w:id="2221" w:author="Fnu, Sonam" w:date="2019-12-02T18:46:00Z">
                  <w:rPr>
                    <w:ins w:id="2222" w:author="Fnu, Sonam" w:date="2019-12-02T18:40:00Z"/>
                    <w:rFonts w:ascii="Calibri" w:eastAsiaTheme="majorEastAsia" w:hAnsi="Calibri" w:cstheme="majorBidi"/>
                    <w:b/>
                    <w:bCs/>
                    <w:sz w:val="28"/>
                    <w:szCs w:val="28"/>
                  </w:rPr>
                </w:rPrChange>
              </w:rPr>
            </w:pPr>
            <w:ins w:id="2223" w:author="Fnu, Sonam" w:date="2019-12-02T18:40:00Z">
              <w:r w:rsidRPr="0012307C">
                <w:rPr>
                  <w:rFonts w:ascii="Calibri" w:eastAsia="Times New Roman" w:hAnsi="Calibri" w:cs="Calibri"/>
                  <w:spacing w:val="-2"/>
                  <w:sz w:val="16"/>
                  <w:szCs w:val="16"/>
                  <w:rPrChange w:id="2224" w:author="Fnu, Sonam" w:date="2019-12-02T18:46:00Z">
                    <w:rPr>
                      <w:rFonts w:ascii="Calibri" w:eastAsiaTheme="majorEastAsia" w:hAnsi="Calibri" w:cstheme="majorBidi"/>
                      <w:b/>
                      <w:bCs/>
                      <w:sz w:val="28"/>
                      <w:szCs w:val="28"/>
                    </w:rPr>
                  </w:rPrChange>
                </w:rPr>
                <w:t xml:space="preserve">              at </w:t>
              </w:r>
              <w:proofErr w:type="spellStart"/>
              <w:r w:rsidRPr="0012307C">
                <w:rPr>
                  <w:rFonts w:ascii="Calibri" w:eastAsia="Times New Roman" w:hAnsi="Calibri" w:cs="Calibri"/>
                  <w:spacing w:val="-2"/>
                  <w:sz w:val="16"/>
                  <w:szCs w:val="16"/>
                  <w:rPrChange w:id="2225" w:author="Fnu, Sonam" w:date="2019-12-02T18:46:00Z">
                    <w:rPr>
                      <w:rFonts w:ascii="Calibri" w:eastAsiaTheme="majorEastAsia" w:hAnsi="Calibri" w:cstheme="majorBidi"/>
                      <w:b/>
                      <w:bCs/>
                      <w:sz w:val="28"/>
                      <w:szCs w:val="28"/>
                    </w:rPr>
                  </w:rPrChange>
                </w:rPr>
                <w:t>java.util.TreeMap.rotateLeft</w:t>
              </w:r>
              <w:proofErr w:type="spellEnd"/>
              <w:r w:rsidRPr="0012307C">
                <w:rPr>
                  <w:rFonts w:ascii="Calibri" w:eastAsia="Times New Roman" w:hAnsi="Calibri" w:cs="Calibri"/>
                  <w:spacing w:val="-2"/>
                  <w:sz w:val="16"/>
                  <w:szCs w:val="16"/>
                  <w:rPrChange w:id="2226" w:author="Fnu, Sonam" w:date="2019-12-02T18:46:00Z">
                    <w:rPr>
                      <w:rFonts w:ascii="Calibri" w:eastAsiaTheme="majorEastAsia" w:hAnsi="Calibri" w:cstheme="majorBidi"/>
                      <w:b/>
                      <w:bCs/>
                      <w:sz w:val="28"/>
                      <w:szCs w:val="28"/>
                    </w:rPr>
                  </w:rPrChange>
                </w:rPr>
                <w:t>(Unknown Source)</w:t>
              </w:r>
            </w:ins>
          </w:p>
          <w:p w14:paraId="16DE9D45" w14:textId="77777777" w:rsidR="0012307C" w:rsidRPr="0012307C" w:rsidRDefault="0012307C" w:rsidP="0012307C">
            <w:pPr>
              <w:spacing w:before="240" w:after="120"/>
              <w:outlineLvl w:val="3"/>
              <w:rPr>
                <w:ins w:id="2227" w:author="Fnu, Sonam" w:date="2019-12-02T18:40:00Z"/>
                <w:rFonts w:ascii="Calibri" w:eastAsia="Times New Roman" w:hAnsi="Calibri" w:cs="Calibri"/>
                <w:spacing w:val="-2"/>
                <w:sz w:val="16"/>
                <w:szCs w:val="16"/>
                <w:rPrChange w:id="2228" w:author="Fnu, Sonam" w:date="2019-12-02T18:46:00Z">
                  <w:rPr>
                    <w:ins w:id="2229" w:author="Fnu, Sonam" w:date="2019-12-02T18:40:00Z"/>
                    <w:rFonts w:ascii="Calibri" w:eastAsiaTheme="majorEastAsia" w:hAnsi="Calibri" w:cstheme="majorBidi"/>
                    <w:b/>
                    <w:bCs/>
                    <w:sz w:val="28"/>
                    <w:szCs w:val="28"/>
                  </w:rPr>
                </w:rPrChange>
              </w:rPr>
            </w:pPr>
            <w:ins w:id="2230" w:author="Fnu, Sonam" w:date="2019-12-02T18:40:00Z">
              <w:r w:rsidRPr="0012307C">
                <w:rPr>
                  <w:rFonts w:ascii="Calibri" w:eastAsia="Times New Roman" w:hAnsi="Calibri" w:cs="Calibri"/>
                  <w:spacing w:val="-2"/>
                  <w:sz w:val="16"/>
                  <w:szCs w:val="16"/>
                  <w:rPrChange w:id="2231" w:author="Fnu, Sonam" w:date="2019-12-02T18:46:00Z">
                    <w:rPr>
                      <w:rFonts w:ascii="Calibri" w:eastAsiaTheme="majorEastAsia" w:hAnsi="Calibri" w:cstheme="majorBidi"/>
                      <w:b/>
                      <w:bCs/>
                      <w:sz w:val="28"/>
                      <w:szCs w:val="28"/>
                    </w:rPr>
                  </w:rPrChange>
                </w:rPr>
                <w:t xml:space="preserve">              at </w:t>
              </w:r>
              <w:proofErr w:type="spellStart"/>
              <w:r w:rsidRPr="0012307C">
                <w:rPr>
                  <w:rFonts w:ascii="Calibri" w:eastAsia="Times New Roman" w:hAnsi="Calibri" w:cs="Calibri"/>
                  <w:spacing w:val="-2"/>
                  <w:sz w:val="16"/>
                  <w:szCs w:val="16"/>
                  <w:rPrChange w:id="2232" w:author="Fnu, Sonam" w:date="2019-12-02T18:46:00Z">
                    <w:rPr>
                      <w:rFonts w:ascii="Calibri" w:eastAsiaTheme="majorEastAsia" w:hAnsi="Calibri" w:cstheme="majorBidi"/>
                      <w:b/>
                      <w:bCs/>
                      <w:sz w:val="28"/>
                      <w:szCs w:val="28"/>
                    </w:rPr>
                  </w:rPrChange>
                </w:rPr>
                <w:t>java.util.TreeMap.fixAfterInsertion</w:t>
              </w:r>
              <w:proofErr w:type="spellEnd"/>
              <w:r w:rsidRPr="0012307C">
                <w:rPr>
                  <w:rFonts w:ascii="Calibri" w:eastAsia="Times New Roman" w:hAnsi="Calibri" w:cs="Calibri"/>
                  <w:spacing w:val="-2"/>
                  <w:sz w:val="16"/>
                  <w:szCs w:val="16"/>
                  <w:rPrChange w:id="2233" w:author="Fnu, Sonam" w:date="2019-12-02T18:46:00Z">
                    <w:rPr>
                      <w:rFonts w:ascii="Calibri" w:eastAsiaTheme="majorEastAsia" w:hAnsi="Calibri" w:cstheme="majorBidi"/>
                      <w:b/>
                      <w:bCs/>
                      <w:sz w:val="28"/>
                      <w:szCs w:val="28"/>
                    </w:rPr>
                  </w:rPrChange>
                </w:rPr>
                <w:t>(Unknown Source)</w:t>
              </w:r>
            </w:ins>
          </w:p>
          <w:p w14:paraId="7544296B" w14:textId="77777777" w:rsidR="0012307C" w:rsidRPr="0012307C" w:rsidRDefault="0012307C" w:rsidP="0012307C">
            <w:pPr>
              <w:spacing w:before="240" w:after="120"/>
              <w:outlineLvl w:val="3"/>
              <w:rPr>
                <w:ins w:id="2234" w:author="Fnu, Sonam" w:date="2019-12-02T18:40:00Z"/>
                <w:rFonts w:ascii="Calibri" w:eastAsia="Times New Roman" w:hAnsi="Calibri" w:cs="Calibri"/>
                <w:spacing w:val="-2"/>
                <w:sz w:val="16"/>
                <w:szCs w:val="16"/>
                <w:rPrChange w:id="2235" w:author="Fnu, Sonam" w:date="2019-12-02T18:46:00Z">
                  <w:rPr>
                    <w:ins w:id="2236" w:author="Fnu, Sonam" w:date="2019-12-02T18:40:00Z"/>
                    <w:rFonts w:ascii="Calibri" w:eastAsiaTheme="majorEastAsia" w:hAnsi="Calibri" w:cstheme="majorBidi"/>
                    <w:b/>
                    <w:bCs/>
                    <w:sz w:val="28"/>
                    <w:szCs w:val="28"/>
                  </w:rPr>
                </w:rPrChange>
              </w:rPr>
            </w:pPr>
            <w:ins w:id="2237" w:author="Fnu, Sonam" w:date="2019-12-02T18:40:00Z">
              <w:r w:rsidRPr="0012307C">
                <w:rPr>
                  <w:rFonts w:ascii="Calibri" w:eastAsia="Times New Roman" w:hAnsi="Calibri" w:cs="Calibri"/>
                  <w:spacing w:val="-2"/>
                  <w:sz w:val="16"/>
                  <w:szCs w:val="16"/>
                  <w:rPrChange w:id="2238" w:author="Fnu, Sonam" w:date="2019-12-02T18:46:00Z">
                    <w:rPr>
                      <w:rFonts w:ascii="Calibri" w:eastAsiaTheme="majorEastAsia" w:hAnsi="Calibri" w:cstheme="majorBidi"/>
                      <w:b/>
                      <w:bCs/>
                      <w:sz w:val="28"/>
                      <w:szCs w:val="28"/>
                    </w:rPr>
                  </w:rPrChange>
                </w:rPr>
                <w:t xml:space="preserve">              at </w:t>
              </w:r>
              <w:proofErr w:type="spellStart"/>
              <w:r w:rsidRPr="0012307C">
                <w:rPr>
                  <w:rFonts w:ascii="Calibri" w:eastAsia="Times New Roman" w:hAnsi="Calibri" w:cs="Calibri"/>
                  <w:spacing w:val="-2"/>
                  <w:sz w:val="16"/>
                  <w:szCs w:val="16"/>
                  <w:rPrChange w:id="2239" w:author="Fnu, Sonam" w:date="2019-12-02T18:46:00Z">
                    <w:rPr>
                      <w:rFonts w:ascii="Calibri" w:eastAsiaTheme="majorEastAsia" w:hAnsi="Calibri" w:cstheme="majorBidi"/>
                      <w:b/>
                      <w:bCs/>
                      <w:sz w:val="28"/>
                      <w:szCs w:val="28"/>
                    </w:rPr>
                  </w:rPrChange>
                </w:rPr>
                <w:t>java.util.TreeMap.put</w:t>
              </w:r>
              <w:proofErr w:type="spellEnd"/>
              <w:r w:rsidRPr="0012307C">
                <w:rPr>
                  <w:rFonts w:ascii="Calibri" w:eastAsia="Times New Roman" w:hAnsi="Calibri" w:cs="Calibri"/>
                  <w:spacing w:val="-2"/>
                  <w:sz w:val="16"/>
                  <w:szCs w:val="16"/>
                  <w:rPrChange w:id="2240" w:author="Fnu, Sonam" w:date="2019-12-02T18:46:00Z">
                    <w:rPr>
                      <w:rFonts w:ascii="Calibri" w:eastAsiaTheme="majorEastAsia" w:hAnsi="Calibri" w:cstheme="majorBidi"/>
                      <w:b/>
                      <w:bCs/>
                      <w:sz w:val="28"/>
                      <w:szCs w:val="28"/>
                    </w:rPr>
                  </w:rPrChange>
                </w:rPr>
                <w:t>(Unknown Source)</w:t>
              </w:r>
            </w:ins>
          </w:p>
          <w:p w14:paraId="52F5E767" w14:textId="77777777" w:rsidR="0012307C" w:rsidRPr="0012307C" w:rsidRDefault="0012307C" w:rsidP="0012307C">
            <w:pPr>
              <w:spacing w:before="240" w:after="120"/>
              <w:outlineLvl w:val="3"/>
              <w:rPr>
                <w:ins w:id="2241" w:author="Fnu, Sonam" w:date="2019-12-02T18:40:00Z"/>
                <w:rFonts w:ascii="Calibri" w:eastAsia="Times New Roman" w:hAnsi="Calibri" w:cs="Calibri"/>
                <w:spacing w:val="-2"/>
                <w:sz w:val="16"/>
                <w:szCs w:val="16"/>
                <w:rPrChange w:id="2242" w:author="Fnu, Sonam" w:date="2019-12-02T18:46:00Z">
                  <w:rPr>
                    <w:ins w:id="2243" w:author="Fnu, Sonam" w:date="2019-12-02T18:40:00Z"/>
                    <w:rFonts w:ascii="Calibri" w:eastAsiaTheme="majorEastAsia" w:hAnsi="Calibri" w:cstheme="majorBidi"/>
                    <w:b/>
                    <w:bCs/>
                    <w:sz w:val="28"/>
                    <w:szCs w:val="28"/>
                  </w:rPr>
                </w:rPrChange>
              </w:rPr>
            </w:pPr>
            <w:ins w:id="2244" w:author="Fnu, Sonam" w:date="2019-12-02T18:40:00Z">
              <w:r w:rsidRPr="0012307C">
                <w:rPr>
                  <w:rFonts w:ascii="Calibri" w:eastAsia="Times New Roman" w:hAnsi="Calibri" w:cs="Calibri"/>
                  <w:spacing w:val="-2"/>
                  <w:sz w:val="16"/>
                  <w:szCs w:val="16"/>
                  <w:rPrChange w:id="2245" w:author="Fnu, Sonam" w:date="2019-12-02T18:46:00Z">
                    <w:rPr>
                      <w:rFonts w:ascii="Calibri" w:eastAsiaTheme="majorEastAsia" w:hAnsi="Calibri" w:cstheme="majorBidi"/>
                      <w:b/>
                      <w:bCs/>
                      <w:sz w:val="28"/>
                      <w:szCs w:val="28"/>
                    </w:rPr>
                  </w:rPrChange>
                </w:rPr>
                <w:t xml:space="preserve">              at org.wildfly.extension.microprofile.metrics.PrometheusCollector.addMetricFamilySamples(PrometheusCollector.java:23)</w:t>
              </w:r>
            </w:ins>
          </w:p>
          <w:p w14:paraId="3EBB4C3C" w14:textId="77777777" w:rsidR="0012307C" w:rsidRPr="0012307C" w:rsidRDefault="0012307C" w:rsidP="0012307C">
            <w:pPr>
              <w:spacing w:before="240" w:after="120"/>
              <w:outlineLvl w:val="3"/>
              <w:rPr>
                <w:ins w:id="2246" w:author="Fnu, Sonam" w:date="2019-12-02T18:40:00Z"/>
                <w:rFonts w:ascii="Calibri" w:eastAsia="Times New Roman" w:hAnsi="Calibri" w:cs="Calibri"/>
                <w:spacing w:val="-2"/>
                <w:sz w:val="16"/>
                <w:szCs w:val="16"/>
                <w:rPrChange w:id="2247" w:author="Fnu, Sonam" w:date="2019-12-02T18:46:00Z">
                  <w:rPr>
                    <w:ins w:id="2248" w:author="Fnu, Sonam" w:date="2019-12-02T18:40:00Z"/>
                    <w:rFonts w:ascii="Calibri" w:eastAsiaTheme="majorEastAsia" w:hAnsi="Calibri" w:cstheme="majorBidi"/>
                    <w:b/>
                    <w:bCs/>
                    <w:sz w:val="28"/>
                    <w:szCs w:val="28"/>
                  </w:rPr>
                </w:rPrChange>
              </w:rPr>
            </w:pPr>
            <w:ins w:id="2249" w:author="Fnu, Sonam" w:date="2019-12-02T18:40:00Z">
              <w:r w:rsidRPr="0012307C">
                <w:rPr>
                  <w:rFonts w:ascii="Calibri" w:eastAsia="Times New Roman" w:hAnsi="Calibri" w:cs="Calibri"/>
                  <w:spacing w:val="-2"/>
                  <w:sz w:val="16"/>
                  <w:szCs w:val="16"/>
                  <w:rPrChange w:id="2250" w:author="Fnu, Sonam" w:date="2019-12-02T18:46:00Z">
                    <w:rPr>
                      <w:rFonts w:ascii="Calibri" w:eastAsiaTheme="majorEastAsia" w:hAnsi="Calibri" w:cstheme="majorBidi"/>
                      <w:b/>
                      <w:bCs/>
                      <w:sz w:val="28"/>
                      <w:szCs w:val="28"/>
                    </w:rPr>
                  </w:rPrChange>
                </w:rPr>
                <w:t xml:space="preserve">              at org.wildfly.extension.microprofile.metrics.PrometheusCollector.addMetricFamilySampleSupplier(PrometheusCollector.java:30) </w:t>
              </w:r>
            </w:ins>
          </w:p>
          <w:p w14:paraId="32687044" w14:textId="77777777" w:rsidR="0012307C" w:rsidRPr="0012307C" w:rsidRDefault="0012307C" w:rsidP="0012307C">
            <w:pPr>
              <w:spacing w:before="240" w:after="120"/>
              <w:outlineLvl w:val="3"/>
              <w:rPr>
                <w:ins w:id="2251" w:author="Fnu, Sonam" w:date="2019-12-02T18:40:00Z"/>
                <w:rFonts w:ascii="Calibri" w:eastAsia="Times New Roman" w:hAnsi="Calibri" w:cs="Calibri"/>
                <w:spacing w:val="-2"/>
                <w:sz w:val="16"/>
                <w:szCs w:val="16"/>
                <w:rPrChange w:id="2252" w:author="Fnu, Sonam" w:date="2019-12-02T18:46:00Z">
                  <w:rPr>
                    <w:ins w:id="2253" w:author="Fnu, Sonam" w:date="2019-12-02T18:40:00Z"/>
                    <w:rFonts w:ascii="Calibri" w:eastAsiaTheme="majorEastAsia" w:hAnsi="Calibri" w:cstheme="majorBidi"/>
                    <w:b/>
                    <w:bCs/>
                    <w:sz w:val="28"/>
                    <w:szCs w:val="28"/>
                  </w:rPr>
                </w:rPrChange>
              </w:rPr>
            </w:pPr>
            <w:ins w:id="2254" w:author="Fnu, Sonam" w:date="2019-12-02T18:40:00Z">
              <w:r w:rsidRPr="0012307C">
                <w:rPr>
                  <w:rFonts w:ascii="Calibri" w:eastAsia="Times New Roman" w:hAnsi="Calibri" w:cs="Calibri"/>
                  <w:spacing w:val="-2"/>
                  <w:sz w:val="16"/>
                  <w:szCs w:val="16"/>
                  <w:rPrChange w:id="2255" w:author="Fnu, Sonam" w:date="2019-12-02T18:46:00Z">
                    <w:rPr>
                      <w:rFonts w:ascii="Calibri" w:eastAsiaTheme="majorEastAsia" w:hAnsi="Calibri" w:cstheme="majorBidi"/>
                      <w:b/>
                      <w:bCs/>
                      <w:sz w:val="28"/>
                      <w:szCs w:val="28"/>
                    </w:rPr>
                  </w:rPrChange>
                </w:rPr>
                <w:t xml:space="preserve">              at org.wildfly.extension.microprofile.metrics.MetricCollector.collectResourceMetrics0(MetricCollector.java:157)</w:t>
              </w:r>
            </w:ins>
          </w:p>
          <w:p w14:paraId="6BA7ABB4" w14:textId="77777777" w:rsidR="0012307C" w:rsidRPr="0012307C" w:rsidRDefault="0012307C" w:rsidP="0012307C">
            <w:pPr>
              <w:spacing w:before="240" w:after="120"/>
              <w:outlineLvl w:val="3"/>
              <w:rPr>
                <w:ins w:id="2256" w:author="Fnu, Sonam" w:date="2019-12-02T18:40:00Z"/>
                <w:rFonts w:ascii="Calibri" w:eastAsia="Times New Roman" w:hAnsi="Calibri" w:cs="Calibri"/>
                <w:spacing w:val="-2"/>
                <w:sz w:val="16"/>
                <w:szCs w:val="16"/>
                <w:rPrChange w:id="2257" w:author="Fnu, Sonam" w:date="2019-12-02T18:46:00Z">
                  <w:rPr>
                    <w:ins w:id="2258" w:author="Fnu, Sonam" w:date="2019-12-02T18:40:00Z"/>
                    <w:rFonts w:ascii="Calibri" w:eastAsiaTheme="majorEastAsia" w:hAnsi="Calibri" w:cstheme="majorBidi"/>
                    <w:b/>
                    <w:bCs/>
                    <w:sz w:val="28"/>
                    <w:szCs w:val="28"/>
                  </w:rPr>
                </w:rPrChange>
              </w:rPr>
            </w:pPr>
            <w:ins w:id="2259" w:author="Fnu, Sonam" w:date="2019-12-02T18:40:00Z">
              <w:r w:rsidRPr="0012307C">
                <w:rPr>
                  <w:rFonts w:ascii="Calibri" w:eastAsia="Times New Roman" w:hAnsi="Calibri" w:cs="Calibri"/>
                  <w:spacing w:val="-2"/>
                  <w:sz w:val="16"/>
                  <w:szCs w:val="16"/>
                  <w:rPrChange w:id="2260" w:author="Fnu, Sonam" w:date="2019-12-02T18:46:00Z">
                    <w:rPr>
                      <w:rFonts w:ascii="Calibri" w:eastAsiaTheme="majorEastAsia" w:hAnsi="Calibri" w:cstheme="majorBidi"/>
                      <w:b/>
                      <w:bCs/>
                      <w:sz w:val="28"/>
                      <w:szCs w:val="28"/>
                    </w:rPr>
                  </w:rPrChange>
                </w:rPr>
                <w:t xml:space="preserve">              at org.wildfly.extension.microprofile.metrics.MetricCollector.collectResourceMetrics0(MetricCollector.java:166) </w:t>
              </w:r>
            </w:ins>
          </w:p>
          <w:p w14:paraId="1A7311C7" w14:textId="77777777" w:rsidR="0012307C" w:rsidRPr="0012307C" w:rsidRDefault="0012307C" w:rsidP="0012307C">
            <w:pPr>
              <w:spacing w:before="240" w:after="120"/>
              <w:outlineLvl w:val="3"/>
              <w:rPr>
                <w:ins w:id="2261" w:author="Fnu, Sonam" w:date="2019-12-02T18:40:00Z"/>
                <w:rFonts w:ascii="Calibri" w:eastAsia="Times New Roman" w:hAnsi="Calibri" w:cs="Calibri"/>
                <w:spacing w:val="-2"/>
                <w:sz w:val="16"/>
                <w:szCs w:val="16"/>
                <w:rPrChange w:id="2262" w:author="Fnu, Sonam" w:date="2019-12-02T18:46:00Z">
                  <w:rPr>
                    <w:ins w:id="2263" w:author="Fnu, Sonam" w:date="2019-12-02T18:40:00Z"/>
                    <w:rFonts w:ascii="Calibri" w:eastAsiaTheme="majorEastAsia" w:hAnsi="Calibri" w:cstheme="majorBidi"/>
                    <w:b/>
                    <w:bCs/>
                    <w:sz w:val="28"/>
                    <w:szCs w:val="28"/>
                  </w:rPr>
                </w:rPrChange>
              </w:rPr>
            </w:pPr>
            <w:ins w:id="2264" w:author="Fnu, Sonam" w:date="2019-12-02T18:40:00Z">
              <w:r w:rsidRPr="0012307C">
                <w:rPr>
                  <w:rFonts w:ascii="Calibri" w:eastAsia="Times New Roman" w:hAnsi="Calibri" w:cs="Calibri"/>
                  <w:spacing w:val="-2"/>
                  <w:sz w:val="16"/>
                  <w:szCs w:val="16"/>
                  <w:rPrChange w:id="2265" w:author="Fnu, Sonam" w:date="2019-12-02T18:46:00Z">
                    <w:rPr>
                      <w:rFonts w:ascii="Calibri" w:eastAsiaTheme="majorEastAsia" w:hAnsi="Calibri" w:cstheme="majorBidi"/>
                      <w:b/>
                      <w:bCs/>
                      <w:sz w:val="28"/>
                      <w:szCs w:val="28"/>
                    </w:rPr>
                  </w:rPrChange>
                </w:rPr>
                <w:lastRenderedPageBreak/>
                <w:t xml:space="preserve">              at org.wildfly.extension.microprofile.metrics.MetricCollector.collectResourceMetrics0(MetricCollector.java:166) </w:t>
              </w:r>
            </w:ins>
          </w:p>
          <w:p w14:paraId="4B7DBCA9" w14:textId="77777777" w:rsidR="0012307C" w:rsidRPr="0012307C" w:rsidRDefault="0012307C" w:rsidP="0012307C">
            <w:pPr>
              <w:spacing w:before="240" w:after="120"/>
              <w:outlineLvl w:val="3"/>
              <w:rPr>
                <w:ins w:id="2266" w:author="Fnu, Sonam" w:date="2019-12-02T18:40:00Z"/>
                <w:rFonts w:ascii="Calibri" w:eastAsia="Times New Roman" w:hAnsi="Calibri" w:cs="Calibri"/>
                <w:spacing w:val="-2"/>
                <w:sz w:val="16"/>
                <w:szCs w:val="16"/>
                <w:rPrChange w:id="2267" w:author="Fnu, Sonam" w:date="2019-12-02T18:46:00Z">
                  <w:rPr>
                    <w:ins w:id="2268" w:author="Fnu, Sonam" w:date="2019-12-02T18:40:00Z"/>
                    <w:rFonts w:ascii="Calibri" w:eastAsiaTheme="majorEastAsia" w:hAnsi="Calibri" w:cstheme="majorBidi"/>
                    <w:b/>
                    <w:bCs/>
                    <w:sz w:val="28"/>
                    <w:szCs w:val="28"/>
                  </w:rPr>
                </w:rPrChange>
              </w:rPr>
            </w:pPr>
            <w:ins w:id="2269" w:author="Fnu, Sonam" w:date="2019-12-02T18:40:00Z">
              <w:r w:rsidRPr="0012307C">
                <w:rPr>
                  <w:rFonts w:ascii="Calibri" w:eastAsia="Times New Roman" w:hAnsi="Calibri" w:cs="Calibri"/>
                  <w:spacing w:val="-2"/>
                  <w:sz w:val="16"/>
                  <w:szCs w:val="16"/>
                  <w:rPrChange w:id="2270" w:author="Fnu, Sonam" w:date="2019-12-02T18:46:00Z">
                    <w:rPr>
                      <w:rFonts w:ascii="Calibri" w:eastAsiaTheme="majorEastAsia" w:hAnsi="Calibri" w:cstheme="majorBidi"/>
                      <w:b/>
                      <w:bCs/>
                      <w:sz w:val="28"/>
                      <w:szCs w:val="28"/>
                    </w:rPr>
                  </w:rPrChange>
                </w:rPr>
                <w:t xml:space="preserve">              at org.wildfly.extension.microprofile.metrics.MetricCollector.collectResourceMetrics(MetricCollector.java:92)</w:t>
              </w:r>
            </w:ins>
          </w:p>
          <w:p w14:paraId="31BB702B" w14:textId="77777777" w:rsidR="0012307C" w:rsidRPr="0012307C" w:rsidRDefault="0012307C" w:rsidP="0012307C">
            <w:pPr>
              <w:spacing w:before="240" w:after="120"/>
              <w:outlineLvl w:val="3"/>
              <w:rPr>
                <w:ins w:id="2271" w:author="Fnu, Sonam" w:date="2019-12-02T18:40:00Z"/>
                <w:rFonts w:ascii="Calibri" w:eastAsia="Times New Roman" w:hAnsi="Calibri" w:cs="Calibri"/>
                <w:spacing w:val="-2"/>
                <w:sz w:val="16"/>
                <w:szCs w:val="16"/>
                <w:rPrChange w:id="2272" w:author="Fnu, Sonam" w:date="2019-12-02T18:46:00Z">
                  <w:rPr>
                    <w:ins w:id="2273" w:author="Fnu, Sonam" w:date="2019-12-02T18:40:00Z"/>
                    <w:rFonts w:ascii="Calibri" w:eastAsiaTheme="majorEastAsia" w:hAnsi="Calibri" w:cstheme="majorBidi"/>
                    <w:b/>
                    <w:bCs/>
                    <w:sz w:val="28"/>
                    <w:szCs w:val="28"/>
                  </w:rPr>
                </w:rPrChange>
              </w:rPr>
            </w:pPr>
            <w:ins w:id="2274" w:author="Fnu, Sonam" w:date="2019-12-02T18:40:00Z">
              <w:r w:rsidRPr="0012307C">
                <w:rPr>
                  <w:rFonts w:ascii="Calibri" w:eastAsia="Times New Roman" w:hAnsi="Calibri" w:cs="Calibri"/>
                  <w:spacing w:val="-2"/>
                  <w:sz w:val="16"/>
                  <w:szCs w:val="16"/>
                  <w:rPrChange w:id="2275" w:author="Fnu, Sonam" w:date="2019-12-02T18:46:00Z">
                    <w:rPr>
                      <w:rFonts w:ascii="Calibri" w:eastAsiaTheme="majorEastAsia" w:hAnsi="Calibri" w:cstheme="majorBidi"/>
                      <w:b/>
                      <w:bCs/>
                      <w:sz w:val="28"/>
                      <w:szCs w:val="28"/>
                    </w:rPr>
                  </w:rPrChange>
                </w:rPr>
                <w:t xml:space="preserve">              at org.wildfly.extension.microprofile.metrics.deployment.DeploymentMetricService.start(DeploymentMetricService.java:54) </w:t>
              </w:r>
            </w:ins>
          </w:p>
          <w:p w14:paraId="7ECAF41D" w14:textId="77777777" w:rsidR="0012307C" w:rsidRPr="0012307C" w:rsidRDefault="0012307C" w:rsidP="0012307C">
            <w:pPr>
              <w:spacing w:before="240" w:after="120"/>
              <w:outlineLvl w:val="3"/>
              <w:rPr>
                <w:ins w:id="2276" w:author="Fnu, Sonam" w:date="2019-12-02T18:40:00Z"/>
                <w:rFonts w:ascii="Calibri" w:eastAsia="Times New Roman" w:hAnsi="Calibri" w:cs="Calibri"/>
                <w:spacing w:val="-2"/>
                <w:sz w:val="16"/>
                <w:szCs w:val="16"/>
                <w:rPrChange w:id="2277" w:author="Fnu, Sonam" w:date="2019-12-02T18:46:00Z">
                  <w:rPr>
                    <w:ins w:id="2278" w:author="Fnu, Sonam" w:date="2019-12-02T18:40:00Z"/>
                    <w:rFonts w:ascii="Calibri" w:eastAsiaTheme="majorEastAsia" w:hAnsi="Calibri" w:cstheme="majorBidi"/>
                    <w:b/>
                    <w:bCs/>
                    <w:sz w:val="28"/>
                    <w:szCs w:val="28"/>
                  </w:rPr>
                </w:rPrChange>
              </w:rPr>
            </w:pPr>
            <w:ins w:id="2279" w:author="Fnu, Sonam" w:date="2019-12-02T18:40:00Z">
              <w:r w:rsidRPr="0012307C">
                <w:rPr>
                  <w:rFonts w:ascii="Calibri" w:eastAsia="Times New Roman" w:hAnsi="Calibri" w:cs="Calibri"/>
                  <w:spacing w:val="-2"/>
                  <w:sz w:val="16"/>
                  <w:szCs w:val="16"/>
                  <w:rPrChange w:id="2280" w:author="Fnu, Sonam" w:date="2019-12-02T18:46:00Z">
                    <w:rPr>
                      <w:rFonts w:ascii="Calibri" w:eastAsiaTheme="majorEastAsia" w:hAnsi="Calibri" w:cstheme="majorBidi"/>
                      <w:b/>
                      <w:bCs/>
                      <w:sz w:val="28"/>
                      <w:szCs w:val="28"/>
                    </w:rPr>
                  </w:rPrChange>
                </w:rPr>
                <w:t xml:space="preserve">              at org.jboss.msc.service.ServiceControllerImpl$StartTask.startService(ServiceControllerImpl.java:1738)</w:t>
              </w:r>
            </w:ins>
          </w:p>
          <w:p w14:paraId="4B03FC36" w14:textId="77777777" w:rsidR="0012307C" w:rsidRPr="0012307C" w:rsidRDefault="0012307C" w:rsidP="0012307C">
            <w:pPr>
              <w:spacing w:before="240" w:after="120"/>
              <w:outlineLvl w:val="3"/>
              <w:rPr>
                <w:ins w:id="2281" w:author="Fnu, Sonam" w:date="2019-12-02T18:40:00Z"/>
                <w:rFonts w:ascii="Calibri" w:eastAsia="Times New Roman" w:hAnsi="Calibri" w:cs="Calibri"/>
                <w:spacing w:val="-2"/>
                <w:sz w:val="16"/>
                <w:szCs w:val="16"/>
                <w:rPrChange w:id="2282" w:author="Fnu, Sonam" w:date="2019-12-02T18:46:00Z">
                  <w:rPr>
                    <w:ins w:id="2283" w:author="Fnu, Sonam" w:date="2019-12-02T18:40:00Z"/>
                    <w:rFonts w:ascii="Calibri" w:eastAsiaTheme="majorEastAsia" w:hAnsi="Calibri" w:cstheme="majorBidi"/>
                    <w:b/>
                    <w:bCs/>
                    <w:sz w:val="28"/>
                    <w:szCs w:val="28"/>
                  </w:rPr>
                </w:rPrChange>
              </w:rPr>
            </w:pPr>
            <w:ins w:id="2284" w:author="Fnu, Sonam" w:date="2019-12-02T18:40:00Z">
              <w:r w:rsidRPr="0012307C">
                <w:rPr>
                  <w:rFonts w:ascii="Calibri" w:eastAsia="Times New Roman" w:hAnsi="Calibri" w:cs="Calibri"/>
                  <w:spacing w:val="-2"/>
                  <w:sz w:val="16"/>
                  <w:szCs w:val="16"/>
                  <w:rPrChange w:id="2285" w:author="Fnu, Sonam" w:date="2019-12-02T18:46:00Z">
                    <w:rPr>
                      <w:rFonts w:ascii="Calibri" w:eastAsiaTheme="majorEastAsia" w:hAnsi="Calibri" w:cstheme="majorBidi"/>
                      <w:b/>
                      <w:bCs/>
                      <w:sz w:val="28"/>
                      <w:szCs w:val="28"/>
                    </w:rPr>
                  </w:rPrChange>
                </w:rPr>
                <w:t xml:space="preserve">              at org.jboss.msc.service.ServiceControllerImpl$StartTask.execute(ServiceControllerImpl.java:1700) </w:t>
              </w:r>
            </w:ins>
          </w:p>
          <w:p w14:paraId="72EF913C" w14:textId="77777777" w:rsidR="0012307C" w:rsidRPr="0012307C" w:rsidRDefault="0012307C" w:rsidP="0012307C">
            <w:pPr>
              <w:spacing w:before="240" w:after="120"/>
              <w:outlineLvl w:val="3"/>
              <w:rPr>
                <w:ins w:id="2286" w:author="Fnu, Sonam" w:date="2019-12-02T18:40:00Z"/>
                <w:rFonts w:ascii="Calibri" w:eastAsia="Times New Roman" w:hAnsi="Calibri" w:cs="Calibri"/>
                <w:spacing w:val="-2"/>
                <w:sz w:val="16"/>
                <w:szCs w:val="16"/>
                <w:rPrChange w:id="2287" w:author="Fnu, Sonam" w:date="2019-12-02T18:46:00Z">
                  <w:rPr>
                    <w:ins w:id="2288" w:author="Fnu, Sonam" w:date="2019-12-02T18:40:00Z"/>
                    <w:rFonts w:ascii="Calibri" w:eastAsiaTheme="majorEastAsia" w:hAnsi="Calibri" w:cstheme="majorBidi"/>
                    <w:b/>
                    <w:bCs/>
                    <w:sz w:val="28"/>
                    <w:szCs w:val="28"/>
                  </w:rPr>
                </w:rPrChange>
              </w:rPr>
            </w:pPr>
          </w:p>
          <w:p w14:paraId="6BA3A108" w14:textId="77777777" w:rsidR="0012307C" w:rsidRPr="0012307C" w:rsidRDefault="0012307C" w:rsidP="0012307C">
            <w:pPr>
              <w:spacing w:before="240" w:after="120"/>
              <w:outlineLvl w:val="3"/>
              <w:rPr>
                <w:ins w:id="2289" w:author="Fnu, Sonam" w:date="2019-12-02T18:40:00Z"/>
                <w:rFonts w:ascii="Calibri" w:eastAsia="Times New Roman" w:hAnsi="Calibri" w:cs="Calibri"/>
                <w:spacing w:val="-2"/>
                <w:sz w:val="16"/>
                <w:szCs w:val="16"/>
                <w:rPrChange w:id="2290" w:author="Fnu, Sonam" w:date="2019-12-02T18:46:00Z">
                  <w:rPr>
                    <w:ins w:id="2291" w:author="Fnu, Sonam" w:date="2019-12-02T18:40:00Z"/>
                    <w:rFonts w:ascii="Calibri" w:eastAsiaTheme="majorEastAsia" w:hAnsi="Calibri" w:cstheme="majorBidi"/>
                    <w:b/>
                    <w:bCs/>
                    <w:sz w:val="28"/>
                    <w:szCs w:val="28"/>
                  </w:rPr>
                </w:rPrChange>
              </w:rPr>
            </w:pPr>
            <w:ins w:id="2292" w:author="Fnu, Sonam" w:date="2019-12-02T18:40:00Z">
              <w:r w:rsidRPr="0012307C">
                <w:rPr>
                  <w:rFonts w:ascii="Calibri" w:eastAsia="Times New Roman" w:hAnsi="Calibri" w:cs="Calibri"/>
                  <w:spacing w:val="-2"/>
                  <w:sz w:val="16"/>
                  <w:szCs w:val="16"/>
                  <w:rPrChange w:id="2293" w:author="Fnu, Sonam" w:date="2019-12-02T18:46:00Z">
                    <w:rPr>
                      <w:rFonts w:ascii="Calibri" w:eastAsiaTheme="majorEastAsia" w:hAnsi="Calibri" w:cstheme="majorBidi"/>
                      <w:b/>
                      <w:bCs/>
                      <w:sz w:val="28"/>
                      <w:szCs w:val="28"/>
                    </w:rPr>
                  </w:rPrChange>
                </w:rPr>
                <w:t xml:space="preserve">              ... 6 more</w:t>
              </w:r>
            </w:ins>
          </w:p>
          <w:p w14:paraId="4B7C87CB" w14:textId="3E11EFDD" w:rsidR="00AE3561" w:rsidRPr="0012307C" w:rsidRDefault="00AE3561" w:rsidP="0012307C">
            <w:pPr>
              <w:spacing w:before="240" w:after="120"/>
              <w:outlineLvl w:val="3"/>
              <w:rPr>
                <w:ins w:id="2294" w:author="Fnu, Sonam" w:date="2019-12-02T18:15:00Z"/>
                <w:rFonts w:ascii="Calibri" w:eastAsia="Times New Roman" w:hAnsi="Calibri" w:cs="Calibri"/>
                <w:spacing w:val="-2"/>
                <w:sz w:val="16"/>
                <w:szCs w:val="16"/>
                <w:rPrChange w:id="2295" w:author="Fnu, Sonam" w:date="2019-12-02T18:46:00Z">
                  <w:rPr>
                    <w:ins w:id="2296" w:author="Fnu, Sonam" w:date="2019-12-02T18:15:00Z"/>
                    <w:rFonts w:ascii="Calibri" w:eastAsiaTheme="majorEastAsia" w:hAnsi="Calibri" w:cstheme="majorBidi"/>
                    <w:b/>
                    <w:bCs/>
                    <w:sz w:val="28"/>
                    <w:szCs w:val="28"/>
                  </w:rPr>
                </w:rPrChange>
              </w:rPr>
            </w:pPr>
          </w:p>
        </w:tc>
        <w:tc>
          <w:tcPr>
            <w:tcW w:w="4768" w:type="dxa"/>
            <w:tcPrChange w:id="2297" w:author="Fnu, Sonam" w:date="2019-12-02T19:04:00Z">
              <w:tcPr>
                <w:tcW w:w="5327" w:type="dxa"/>
                <w:gridSpan w:val="2"/>
              </w:tcPr>
            </w:tcPrChange>
          </w:tcPr>
          <w:p w14:paraId="0372432D" w14:textId="2EA3FBB8" w:rsidR="00AE3561" w:rsidRPr="0012307C" w:rsidRDefault="0012307C" w:rsidP="001D42D3">
            <w:pPr>
              <w:spacing w:before="240" w:after="120"/>
              <w:outlineLvl w:val="3"/>
              <w:rPr>
                <w:ins w:id="2298" w:author="Fnu, Sonam" w:date="2019-12-02T18:15:00Z"/>
                <w:rFonts w:ascii="Calibri" w:eastAsia="Times New Roman" w:hAnsi="Calibri" w:cs="Calibri"/>
                <w:spacing w:val="-2"/>
                <w:sz w:val="16"/>
                <w:szCs w:val="16"/>
                <w:rPrChange w:id="2299" w:author="Fnu, Sonam" w:date="2019-12-02T18:46:00Z">
                  <w:rPr>
                    <w:ins w:id="2300" w:author="Fnu, Sonam" w:date="2019-12-02T18:15:00Z"/>
                    <w:rFonts w:ascii="Calibri" w:eastAsiaTheme="majorEastAsia" w:hAnsi="Calibri" w:cstheme="majorBidi"/>
                    <w:b/>
                    <w:bCs/>
                    <w:sz w:val="28"/>
                    <w:szCs w:val="28"/>
                  </w:rPr>
                </w:rPrChange>
              </w:rPr>
            </w:pPr>
            <w:ins w:id="2301" w:author="Fnu, Sonam" w:date="2019-12-02T18:41:00Z">
              <w:r w:rsidRPr="0012307C">
                <w:rPr>
                  <w:rFonts w:ascii="Calibri" w:eastAsia="Times New Roman" w:hAnsi="Calibri" w:cs="Calibri"/>
                  <w:spacing w:val="-2"/>
                  <w:sz w:val="16"/>
                  <w:szCs w:val="16"/>
                  <w:rPrChange w:id="2302" w:author="Fnu, Sonam" w:date="2019-12-02T18:46:00Z">
                    <w:rPr>
                      <w:rFonts w:ascii="Calibri" w:eastAsiaTheme="majorEastAsia" w:hAnsi="Calibri" w:cstheme="majorBidi"/>
                      <w:b/>
                      <w:bCs/>
                      <w:sz w:val="28"/>
                      <w:szCs w:val="28"/>
                    </w:rPr>
                  </w:rPrChange>
                </w:rPr>
                <w:lastRenderedPageBreak/>
                <w:t>upgrade to 17.0.1</w:t>
              </w:r>
            </w:ins>
          </w:p>
        </w:tc>
      </w:tr>
      <w:tr w:rsidR="00AE3561" w14:paraId="3A5DDC1C" w14:textId="77777777" w:rsidTr="00F749E7">
        <w:trPr>
          <w:ins w:id="2303" w:author="Fnu, Sonam" w:date="2019-12-02T18:15:00Z"/>
        </w:trPr>
        <w:tc>
          <w:tcPr>
            <w:tcW w:w="4855" w:type="dxa"/>
            <w:tcPrChange w:id="2304" w:author="Fnu, Sonam" w:date="2019-12-02T19:04:00Z">
              <w:tcPr>
                <w:tcW w:w="4296" w:type="dxa"/>
              </w:tcPr>
            </w:tcPrChange>
          </w:tcPr>
          <w:p w14:paraId="62C28637" w14:textId="22A95AF8" w:rsidR="00AE3561" w:rsidRPr="0012307C" w:rsidRDefault="00C444F6" w:rsidP="001D42D3">
            <w:pPr>
              <w:spacing w:before="240" w:after="120"/>
              <w:outlineLvl w:val="3"/>
              <w:rPr>
                <w:ins w:id="2305" w:author="Fnu, Sonam" w:date="2019-12-02T18:15:00Z"/>
                <w:rFonts w:ascii="Calibri" w:eastAsia="Times New Roman" w:hAnsi="Calibri" w:cs="Calibri"/>
                <w:spacing w:val="-2"/>
                <w:sz w:val="16"/>
                <w:szCs w:val="16"/>
                <w:rPrChange w:id="2306" w:author="Fnu, Sonam" w:date="2019-12-02T18:46:00Z">
                  <w:rPr>
                    <w:ins w:id="2307" w:author="Fnu, Sonam" w:date="2019-12-02T18:15:00Z"/>
                    <w:rFonts w:ascii="Calibri" w:eastAsiaTheme="majorEastAsia" w:hAnsi="Calibri" w:cstheme="majorBidi"/>
                    <w:b/>
                    <w:bCs/>
                    <w:sz w:val="28"/>
                    <w:szCs w:val="28"/>
                  </w:rPr>
                </w:rPrChange>
              </w:rPr>
            </w:pPr>
            <w:ins w:id="2308" w:author="Fnu, Sonam" w:date="2019-12-02T18:47:00Z">
              <w:r>
                <w:rPr>
                  <w:rFonts w:ascii="Calibri" w:eastAsia="Times New Roman" w:hAnsi="Calibri" w:cs="Calibri"/>
                  <w:spacing w:val="-2"/>
                  <w:sz w:val="16"/>
                  <w:szCs w:val="16"/>
                </w:rPr>
                <w:t>4.</w:t>
              </w:r>
            </w:ins>
            <w:ins w:id="2309" w:author="Fnu, Sonam" w:date="2019-12-02T18:43:00Z">
              <w:r w:rsidR="0012307C" w:rsidRPr="0012307C">
                <w:rPr>
                  <w:rFonts w:ascii="Calibri" w:eastAsia="Times New Roman" w:hAnsi="Calibri" w:cs="Calibri"/>
                  <w:spacing w:val="-2"/>
                  <w:sz w:val="16"/>
                  <w:szCs w:val="16"/>
                  <w:rPrChange w:id="2310" w:author="Fnu, Sonam" w:date="2019-12-02T18:46:00Z">
                    <w:rPr>
                      <w:rFonts w:ascii="Calibri" w:eastAsiaTheme="majorEastAsia" w:hAnsi="Calibri" w:cstheme="majorBidi"/>
                      <w:b/>
                      <w:bCs/>
                      <w:sz w:val="28"/>
                      <w:szCs w:val="28"/>
                    </w:rPr>
                  </w:rPrChange>
                </w:rPr>
                <w:t xml:space="preserve">timeout &gt;&gt; </w:t>
              </w:r>
              <w:proofErr w:type="spellStart"/>
              <w:r w:rsidR="0012307C" w:rsidRPr="0012307C">
                <w:rPr>
                  <w:rFonts w:ascii="Calibri" w:eastAsia="Times New Roman" w:hAnsi="Calibri" w:cs="Calibri"/>
                  <w:spacing w:val="-2"/>
                  <w:sz w:val="16"/>
                  <w:szCs w:val="16"/>
                  <w:rPrChange w:id="2311" w:author="Fnu, Sonam" w:date="2019-12-02T18:46:00Z">
                    <w:rPr>
                      <w:rFonts w:ascii="Calibri" w:eastAsiaTheme="majorEastAsia" w:hAnsi="Calibri" w:cstheme="majorBidi"/>
                      <w:b/>
                      <w:bCs/>
                      <w:sz w:val="28"/>
                      <w:szCs w:val="28"/>
                    </w:rPr>
                  </w:rPrChange>
                </w:rPr>
                <w:t>CorrespondentsService</w:t>
              </w:r>
              <w:proofErr w:type="spellEnd"/>
              <w:r w:rsidR="0012307C" w:rsidRPr="0012307C">
                <w:rPr>
                  <w:rFonts w:ascii="Calibri" w:eastAsia="Times New Roman" w:hAnsi="Calibri" w:cs="Calibri"/>
                  <w:spacing w:val="-2"/>
                  <w:sz w:val="16"/>
                  <w:szCs w:val="16"/>
                  <w:rPrChange w:id="2312" w:author="Fnu, Sonam" w:date="2019-12-02T18:46:00Z">
                    <w:rPr>
                      <w:rFonts w:ascii="Calibri" w:eastAsiaTheme="majorEastAsia" w:hAnsi="Calibri" w:cstheme="majorBidi"/>
                      <w:b/>
                      <w:bCs/>
                      <w:sz w:val="28"/>
                      <w:szCs w:val="28"/>
                    </w:rPr>
                  </w:rPrChange>
                </w:rPr>
                <w:t xml:space="preserve"> extends </w:t>
              </w:r>
              <w:proofErr w:type="spellStart"/>
              <w:r w:rsidR="0012307C" w:rsidRPr="0012307C">
                <w:rPr>
                  <w:rFonts w:ascii="Calibri" w:eastAsia="Times New Roman" w:hAnsi="Calibri" w:cs="Calibri"/>
                  <w:spacing w:val="-2"/>
                  <w:sz w:val="16"/>
                  <w:szCs w:val="16"/>
                  <w:rPrChange w:id="2313" w:author="Fnu, Sonam" w:date="2019-12-02T18:46:00Z">
                    <w:rPr>
                      <w:rFonts w:ascii="Calibri" w:eastAsiaTheme="majorEastAsia" w:hAnsi="Calibri" w:cstheme="majorBidi"/>
                      <w:b/>
                      <w:bCs/>
                      <w:sz w:val="28"/>
                      <w:szCs w:val="28"/>
                    </w:rPr>
                  </w:rPrChange>
                </w:rPr>
                <w:t>AuthorizedService</w:t>
              </w:r>
              <w:proofErr w:type="spellEnd"/>
              <w:r w:rsidR="0012307C" w:rsidRPr="0012307C">
                <w:rPr>
                  <w:rFonts w:ascii="Calibri" w:eastAsia="Times New Roman" w:hAnsi="Calibri" w:cs="Calibri"/>
                  <w:spacing w:val="-2"/>
                  <w:sz w:val="16"/>
                  <w:szCs w:val="16"/>
                  <w:rPrChange w:id="2314" w:author="Fnu, Sonam" w:date="2019-12-02T18:46:00Z">
                    <w:rPr>
                      <w:rFonts w:ascii="Calibri" w:eastAsiaTheme="majorEastAsia" w:hAnsi="Calibri" w:cstheme="majorBidi"/>
                      <w:b/>
                      <w:bCs/>
                      <w:sz w:val="28"/>
                      <w:szCs w:val="28"/>
                    </w:rPr>
                  </w:rPrChange>
                </w:rPr>
                <w:t xml:space="preserve"> </w:t>
              </w:r>
            </w:ins>
          </w:p>
        </w:tc>
        <w:tc>
          <w:tcPr>
            <w:tcW w:w="4768" w:type="dxa"/>
            <w:tcPrChange w:id="2315" w:author="Fnu, Sonam" w:date="2019-12-02T19:04:00Z">
              <w:tcPr>
                <w:tcW w:w="5327" w:type="dxa"/>
                <w:gridSpan w:val="2"/>
              </w:tcPr>
            </w:tcPrChange>
          </w:tcPr>
          <w:p w14:paraId="1DF0318B" w14:textId="77777777" w:rsidR="002617BF" w:rsidRDefault="0012307C" w:rsidP="001D42D3">
            <w:pPr>
              <w:spacing w:before="240" w:after="120"/>
              <w:outlineLvl w:val="3"/>
              <w:rPr>
                <w:ins w:id="2316" w:author="Fnu, Sonam" w:date="2019-12-02T18:52:00Z"/>
                <w:rFonts w:ascii="Calibri" w:eastAsia="Times New Roman" w:hAnsi="Calibri" w:cs="Calibri"/>
                <w:spacing w:val="-2"/>
                <w:sz w:val="16"/>
                <w:szCs w:val="16"/>
              </w:rPr>
            </w:pPr>
            <w:ins w:id="2317" w:author="Fnu, Sonam" w:date="2019-12-02T18:44:00Z">
              <w:r w:rsidRPr="0012307C">
                <w:rPr>
                  <w:rFonts w:ascii="Calibri" w:eastAsia="Times New Roman" w:hAnsi="Calibri" w:cs="Calibri"/>
                  <w:spacing w:val="-2"/>
                  <w:sz w:val="16"/>
                  <w:szCs w:val="16"/>
                  <w:rPrChange w:id="2318" w:author="Fnu, Sonam" w:date="2019-12-02T18:46:00Z">
                    <w:rPr>
                      <w:rFonts w:ascii="Calibri" w:eastAsiaTheme="majorEastAsia" w:hAnsi="Calibri" w:cstheme="majorBidi"/>
                      <w:b/>
                      <w:bCs/>
                      <w:sz w:val="28"/>
                      <w:szCs w:val="28"/>
                    </w:rPr>
                  </w:rPrChange>
                </w:rPr>
                <w:t>@E1B(lookup</w:t>
              </w:r>
            </w:ins>
            <w:ins w:id="2319" w:author="Fnu, Sonam" w:date="2019-12-02T18:51:00Z">
              <w:r w:rsidR="002617BF">
                <w:rPr>
                  <w:rFonts w:ascii="Calibri" w:eastAsia="Times New Roman" w:hAnsi="Calibri" w:cs="Calibri"/>
                  <w:spacing w:val="-2"/>
                  <w:sz w:val="16"/>
                  <w:szCs w:val="16"/>
                </w:rPr>
                <w:t>=</w:t>
              </w:r>
            </w:ins>
            <w:ins w:id="2320" w:author="Fnu, Sonam" w:date="2019-12-02T18:44:00Z">
              <w:r w:rsidRPr="0012307C">
                <w:rPr>
                  <w:rFonts w:ascii="Calibri" w:eastAsia="Times New Roman" w:hAnsi="Calibri" w:cs="Calibri"/>
                  <w:spacing w:val="-2"/>
                  <w:sz w:val="16"/>
                  <w:szCs w:val="16"/>
                  <w:rPrChange w:id="2321" w:author="Fnu, Sonam" w:date="2019-12-02T18:46:00Z">
                    <w:rPr>
                      <w:rFonts w:ascii="Calibri" w:eastAsiaTheme="majorEastAsia" w:hAnsi="Calibri" w:cstheme="majorBidi"/>
                      <w:b/>
                      <w:bCs/>
                      <w:sz w:val="28"/>
                      <w:szCs w:val="28"/>
                    </w:rPr>
                  </w:rPrChange>
                </w:rPr>
                <w:t xml:space="preserve">"java:global/FluidCebApp/coarsebo/BankBranchManagerBean!com.fluid.coarsebo.common.bb.maintenance.bankbranchmaster.BankBranchManager") </w:t>
              </w:r>
            </w:ins>
          </w:p>
          <w:p w14:paraId="0E526F49" w14:textId="766864CE" w:rsidR="002617BF" w:rsidRDefault="0012307C" w:rsidP="001D42D3">
            <w:pPr>
              <w:spacing w:before="240" w:after="120"/>
              <w:outlineLvl w:val="3"/>
              <w:rPr>
                <w:ins w:id="2322" w:author="Fnu, Sonam" w:date="2019-12-02T18:51:00Z"/>
                <w:rFonts w:ascii="Calibri" w:eastAsia="Times New Roman" w:hAnsi="Calibri" w:cs="Calibri"/>
                <w:spacing w:val="-2"/>
                <w:sz w:val="16"/>
                <w:szCs w:val="16"/>
              </w:rPr>
            </w:pPr>
            <w:ins w:id="2323" w:author="Fnu, Sonam" w:date="2019-12-02T18:44:00Z">
              <w:r w:rsidRPr="0012307C">
                <w:rPr>
                  <w:rFonts w:ascii="Calibri" w:eastAsia="Times New Roman" w:hAnsi="Calibri" w:cs="Calibri"/>
                  <w:spacing w:val="-2"/>
                  <w:sz w:val="16"/>
                  <w:szCs w:val="16"/>
                  <w:rPrChange w:id="2324" w:author="Fnu, Sonam" w:date="2019-12-02T18:46:00Z">
                    <w:rPr>
                      <w:rFonts w:ascii="Calibri" w:eastAsiaTheme="majorEastAsia" w:hAnsi="Calibri" w:cstheme="majorBidi"/>
                      <w:b/>
                      <w:bCs/>
                      <w:sz w:val="28"/>
                      <w:szCs w:val="28"/>
                    </w:rPr>
                  </w:rPrChange>
                </w:rPr>
                <w:t xml:space="preserve">private </w:t>
              </w:r>
              <w:proofErr w:type="spellStart"/>
              <w:r w:rsidRPr="0012307C">
                <w:rPr>
                  <w:rFonts w:ascii="Calibri" w:eastAsia="Times New Roman" w:hAnsi="Calibri" w:cs="Calibri"/>
                  <w:spacing w:val="-2"/>
                  <w:sz w:val="16"/>
                  <w:szCs w:val="16"/>
                  <w:rPrChange w:id="2325" w:author="Fnu, Sonam" w:date="2019-12-02T18:46:00Z">
                    <w:rPr>
                      <w:rFonts w:ascii="Calibri" w:eastAsiaTheme="majorEastAsia" w:hAnsi="Calibri" w:cstheme="majorBidi"/>
                      <w:b/>
                      <w:bCs/>
                      <w:sz w:val="28"/>
                      <w:szCs w:val="28"/>
                    </w:rPr>
                  </w:rPrChange>
                </w:rPr>
                <w:t>BankBranchManager</w:t>
              </w:r>
            </w:ins>
            <w:proofErr w:type="spellEnd"/>
          </w:p>
          <w:p w14:paraId="5BA3EA3C" w14:textId="49C4648E" w:rsidR="00AE3561" w:rsidRPr="0012307C" w:rsidRDefault="0012307C" w:rsidP="001D42D3">
            <w:pPr>
              <w:spacing w:before="240" w:after="120"/>
              <w:outlineLvl w:val="3"/>
              <w:rPr>
                <w:ins w:id="2326" w:author="Fnu, Sonam" w:date="2019-12-02T18:15:00Z"/>
                <w:rFonts w:ascii="Calibri" w:eastAsia="Times New Roman" w:hAnsi="Calibri" w:cs="Calibri"/>
                <w:spacing w:val="-2"/>
                <w:sz w:val="16"/>
                <w:szCs w:val="16"/>
                <w:rPrChange w:id="2327" w:author="Fnu, Sonam" w:date="2019-12-02T18:46:00Z">
                  <w:rPr>
                    <w:ins w:id="2328" w:author="Fnu, Sonam" w:date="2019-12-02T18:15:00Z"/>
                    <w:rFonts w:ascii="Calibri" w:eastAsiaTheme="majorEastAsia" w:hAnsi="Calibri" w:cstheme="majorBidi"/>
                    <w:b/>
                    <w:bCs/>
                    <w:sz w:val="28"/>
                    <w:szCs w:val="28"/>
                  </w:rPr>
                </w:rPrChange>
              </w:rPr>
            </w:pPr>
            <w:ins w:id="2329" w:author="Fnu, Sonam" w:date="2019-12-02T18:44:00Z">
              <w:r w:rsidRPr="0012307C">
                <w:rPr>
                  <w:rFonts w:ascii="Calibri" w:eastAsia="Times New Roman" w:hAnsi="Calibri" w:cs="Calibri"/>
                  <w:spacing w:val="-2"/>
                  <w:sz w:val="16"/>
                  <w:szCs w:val="16"/>
                  <w:rPrChange w:id="2330" w:author="Fnu, Sonam" w:date="2019-12-02T18:46:00Z">
                    <w:rPr>
                      <w:rFonts w:ascii="Calibri" w:eastAsiaTheme="majorEastAsia" w:hAnsi="Calibri" w:cstheme="majorBidi"/>
                      <w:b/>
                      <w:bCs/>
                      <w:sz w:val="28"/>
                      <w:szCs w:val="28"/>
                    </w:rPr>
                  </w:rPrChange>
                </w:rPr>
                <w:t xml:space="preserve"> &lt;ear-</w:t>
              </w:r>
              <w:proofErr w:type="spellStart"/>
              <w:r w:rsidRPr="0012307C">
                <w:rPr>
                  <w:rFonts w:ascii="Calibri" w:eastAsia="Times New Roman" w:hAnsi="Calibri" w:cs="Calibri"/>
                  <w:spacing w:val="-2"/>
                  <w:sz w:val="16"/>
                  <w:szCs w:val="16"/>
                  <w:rPrChange w:id="2331" w:author="Fnu, Sonam" w:date="2019-12-02T18:46:00Z">
                    <w:rPr>
                      <w:rFonts w:ascii="Calibri" w:eastAsiaTheme="majorEastAsia" w:hAnsi="Calibri" w:cstheme="majorBidi"/>
                      <w:b/>
                      <w:bCs/>
                      <w:sz w:val="28"/>
                      <w:szCs w:val="28"/>
                    </w:rPr>
                  </w:rPrChange>
                </w:rPr>
                <w:t>subdeployments</w:t>
              </w:r>
              <w:proofErr w:type="spellEnd"/>
              <w:r w:rsidRPr="0012307C">
                <w:rPr>
                  <w:rFonts w:ascii="Calibri" w:eastAsia="Times New Roman" w:hAnsi="Calibri" w:cs="Calibri"/>
                  <w:spacing w:val="-2"/>
                  <w:sz w:val="16"/>
                  <w:szCs w:val="16"/>
                  <w:rPrChange w:id="2332" w:author="Fnu, Sonam" w:date="2019-12-02T18:46:00Z">
                    <w:rPr>
                      <w:rFonts w:ascii="Calibri" w:eastAsiaTheme="majorEastAsia" w:hAnsi="Calibri" w:cstheme="majorBidi"/>
                      <w:b/>
                      <w:bCs/>
                      <w:sz w:val="28"/>
                      <w:szCs w:val="28"/>
                    </w:rPr>
                  </w:rPrChange>
                </w:rPr>
                <w:t>-isolated&gt;false&lt;/ear-</w:t>
              </w:r>
              <w:proofErr w:type="spellStart"/>
              <w:r w:rsidRPr="0012307C">
                <w:rPr>
                  <w:rFonts w:ascii="Calibri" w:eastAsia="Times New Roman" w:hAnsi="Calibri" w:cs="Calibri"/>
                  <w:spacing w:val="-2"/>
                  <w:sz w:val="16"/>
                  <w:szCs w:val="16"/>
                  <w:rPrChange w:id="2333" w:author="Fnu, Sonam" w:date="2019-12-02T18:46:00Z">
                    <w:rPr>
                      <w:rFonts w:ascii="Calibri" w:eastAsiaTheme="majorEastAsia" w:hAnsi="Calibri" w:cstheme="majorBidi"/>
                      <w:b/>
                      <w:bCs/>
                      <w:sz w:val="28"/>
                      <w:szCs w:val="28"/>
                    </w:rPr>
                  </w:rPrChange>
                </w:rPr>
                <w:t>subdeployments</w:t>
              </w:r>
              <w:proofErr w:type="spellEnd"/>
              <w:r w:rsidRPr="0012307C">
                <w:rPr>
                  <w:rFonts w:ascii="Calibri" w:eastAsia="Times New Roman" w:hAnsi="Calibri" w:cs="Calibri"/>
                  <w:spacing w:val="-2"/>
                  <w:sz w:val="16"/>
                  <w:szCs w:val="16"/>
                  <w:rPrChange w:id="2334" w:author="Fnu, Sonam" w:date="2019-12-02T18:46:00Z">
                    <w:rPr>
                      <w:rFonts w:ascii="Calibri" w:eastAsiaTheme="majorEastAsia" w:hAnsi="Calibri" w:cstheme="majorBidi"/>
                      <w:b/>
                      <w:bCs/>
                      <w:sz w:val="28"/>
                      <w:szCs w:val="28"/>
                    </w:rPr>
                  </w:rPrChange>
                </w:rPr>
                <w:t>-isolated&gt;</w:t>
              </w:r>
            </w:ins>
          </w:p>
        </w:tc>
      </w:tr>
      <w:tr w:rsidR="00AE3561" w14:paraId="3E392A7A" w14:textId="77777777" w:rsidTr="00F749E7">
        <w:trPr>
          <w:ins w:id="2335" w:author="Fnu, Sonam" w:date="2019-12-02T18:15:00Z"/>
        </w:trPr>
        <w:tc>
          <w:tcPr>
            <w:tcW w:w="4855" w:type="dxa"/>
            <w:tcPrChange w:id="2336" w:author="Fnu, Sonam" w:date="2019-12-02T19:04:00Z">
              <w:tcPr>
                <w:tcW w:w="4296" w:type="dxa"/>
              </w:tcPr>
            </w:tcPrChange>
          </w:tcPr>
          <w:p w14:paraId="3DD1EF9F" w14:textId="14A6C9A0" w:rsidR="00AE3561" w:rsidRPr="0012307C" w:rsidRDefault="00C444F6" w:rsidP="001D42D3">
            <w:pPr>
              <w:spacing w:before="240" w:after="120"/>
              <w:outlineLvl w:val="3"/>
              <w:rPr>
                <w:ins w:id="2337" w:author="Fnu, Sonam" w:date="2019-12-02T18:15:00Z"/>
                <w:rFonts w:ascii="Calibri" w:eastAsia="Times New Roman" w:hAnsi="Calibri" w:cs="Calibri"/>
                <w:spacing w:val="-2"/>
                <w:sz w:val="16"/>
                <w:szCs w:val="16"/>
                <w:rPrChange w:id="2338" w:author="Fnu, Sonam" w:date="2019-12-02T18:46:00Z">
                  <w:rPr>
                    <w:ins w:id="2339" w:author="Fnu, Sonam" w:date="2019-12-02T18:15:00Z"/>
                    <w:rFonts w:ascii="Calibri" w:eastAsiaTheme="majorEastAsia" w:hAnsi="Calibri" w:cstheme="majorBidi"/>
                    <w:b/>
                    <w:bCs/>
                    <w:sz w:val="28"/>
                    <w:szCs w:val="28"/>
                  </w:rPr>
                </w:rPrChange>
              </w:rPr>
            </w:pPr>
            <w:ins w:id="2340" w:author="Fnu, Sonam" w:date="2019-12-02T18:47:00Z">
              <w:r>
                <w:rPr>
                  <w:rFonts w:ascii="Calibri" w:eastAsia="Times New Roman" w:hAnsi="Calibri" w:cs="Calibri"/>
                  <w:spacing w:val="-2"/>
                  <w:sz w:val="16"/>
                  <w:szCs w:val="16"/>
                </w:rPr>
                <w:t>5.</w:t>
              </w:r>
            </w:ins>
            <w:ins w:id="2341" w:author="Fnu, Sonam" w:date="2019-12-02T18:44:00Z">
              <w:r w:rsidR="0012307C" w:rsidRPr="0012307C">
                <w:rPr>
                  <w:rFonts w:ascii="Calibri" w:eastAsia="Times New Roman" w:hAnsi="Calibri" w:cs="Calibri"/>
                  <w:spacing w:val="-2"/>
                  <w:sz w:val="16"/>
                  <w:szCs w:val="16"/>
                  <w:rPrChange w:id="2342" w:author="Fnu, Sonam" w:date="2019-12-02T18:46:00Z">
                    <w:rPr>
                      <w:rFonts w:ascii="Calibri" w:eastAsiaTheme="majorEastAsia" w:hAnsi="Calibri" w:cstheme="majorBidi"/>
                      <w:b/>
                      <w:bCs/>
                      <w:sz w:val="28"/>
                      <w:szCs w:val="28"/>
                    </w:rPr>
                  </w:rPrChange>
                </w:rPr>
                <w:t>javax.persistence.PersistenceException: [</w:t>
              </w:r>
              <w:proofErr w:type="spellStart"/>
              <w:r w:rsidR="0012307C" w:rsidRPr="0012307C">
                <w:rPr>
                  <w:rFonts w:ascii="Calibri" w:eastAsia="Times New Roman" w:hAnsi="Calibri" w:cs="Calibri"/>
                  <w:spacing w:val="-2"/>
                  <w:sz w:val="16"/>
                  <w:szCs w:val="16"/>
                  <w:rPrChange w:id="2343" w:author="Fnu, Sonam" w:date="2019-12-02T18:46:00Z">
                    <w:rPr>
                      <w:rFonts w:ascii="Calibri" w:eastAsiaTheme="majorEastAsia" w:hAnsi="Calibri" w:cstheme="majorBidi"/>
                      <w:b/>
                      <w:bCs/>
                      <w:sz w:val="28"/>
                      <w:szCs w:val="28"/>
                    </w:rPr>
                  </w:rPrChange>
                </w:rPr>
                <w:t>PersistenceUnit</w:t>
              </w:r>
              <w:proofErr w:type="spellEnd"/>
              <w:r w:rsidR="0012307C" w:rsidRPr="0012307C">
                <w:rPr>
                  <w:rFonts w:ascii="Calibri" w:eastAsia="Times New Roman" w:hAnsi="Calibri" w:cs="Calibri"/>
                  <w:spacing w:val="-2"/>
                  <w:sz w:val="16"/>
                  <w:szCs w:val="16"/>
                  <w:rPrChange w:id="2344" w:author="Fnu, Sonam" w:date="2019-12-02T18:46:00Z">
                    <w:rPr>
                      <w:rFonts w:ascii="Calibri" w:eastAsiaTheme="majorEastAsia" w:hAnsi="Calibri" w:cstheme="majorBidi"/>
                      <w:b/>
                      <w:bCs/>
                      <w:sz w:val="28"/>
                      <w:szCs w:val="28"/>
                    </w:rPr>
                  </w:rPrChange>
                </w:rPr>
                <w:t xml:space="preserve">: </w:t>
              </w:r>
              <w:proofErr w:type="spellStart"/>
              <w:r w:rsidR="0012307C" w:rsidRPr="0012307C">
                <w:rPr>
                  <w:rFonts w:ascii="Calibri" w:eastAsia="Times New Roman" w:hAnsi="Calibri" w:cs="Calibri"/>
                  <w:spacing w:val="-2"/>
                  <w:sz w:val="16"/>
                  <w:szCs w:val="16"/>
                  <w:rPrChange w:id="2345" w:author="Fnu, Sonam" w:date="2019-12-02T18:46:00Z">
                    <w:rPr>
                      <w:rFonts w:ascii="Calibri" w:eastAsiaTheme="majorEastAsia" w:hAnsi="Calibri" w:cstheme="majorBidi"/>
                      <w:b/>
                      <w:bCs/>
                      <w:sz w:val="28"/>
                      <w:szCs w:val="28"/>
                    </w:rPr>
                  </w:rPrChange>
                </w:rPr>
                <w:t>pu</w:t>
              </w:r>
              <w:proofErr w:type="spellEnd"/>
              <w:r w:rsidR="0012307C" w:rsidRPr="0012307C">
                <w:rPr>
                  <w:rFonts w:ascii="Calibri" w:eastAsia="Times New Roman" w:hAnsi="Calibri" w:cs="Calibri"/>
                  <w:spacing w:val="-2"/>
                  <w:sz w:val="16"/>
                  <w:szCs w:val="16"/>
                  <w:rPrChange w:id="2346" w:author="Fnu, Sonam" w:date="2019-12-02T18:46:00Z">
                    <w:rPr>
                      <w:rFonts w:ascii="Calibri" w:eastAsiaTheme="majorEastAsia" w:hAnsi="Calibri" w:cstheme="majorBidi"/>
                      <w:b/>
                      <w:bCs/>
                      <w:sz w:val="28"/>
                      <w:szCs w:val="28"/>
                    </w:rPr>
                  </w:rPrChange>
                </w:rPr>
                <w:t xml:space="preserve">] Unable to build Hibernate </w:t>
              </w:r>
              <w:proofErr w:type="spellStart"/>
              <w:r w:rsidR="0012307C" w:rsidRPr="0012307C">
                <w:rPr>
                  <w:rFonts w:ascii="Calibri" w:eastAsia="Times New Roman" w:hAnsi="Calibri" w:cs="Calibri"/>
                  <w:spacing w:val="-2"/>
                  <w:sz w:val="16"/>
                  <w:szCs w:val="16"/>
                  <w:rPrChange w:id="2347" w:author="Fnu, Sonam" w:date="2019-12-02T18:46:00Z">
                    <w:rPr>
                      <w:rFonts w:ascii="Calibri" w:eastAsiaTheme="majorEastAsia" w:hAnsi="Calibri" w:cstheme="majorBidi"/>
                      <w:b/>
                      <w:bCs/>
                      <w:sz w:val="28"/>
                      <w:szCs w:val="28"/>
                    </w:rPr>
                  </w:rPrChange>
                </w:rPr>
                <w:t>SessionFactory</w:t>
              </w:r>
              <w:proofErr w:type="spellEnd"/>
              <w:r w:rsidR="0012307C" w:rsidRPr="0012307C">
                <w:rPr>
                  <w:rFonts w:ascii="Calibri" w:eastAsia="Times New Roman" w:hAnsi="Calibri" w:cs="Calibri"/>
                  <w:spacing w:val="-2"/>
                  <w:sz w:val="16"/>
                  <w:szCs w:val="16"/>
                  <w:rPrChange w:id="2348" w:author="Fnu, Sonam" w:date="2019-12-02T18:46:00Z">
                    <w:rPr>
                      <w:rFonts w:ascii="Calibri" w:eastAsiaTheme="majorEastAsia" w:hAnsi="Calibri" w:cstheme="majorBidi"/>
                      <w:b/>
                      <w:bCs/>
                      <w:sz w:val="28"/>
                      <w:szCs w:val="28"/>
                    </w:rPr>
                  </w:rPrChange>
                </w:rPr>
                <w:t xml:space="preserve"> at org.hibernate.jpa.boot.internal.EntityManagerFactoryBuilderImpl.persistenceException(EntityManagerFactoryBuilderImpl.java:1016) </w:t>
              </w:r>
              <w:proofErr w:type="spellStart"/>
              <w:r w:rsidR="0012307C" w:rsidRPr="0012307C">
                <w:rPr>
                  <w:rFonts w:ascii="Calibri" w:eastAsia="Times New Roman" w:hAnsi="Calibri" w:cs="Calibri"/>
                  <w:spacing w:val="-2"/>
                  <w:sz w:val="16"/>
                  <w:szCs w:val="16"/>
                  <w:rPrChange w:id="2349" w:author="Fnu, Sonam" w:date="2019-12-02T18:46:00Z">
                    <w:rPr>
                      <w:rFonts w:ascii="Calibri" w:eastAsiaTheme="majorEastAsia" w:hAnsi="Calibri" w:cstheme="majorBidi"/>
                      <w:b/>
                      <w:bCs/>
                      <w:sz w:val="28"/>
                      <w:szCs w:val="28"/>
                    </w:rPr>
                  </w:rPrChange>
                </w:rPr>
                <w:t>at</w:t>
              </w:r>
              <w:proofErr w:type="spellEnd"/>
              <w:r w:rsidR="0012307C" w:rsidRPr="0012307C">
                <w:rPr>
                  <w:rFonts w:ascii="Calibri" w:eastAsia="Times New Roman" w:hAnsi="Calibri" w:cs="Calibri"/>
                  <w:spacing w:val="-2"/>
                  <w:sz w:val="16"/>
                  <w:szCs w:val="16"/>
                  <w:rPrChange w:id="2350" w:author="Fnu, Sonam" w:date="2019-12-02T18:46:00Z">
                    <w:rPr>
                      <w:rFonts w:ascii="Calibri" w:eastAsiaTheme="majorEastAsia" w:hAnsi="Calibri" w:cstheme="majorBidi"/>
                      <w:b/>
                      <w:bCs/>
                      <w:sz w:val="28"/>
                      <w:szCs w:val="28"/>
                    </w:rPr>
                  </w:rPrChange>
                </w:rPr>
                <w:t xml:space="preserve"> org.hibernate.jpa.boot.internal.EntityManagerFactoryBuilderImpl.build(EntityManagerFactoryBuilderImpl.java:942) </w:t>
              </w:r>
              <w:proofErr w:type="spellStart"/>
              <w:r w:rsidR="0012307C" w:rsidRPr="0012307C">
                <w:rPr>
                  <w:rFonts w:ascii="Calibri" w:eastAsia="Times New Roman" w:hAnsi="Calibri" w:cs="Calibri"/>
                  <w:spacing w:val="-2"/>
                  <w:sz w:val="16"/>
                  <w:szCs w:val="16"/>
                  <w:rPrChange w:id="2351" w:author="Fnu, Sonam" w:date="2019-12-02T18:46:00Z">
                    <w:rPr>
                      <w:rFonts w:ascii="Calibri" w:eastAsiaTheme="majorEastAsia" w:hAnsi="Calibri" w:cstheme="majorBidi"/>
                      <w:b/>
                      <w:bCs/>
                      <w:sz w:val="28"/>
                      <w:szCs w:val="28"/>
                    </w:rPr>
                  </w:rPrChange>
                </w:rPr>
                <w:t>at</w:t>
              </w:r>
              <w:proofErr w:type="spellEnd"/>
              <w:r w:rsidR="0012307C" w:rsidRPr="0012307C">
                <w:rPr>
                  <w:rFonts w:ascii="Calibri" w:eastAsia="Times New Roman" w:hAnsi="Calibri" w:cs="Calibri"/>
                  <w:spacing w:val="-2"/>
                  <w:sz w:val="16"/>
                  <w:szCs w:val="16"/>
                  <w:rPrChange w:id="2352" w:author="Fnu, Sonam" w:date="2019-12-02T18:46:00Z">
                    <w:rPr>
                      <w:rFonts w:ascii="Calibri" w:eastAsiaTheme="majorEastAsia" w:hAnsi="Calibri" w:cstheme="majorBidi"/>
                      <w:b/>
                      <w:bCs/>
                      <w:sz w:val="28"/>
                      <w:szCs w:val="28"/>
                    </w:rPr>
                  </w:rPrChange>
                </w:rPr>
                <w:t xml:space="preserve"> org.jboss.as.jpa.hibernate5.TwoPhaseBootstrapImpl.build(TwoPhaseBootstrapImpl.java:44) </w:t>
              </w:r>
              <w:proofErr w:type="spellStart"/>
              <w:r w:rsidR="0012307C" w:rsidRPr="0012307C">
                <w:rPr>
                  <w:rFonts w:ascii="Calibri" w:eastAsia="Times New Roman" w:hAnsi="Calibri" w:cs="Calibri"/>
                  <w:spacing w:val="-2"/>
                  <w:sz w:val="16"/>
                  <w:szCs w:val="16"/>
                  <w:rPrChange w:id="2353" w:author="Fnu, Sonam" w:date="2019-12-02T18:46:00Z">
                    <w:rPr>
                      <w:rFonts w:ascii="Calibri" w:eastAsiaTheme="majorEastAsia" w:hAnsi="Calibri" w:cstheme="majorBidi"/>
                      <w:b/>
                      <w:bCs/>
                      <w:sz w:val="28"/>
                      <w:szCs w:val="28"/>
                    </w:rPr>
                  </w:rPrChange>
                </w:rPr>
                <w:t>at</w:t>
              </w:r>
              <w:proofErr w:type="spellEnd"/>
              <w:r w:rsidR="0012307C" w:rsidRPr="0012307C">
                <w:rPr>
                  <w:rFonts w:ascii="Calibri" w:eastAsia="Times New Roman" w:hAnsi="Calibri" w:cs="Calibri"/>
                  <w:spacing w:val="-2"/>
                  <w:sz w:val="16"/>
                  <w:szCs w:val="16"/>
                  <w:rPrChange w:id="2354" w:author="Fnu, Sonam" w:date="2019-12-02T18:46:00Z">
                    <w:rPr>
                      <w:rFonts w:ascii="Calibri" w:eastAsiaTheme="majorEastAsia" w:hAnsi="Calibri" w:cstheme="majorBidi"/>
                      <w:b/>
                      <w:bCs/>
                      <w:sz w:val="28"/>
                      <w:szCs w:val="28"/>
                    </w:rPr>
                  </w:rPrChange>
                </w:rPr>
                <w:t xml:space="preserve"> org.jboss.as.jpa.service.PersistenceUnitServiceImpl$1$1.run(PersistenceUnitServiceImpl.java:170) 9 more Caused by: </w:t>
              </w:r>
              <w:proofErr w:type="spellStart"/>
              <w:r w:rsidR="0012307C" w:rsidRPr="0012307C">
                <w:rPr>
                  <w:rFonts w:ascii="Calibri" w:eastAsia="Times New Roman" w:hAnsi="Calibri" w:cs="Calibri"/>
                  <w:spacing w:val="-2"/>
                  <w:sz w:val="16"/>
                  <w:szCs w:val="16"/>
                  <w:rPrChange w:id="2355" w:author="Fnu, Sonam" w:date="2019-12-02T18:46:00Z">
                    <w:rPr>
                      <w:rFonts w:ascii="Calibri" w:eastAsiaTheme="majorEastAsia" w:hAnsi="Calibri" w:cstheme="majorBidi"/>
                      <w:b/>
                      <w:bCs/>
                      <w:sz w:val="28"/>
                      <w:szCs w:val="28"/>
                    </w:rPr>
                  </w:rPrChange>
                </w:rPr>
                <w:t>org.hibernate.MappingException</w:t>
              </w:r>
              <w:proofErr w:type="spellEnd"/>
              <w:r w:rsidR="0012307C" w:rsidRPr="0012307C">
                <w:rPr>
                  <w:rFonts w:ascii="Calibri" w:eastAsia="Times New Roman" w:hAnsi="Calibri" w:cs="Calibri"/>
                  <w:spacing w:val="-2"/>
                  <w:sz w:val="16"/>
                  <w:szCs w:val="16"/>
                  <w:rPrChange w:id="2356" w:author="Fnu, Sonam" w:date="2019-12-02T18:46:00Z">
                    <w:rPr>
                      <w:rFonts w:ascii="Calibri" w:eastAsiaTheme="majorEastAsia" w:hAnsi="Calibri" w:cstheme="majorBidi"/>
                      <w:b/>
                      <w:bCs/>
                      <w:sz w:val="28"/>
                      <w:szCs w:val="28"/>
                    </w:rPr>
                  </w:rPrChange>
                </w:rPr>
                <w:t xml:space="preserve">: Could not determine type for: </w:t>
              </w:r>
              <w:proofErr w:type="spellStart"/>
              <w:r w:rsidR="0012307C" w:rsidRPr="0012307C">
                <w:rPr>
                  <w:rFonts w:ascii="Calibri" w:eastAsia="Times New Roman" w:hAnsi="Calibri" w:cs="Calibri"/>
                  <w:spacing w:val="-2"/>
                  <w:sz w:val="16"/>
                  <w:szCs w:val="16"/>
                  <w:rPrChange w:id="2357" w:author="Fnu, Sonam" w:date="2019-12-02T18:46:00Z">
                    <w:rPr>
                      <w:rFonts w:ascii="Calibri" w:eastAsiaTheme="majorEastAsia" w:hAnsi="Calibri" w:cstheme="majorBidi"/>
                      <w:b/>
                      <w:bCs/>
                      <w:sz w:val="28"/>
                      <w:szCs w:val="28"/>
                    </w:rPr>
                  </w:rPrChange>
                </w:rPr>
                <w:t>java.util.List</w:t>
              </w:r>
              <w:proofErr w:type="spellEnd"/>
              <w:r w:rsidR="0012307C" w:rsidRPr="0012307C">
                <w:rPr>
                  <w:rFonts w:ascii="Calibri" w:eastAsia="Times New Roman" w:hAnsi="Calibri" w:cs="Calibri"/>
                  <w:spacing w:val="-2"/>
                  <w:sz w:val="16"/>
                  <w:szCs w:val="16"/>
                  <w:rPrChange w:id="2358" w:author="Fnu, Sonam" w:date="2019-12-02T18:46:00Z">
                    <w:rPr>
                      <w:rFonts w:ascii="Calibri" w:eastAsiaTheme="majorEastAsia" w:hAnsi="Calibri" w:cstheme="majorBidi"/>
                      <w:b/>
                      <w:bCs/>
                      <w:sz w:val="28"/>
                      <w:szCs w:val="28"/>
                    </w:rPr>
                  </w:rPrChange>
                </w:rPr>
                <w:t xml:space="preserve">, at table: </w:t>
              </w:r>
              <w:proofErr w:type="spellStart"/>
              <w:r w:rsidR="0012307C" w:rsidRPr="0012307C">
                <w:rPr>
                  <w:rFonts w:ascii="Calibri" w:eastAsia="Times New Roman" w:hAnsi="Calibri" w:cs="Calibri"/>
                  <w:spacing w:val="-2"/>
                  <w:sz w:val="16"/>
                  <w:szCs w:val="16"/>
                  <w:rPrChange w:id="2359" w:author="Fnu, Sonam" w:date="2019-12-02T18:46:00Z">
                    <w:rPr>
                      <w:rFonts w:ascii="Calibri" w:eastAsiaTheme="majorEastAsia" w:hAnsi="Calibri" w:cstheme="majorBidi"/>
                      <w:b/>
                      <w:bCs/>
                      <w:sz w:val="28"/>
                      <w:szCs w:val="28"/>
                    </w:rPr>
                  </w:rPrChange>
                </w:rPr>
                <w:t>EB_StatementCycle</w:t>
              </w:r>
              <w:proofErr w:type="spellEnd"/>
              <w:r w:rsidR="0012307C" w:rsidRPr="0012307C">
                <w:rPr>
                  <w:rFonts w:ascii="Calibri" w:eastAsia="Times New Roman" w:hAnsi="Calibri" w:cs="Calibri"/>
                  <w:spacing w:val="-2"/>
                  <w:sz w:val="16"/>
                  <w:szCs w:val="16"/>
                  <w:rPrChange w:id="2360" w:author="Fnu, Sonam" w:date="2019-12-02T18:46:00Z">
                    <w:rPr>
                      <w:rFonts w:ascii="Calibri" w:eastAsiaTheme="majorEastAsia" w:hAnsi="Calibri" w:cstheme="majorBidi"/>
                      <w:b/>
                      <w:bCs/>
                      <w:sz w:val="28"/>
                      <w:szCs w:val="28"/>
                    </w:rPr>
                  </w:rPrChange>
                </w:rPr>
                <w:t>, for columns: [</w:t>
              </w:r>
              <w:proofErr w:type="spellStart"/>
              <w:r w:rsidR="0012307C" w:rsidRPr="0012307C">
                <w:rPr>
                  <w:rFonts w:ascii="Calibri" w:eastAsia="Times New Roman" w:hAnsi="Calibri" w:cs="Calibri"/>
                  <w:spacing w:val="-2"/>
                  <w:sz w:val="16"/>
                  <w:szCs w:val="16"/>
                  <w:rPrChange w:id="2361" w:author="Fnu, Sonam" w:date="2019-12-02T18:46:00Z">
                    <w:rPr>
                      <w:rFonts w:ascii="Calibri" w:eastAsiaTheme="majorEastAsia" w:hAnsi="Calibri" w:cstheme="majorBidi"/>
                      <w:b/>
                      <w:bCs/>
                      <w:sz w:val="28"/>
                      <w:szCs w:val="28"/>
                    </w:rPr>
                  </w:rPrChange>
                </w:rPr>
                <w:t>org.hibernate.mapping.Column</w:t>
              </w:r>
              <w:proofErr w:type="spellEnd"/>
              <w:r w:rsidR="0012307C" w:rsidRPr="0012307C">
                <w:rPr>
                  <w:rFonts w:ascii="Calibri" w:eastAsia="Times New Roman" w:hAnsi="Calibri" w:cs="Calibri"/>
                  <w:spacing w:val="-2"/>
                  <w:sz w:val="16"/>
                  <w:szCs w:val="16"/>
                  <w:rPrChange w:id="2362" w:author="Fnu, Sonam" w:date="2019-12-02T18:46:00Z">
                    <w:rPr>
                      <w:rFonts w:ascii="Calibri" w:eastAsiaTheme="majorEastAsia" w:hAnsi="Calibri" w:cstheme="majorBidi"/>
                      <w:b/>
                      <w:bCs/>
                      <w:sz w:val="28"/>
                      <w:szCs w:val="28"/>
                    </w:rPr>
                  </w:rPrChange>
                </w:rPr>
                <w:t>(</w:t>
              </w:r>
              <w:proofErr w:type="spellStart"/>
              <w:r w:rsidR="0012307C" w:rsidRPr="0012307C">
                <w:rPr>
                  <w:rFonts w:ascii="Calibri" w:eastAsia="Times New Roman" w:hAnsi="Calibri" w:cs="Calibri"/>
                  <w:spacing w:val="-2"/>
                  <w:sz w:val="16"/>
                  <w:szCs w:val="16"/>
                  <w:rPrChange w:id="2363" w:author="Fnu, Sonam" w:date="2019-12-02T18:46:00Z">
                    <w:rPr>
                      <w:rFonts w:ascii="Calibri" w:eastAsiaTheme="majorEastAsia" w:hAnsi="Calibri" w:cstheme="majorBidi"/>
                      <w:b/>
                      <w:bCs/>
                      <w:sz w:val="28"/>
                      <w:szCs w:val="28"/>
                    </w:rPr>
                  </w:rPrChange>
                </w:rPr>
                <w:t>transactionHistory</w:t>
              </w:r>
              <w:proofErr w:type="spellEnd"/>
              <w:r w:rsidR="0012307C" w:rsidRPr="0012307C">
                <w:rPr>
                  <w:rFonts w:ascii="Calibri" w:eastAsia="Times New Roman" w:hAnsi="Calibri" w:cs="Calibri"/>
                  <w:spacing w:val="-2"/>
                  <w:sz w:val="16"/>
                  <w:szCs w:val="16"/>
                  <w:rPrChange w:id="2364" w:author="Fnu, Sonam" w:date="2019-12-02T18:46:00Z">
                    <w:rPr>
                      <w:rFonts w:ascii="Calibri" w:eastAsiaTheme="majorEastAsia" w:hAnsi="Calibri" w:cstheme="majorBidi"/>
                      <w:b/>
                      <w:bCs/>
                      <w:sz w:val="28"/>
                      <w:szCs w:val="28"/>
                    </w:rPr>
                  </w:rPrChange>
                </w:rPr>
                <w:t xml:space="preserve">)] at </w:t>
              </w:r>
              <w:proofErr w:type="spellStart"/>
              <w:r w:rsidR="0012307C" w:rsidRPr="0012307C">
                <w:rPr>
                  <w:rFonts w:ascii="Calibri" w:eastAsia="Times New Roman" w:hAnsi="Calibri" w:cs="Calibri"/>
                  <w:spacing w:val="-2"/>
                  <w:sz w:val="16"/>
                  <w:szCs w:val="16"/>
                  <w:rPrChange w:id="2365" w:author="Fnu, Sonam" w:date="2019-12-02T18:46:00Z">
                    <w:rPr>
                      <w:rFonts w:ascii="Calibri" w:eastAsiaTheme="majorEastAsia" w:hAnsi="Calibri" w:cstheme="majorBidi"/>
                      <w:b/>
                      <w:bCs/>
                      <w:sz w:val="28"/>
                      <w:szCs w:val="28"/>
                    </w:rPr>
                  </w:rPrChange>
                </w:rPr>
                <w:t>org.hibernate.mapping.SimpleValue.getType</w:t>
              </w:r>
              <w:proofErr w:type="spellEnd"/>
              <w:r w:rsidR="0012307C" w:rsidRPr="0012307C">
                <w:rPr>
                  <w:rFonts w:ascii="Calibri" w:eastAsia="Times New Roman" w:hAnsi="Calibri" w:cs="Calibri"/>
                  <w:spacing w:val="-2"/>
                  <w:sz w:val="16"/>
                  <w:szCs w:val="16"/>
                  <w:rPrChange w:id="2366" w:author="Fnu, Sonam" w:date="2019-12-02T18:46:00Z">
                    <w:rPr>
                      <w:rFonts w:ascii="Calibri" w:eastAsiaTheme="majorEastAsia" w:hAnsi="Calibri" w:cstheme="majorBidi"/>
                      <w:b/>
                      <w:bCs/>
                      <w:sz w:val="28"/>
                      <w:szCs w:val="28"/>
                    </w:rPr>
                  </w:rPrChange>
                </w:rPr>
                <w:t>(SimpleValue.java:486)</w:t>
              </w:r>
            </w:ins>
          </w:p>
        </w:tc>
        <w:tc>
          <w:tcPr>
            <w:tcW w:w="4768" w:type="dxa"/>
            <w:tcPrChange w:id="2367" w:author="Fnu, Sonam" w:date="2019-12-02T19:04:00Z">
              <w:tcPr>
                <w:tcW w:w="5327" w:type="dxa"/>
                <w:gridSpan w:val="2"/>
              </w:tcPr>
            </w:tcPrChange>
          </w:tcPr>
          <w:p w14:paraId="39E26B3F" w14:textId="254A6456" w:rsidR="00AE3561" w:rsidRPr="0012307C" w:rsidRDefault="0012307C" w:rsidP="001D42D3">
            <w:pPr>
              <w:spacing w:before="240" w:after="120"/>
              <w:outlineLvl w:val="3"/>
              <w:rPr>
                <w:ins w:id="2368" w:author="Fnu, Sonam" w:date="2019-12-02T18:15:00Z"/>
                <w:rFonts w:ascii="Calibri" w:eastAsia="Times New Roman" w:hAnsi="Calibri" w:cs="Calibri"/>
                <w:spacing w:val="-2"/>
                <w:sz w:val="16"/>
                <w:szCs w:val="16"/>
                <w:rPrChange w:id="2369" w:author="Fnu, Sonam" w:date="2019-12-02T18:46:00Z">
                  <w:rPr>
                    <w:ins w:id="2370" w:author="Fnu, Sonam" w:date="2019-12-02T18:15:00Z"/>
                    <w:rFonts w:ascii="Calibri" w:eastAsiaTheme="majorEastAsia" w:hAnsi="Calibri" w:cstheme="majorBidi"/>
                    <w:b/>
                    <w:bCs/>
                    <w:sz w:val="28"/>
                    <w:szCs w:val="28"/>
                  </w:rPr>
                </w:rPrChange>
              </w:rPr>
            </w:pPr>
            <w:ins w:id="2371" w:author="Fnu, Sonam" w:date="2019-12-02T18:44:00Z">
              <w:r w:rsidRPr="0012307C">
                <w:rPr>
                  <w:rFonts w:ascii="Calibri" w:eastAsia="Times New Roman" w:hAnsi="Calibri" w:cs="Calibri"/>
                  <w:spacing w:val="-2"/>
                  <w:sz w:val="16"/>
                  <w:szCs w:val="16"/>
                  <w:rPrChange w:id="2372" w:author="Fnu, Sonam" w:date="2019-12-02T18:46:00Z">
                    <w:rPr>
                      <w:rFonts w:ascii="Calibri" w:eastAsiaTheme="majorEastAsia" w:hAnsi="Calibri" w:cstheme="majorBidi"/>
                      <w:b/>
                      <w:bCs/>
                      <w:sz w:val="28"/>
                      <w:szCs w:val="28"/>
                    </w:rPr>
                  </w:rPrChange>
                </w:rPr>
                <w:t>added @</w:t>
              </w:r>
              <w:proofErr w:type="spellStart"/>
              <w:r w:rsidRPr="0012307C">
                <w:rPr>
                  <w:rFonts w:ascii="Calibri" w:eastAsia="Times New Roman" w:hAnsi="Calibri" w:cs="Calibri"/>
                  <w:spacing w:val="-2"/>
                  <w:sz w:val="16"/>
                  <w:szCs w:val="16"/>
                  <w:rPrChange w:id="2373" w:author="Fnu, Sonam" w:date="2019-12-02T18:46:00Z">
                    <w:rPr>
                      <w:rFonts w:ascii="Calibri" w:eastAsiaTheme="majorEastAsia" w:hAnsi="Calibri" w:cstheme="majorBidi"/>
                      <w:b/>
                      <w:bCs/>
                      <w:sz w:val="28"/>
                      <w:szCs w:val="28"/>
                    </w:rPr>
                  </w:rPrChange>
                </w:rPr>
                <w:t>ElementCollection</w:t>
              </w:r>
              <w:proofErr w:type="spellEnd"/>
              <w:r w:rsidRPr="0012307C">
                <w:rPr>
                  <w:rFonts w:ascii="Calibri" w:eastAsia="Times New Roman" w:hAnsi="Calibri" w:cs="Calibri"/>
                  <w:spacing w:val="-2"/>
                  <w:sz w:val="16"/>
                  <w:szCs w:val="16"/>
                  <w:rPrChange w:id="2374" w:author="Fnu, Sonam" w:date="2019-12-02T18:46:00Z">
                    <w:rPr>
                      <w:rFonts w:ascii="Calibri" w:eastAsiaTheme="majorEastAsia" w:hAnsi="Calibri" w:cstheme="majorBidi"/>
                      <w:b/>
                      <w:bCs/>
                      <w:sz w:val="28"/>
                      <w:szCs w:val="28"/>
                    </w:rPr>
                  </w:rPrChange>
                </w:rPr>
                <w:t>(</w:t>
              </w:r>
              <w:proofErr w:type="spellStart"/>
              <w:r w:rsidRPr="0012307C">
                <w:rPr>
                  <w:rFonts w:ascii="Calibri" w:eastAsia="Times New Roman" w:hAnsi="Calibri" w:cs="Calibri"/>
                  <w:spacing w:val="-2"/>
                  <w:sz w:val="16"/>
                  <w:szCs w:val="16"/>
                  <w:rPrChange w:id="2375" w:author="Fnu, Sonam" w:date="2019-12-02T18:46:00Z">
                    <w:rPr>
                      <w:rFonts w:ascii="Calibri" w:eastAsiaTheme="majorEastAsia" w:hAnsi="Calibri" w:cstheme="majorBidi"/>
                      <w:b/>
                      <w:bCs/>
                      <w:sz w:val="28"/>
                      <w:szCs w:val="28"/>
                    </w:rPr>
                  </w:rPrChange>
                </w:rPr>
                <w:t>targetClass</w:t>
              </w:r>
              <w:proofErr w:type="spellEnd"/>
              <w:r w:rsidRPr="0012307C">
                <w:rPr>
                  <w:rFonts w:ascii="Calibri" w:eastAsia="Times New Roman" w:hAnsi="Calibri" w:cs="Calibri"/>
                  <w:spacing w:val="-2"/>
                  <w:sz w:val="16"/>
                  <w:szCs w:val="16"/>
                  <w:rPrChange w:id="2376" w:author="Fnu, Sonam" w:date="2019-12-02T18:46:00Z">
                    <w:rPr>
                      <w:rFonts w:ascii="Calibri" w:eastAsiaTheme="majorEastAsia" w:hAnsi="Calibri" w:cstheme="majorBidi"/>
                      <w:b/>
                      <w:bCs/>
                      <w:sz w:val="28"/>
                      <w:szCs w:val="28"/>
                    </w:rPr>
                  </w:rPrChange>
                </w:rPr>
                <w:t xml:space="preserve"> = </w:t>
              </w:r>
              <w:proofErr w:type="spellStart"/>
              <w:r w:rsidRPr="0012307C">
                <w:rPr>
                  <w:rFonts w:ascii="Calibri" w:eastAsia="Times New Roman" w:hAnsi="Calibri" w:cs="Calibri"/>
                  <w:spacing w:val="-2"/>
                  <w:sz w:val="16"/>
                  <w:szCs w:val="16"/>
                  <w:rPrChange w:id="2377" w:author="Fnu, Sonam" w:date="2019-12-02T18:46:00Z">
                    <w:rPr>
                      <w:rFonts w:ascii="Calibri" w:eastAsiaTheme="majorEastAsia" w:hAnsi="Calibri" w:cstheme="majorBidi"/>
                      <w:b/>
                      <w:bCs/>
                      <w:sz w:val="28"/>
                      <w:szCs w:val="28"/>
                    </w:rPr>
                  </w:rPrChange>
                </w:rPr>
                <w:t>EBTransactionResult.class</w:t>
              </w:r>
              <w:proofErr w:type="spellEnd"/>
              <w:r w:rsidRPr="0012307C">
                <w:rPr>
                  <w:rFonts w:ascii="Calibri" w:eastAsia="Times New Roman" w:hAnsi="Calibri" w:cs="Calibri"/>
                  <w:spacing w:val="-2"/>
                  <w:sz w:val="16"/>
                  <w:szCs w:val="16"/>
                  <w:rPrChange w:id="2378" w:author="Fnu, Sonam" w:date="2019-12-02T18:46:00Z">
                    <w:rPr>
                      <w:rFonts w:ascii="Calibri" w:eastAsiaTheme="majorEastAsia" w:hAnsi="Calibri" w:cstheme="majorBidi"/>
                      <w:b/>
                      <w:bCs/>
                      <w:sz w:val="28"/>
                      <w:szCs w:val="28"/>
                    </w:rPr>
                  </w:rPrChange>
                </w:rPr>
                <w:t xml:space="preserve"> )</w:t>
              </w:r>
            </w:ins>
          </w:p>
        </w:tc>
      </w:tr>
      <w:tr w:rsidR="00AE3561" w14:paraId="732D7E42" w14:textId="77777777" w:rsidTr="00F749E7">
        <w:trPr>
          <w:ins w:id="2379" w:author="Fnu, Sonam" w:date="2019-12-02T18:15:00Z"/>
        </w:trPr>
        <w:tc>
          <w:tcPr>
            <w:tcW w:w="4855" w:type="dxa"/>
            <w:tcPrChange w:id="2380" w:author="Fnu, Sonam" w:date="2019-12-02T19:04:00Z">
              <w:tcPr>
                <w:tcW w:w="4296" w:type="dxa"/>
              </w:tcPr>
            </w:tcPrChange>
          </w:tcPr>
          <w:p w14:paraId="321F54F3" w14:textId="386C7BE7" w:rsidR="00AE3561" w:rsidRPr="0012307C" w:rsidRDefault="00C444F6" w:rsidP="001D42D3">
            <w:pPr>
              <w:spacing w:before="240" w:after="120"/>
              <w:outlineLvl w:val="3"/>
              <w:rPr>
                <w:ins w:id="2381" w:author="Fnu, Sonam" w:date="2019-12-02T18:15:00Z"/>
                <w:rFonts w:ascii="Calibri" w:eastAsia="Times New Roman" w:hAnsi="Calibri" w:cs="Calibri"/>
                <w:spacing w:val="-2"/>
                <w:sz w:val="16"/>
                <w:szCs w:val="16"/>
                <w:rPrChange w:id="2382" w:author="Fnu, Sonam" w:date="2019-12-02T18:46:00Z">
                  <w:rPr>
                    <w:ins w:id="2383" w:author="Fnu, Sonam" w:date="2019-12-02T18:15:00Z"/>
                    <w:rFonts w:ascii="Calibri" w:eastAsiaTheme="majorEastAsia" w:hAnsi="Calibri" w:cstheme="majorBidi"/>
                    <w:b/>
                    <w:bCs/>
                    <w:sz w:val="28"/>
                    <w:szCs w:val="28"/>
                  </w:rPr>
                </w:rPrChange>
              </w:rPr>
            </w:pPr>
            <w:ins w:id="2384" w:author="Fnu, Sonam" w:date="2019-12-02T18:47:00Z">
              <w:r>
                <w:rPr>
                  <w:rFonts w:ascii="Calibri" w:eastAsia="Times New Roman" w:hAnsi="Calibri" w:cs="Calibri"/>
                  <w:spacing w:val="-2"/>
                  <w:sz w:val="16"/>
                  <w:szCs w:val="16"/>
                </w:rPr>
                <w:t>6.</w:t>
              </w:r>
            </w:ins>
            <w:ins w:id="2385" w:author="Fnu, Sonam" w:date="2019-12-02T18:45:00Z">
              <w:r w:rsidR="0012307C" w:rsidRPr="0012307C">
                <w:rPr>
                  <w:rFonts w:ascii="Calibri" w:eastAsia="Times New Roman" w:hAnsi="Calibri" w:cs="Calibri"/>
                  <w:spacing w:val="-2"/>
                  <w:sz w:val="16"/>
                  <w:szCs w:val="16"/>
                  <w:rPrChange w:id="2386" w:author="Fnu, Sonam" w:date="2019-12-02T18:46:00Z">
                    <w:rPr>
                      <w:rFonts w:ascii="Calibri" w:eastAsiaTheme="majorEastAsia" w:hAnsi="Calibri" w:cstheme="majorBidi"/>
                      <w:b/>
                      <w:bCs/>
                      <w:sz w:val="28"/>
                      <w:szCs w:val="28"/>
                    </w:rPr>
                  </w:rPrChange>
                </w:rPr>
                <w:t>2019-11-22 07:11:23,421 ERROR [</w:t>
              </w:r>
              <w:proofErr w:type="spellStart"/>
              <w:r w:rsidR="0012307C" w:rsidRPr="0012307C">
                <w:rPr>
                  <w:rFonts w:ascii="Calibri" w:eastAsia="Times New Roman" w:hAnsi="Calibri" w:cs="Calibri"/>
                  <w:spacing w:val="-2"/>
                  <w:sz w:val="16"/>
                  <w:szCs w:val="16"/>
                  <w:rPrChange w:id="2387" w:author="Fnu, Sonam" w:date="2019-12-02T18:46:00Z">
                    <w:rPr>
                      <w:rFonts w:ascii="Calibri" w:eastAsiaTheme="majorEastAsia" w:hAnsi="Calibri" w:cstheme="majorBidi"/>
                      <w:b/>
                      <w:bCs/>
                      <w:sz w:val="28"/>
                      <w:szCs w:val="28"/>
                    </w:rPr>
                  </w:rPrChange>
                </w:rPr>
                <w:t>org.jboss.as.controller.management</w:t>
              </w:r>
              <w:proofErr w:type="spellEnd"/>
              <w:r w:rsidR="0012307C" w:rsidRPr="0012307C">
                <w:rPr>
                  <w:rFonts w:ascii="Calibri" w:eastAsia="Times New Roman" w:hAnsi="Calibri" w:cs="Calibri"/>
                  <w:spacing w:val="-2"/>
                  <w:sz w:val="16"/>
                  <w:szCs w:val="16"/>
                  <w:rPrChange w:id="2388" w:author="Fnu, Sonam" w:date="2019-12-02T18:46:00Z">
                    <w:rPr>
                      <w:rFonts w:ascii="Calibri" w:eastAsiaTheme="majorEastAsia" w:hAnsi="Calibri" w:cstheme="majorBidi"/>
                      <w:b/>
                      <w:bCs/>
                      <w:sz w:val="28"/>
                      <w:szCs w:val="28"/>
                    </w:rPr>
                  </w:rPrChange>
                </w:rPr>
                <w:t>-operation] (Controller Boot Thread) WFLYCTL0013: Operation ("deploy") failed - address "WFLYCTL0080: Failed services" =&gt; {"jboss.persistenceunit.\"FluidCebApp.ear/ETHIX-Net-Services-1.0-SNAPSHOT.jar#pu\"" =&gt; "</w:t>
              </w:r>
              <w:proofErr w:type="spellStart"/>
              <w:r w:rsidR="0012307C" w:rsidRPr="0012307C">
                <w:rPr>
                  <w:rFonts w:ascii="Calibri" w:eastAsia="Times New Roman" w:hAnsi="Calibri" w:cs="Calibri"/>
                  <w:spacing w:val="-2"/>
                  <w:sz w:val="16"/>
                  <w:szCs w:val="16"/>
                  <w:rPrChange w:id="2389" w:author="Fnu, Sonam" w:date="2019-12-02T18:46:00Z">
                    <w:rPr>
                      <w:rFonts w:ascii="Calibri" w:eastAsiaTheme="majorEastAsia" w:hAnsi="Calibri" w:cstheme="majorBidi"/>
                      <w:b/>
                      <w:bCs/>
                      <w:sz w:val="28"/>
                      <w:szCs w:val="28"/>
                    </w:rPr>
                  </w:rPrChange>
                </w:rPr>
                <w:t>javax.persistence.Persistencel</w:t>
              </w:r>
              <w:proofErr w:type="spellEnd"/>
              <w:r w:rsidR="0012307C" w:rsidRPr="0012307C">
                <w:rPr>
                  <w:rFonts w:ascii="Calibri" w:eastAsia="Times New Roman" w:hAnsi="Calibri" w:cs="Calibri"/>
                  <w:spacing w:val="-2"/>
                  <w:sz w:val="16"/>
                  <w:szCs w:val="16"/>
                  <w:rPrChange w:id="2390" w:author="Fnu, Sonam" w:date="2019-12-02T18:46:00Z">
                    <w:rPr>
                      <w:rFonts w:ascii="Calibri" w:eastAsiaTheme="majorEastAsia" w:hAnsi="Calibri" w:cstheme="majorBidi"/>
                      <w:b/>
                      <w:bCs/>
                      <w:sz w:val="28"/>
                      <w:szCs w:val="28"/>
                    </w:rPr>
                  </w:rPrChange>
                </w:rPr>
                <w:t xml:space="preserve"> Caused by: </w:t>
              </w:r>
              <w:proofErr w:type="spellStart"/>
              <w:r w:rsidR="0012307C" w:rsidRPr="0012307C">
                <w:rPr>
                  <w:rFonts w:ascii="Calibri" w:eastAsia="Times New Roman" w:hAnsi="Calibri" w:cs="Calibri"/>
                  <w:spacing w:val="-2"/>
                  <w:sz w:val="16"/>
                  <w:szCs w:val="16"/>
                  <w:rPrChange w:id="2391" w:author="Fnu, Sonam" w:date="2019-12-02T18:46:00Z">
                    <w:rPr>
                      <w:rFonts w:ascii="Calibri" w:eastAsiaTheme="majorEastAsia" w:hAnsi="Calibri" w:cstheme="majorBidi"/>
                      <w:b/>
                      <w:bCs/>
                      <w:sz w:val="28"/>
                      <w:szCs w:val="28"/>
                    </w:rPr>
                  </w:rPrChange>
                </w:rPr>
                <w:t>javax.persistence.PersistenceException</w:t>
              </w:r>
              <w:proofErr w:type="spellEnd"/>
              <w:r w:rsidR="0012307C" w:rsidRPr="0012307C">
                <w:rPr>
                  <w:rFonts w:ascii="Calibri" w:eastAsia="Times New Roman" w:hAnsi="Calibri" w:cs="Calibri"/>
                  <w:spacing w:val="-2"/>
                  <w:sz w:val="16"/>
                  <w:szCs w:val="16"/>
                  <w:rPrChange w:id="2392" w:author="Fnu, Sonam" w:date="2019-12-02T18:46:00Z">
                    <w:rPr>
                      <w:rFonts w:ascii="Calibri" w:eastAsiaTheme="majorEastAsia" w:hAnsi="Calibri" w:cstheme="majorBidi"/>
                      <w:b/>
                      <w:bCs/>
                      <w:sz w:val="28"/>
                      <w:szCs w:val="28"/>
                    </w:rPr>
                  </w:rPrChange>
                </w:rPr>
                <w:t>: [</w:t>
              </w:r>
              <w:proofErr w:type="spellStart"/>
              <w:r w:rsidR="0012307C" w:rsidRPr="0012307C">
                <w:rPr>
                  <w:rFonts w:ascii="Calibri" w:eastAsia="Times New Roman" w:hAnsi="Calibri" w:cs="Calibri"/>
                  <w:spacing w:val="-2"/>
                  <w:sz w:val="16"/>
                  <w:szCs w:val="16"/>
                  <w:rPrChange w:id="2393" w:author="Fnu, Sonam" w:date="2019-12-02T18:46:00Z">
                    <w:rPr>
                      <w:rFonts w:ascii="Calibri" w:eastAsiaTheme="majorEastAsia" w:hAnsi="Calibri" w:cstheme="majorBidi"/>
                      <w:b/>
                      <w:bCs/>
                      <w:sz w:val="28"/>
                      <w:szCs w:val="28"/>
                    </w:rPr>
                  </w:rPrChange>
                </w:rPr>
                <w:t>PersistenceUnit</w:t>
              </w:r>
              <w:proofErr w:type="spellEnd"/>
              <w:r w:rsidR="0012307C" w:rsidRPr="0012307C">
                <w:rPr>
                  <w:rFonts w:ascii="Calibri" w:eastAsia="Times New Roman" w:hAnsi="Calibri" w:cs="Calibri"/>
                  <w:spacing w:val="-2"/>
                  <w:sz w:val="16"/>
                  <w:szCs w:val="16"/>
                  <w:rPrChange w:id="2394" w:author="Fnu, Sonam" w:date="2019-12-02T18:46:00Z">
                    <w:rPr>
                      <w:rFonts w:ascii="Calibri" w:eastAsiaTheme="majorEastAsia" w:hAnsi="Calibri" w:cstheme="majorBidi"/>
                      <w:b/>
                      <w:bCs/>
                      <w:sz w:val="28"/>
                      <w:szCs w:val="28"/>
                    </w:rPr>
                  </w:rPrChange>
                </w:rPr>
                <w:t xml:space="preserve">: </w:t>
              </w:r>
              <w:proofErr w:type="spellStart"/>
              <w:r w:rsidR="0012307C" w:rsidRPr="0012307C">
                <w:rPr>
                  <w:rFonts w:ascii="Calibri" w:eastAsia="Times New Roman" w:hAnsi="Calibri" w:cs="Calibri"/>
                  <w:spacing w:val="-2"/>
                  <w:sz w:val="16"/>
                  <w:szCs w:val="16"/>
                  <w:rPrChange w:id="2395" w:author="Fnu, Sonam" w:date="2019-12-02T18:46:00Z">
                    <w:rPr>
                      <w:rFonts w:ascii="Calibri" w:eastAsiaTheme="majorEastAsia" w:hAnsi="Calibri" w:cstheme="majorBidi"/>
                      <w:b/>
                      <w:bCs/>
                      <w:sz w:val="28"/>
                      <w:szCs w:val="28"/>
                    </w:rPr>
                  </w:rPrChange>
                </w:rPr>
                <w:t>pu</w:t>
              </w:r>
              <w:proofErr w:type="spellEnd"/>
              <w:r w:rsidR="0012307C" w:rsidRPr="0012307C">
                <w:rPr>
                  <w:rFonts w:ascii="Calibri" w:eastAsia="Times New Roman" w:hAnsi="Calibri" w:cs="Calibri"/>
                  <w:spacing w:val="-2"/>
                  <w:sz w:val="16"/>
                  <w:szCs w:val="16"/>
                  <w:rPrChange w:id="2396" w:author="Fnu, Sonam" w:date="2019-12-02T18:46:00Z">
                    <w:rPr>
                      <w:rFonts w:ascii="Calibri" w:eastAsiaTheme="majorEastAsia" w:hAnsi="Calibri" w:cstheme="majorBidi"/>
                      <w:b/>
                      <w:bCs/>
                      <w:sz w:val="28"/>
                      <w:szCs w:val="28"/>
                    </w:rPr>
                  </w:rPrChange>
                </w:rPr>
                <w:t xml:space="preserve">] Unable to build Hibernate </w:t>
              </w:r>
              <w:proofErr w:type="spellStart"/>
              <w:r w:rsidR="0012307C" w:rsidRPr="0012307C">
                <w:rPr>
                  <w:rFonts w:ascii="Calibri" w:eastAsia="Times New Roman" w:hAnsi="Calibri" w:cs="Calibri"/>
                  <w:spacing w:val="-2"/>
                  <w:sz w:val="16"/>
                  <w:szCs w:val="16"/>
                  <w:rPrChange w:id="2397" w:author="Fnu, Sonam" w:date="2019-12-02T18:46:00Z">
                    <w:rPr>
                      <w:rFonts w:ascii="Calibri" w:eastAsiaTheme="majorEastAsia" w:hAnsi="Calibri" w:cstheme="majorBidi"/>
                      <w:b/>
                      <w:bCs/>
                      <w:sz w:val="28"/>
                      <w:szCs w:val="28"/>
                    </w:rPr>
                  </w:rPrChange>
                </w:rPr>
                <w:t>SessionFactory</w:t>
              </w:r>
              <w:proofErr w:type="spellEnd"/>
              <w:r w:rsidR="0012307C" w:rsidRPr="0012307C">
                <w:rPr>
                  <w:rFonts w:ascii="Calibri" w:eastAsia="Times New Roman" w:hAnsi="Calibri" w:cs="Calibri"/>
                  <w:spacing w:val="-2"/>
                  <w:sz w:val="16"/>
                  <w:szCs w:val="16"/>
                  <w:rPrChange w:id="2398" w:author="Fnu, Sonam" w:date="2019-12-02T18:46:00Z">
                    <w:rPr>
                      <w:rFonts w:ascii="Calibri" w:eastAsiaTheme="majorEastAsia" w:hAnsi="Calibri" w:cstheme="majorBidi"/>
                      <w:b/>
                      <w:bCs/>
                      <w:sz w:val="28"/>
                      <w:szCs w:val="28"/>
                    </w:rPr>
                  </w:rPrChange>
                </w:rPr>
                <w:t xml:space="preserve"> Caused by: </w:t>
              </w:r>
              <w:proofErr w:type="spellStart"/>
              <w:r w:rsidR="0012307C" w:rsidRPr="0012307C">
                <w:rPr>
                  <w:rFonts w:ascii="Calibri" w:eastAsia="Times New Roman" w:hAnsi="Calibri" w:cs="Calibri"/>
                  <w:spacing w:val="-2"/>
                  <w:sz w:val="16"/>
                  <w:szCs w:val="16"/>
                  <w:rPrChange w:id="2399" w:author="Fnu, Sonam" w:date="2019-12-02T18:46:00Z">
                    <w:rPr>
                      <w:rFonts w:ascii="Calibri" w:eastAsiaTheme="majorEastAsia" w:hAnsi="Calibri" w:cstheme="majorBidi"/>
                      <w:b/>
                      <w:bCs/>
                      <w:sz w:val="28"/>
                      <w:szCs w:val="28"/>
                    </w:rPr>
                  </w:rPrChange>
                </w:rPr>
                <w:t>org.hibernate.MappingException</w:t>
              </w:r>
              <w:proofErr w:type="spellEnd"/>
              <w:r w:rsidR="0012307C" w:rsidRPr="0012307C">
                <w:rPr>
                  <w:rFonts w:ascii="Calibri" w:eastAsia="Times New Roman" w:hAnsi="Calibri" w:cs="Calibri"/>
                  <w:spacing w:val="-2"/>
                  <w:sz w:val="16"/>
                  <w:szCs w:val="16"/>
                  <w:rPrChange w:id="2400" w:author="Fnu, Sonam" w:date="2019-12-02T18:46:00Z">
                    <w:rPr>
                      <w:rFonts w:ascii="Calibri" w:eastAsiaTheme="majorEastAsia" w:hAnsi="Calibri" w:cstheme="majorBidi"/>
                      <w:b/>
                      <w:bCs/>
                      <w:sz w:val="28"/>
                      <w:szCs w:val="28"/>
                    </w:rPr>
                  </w:rPrChange>
                </w:rPr>
                <w:t xml:space="preserve">: Could not determine type for: </w:t>
              </w:r>
              <w:proofErr w:type="spellStart"/>
              <w:r w:rsidR="0012307C" w:rsidRPr="0012307C">
                <w:rPr>
                  <w:rFonts w:ascii="Calibri" w:eastAsia="Times New Roman" w:hAnsi="Calibri" w:cs="Calibri"/>
                  <w:spacing w:val="-2"/>
                  <w:sz w:val="16"/>
                  <w:szCs w:val="16"/>
                  <w:rPrChange w:id="2401" w:author="Fnu, Sonam" w:date="2019-12-02T18:46:00Z">
                    <w:rPr>
                      <w:rFonts w:ascii="Calibri" w:eastAsiaTheme="majorEastAsia" w:hAnsi="Calibri" w:cstheme="majorBidi"/>
                      <w:b/>
                      <w:bCs/>
                      <w:sz w:val="28"/>
                      <w:szCs w:val="28"/>
                    </w:rPr>
                  </w:rPrChange>
                </w:rPr>
                <w:t>java.util.List</w:t>
              </w:r>
              <w:proofErr w:type="spellEnd"/>
              <w:r w:rsidR="0012307C" w:rsidRPr="0012307C">
                <w:rPr>
                  <w:rFonts w:ascii="Calibri" w:eastAsia="Times New Roman" w:hAnsi="Calibri" w:cs="Calibri"/>
                  <w:spacing w:val="-2"/>
                  <w:sz w:val="16"/>
                  <w:szCs w:val="16"/>
                  <w:rPrChange w:id="2402" w:author="Fnu, Sonam" w:date="2019-12-02T18:46:00Z">
                    <w:rPr>
                      <w:rFonts w:ascii="Calibri" w:eastAsiaTheme="majorEastAsia" w:hAnsi="Calibri" w:cstheme="majorBidi"/>
                      <w:b/>
                      <w:bCs/>
                      <w:sz w:val="28"/>
                      <w:szCs w:val="28"/>
                    </w:rPr>
                  </w:rPrChange>
                </w:rPr>
                <w:t xml:space="preserve">, at table: </w:t>
              </w:r>
              <w:proofErr w:type="spellStart"/>
              <w:r w:rsidR="0012307C" w:rsidRPr="0012307C">
                <w:rPr>
                  <w:rFonts w:ascii="Calibri" w:eastAsia="Times New Roman" w:hAnsi="Calibri" w:cs="Calibri"/>
                  <w:spacing w:val="-2"/>
                  <w:sz w:val="16"/>
                  <w:szCs w:val="16"/>
                  <w:rPrChange w:id="2403" w:author="Fnu, Sonam" w:date="2019-12-02T18:46:00Z">
                    <w:rPr>
                      <w:rFonts w:ascii="Calibri" w:eastAsiaTheme="majorEastAsia" w:hAnsi="Calibri" w:cstheme="majorBidi"/>
                      <w:b/>
                      <w:bCs/>
                      <w:sz w:val="28"/>
                      <w:szCs w:val="28"/>
                    </w:rPr>
                  </w:rPrChange>
                </w:rPr>
                <w:t>EBAccountCreationAddress</w:t>
              </w:r>
              <w:proofErr w:type="spellEnd"/>
              <w:r w:rsidR="0012307C" w:rsidRPr="0012307C">
                <w:rPr>
                  <w:rFonts w:ascii="Calibri" w:eastAsia="Times New Roman" w:hAnsi="Calibri" w:cs="Calibri"/>
                  <w:spacing w:val="-2"/>
                  <w:sz w:val="16"/>
                  <w:szCs w:val="16"/>
                  <w:rPrChange w:id="2404" w:author="Fnu, Sonam" w:date="2019-12-02T18:46:00Z">
                    <w:rPr>
                      <w:rFonts w:ascii="Calibri" w:eastAsiaTheme="majorEastAsia" w:hAnsi="Calibri" w:cstheme="majorBidi"/>
                      <w:b/>
                      <w:bCs/>
                      <w:sz w:val="28"/>
                      <w:szCs w:val="28"/>
                    </w:rPr>
                  </w:rPrChange>
                </w:rPr>
                <w:t xml:space="preserve"> , for columns: [</w:t>
              </w:r>
              <w:proofErr w:type="spellStart"/>
              <w:r w:rsidR="0012307C" w:rsidRPr="0012307C">
                <w:rPr>
                  <w:rFonts w:ascii="Calibri" w:eastAsia="Times New Roman" w:hAnsi="Calibri" w:cs="Calibri"/>
                  <w:spacing w:val="-2"/>
                  <w:sz w:val="16"/>
                  <w:szCs w:val="16"/>
                  <w:rPrChange w:id="2405" w:author="Fnu, Sonam" w:date="2019-12-02T18:46:00Z">
                    <w:rPr>
                      <w:rFonts w:ascii="Calibri" w:eastAsiaTheme="majorEastAsia" w:hAnsi="Calibri" w:cstheme="majorBidi"/>
                      <w:b/>
                      <w:bCs/>
                      <w:sz w:val="28"/>
                      <w:szCs w:val="28"/>
                    </w:rPr>
                  </w:rPrChange>
                </w:rPr>
                <w:t>org.hibernate.mapping.Column</w:t>
              </w:r>
              <w:proofErr w:type="spellEnd"/>
              <w:r w:rsidR="0012307C" w:rsidRPr="0012307C">
                <w:rPr>
                  <w:rFonts w:ascii="Calibri" w:eastAsia="Times New Roman" w:hAnsi="Calibri" w:cs="Calibri"/>
                  <w:spacing w:val="-2"/>
                  <w:sz w:val="16"/>
                  <w:szCs w:val="16"/>
                  <w:rPrChange w:id="2406" w:author="Fnu, Sonam" w:date="2019-12-02T18:46:00Z">
                    <w:rPr>
                      <w:rFonts w:ascii="Calibri" w:eastAsiaTheme="majorEastAsia" w:hAnsi="Calibri" w:cstheme="majorBidi"/>
                      <w:b/>
                      <w:bCs/>
                      <w:sz w:val="28"/>
                      <w:szCs w:val="28"/>
                    </w:rPr>
                  </w:rPrChange>
                </w:rPr>
                <w:t>(</w:t>
              </w:r>
              <w:proofErr w:type="spellStart"/>
              <w:r w:rsidR="0012307C" w:rsidRPr="0012307C">
                <w:rPr>
                  <w:rFonts w:ascii="Calibri" w:eastAsia="Times New Roman" w:hAnsi="Calibri" w:cs="Calibri"/>
                  <w:spacing w:val="-2"/>
                  <w:sz w:val="16"/>
                  <w:szCs w:val="16"/>
                  <w:rPrChange w:id="2407" w:author="Fnu, Sonam" w:date="2019-12-02T18:46:00Z">
                    <w:rPr>
                      <w:rFonts w:ascii="Calibri" w:eastAsiaTheme="majorEastAsia" w:hAnsi="Calibri" w:cstheme="majorBidi"/>
                      <w:b/>
                      <w:bCs/>
                      <w:sz w:val="28"/>
                      <w:szCs w:val="28"/>
                    </w:rPr>
                  </w:rPrChange>
                </w:rPr>
                <w:t>addressList</w:t>
              </w:r>
              <w:proofErr w:type="spellEnd"/>
              <w:r w:rsidR="0012307C" w:rsidRPr="0012307C">
                <w:rPr>
                  <w:rFonts w:ascii="Calibri" w:eastAsia="Times New Roman" w:hAnsi="Calibri" w:cs="Calibri"/>
                  <w:spacing w:val="-2"/>
                  <w:sz w:val="16"/>
                  <w:szCs w:val="16"/>
                  <w:rPrChange w:id="2408" w:author="Fnu, Sonam" w:date="2019-12-02T18:46:00Z">
                    <w:rPr>
                      <w:rFonts w:ascii="Calibri" w:eastAsiaTheme="majorEastAsia" w:hAnsi="Calibri" w:cstheme="majorBidi"/>
                      <w:b/>
                      <w:bCs/>
                      <w:sz w:val="28"/>
                      <w:szCs w:val="28"/>
                    </w:rPr>
                  </w:rPrChange>
                </w:rPr>
                <w:t xml:space="preserve">)]"1, "WFLYCTL0412: Required services that are not installed:" =&gt; </w:t>
              </w:r>
              <w:proofErr w:type="spellStart"/>
              <w:r w:rsidR="0012307C" w:rsidRPr="0012307C">
                <w:rPr>
                  <w:rFonts w:ascii="Calibri" w:eastAsia="Times New Roman" w:hAnsi="Calibri" w:cs="Calibri"/>
                  <w:spacing w:val="-2"/>
                  <w:sz w:val="16"/>
                  <w:szCs w:val="16"/>
                  <w:rPrChange w:id="2409" w:author="Fnu, Sonam" w:date="2019-12-02T18:46:00Z">
                    <w:rPr>
                      <w:rFonts w:ascii="Calibri" w:eastAsiaTheme="majorEastAsia" w:hAnsi="Calibri" w:cstheme="majorBidi"/>
                      <w:b/>
                      <w:bCs/>
                      <w:sz w:val="28"/>
                      <w:szCs w:val="28"/>
                    </w:rPr>
                  </w:rPrChange>
                </w:rPr>
                <w:t>rjboss.ra.hornetq-ral</w:t>
              </w:r>
              <w:proofErr w:type="spellEnd"/>
              <w:r w:rsidR="0012307C" w:rsidRPr="0012307C">
                <w:rPr>
                  <w:rFonts w:ascii="Calibri" w:eastAsia="Times New Roman" w:hAnsi="Calibri" w:cs="Calibri"/>
                  <w:spacing w:val="-2"/>
                  <w:sz w:val="16"/>
                  <w:szCs w:val="16"/>
                  <w:rPrChange w:id="2410" w:author="Fnu, Sonam" w:date="2019-12-02T18:46:00Z">
                    <w:rPr>
                      <w:rFonts w:ascii="Calibri" w:eastAsiaTheme="majorEastAsia" w:hAnsi="Calibri" w:cstheme="majorBidi"/>
                      <w:b/>
                      <w:bCs/>
                      <w:sz w:val="28"/>
                      <w:szCs w:val="28"/>
                    </w:rPr>
                  </w:rPrChange>
                </w:rPr>
                <w:t>, "WFLYCTL0180: Services with missing/unavailable dependencies" =&gt; rjboss.deployment.subunit.\"FluidCebApp.ear\".\"coarsebo.jar\".component.Interceptingt</w:t>
              </w:r>
            </w:ins>
          </w:p>
        </w:tc>
        <w:tc>
          <w:tcPr>
            <w:tcW w:w="4768" w:type="dxa"/>
            <w:tcPrChange w:id="2411" w:author="Fnu, Sonam" w:date="2019-12-02T19:04:00Z">
              <w:tcPr>
                <w:tcW w:w="5327" w:type="dxa"/>
                <w:gridSpan w:val="2"/>
              </w:tcPr>
            </w:tcPrChange>
          </w:tcPr>
          <w:p w14:paraId="770AC4D1" w14:textId="77777777" w:rsidR="00AE3561" w:rsidRPr="0012307C" w:rsidRDefault="00AE3561" w:rsidP="001D42D3">
            <w:pPr>
              <w:spacing w:before="240" w:after="120"/>
              <w:outlineLvl w:val="3"/>
              <w:rPr>
                <w:ins w:id="2412" w:author="Fnu, Sonam" w:date="2019-12-02T18:15:00Z"/>
                <w:rFonts w:ascii="Calibri" w:eastAsia="Times New Roman" w:hAnsi="Calibri" w:cs="Calibri"/>
                <w:spacing w:val="-2"/>
                <w:sz w:val="16"/>
                <w:szCs w:val="16"/>
                <w:rPrChange w:id="2413" w:author="Fnu, Sonam" w:date="2019-12-02T18:46:00Z">
                  <w:rPr>
                    <w:ins w:id="2414" w:author="Fnu, Sonam" w:date="2019-12-02T18:15:00Z"/>
                    <w:rFonts w:ascii="Calibri" w:eastAsiaTheme="majorEastAsia" w:hAnsi="Calibri" w:cstheme="majorBidi"/>
                    <w:b/>
                    <w:bCs/>
                    <w:sz w:val="28"/>
                    <w:szCs w:val="28"/>
                  </w:rPr>
                </w:rPrChange>
              </w:rPr>
            </w:pPr>
          </w:p>
        </w:tc>
      </w:tr>
      <w:tr w:rsidR="00AE3561" w14:paraId="4250709B" w14:textId="77777777" w:rsidTr="00F749E7">
        <w:trPr>
          <w:ins w:id="2415" w:author="Fnu, Sonam" w:date="2019-12-02T18:15:00Z"/>
        </w:trPr>
        <w:tc>
          <w:tcPr>
            <w:tcW w:w="4855" w:type="dxa"/>
            <w:tcPrChange w:id="2416" w:author="Fnu, Sonam" w:date="2019-12-02T19:04:00Z">
              <w:tcPr>
                <w:tcW w:w="4296" w:type="dxa"/>
              </w:tcPr>
            </w:tcPrChange>
          </w:tcPr>
          <w:p w14:paraId="33519F64" w14:textId="55AC5D5F" w:rsidR="00AE3561" w:rsidRPr="00F749E7" w:rsidRDefault="002540CB" w:rsidP="001D42D3">
            <w:pPr>
              <w:spacing w:before="240" w:after="120"/>
              <w:outlineLvl w:val="3"/>
              <w:rPr>
                <w:ins w:id="2417" w:author="Fnu, Sonam" w:date="2019-12-02T18:15:00Z"/>
                <w:rFonts w:ascii="Calibri" w:eastAsia="Times New Roman" w:hAnsi="Calibri" w:cs="Calibri"/>
                <w:spacing w:val="-2"/>
                <w:sz w:val="16"/>
                <w:szCs w:val="16"/>
                <w:rPrChange w:id="2418" w:author="Fnu, Sonam" w:date="2019-12-02T19:02:00Z">
                  <w:rPr>
                    <w:ins w:id="2419" w:author="Fnu, Sonam" w:date="2019-12-02T18:15:00Z"/>
                    <w:rFonts w:ascii="Calibri" w:eastAsiaTheme="majorEastAsia" w:hAnsi="Calibri" w:cstheme="majorBidi"/>
                    <w:b/>
                    <w:bCs/>
                    <w:sz w:val="28"/>
                    <w:szCs w:val="28"/>
                  </w:rPr>
                </w:rPrChange>
              </w:rPr>
            </w:pPr>
            <w:ins w:id="2420" w:author="Fnu, Sonam" w:date="2019-12-02T18:56:00Z">
              <w:r w:rsidRPr="00F749E7">
                <w:rPr>
                  <w:rFonts w:ascii="Calibri" w:eastAsia="Times New Roman" w:hAnsi="Calibri" w:cs="Calibri"/>
                  <w:spacing w:val="-2"/>
                  <w:sz w:val="16"/>
                  <w:szCs w:val="16"/>
                  <w:rPrChange w:id="2421" w:author="Fnu, Sonam" w:date="2019-12-02T19:02:00Z">
                    <w:rPr>
                      <w:rFonts w:ascii="Calibri" w:eastAsiaTheme="majorEastAsia" w:hAnsi="Calibri" w:cstheme="majorBidi"/>
                      <w:b/>
                      <w:bCs/>
                      <w:sz w:val="28"/>
                      <w:szCs w:val="28"/>
                    </w:rPr>
                  </w:rPrChange>
                </w:rPr>
                <w:lastRenderedPageBreak/>
                <w:t>7.</w:t>
              </w:r>
            </w:ins>
            <w:ins w:id="2422" w:author="Fnu, Sonam" w:date="2019-12-02T18:57:00Z">
              <w:r w:rsidRPr="00F749E7">
                <w:rPr>
                  <w:rFonts w:ascii="Calibri" w:eastAsia="Times New Roman" w:hAnsi="Calibri" w:cs="Calibri"/>
                  <w:spacing w:val="-2"/>
                  <w:sz w:val="16"/>
                  <w:szCs w:val="16"/>
                  <w:rPrChange w:id="2423" w:author="Fnu, Sonam" w:date="2019-12-02T19:02:00Z">
                    <w:rPr/>
                  </w:rPrChange>
                </w:rPr>
                <w:t xml:space="preserve"> </w:t>
              </w:r>
              <w:r w:rsidRPr="00F749E7">
                <w:rPr>
                  <w:rFonts w:ascii="Calibri" w:eastAsia="Times New Roman" w:hAnsi="Calibri" w:cs="Calibri"/>
                  <w:spacing w:val="-2"/>
                  <w:sz w:val="16"/>
                  <w:szCs w:val="16"/>
                  <w:rPrChange w:id="2424" w:author="Fnu, Sonam" w:date="2019-12-02T19:02:00Z">
                    <w:rPr>
                      <w:rFonts w:ascii="Calibri" w:eastAsiaTheme="majorEastAsia" w:hAnsi="Calibri" w:cstheme="majorBidi"/>
                      <w:b/>
                      <w:bCs/>
                      <w:sz w:val="28"/>
                      <w:szCs w:val="28"/>
                    </w:rPr>
                  </w:rPrChange>
                </w:rPr>
                <w:t>&lt;class&gt;com.its.ethix.net.shared.entities.EBAccountCreationClass&lt;/class&gt;</w:t>
              </w:r>
            </w:ins>
          </w:p>
        </w:tc>
        <w:tc>
          <w:tcPr>
            <w:tcW w:w="4768" w:type="dxa"/>
            <w:tcPrChange w:id="2425" w:author="Fnu, Sonam" w:date="2019-12-02T19:04:00Z">
              <w:tcPr>
                <w:tcW w:w="5327" w:type="dxa"/>
                <w:gridSpan w:val="2"/>
              </w:tcPr>
            </w:tcPrChange>
          </w:tcPr>
          <w:p w14:paraId="5D5C8B14" w14:textId="1B3FCB32" w:rsidR="00AE3561" w:rsidRPr="00F749E7" w:rsidRDefault="000677AE" w:rsidP="001D42D3">
            <w:pPr>
              <w:spacing w:before="240" w:after="120"/>
              <w:outlineLvl w:val="3"/>
              <w:rPr>
                <w:ins w:id="2426" w:author="Fnu, Sonam" w:date="2019-12-02T18:15:00Z"/>
                <w:rFonts w:ascii="Calibri" w:eastAsia="Times New Roman" w:hAnsi="Calibri" w:cs="Calibri"/>
                <w:spacing w:val="-2"/>
                <w:sz w:val="16"/>
                <w:szCs w:val="16"/>
                <w:rPrChange w:id="2427" w:author="Fnu, Sonam" w:date="2019-12-02T19:02:00Z">
                  <w:rPr>
                    <w:ins w:id="2428" w:author="Fnu, Sonam" w:date="2019-12-02T18:15:00Z"/>
                    <w:rFonts w:ascii="Calibri" w:eastAsiaTheme="majorEastAsia" w:hAnsi="Calibri" w:cstheme="majorBidi"/>
                    <w:b/>
                    <w:bCs/>
                    <w:sz w:val="28"/>
                    <w:szCs w:val="28"/>
                  </w:rPr>
                </w:rPrChange>
              </w:rPr>
            </w:pPr>
            <w:ins w:id="2429" w:author="Fnu, Sonam" w:date="2019-12-02T18:57:00Z">
              <w:r w:rsidRPr="00F749E7">
                <w:rPr>
                  <w:rFonts w:ascii="Calibri" w:eastAsia="Times New Roman" w:hAnsi="Calibri" w:cs="Calibri"/>
                  <w:spacing w:val="-2"/>
                  <w:sz w:val="16"/>
                  <w:szCs w:val="16"/>
                  <w:rPrChange w:id="2430" w:author="Fnu, Sonam" w:date="2019-12-02T19:02:00Z">
                    <w:rPr>
                      <w:rFonts w:ascii="Calibri" w:eastAsiaTheme="majorEastAsia" w:hAnsi="Calibri" w:cstheme="majorBidi"/>
                      <w:b/>
                      <w:bCs/>
                      <w:sz w:val="28"/>
                      <w:szCs w:val="28"/>
                    </w:rPr>
                  </w:rPrChange>
                </w:rPr>
                <w:t>Remove @ID</w:t>
              </w:r>
            </w:ins>
          </w:p>
        </w:tc>
      </w:tr>
      <w:tr w:rsidR="00F749E7" w14:paraId="36BA4D6C" w14:textId="77777777" w:rsidTr="00F749E7">
        <w:trPr>
          <w:ins w:id="2431" w:author="Fnu, Sonam" w:date="2019-12-02T19:03:00Z"/>
        </w:trPr>
        <w:tc>
          <w:tcPr>
            <w:tcW w:w="4855" w:type="dxa"/>
            <w:tcPrChange w:id="2432" w:author="Fnu, Sonam" w:date="2019-12-02T19:04:00Z">
              <w:tcPr>
                <w:tcW w:w="4296" w:type="dxa"/>
              </w:tcPr>
            </w:tcPrChange>
          </w:tcPr>
          <w:p w14:paraId="13352F58" w14:textId="095EDDCA" w:rsidR="00F749E7" w:rsidRPr="00F749E7" w:rsidRDefault="00F749E7" w:rsidP="00F749E7">
            <w:pPr>
              <w:spacing w:before="240" w:after="120"/>
              <w:outlineLvl w:val="3"/>
              <w:rPr>
                <w:ins w:id="2433" w:author="Fnu, Sonam" w:date="2019-12-02T19:03:00Z"/>
                <w:rFonts w:ascii="Calibri" w:eastAsia="Times New Roman" w:hAnsi="Calibri" w:cs="Calibri"/>
                <w:spacing w:val="-2"/>
                <w:sz w:val="16"/>
                <w:szCs w:val="16"/>
                <w:rPrChange w:id="2434" w:author="Fnu, Sonam" w:date="2019-12-02T19:02:00Z">
                  <w:rPr>
                    <w:ins w:id="2435" w:author="Fnu, Sonam" w:date="2019-12-02T19:03:00Z"/>
                    <w:rFonts w:ascii="Calibri" w:eastAsia="Times New Roman" w:hAnsi="Calibri" w:cs="Calibri"/>
                    <w:spacing w:val="-2"/>
                    <w:sz w:val="16"/>
                    <w:szCs w:val="16"/>
                  </w:rPr>
                </w:rPrChange>
              </w:rPr>
            </w:pPr>
            <w:ins w:id="2436" w:author="Fnu, Sonam" w:date="2019-12-02T19:04:00Z">
              <w:r>
                <w:rPr>
                  <w:rFonts w:ascii="Calibri" w:eastAsia="Times New Roman" w:hAnsi="Calibri" w:cs="Calibri"/>
                  <w:spacing w:val="-2"/>
                  <w:sz w:val="16"/>
                  <w:szCs w:val="16"/>
                </w:rPr>
                <w:t>8</w:t>
              </w:r>
            </w:ins>
            <w:ins w:id="2437" w:author="Fnu, Sonam" w:date="2019-12-02T19:03:00Z">
              <w:r w:rsidRPr="006B43D5">
                <w:rPr>
                  <w:rFonts w:ascii="Calibri" w:eastAsia="Times New Roman" w:hAnsi="Calibri" w:cs="Calibri"/>
                  <w:spacing w:val="-2"/>
                  <w:sz w:val="16"/>
                  <w:szCs w:val="16"/>
                </w:rPr>
                <w:t>. &lt;class&gt;</w:t>
              </w:r>
              <w:proofErr w:type="spellStart"/>
              <w:r w:rsidRPr="006B43D5">
                <w:rPr>
                  <w:rFonts w:ascii="Calibri" w:eastAsia="Times New Roman" w:hAnsi="Calibri" w:cs="Calibri"/>
                  <w:spacing w:val="-2"/>
                  <w:sz w:val="16"/>
                  <w:szCs w:val="16"/>
                </w:rPr>
                <w:t>com.its.ethix.net.shared.entities</w:t>
              </w:r>
            </w:ins>
            <w:ins w:id="2438" w:author="Fnu, Sonam" w:date="2019-12-02T19:04:00Z">
              <w:r>
                <w:rPr>
                  <w:rFonts w:ascii="Calibri" w:eastAsia="Times New Roman" w:hAnsi="Calibri" w:cs="Calibri"/>
                  <w:spacing w:val="-2"/>
                  <w:sz w:val="16"/>
                  <w:szCs w:val="16"/>
                </w:rPr>
                <w:t>.</w:t>
              </w:r>
              <w:r w:rsidRPr="00F749E7">
                <w:rPr>
                  <w:rFonts w:ascii="Calibri" w:eastAsia="Times New Roman" w:hAnsi="Calibri" w:cs="Calibri"/>
                  <w:spacing w:val="-2"/>
                  <w:sz w:val="16"/>
                  <w:szCs w:val="16"/>
                </w:rPr>
                <w:t>EBAccountMarginSearch</w:t>
              </w:r>
              <w:proofErr w:type="spellEnd"/>
              <w:r w:rsidRPr="00F749E7">
                <w:rPr>
                  <w:rFonts w:ascii="Calibri" w:eastAsia="Times New Roman" w:hAnsi="Calibri" w:cs="Calibri"/>
                  <w:spacing w:val="-2"/>
                  <w:sz w:val="16"/>
                  <w:szCs w:val="16"/>
                </w:rPr>
                <w:t xml:space="preserve"> </w:t>
              </w:r>
            </w:ins>
            <w:ins w:id="2439" w:author="Fnu, Sonam" w:date="2019-12-02T19:03:00Z">
              <w:r w:rsidRPr="006B43D5">
                <w:rPr>
                  <w:rFonts w:ascii="Calibri" w:eastAsia="Times New Roman" w:hAnsi="Calibri" w:cs="Calibri"/>
                  <w:spacing w:val="-2"/>
                  <w:sz w:val="16"/>
                  <w:szCs w:val="16"/>
                </w:rPr>
                <w:t>&lt;/class&gt;</w:t>
              </w:r>
            </w:ins>
          </w:p>
        </w:tc>
        <w:tc>
          <w:tcPr>
            <w:tcW w:w="4768" w:type="dxa"/>
            <w:tcPrChange w:id="2440" w:author="Fnu, Sonam" w:date="2019-12-02T19:04:00Z">
              <w:tcPr>
                <w:tcW w:w="5327" w:type="dxa"/>
                <w:gridSpan w:val="2"/>
              </w:tcPr>
            </w:tcPrChange>
          </w:tcPr>
          <w:p w14:paraId="7A660427" w14:textId="763ABE2F" w:rsidR="00F749E7" w:rsidRPr="00F749E7" w:rsidRDefault="00F749E7" w:rsidP="00F749E7">
            <w:pPr>
              <w:spacing w:before="240" w:after="120"/>
              <w:outlineLvl w:val="3"/>
              <w:rPr>
                <w:ins w:id="2441" w:author="Fnu, Sonam" w:date="2019-12-02T19:03:00Z"/>
                <w:rFonts w:ascii="Calibri" w:eastAsia="Times New Roman" w:hAnsi="Calibri" w:cs="Calibri"/>
                <w:spacing w:val="-2"/>
                <w:sz w:val="16"/>
                <w:szCs w:val="16"/>
                <w:rPrChange w:id="2442" w:author="Fnu, Sonam" w:date="2019-12-02T19:02:00Z">
                  <w:rPr>
                    <w:ins w:id="2443" w:author="Fnu, Sonam" w:date="2019-12-02T19:03:00Z"/>
                    <w:rFonts w:ascii="Calibri" w:eastAsia="Times New Roman" w:hAnsi="Calibri" w:cs="Calibri"/>
                    <w:spacing w:val="-2"/>
                    <w:sz w:val="16"/>
                    <w:szCs w:val="16"/>
                  </w:rPr>
                </w:rPrChange>
              </w:rPr>
            </w:pPr>
            <w:proofErr w:type="spellStart"/>
            <w:ins w:id="2444" w:author="Fnu, Sonam" w:date="2019-12-02T19:03:00Z">
              <w:r w:rsidRPr="00F749E7">
                <w:rPr>
                  <w:rFonts w:ascii="Calibri" w:eastAsia="Times New Roman" w:hAnsi="Calibri" w:cs="Calibri"/>
                  <w:spacing w:val="-2"/>
                  <w:sz w:val="16"/>
                  <w:szCs w:val="16"/>
                </w:rPr>
                <w:t>EBAccountMarginSearch</w:t>
              </w:r>
              <w:proofErr w:type="spellEnd"/>
              <w:r w:rsidRPr="00F749E7">
                <w:rPr>
                  <w:rFonts w:ascii="Calibri" w:eastAsia="Times New Roman" w:hAnsi="Calibri" w:cs="Calibri"/>
                  <w:spacing w:val="-2"/>
                  <w:sz w:val="16"/>
                  <w:szCs w:val="16"/>
                </w:rPr>
                <w:t xml:space="preserve"> add @Id</w:t>
              </w:r>
            </w:ins>
          </w:p>
        </w:tc>
      </w:tr>
      <w:tr w:rsidR="00771765" w14:paraId="6E78253E" w14:textId="77777777" w:rsidTr="00F749E7">
        <w:trPr>
          <w:ins w:id="2445" w:author="Fnu, Sonam" w:date="2019-12-02T19:04:00Z"/>
        </w:trPr>
        <w:tc>
          <w:tcPr>
            <w:tcW w:w="4855" w:type="dxa"/>
          </w:tcPr>
          <w:p w14:paraId="0BE23A00" w14:textId="4AB5D95C" w:rsidR="00771765" w:rsidRDefault="00771765" w:rsidP="00F749E7">
            <w:pPr>
              <w:spacing w:before="240" w:after="120"/>
              <w:outlineLvl w:val="3"/>
              <w:rPr>
                <w:ins w:id="2446" w:author="Fnu, Sonam" w:date="2019-12-02T19:04:00Z"/>
                <w:rFonts w:ascii="Calibri" w:eastAsia="Times New Roman" w:hAnsi="Calibri" w:cs="Calibri"/>
                <w:spacing w:val="-2"/>
                <w:sz w:val="16"/>
                <w:szCs w:val="16"/>
              </w:rPr>
            </w:pPr>
            <w:ins w:id="2447" w:author="Fnu, Sonam" w:date="2019-12-02T19:05:00Z">
              <w:r>
                <w:rPr>
                  <w:rFonts w:ascii="Calibri" w:eastAsia="Times New Roman" w:hAnsi="Calibri" w:cs="Calibri"/>
                  <w:spacing w:val="-2"/>
                  <w:sz w:val="16"/>
                  <w:szCs w:val="16"/>
                </w:rPr>
                <w:t>9.</w:t>
              </w:r>
            </w:ins>
            <w:bookmarkStart w:id="2448" w:name="_GoBack"/>
            <w:bookmarkEnd w:id="2448"/>
          </w:p>
        </w:tc>
        <w:tc>
          <w:tcPr>
            <w:tcW w:w="4768" w:type="dxa"/>
          </w:tcPr>
          <w:p w14:paraId="00D7B645" w14:textId="77777777" w:rsidR="00771765" w:rsidRPr="00F749E7" w:rsidRDefault="00771765" w:rsidP="00F749E7">
            <w:pPr>
              <w:spacing w:before="240" w:after="120"/>
              <w:outlineLvl w:val="3"/>
              <w:rPr>
                <w:ins w:id="2449" w:author="Fnu, Sonam" w:date="2019-12-02T19:04:00Z"/>
                <w:rFonts w:ascii="Calibri" w:eastAsia="Times New Roman" w:hAnsi="Calibri" w:cs="Calibri"/>
                <w:spacing w:val="-2"/>
                <w:sz w:val="16"/>
                <w:szCs w:val="16"/>
              </w:rPr>
            </w:pPr>
          </w:p>
        </w:tc>
      </w:tr>
    </w:tbl>
    <w:p w14:paraId="6635C332" w14:textId="77777777" w:rsidR="00AE3561" w:rsidRPr="006B43D5" w:rsidRDefault="00AE3561" w:rsidP="001D42D3">
      <w:pPr>
        <w:shd w:val="clear" w:color="auto" w:fill="FFFFFF"/>
        <w:spacing w:before="240" w:after="120" w:line="240" w:lineRule="auto"/>
        <w:outlineLvl w:val="3"/>
        <w:rPr>
          <w:ins w:id="2450" w:author="Fnu, Sonam" w:date="2019-12-02T18:10:00Z"/>
          <w:rFonts w:ascii="Calibri" w:eastAsiaTheme="majorEastAsia" w:hAnsi="Calibri" w:cstheme="majorBidi"/>
          <w:b/>
          <w:bCs/>
          <w:sz w:val="28"/>
          <w:szCs w:val="28"/>
        </w:rPr>
      </w:pPr>
    </w:p>
    <w:p w14:paraId="4BDC0372" w14:textId="637304B9" w:rsidR="00642E30" w:rsidRDefault="00642E30" w:rsidP="00642E30">
      <w:pPr>
        <w:shd w:val="clear" w:color="auto" w:fill="FFFFFF"/>
        <w:spacing w:before="240" w:after="120" w:line="240" w:lineRule="auto"/>
        <w:outlineLvl w:val="3"/>
        <w:rPr>
          <w:ins w:id="2451" w:author="Fnu, Sonam" w:date="2019-11-27T19:10:00Z"/>
          <w:rFonts w:ascii="inherit" w:eastAsia="Times New Roman" w:hAnsi="inherit" w:cs="Times New Roman"/>
          <w:spacing w:val="-2"/>
          <w:sz w:val="72"/>
          <w:szCs w:val="72"/>
        </w:rPr>
      </w:pPr>
    </w:p>
    <w:p w14:paraId="219D73A6" w14:textId="1B3EA3D5" w:rsidR="00C45B40" w:rsidRPr="00064254" w:rsidRDefault="00C45B40">
      <w:pPr>
        <w:rPr>
          <w:rFonts w:ascii="Calibri" w:hAnsi="Calibri"/>
        </w:rPr>
      </w:pPr>
    </w:p>
    <w:p w14:paraId="550E3FCD" w14:textId="77777777" w:rsidR="003B303F" w:rsidRPr="00064254" w:rsidRDefault="003B303F">
      <w:pPr>
        <w:rPr>
          <w:rFonts w:ascii="Calibri" w:hAnsi="Calibri"/>
        </w:rPr>
      </w:pPr>
      <w:r w:rsidRPr="00064254">
        <w:rPr>
          <w:rFonts w:ascii="Calibri" w:hAnsi="Calibri"/>
        </w:rPr>
        <w:br w:type="page"/>
      </w:r>
    </w:p>
    <w:tbl>
      <w:tblPr>
        <w:tblStyle w:val="TableGrid"/>
        <w:tblW w:w="10736" w:type="dxa"/>
        <w:tblLook w:val="04A0" w:firstRow="1" w:lastRow="0" w:firstColumn="1" w:lastColumn="0" w:noHBand="0" w:noVBand="1"/>
      </w:tblPr>
      <w:tblGrid>
        <w:gridCol w:w="1414"/>
        <w:gridCol w:w="9322"/>
      </w:tblGrid>
      <w:tr w:rsidR="0092549C" w:rsidRPr="00012DAF" w:rsidDel="00DA2926" w14:paraId="3BD15E77" w14:textId="17FC4FA8" w:rsidTr="00064254">
        <w:trPr>
          <w:cantSplit/>
          <w:trHeight w:val="826"/>
          <w:del w:id="2452" w:author="Fnu, Sonam" w:date="2019-11-27T19:12:00Z"/>
        </w:trPr>
        <w:tc>
          <w:tcPr>
            <w:tcW w:w="1414" w:type="dxa"/>
            <w:shd w:val="clear" w:color="auto" w:fill="BFBFBF" w:themeFill="background1" w:themeFillShade="BF"/>
          </w:tcPr>
          <w:p w14:paraId="4BB6D83A" w14:textId="6C5131D5" w:rsidR="0092549C" w:rsidRPr="00064254" w:rsidDel="00DA2926" w:rsidRDefault="0092549C" w:rsidP="0092549C">
            <w:pPr>
              <w:rPr>
                <w:del w:id="2453" w:author="Fnu, Sonam" w:date="2019-11-27T19:12:00Z"/>
                <w:rFonts w:ascii="Calibri" w:hAnsi="Calibri"/>
                <w:b/>
                <w:bCs/>
              </w:rPr>
            </w:pPr>
            <w:del w:id="2454" w:author="Fnu, Sonam" w:date="2019-11-27T19:12:00Z">
              <w:r w:rsidRPr="00064254" w:rsidDel="00DA2926">
                <w:rPr>
                  <w:rFonts w:ascii="Calibri" w:hAnsi="Calibri"/>
                  <w:b/>
                  <w:bCs/>
                </w:rPr>
                <w:delText>Proposed Design Solution</w:delText>
              </w:r>
            </w:del>
          </w:p>
        </w:tc>
        <w:tc>
          <w:tcPr>
            <w:tcW w:w="9322" w:type="dxa"/>
          </w:tcPr>
          <w:p w14:paraId="4DCFB317" w14:textId="152EAFE1" w:rsidR="0092549C" w:rsidRPr="00064254" w:rsidDel="00DA2926" w:rsidRDefault="0092549C" w:rsidP="00064254">
            <w:pPr>
              <w:pStyle w:val="Heading2"/>
              <w:numPr>
                <w:ilvl w:val="0"/>
                <w:numId w:val="111"/>
              </w:numPr>
              <w:outlineLvl w:val="1"/>
              <w:rPr>
                <w:del w:id="2455" w:author="Fnu, Sonam" w:date="2019-11-27T19:12:00Z"/>
                <w:rFonts w:ascii="Calibri" w:hAnsi="Calibri"/>
                <w:b w:val="0"/>
                <w:bCs w:val="0"/>
              </w:rPr>
            </w:pPr>
            <w:bookmarkStart w:id="2456" w:name="_Toc5265586"/>
            <w:del w:id="2457" w:author="Fnu, Sonam" w:date="2019-11-27T19:12:00Z">
              <w:r w:rsidRPr="00064254" w:rsidDel="00DA2926">
                <w:rPr>
                  <w:rFonts w:ascii="Calibri" w:hAnsi="Calibri"/>
                </w:rPr>
                <w:delText>Corporate and Retail implementation</w:delText>
              </w:r>
              <w:bookmarkEnd w:id="2456"/>
              <w:r w:rsidRPr="00064254" w:rsidDel="00DA2926">
                <w:rPr>
                  <w:rFonts w:ascii="Calibri" w:hAnsi="Calibri"/>
                </w:rPr>
                <w:delText xml:space="preserve"> </w:delText>
              </w:r>
            </w:del>
          </w:p>
          <w:p w14:paraId="25CA897B" w14:textId="0C5D2B3D" w:rsidR="00C67D65" w:rsidRPr="00064254" w:rsidDel="00DA2926" w:rsidRDefault="00C67D65" w:rsidP="00064254">
            <w:pPr>
              <w:pStyle w:val="ListParagraph"/>
              <w:spacing w:before="300" w:after="300"/>
              <w:rPr>
                <w:del w:id="2458" w:author="Fnu, Sonam" w:date="2019-11-27T19:12:00Z"/>
                <w:rFonts w:ascii="Calibri" w:hAnsi="Calibri"/>
              </w:rPr>
            </w:pPr>
            <w:del w:id="2459" w:author="Fnu, Sonam" w:date="2019-11-27T19:12:00Z">
              <w:r w:rsidRPr="00064254" w:rsidDel="00DA2926">
                <w:rPr>
                  <w:rFonts w:ascii="Calibri" w:hAnsi="Calibri"/>
                </w:rPr>
                <w:delText>To Enable notification on one of NET products , setup should be done to configure and link a notification to one of SYS_FUNCTIONS</w:delText>
              </w:r>
            </w:del>
          </w:p>
          <w:p w14:paraId="34166388" w14:textId="1CF27D26" w:rsidR="0092549C" w:rsidRPr="00064254" w:rsidDel="00DA2926" w:rsidRDefault="0092549C" w:rsidP="00064254">
            <w:pPr>
              <w:pStyle w:val="ListParagraph"/>
              <w:spacing w:before="300" w:after="300"/>
              <w:rPr>
                <w:del w:id="2460" w:author="Fnu, Sonam" w:date="2019-11-27T19:12:00Z"/>
                <w:rStyle w:val="Hyperlink"/>
                <w:rFonts w:ascii="Calibri" w:eastAsiaTheme="majorEastAsia" w:hAnsi="Calibri" w:cstheme="majorBidi"/>
                <w:b/>
                <w:bCs/>
                <w:color w:val="auto"/>
                <w:sz w:val="26"/>
                <w:szCs w:val="26"/>
                <w:u w:val="none"/>
              </w:rPr>
            </w:pPr>
            <w:del w:id="2461" w:author="Fnu, Sonam" w:date="2019-11-27T19:12:00Z">
              <w:r w:rsidRPr="00064254" w:rsidDel="00DA2926">
                <w:rPr>
                  <w:rFonts w:ascii="Calibri" w:hAnsi="Calibri"/>
                </w:rPr>
                <w:delText xml:space="preserve">Implementation team should perform initial setup to support notifications modules, refer to </w:delText>
              </w:r>
              <w:r w:rsidR="006B2592" w:rsidDel="00DA2926">
                <w:fldChar w:fldCharType="begin"/>
              </w:r>
              <w:r w:rsidR="006B2592" w:rsidDel="00DA2926">
                <w:delInstrText xml:space="preserve"> HYPERLINK \l "_Setup" </w:delInstrText>
              </w:r>
              <w:r w:rsidR="006B2592" w:rsidDel="00DA2926">
                <w:fldChar w:fldCharType="separate"/>
              </w:r>
              <w:r w:rsidRPr="00064254" w:rsidDel="00DA2926">
                <w:rPr>
                  <w:rStyle w:val="Hyperlink"/>
                  <w:rFonts w:ascii="Calibri" w:hAnsi="Calibri"/>
                </w:rPr>
                <w:delText>setup section</w:delText>
              </w:r>
              <w:r w:rsidR="006B2592" w:rsidDel="00DA2926">
                <w:rPr>
                  <w:rStyle w:val="Hyperlink"/>
                  <w:rFonts w:ascii="Calibri" w:hAnsi="Calibri"/>
                </w:rPr>
                <w:fldChar w:fldCharType="end"/>
              </w:r>
            </w:del>
          </w:p>
          <w:p w14:paraId="59F51AA4" w14:textId="4B202AE8" w:rsidR="0092549C" w:rsidRPr="00064254" w:rsidDel="00DA2926" w:rsidRDefault="0092549C" w:rsidP="00064254">
            <w:pPr>
              <w:pStyle w:val="Heading2"/>
              <w:numPr>
                <w:ilvl w:val="0"/>
                <w:numId w:val="111"/>
              </w:numPr>
              <w:outlineLvl w:val="1"/>
              <w:rPr>
                <w:del w:id="2462" w:author="Fnu, Sonam" w:date="2019-11-27T19:12:00Z"/>
                <w:rFonts w:ascii="Calibri" w:hAnsi="Calibri"/>
              </w:rPr>
            </w:pPr>
            <w:bookmarkStart w:id="2463" w:name="_Toc5265587"/>
            <w:del w:id="2464" w:author="Fnu, Sonam" w:date="2019-11-27T19:12:00Z">
              <w:r w:rsidRPr="00064254" w:rsidDel="00DA2926">
                <w:rPr>
                  <w:rFonts w:ascii="Calibri" w:hAnsi="Calibri"/>
                </w:rPr>
                <w:delText>Corporate and Retail back office</w:delText>
              </w:r>
              <w:bookmarkEnd w:id="2463"/>
              <w:r w:rsidRPr="00064254" w:rsidDel="00DA2926">
                <w:rPr>
                  <w:rFonts w:ascii="Calibri" w:hAnsi="Calibri"/>
                </w:rPr>
                <w:delText xml:space="preserve"> </w:delText>
              </w:r>
            </w:del>
          </w:p>
          <w:p w14:paraId="6502C79A" w14:textId="2C1AD5A2" w:rsidR="00C67D65" w:rsidRPr="00064254" w:rsidDel="00DA2926" w:rsidRDefault="00C67D65" w:rsidP="00064254">
            <w:pPr>
              <w:rPr>
                <w:del w:id="2465" w:author="Fnu, Sonam" w:date="2019-11-27T19:12:00Z"/>
                <w:rFonts w:ascii="Calibri" w:hAnsi="Calibri"/>
              </w:rPr>
            </w:pPr>
          </w:p>
          <w:p w14:paraId="1438EE0E" w14:textId="119CF7D2" w:rsidR="00C67D65" w:rsidRPr="00064254" w:rsidDel="00DA2926" w:rsidRDefault="00C67D65" w:rsidP="00064254">
            <w:pPr>
              <w:ind w:left="360"/>
              <w:rPr>
                <w:del w:id="2466" w:author="Fnu, Sonam" w:date="2019-11-27T19:12:00Z"/>
                <w:rFonts w:ascii="Calibri" w:hAnsi="Calibri"/>
              </w:rPr>
            </w:pPr>
            <w:del w:id="2467" w:author="Fnu, Sonam" w:date="2019-11-27T19:12:00Z">
              <w:r w:rsidRPr="00064254" w:rsidDel="00DA2926">
                <w:rPr>
                  <w:rFonts w:ascii="Calibri" w:hAnsi="Calibri"/>
                </w:rPr>
                <w:delText xml:space="preserve">Bank back office user will be responsible for Security  service activation  for all bank users </w:delText>
              </w:r>
            </w:del>
          </w:p>
          <w:p w14:paraId="2A30F0B0" w14:textId="3D3B8FB7" w:rsidR="00C67D65" w:rsidRPr="00064254" w:rsidDel="00DA2926" w:rsidRDefault="00C67D65" w:rsidP="00064254">
            <w:pPr>
              <w:ind w:left="360"/>
              <w:rPr>
                <w:del w:id="2468" w:author="Fnu, Sonam" w:date="2019-11-27T19:12:00Z"/>
                <w:rFonts w:ascii="Calibri" w:hAnsi="Calibri"/>
                <w:b/>
                <w:bCs/>
              </w:rPr>
            </w:pPr>
            <w:del w:id="2469" w:author="Fnu, Sonam" w:date="2019-11-27T19:12:00Z">
              <w:r w:rsidRPr="00064254" w:rsidDel="00DA2926">
                <w:rPr>
                  <w:rFonts w:ascii="Calibri" w:hAnsi="Calibri"/>
                </w:rPr>
                <w:delText>One bank back office enabled or activated a notification services all customer should receive it</w:delText>
              </w:r>
            </w:del>
          </w:p>
          <w:p w14:paraId="2B0BF54C" w14:textId="3105343A" w:rsidR="0092549C" w:rsidRPr="00064254" w:rsidDel="00DA2926" w:rsidRDefault="0092549C" w:rsidP="00064254">
            <w:pPr>
              <w:pStyle w:val="ListParagraph"/>
              <w:ind w:left="1080"/>
              <w:rPr>
                <w:del w:id="2470" w:author="Fnu, Sonam" w:date="2019-11-27T19:12:00Z"/>
                <w:rFonts w:ascii="Calibri" w:hAnsi="Calibri"/>
                <w:b/>
                <w:bCs/>
                <w:sz w:val="24"/>
                <w:szCs w:val="24"/>
              </w:rPr>
            </w:pPr>
          </w:p>
          <w:p w14:paraId="04CE37C9" w14:textId="002EE38E" w:rsidR="0092549C" w:rsidRPr="00064254" w:rsidDel="00DA2926" w:rsidRDefault="0092549C" w:rsidP="00064254">
            <w:pPr>
              <w:pStyle w:val="ListParagraph"/>
              <w:ind w:left="360"/>
              <w:rPr>
                <w:del w:id="2471" w:author="Fnu, Sonam" w:date="2019-11-27T19:12:00Z"/>
                <w:rFonts w:ascii="Calibri" w:hAnsi="Calibri"/>
              </w:rPr>
            </w:pPr>
            <w:del w:id="2472" w:author="Fnu, Sonam" w:date="2019-11-27T19:12:00Z">
              <w:r w:rsidRPr="00064254" w:rsidDel="00DA2926">
                <w:rPr>
                  <w:rFonts w:ascii="Calibri" w:hAnsi="Calibri"/>
                </w:rPr>
                <w:delText>Add new notification modules, “</w:delText>
              </w:r>
              <w:r w:rsidR="00C67D65" w:rsidRPr="00064254" w:rsidDel="00DA2926">
                <w:rPr>
                  <w:rFonts w:ascii="Calibri" w:hAnsi="Calibri"/>
                </w:rPr>
                <w:delText>Security</w:delText>
              </w:r>
              <w:r w:rsidRPr="00064254" w:rsidDel="00DA2926">
                <w:rPr>
                  <w:rFonts w:ascii="Calibri" w:hAnsi="Calibri"/>
                </w:rPr>
                <w:delText xml:space="preserve"> Notifications Subscription” </w:delText>
              </w:r>
            </w:del>
          </w:p>
          <w:p w14:paraId="1AFA8882" w14:textId="62FFB75F" w:rsidR="00393115" w:rsidRPr="00064254" w:rsidDel="00DA2926" w:rsidRDefault="00C67D65" w:rsidP="00064254">
            <w:pPr>
              <w:spacing w:before="300" w:after="300"/>
              <w:ind w:left="360"/>
              <w:rPr>
                <w:del w:id="2473" w:author="Fnu, Sonam" w:date="2019-11-27T19:12:00Z"/>
                <w:rFonts w:ascii="Calibri" w:hAnsi="Calibri"/>
              </w:rPr>
            </w:pPr>
            <w:del w:id="2474" w:author="Fnu, Sonam" w:date="2019-11-27T19:12:00Z">
              <w:r w:rsidRPr="00064254" w:rsidDel="00DA2926">
                <w:rPr>
                  <w:rFonts w:ascii="Calibri" w:hAnsi="Calibri"/>
                </w:rPr>
                <w:object w:dxaOrig="4559" w:dyaOrig="675" w14:anchorId="2055B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15pt;height:36.8pt" o:ole="">
                    <v:imagedata r:id="rId20" o:title=""/>
                  </v:shape>
                  <o:OLEObject Type="Embed" ProgID="PBrush" ShapeID="_x0000_i1025" DrawAspect="Content" ObjectID="_1636818920" r:id="rId21"/>
                </w:object>
              </w:r>
            </w:del>
          </w:p>
          <w:p w14:paraId="4D0C6840" w14:textId="2CC9487B" w:rsidR="00393115" w:rsidRPr="00064254" w:rsidDel="00DA2926" w:rsidRDefault="00393115" w:rsidP="00064254">
            <w:pPr>
              <w:spacing w:before="300" w:after="300"/>
              <w:ind w:left="360"/>
              <w:rPr>
                <w:del w:id="2475" w:author="Fnu, Sonam" w:date="2019-11-27T19:12:00Z"/>
                <w:rFonts w:ascii="Calibri" w:hAnsi="Calibri"/>
              </w:rPr>
            </w:pPr>
            <w:del w:id="2476" w:author="Fnu, Sonam" w:date="2019-11-27T19:12:00Z">
              <w:r w:rsidRPr="00064254" w:rsidDel="00DA2926">
                <w:rPr>
                  <w:rFonts w:ascii="Calibri" w:hAnsi="Calibri"/>
                </w:rPr>
                <w:delText xml:space="preserve">Another module will be added under maintenance to enable back office to configure outgoing notification messages content </w:delText>
              </w:r>
            </w:del>
          </w:p>
          <w:p w14:paraId="2527CA5D" w14:textId="40EE588C" w:rsidR="00393115" w:rsidRPr="00064254" w:rsidDel="00DA2926" w:rsidRDefault="00393115" w:rsidP="00064254">
            <w:pPr>
              <w:spacing w:before="300" w:after="300"/>
              <w:ind w:left="360"/>
              <w:rPr>
                <w:del w:id="2477" w:author="Fnu, Sonam" w:date="2019-11-27T19:12:00Z"/>
                <w:rFonts w:ascii="Calibri" w:hAnsi="Calibri"/>
                <w:b/>
                <w:bCs/>
                <w:sz w:val="24"/>
                <w:szCs w:val="24"/>
              </w:rPr>
            </w:pPr>
          </w:p>
          <w:p w14:paraId="16378CBC" w14:textId="39790331" w:rsidR="00393115" w:rsidRPr="00064254" w:rsidDel="00DA2926" w:rsidRDefault="00393115" w:rsidP="00064254">
            <w:pPr>
              <w:spacing w:before="300" w:after="300"/>
              <w:ind w:left="360"/>
              <w:rPr>
                <w:del w:id="2478" w:author="Fnu, Sonam" w:date="2019-11-27T19:12:00Z"/>
                <w:rFonts w:ascii="Calibri" w:hAnsi="Calibri"/>
              </w:rPr>
            </w:pPr>
            <w:bookmarkStart w:id="2479" w:name="_Toc5265588"/>
            <w:bookmarkStart w:id="2480" w:name="_Toc503943544"/>
            <w:del w:id="2481" w:author="Fnu, Sonam" w:date="2019-11-27T19:12:00Z">
              <w:r w:rsidRPr="00064254" w:rsidDel="00DA2926">
                <w:rPr>
                  <w:rStyle w:val="Heading2Char"/>
                  <w:rFonts w:ascii="Calibri" w:hAnsi="Calibri"/>
                </w:rPr>
                <w:delText xml:space="preserve">2.1 Security </w:delText>
              </w:r>
              <w:r w:rsidR="0092549C" w:rsidRPr="00064254" w:rsidDel="00DA2926">
                <w:rPr>
                  <w:rStyle w:val="Heading2Char"/>
                  <w:rFonts w:ascii="Calibri" w:hAnsi="Calibri"/>
                </w:rPr>
                <w:delText>Notification Subscription</w:delText>
              </w:r>
              <w:bookmarkEnd w:id="2479"/>
              <w:r w:rsidR="0092549C" w:rsidRPr="00064254" w:rsidDel="00DA2926">
                <w:rPr>
                  <w:rStyle w:val="Heading2Char"/>
                  <w:rFonts w:ascii="Calibri" w:hAnsi="Calibri"/>
                </w:rPr>
                <w:delText xml:space="preserve"> </w:delText>
              </w:r>
              <w:r w:rsidR="0092549C" w:rsidRPr="00064254" w:rsidDel="00DA2926">
                <w:rPr>
                  <w:rFonts w:ascii="Calibri" w:hAnsi="Calibri"/>
                </w:rPr>
                <w:delText>(Images 1</w:delText>
              </w:r>
              <w:r w:rsidR="0092549C" w:rsidRPr="00064254" w:rsidDel="00DA2926">
                <w:rPr>
                  <w:rFonts w:ascii="Calibri" w:hAnsi="Calibri"/>
                </w:rPr>
                <w:sym w:font="Wingdings" w:char="F0E0"/>
              </w:r>
              <w:r w:rsidR="0092549C" w:rsidRPr="00064254" w:rsidDel="00DA2926">
                <w:rPr>
                  <w:rFonts w:ascii="Calibri" w:hAnsi="Calibri"/>
                </w:rPr>
                <w:delText xml:space="preserve"> 3)</w:delText>
              </w:r>
              <w:bookmarkEnd w:id="2480"/>
            </w:del>
          </w:p>
          <w:p w14:paraId="09CAAFBF" w14:textId="395B3ABB" w:rsidR="0092549C" w:rsidRPr="00064254" w:rsidDel="00DA2926" w:rsidRDefault="0092549C" w:rsidP="00064254">
            <w:pPr>
              <w:pStyle w:val="ListParagraph"/>
              <w:numPr>
                <w:ilvl w:val="0"/>
                <w:numId w:val="111"/>
              </w:numPr>
              <w:spacing w:before="300" w:after="300"/>
              <w:rPr>
                <w:del w:id="2482" w:author="Fnu, Sonam" w:date="2019-11-27T19:12:00Z"/>
                <w:rFonts w:ascii="Calibri" w:hAnsi="Calibri"/>
              </w:rPr>
            </w:pPr>
            <w:del w:id="2483" w:author="Fnu, Sonam" w:date="2019-11-27T19:12:00Z">
              <w:r w:rsidRPr="00064254" w:rsidDel="00DA2926">
                <w:rPr>
                  <w:rFonts w:ascii="Calibri" w:hAnsi="Calibri"/>
                </w:rPr>
                <w:delText>This is a new module should be added to allow the bank user to subscribe/ unsubscribe  customer</w:delText>
              </w:r>
              <w:r w:rsidR="004E5F0F" w:rsidRPr="00064254" w:rsidDel="00DA2926">
                <w:rPr>
                  <w:rFonts w:ascii="Calibri" w:hAnsi="Calibri"/>
                </w:rPr>
                <w:delText>s</w:delText>
              </w:r>
              <w:r w:rsidRPr="00064254" w:rsidDel="00DA2926">
                <w:rPr>
                  <w:rFonts w:ascii="Calibri" w:hAnsi="Calibri"/>
                </w:rPr>
                <w:delText xml:space="preserve"> </w:delText>
              </w:r>
              <w:r w:rsidR="008053B5" w:rsidRPr="00064254" w:rsidDel="00DA2926">
                <w:rPr>
                  <w:rFonts w:ascii="Calibri" w:hAnsi="Calibri"/>
                </w:rPr>
                <w:delText xml:space="preserve">on both </w:delText>
              </w:r>
              <w:commentRangeStart w:id="2484"/>
              <w:r w:rsidR="00393115" w:rsidRPr="00064254" w:rsidDel="00DA2926">
                <w:rPr>
                  <w:rFonts w:ascii="Calibri" w:hAnsi="Calibri"/>
                  <w:b/>
                  <w:bCs/>
                  <w:u w:val="single"/>
                </w:rPr>
                <w:delText>Security</w:delText>
              </w:r>
              <w:r w:rsidRPr="00064254" w:rsidDel="00DA2926">
                <w:rPr>
                  <w:rFonts w:ascii="Calibri" w:hAnsi="Calibri"/>
                  <w:b/>
                  <w:bCs/>
                  <w:u w:val="single"/>
                </w:rPr>
                <w:delText xml:space="preserve"> </w:delText>
              </w:r>
              <w:commentRangeEnd w:id="2484"/>
              <w:r w:rsidR="00EC3650" w:rsidRPr="00064254" w:rsidDel="00DA2926">
                <w:rPr>
                  <w:rStyle w:val="CommentReference"/>
                  <w:rFonts w:ascii="Calibri" w:hAnsi="Calibri"/>
                  <w:b/>
                  <w:bCs/>
                  <w:u w:val="single"/>
                </w:rPr>
                <w:commentReference w:id="2484"/>
              </w:r>
              <w:r w:rsidR="008053B5" w:rsidRPr="00064254" w:rsidDel="00DA2926">
                <w:rPr>
                  <w:rFonts w:ascii="Calibri" w:hAnsi="Calibri"/>
                  <w:b/>
                  <w:bCs/>
                  <w:u w:val="single"/>
                </w:rPr>
                <w:delText xml:space="preserve">and sensitive </w:delText>
              </w:r>
              <w:r w:rsidRPr="00064254" w:rsidDel="00DA2926">
                <w:rPr>
                  <w:rFonts w:ascii="Calibri" w:hAnsi="Calibri"/>
                  <w:b/>
                  <w:bCs/>
                  <w:u w:val="single"/>
                </w:rPr>
                <w:delText>activities</w:delText>
              </w:r>
            </w:del>
          </w:p>
          <w:p w14:paraId="1A3D79C1" w14:textId="71736874" w:rsidR="008053B5" w:rsidRPr="00064254" w:rsidDel="00DA2926" w:rsidRDefault="008053B5" w:rsidP="00064254">
            <w:pPr>
              <w:pStyle w:val="ListParagraph"/>
              <w:numPr>
                <w:ilvl w:val="0"/>
                <w:numId w:val="111"/>
              </w:numPr>
              <w:spacing w:before="300" w:after="300"/>
              <w:rPr>
                <w:del w:id="2485" w:author="Fnu, Sonam" w:date="2019-11-27T19:12:00Z"/>
                <w:rFonts w:ascii="Calibri" w:hAnsi="Calibri"/>
              </w:rPr>
            </w:pPr>
            <w:del w:id="2486" w:author="Fnu, Sonam" w:date="2019-11-27T19:12:00Z">
              <w:r w:rsidRPr="00064254" w:rsidDel="00DA2926">
                <w:rPr>
                  <w:rFonts w:ascii="Calibri" w:hAnsi="Calibri"/>
                </w:rPr>
                <w:delText xml:space="preserve">Back office will have fixed list of </w:delText>
              </w:r>
              <w:r w:rsidR="00393115" w:rsidRPr="00064254" w:rsidDel="00DA2926">
                <w:rPr>
                  <w:rFonts w:ascii="Calibri" w:hAnsi="Calibri"/>
                </w:rPr>
                <w:delText>security</w:delText>
              </w:r>
              <w:r w:rsidRPr="00064254" w:rsidDel="00DA2926">
                <w:rPr>
                  <w:rFonts w:ascii="Calibri" w:hAnsi="Calibri"/>
                </w:rPr>
                <w:delText xml:space="preserve"> sensitive activities</w:delText>
              </w:r>
            </w:del>
          </w:p>
          <w:p w14:paraId="54F937E2" w14:textId="675049EC" w:rsidR="008053B5" w:rsidRPr="00064254" w:rsidDel="00DA2926" w:rsidRDefault="008053B5" w:rsidP="00064254">
            <w:pPr>
              <w:pStyle w:val="ListParagraph"/>
              <w:numPr>
                <w:ilvl w:val="1"/>
                <w:numId w:val="111"/>
              </w:numPr>
              <w:spacing w:before="300" w:after="300"/>
              <w:rPr>
                <w:del w:id="2487" w:author="Fnu, Sonam" w:date="2019-11-27T19:12:00Z"/>
                <w:rFonts w:ascii="Calibri" w:hAnsi="Calibri"/>
              </w:rPr>
            </w:pPr>
            <w:del w:id="2488" w:author="Fnu, Sonam" w:date="2019-11-27T19:12:00Z">
              <w:r w:rsidRPr="00064254" w:rsidDel="00DA2926">
                <w:rPr>
                  <w:rFonts w:ascii="Calibri" w:hAnsi="Calibri"/>
                </w:rPr>
                <w:delText>Customer login in different session in same time</w:delText>
              </w:r>
            </w:del>
          </w:p>
          <w:p w14:paraId="2AE7DD7E" w14:textId="00FB2B58" w:rsidR="008053B5" w:rsidRPr="00064254" w:rsidDel="00DA2926" w:rsidRDefault="008053B5" w:rsidP="00064254">
            <w:pPr>
              <w:pStyle w:val="ListParagraph"/>
              <w:numPr>
                <w:ilvl w:val="1"/>
                <w:numId w:val="111"/>
              </w:numPr>
              <w:spacing w:before="300" w:after="300"/>
              <w:rPr>
                <w:del w:id="2489" w:author="Fnu, Sonam" w:date="2019-11-27T19:12:00Z"/>
                <w:rFonts w:ascii="Calibri" w:hAnsi="Calibri"/>
              </w:rPr>
            </w:pPr>
            <w:del w:id="2490" w:author="Fnu, Sonam" w:date="2019-11-27T19:12:00Z">
              <w:r w:rsidRPr="00064254" w:rsidDel="00DA2926">
                <w:rPr>
                  <w:rFonts w:ascii="Calibri" w:hAnsi="Calibri"/>
                </w:rPr>
                <w:delText xml:space="preserve">Customer Transfer from account doesn’t belong to him </w:delText>
              </w:r>
            </w:del>
          </w:p>
          <w:p w14:paraId="1B335097" w14:textId="11EF1AD3" w:rsidR="008053B5" w:rsidRPr="00064254" w:rsidDel="00DA2926" w:rsidRDefault="008053B5" w:rsidP="00064254">
            <w:pPr>
              <w:pStyle w:val="ListParagraph"/>
              <w:numPr>
                <w:ilvl w:val="1"/>
                <w:numId w:val="111"/>
              </w:numPr>
              <w:spacing w:before="300" w:after="300"/>
              <w:rPr>
                <w:del w:id="2491" w:author="Fnu, Sonam" w:date="2019-11-27T19:12:00Z"/>
                <w:rFonts w:ascii="Calibri" w:hAnsi="Calibri"/>
              </w:rPr>
            </w:pPr>
            <w:del w:id="2492" w:author="Fnu, Sonam" w:date="2019-11-27T19:12:00Z">
              <w:r w:rsidRPr="00064254" w:rsidDel="00DA2926">
                <w:rPr>
                  <w:rFonts w:ascii="Calibri" w:hAnsi="Calibri"/>
                </w:rPr>
                <w:delText xml:space="preserve">Customer transfer to beneficiary doesn’t belong to him </w:delText>
              </w:r>
            </w:del>
          </w:p>
          <w:p w14:paraId="10B7A669" w14:textId="59628A9C" w:rsidR="008053B5" w:rsidRPr="00064254" w:rsidDel="00DA2926" w:rsidRDefault="00100004" w:rsidP="00064254">
            <w:pPr>
              <w:pStyle w:val="ListParagraph"/>
              <w:numPr>
                <w:ilvl w:val="1"/>
                <w:numId w:val="111"/>
              </w:numPr>
              <w:spacing w:before="300" w:after="300"/>
              <w:rPr>
                <w:del w:id="2493" w:author="Fnu, Sonam" w:date="2019-11-27T19:12:00Z"/>
                <w:rFonts w:ascii="Calibri" w:hAnsi="Calibri"/>
              </w:rPr>
            </w:pPr>
            <w:del w:id="2494" w:author="Fnu, Sonam" w:date="2019-11-27T19:12:00Z">
              <w:r w:rsidRPr="00064254" w:rsidDel="00DA2926">
                <w:rPr>
                  <w:rFonts w:ascii="Calibri" w:hAnsi="Calibri"/>
                </w:rPr>
                <w:delText>Login failed</w:delText>
              </w:r>
            </w:del>
          </w:p>
          <w:p w14:paraId="1E9B0D14" w14:textId="3C3FBE19" w:rsidR="00100004" w:rsidRPr="00064254" w:rsidDel="00DA2926" w:rsidRDefault="00100004" w:rsidP="00064254">
            <w:pPr>
              <w:pStyle w:val="ListParagraph"/>
              <w:numPr>
                <w:ilvl w:val="1"/>
                <w:numId w:val="111"/>
              </w:numPr>
              <w:spacing w:before="300" w:after="300"/>
              <w:rPr>
                <w:del w:id="2495" w:author="Fnu, Sonam" w:date="2019-11-27T19:12:00Z"/>
                <w:rFonts w:ascii="Calibri" w:hAnsi="Calibri"/>
              </w:rPr>
            </w:pPr>
            <w:del w:id="2496" w:author="Fnu, Sonam" w:date="2019-11-27T19:12:00Z">
              <w:r w:rsidRPr="00064254" w:rsidDel="00DA2926">
                <w:rPr>
                  <w:rFonts w:ascii="Calibri" w:hAnsi="Calibri"/>
                </w:rPr>
                <w:delText>Customer account is locked out</w:delText>
              </w:r>
            </w:del>
          </w:p>
          <w:p w14:paraId="21507B89" w14:textId="063933FD" w:rsidR="00100004" w:rsidRPr="00064254" w:rsidDel="00DA2926" w:rsidRDefault="00100004" w:rsidP="00064254">
            <w:pPr>
              <w:pStyle w:val="ListParagraph"/>
              <w:numPr>
                <w:ilvl w:val="1"/>
                <w:numId w:val="111"/>
              </w:numPr>
              <w:spacing w:before="300" w:after="300"/>
              <w:rPr>
                <w:del w:id="2497" w:author="Fnu, Sonam" w:date="2019-11-27T19:12:00Z"/>
                <w:rFonts w:ascii="Calibri" w:hAnsi="Calibri"/>
              </w:rPr>
            </w:pPr>
            <w:del w:id="2498" w:author="Fnu, Sonam" w:date="2019-11-27T19:12:00Z">
              <w:r w:rsidRPr="00064254" w:rsidDel="00DA2926">
                <w:rPr>
                  <w:rFonts w:ascii="Calibri" w:hAnsi="Calibri"/>
                </w:rPr>
                <w:delText xml:space="preserve">Customer change login credentials </w:delText>
              </w:r>
            </w:del>
          </w:p>
          <w:p w14:paraId="5AF9320B" w14:textId="0BA2AC53" w:rsidR="00100004" w:rsidRPr="00064254" w:rsidDel="00DA2926" w:rsidRDefault="00100004" w:rsidP="00064254">
            <w:pPr>
              <w:pStyle w:val="ListParagraph"/>
              <w:numPr>
                <w:ilvl w:val="1"/>
                <w:numId w:val="111"/>
              </w:numPr>
              <w:spacing w:before="300" w:after="300"/>
              <w:rPr>
                <w:del w:id="2499" w:author="Fnu, Sonam" w:date="2019-11-27T19:12:00Z"/>
                <w:rFonts w:ascii="Calibri" w:hAnsi="Calibri"/>
              </w:rPr>
            </w:pPr>
            <w:del w:id="2500" w:author="Fnu, Sonam" w:date="2019-11-27T19:12:00Z">
              <w:r w:rsidRPr="00064254" w:rsidDel="00DA2926">
                <w:rPr>
                  <w:rFonts w:ascii="Calibri" w:hAnsi="Calibri"/>
                </w:rPr>
                <w:delText>The bank reset customer security questions</w:delText>
              </w:r>
            </w:del>
          </w:p>
          <w:p w14:paraId="7C6FF063" w14:textId="3CAF665C" w:rsidR="00100004" w:rsidRPr="00064254" w:rsidDel="00DA2926" w:rsidRDefault="00100004" w:rsidP="00064254">
            <w:pPr>
              <w:pStyle w:val="ListParagraph"/>
              <w:numPr>
                <w:ilvl w:val="1"/>
                <w:numId w:val="111"/>
              </w:numPr>
              <w:spacing w:before="300" w:after="300"/>
              <w:rPr>
                <w:del w:id="2501" w:author="Fnu, Sonam" w:date="2019-11-27T19:12:00Z"/>
                <w:rFonts w:ascii="Calibri" w:hAnsi="Calibri"/>
              </w:rPr>
            </w:pPr>
            <w:del w:id="2502" w:author="Fnu, Sonam" w:date="2019-11-27T19:12:00Z">
              <w:r w:rsidRPr="00064254" w:rsidDel="00DA2926">
                <w:rPr>
                  <w:rFonts w:ascii="Calibri" w:hAnsi="Calibri"/>
                </w:rPr>
                <w:delText>The bank reset customer password(s)</w:delText>
              </w:r>
            </w:del>
          </w:p>
          <w:p w14:paraId="76A956AD" w14:textId="279356A6" w:rsidR="00100004" w:rsidRPr="00064254" w:rsidDel="00DA2926" w:rsidRDefault="00100004" w:rsidP="00064254">
            <w:pPr>
              <w:pStyle w:val="ListParagraph"/>
              <w:numPr>
                <w:ilvl w:val="1"/>
                <w:numId w:val="111"/>
              </w:numPr>
              <w:spacing w:before="300" w:after="300"/>
              <w:rPr>
                <w:del w:id="2503" w:author="Fnu, Sonam" w:date="2019-11-27T19:12:00Z"/>
                <w:rFonts w:ascii="Calibri" w:hAnsi="Calibri"/>
              </w:rPr>
            </w:pPr>
            <w:del w:id="2504" w:author="Fnu, Sonam" w:date="2019-11-27T19:12:00Z">
              <w:r w:rsidRPr="00064254" w:rsidDel="00DA2926">
                <w:rPr>
                  <w:rFonts w:ascii="Calibri" w:hAnsi="Calibri"/>
                </w:rPr>
                <w:delText>Add beneficiary</w:delText>
              </w:r>
            </w:del>
          </w:p>
          <w:p w14:paraId="596F2DF9" w14:textId="130886B4" w:rsidR="00100004" w:rsidRPr="00064254" w:rsidDel="00DA2926" w:rsidRDefault="00100004" w:rsidP="00064254">
            <w:pPr>
              <w:pStyle w:val="ListParagraph"/>
              <w:numPr>
                <w:ilvl w:val="1"/>
                <w:numId w:val="111"/>
              </w:numPr>
              <w:spacing w:before="300" w:after="300"/>
              <w:rPr>
                <w:del w:id="2505" w:author="Fnu, Sonam" w:date="2019-11-27T19:12:00Z"/>
                <w:rFonts w:ascii="Calibri" w:hAnsi="Calibri"/>
              </w:rPr>
            </w:pPr>
            <w:del w:id="2506" w:author="Fnu, Sonam" w:date="2019-11-27T19:12:00Z">
              <w:r w:rsidRPr="00064254" w:rsidDel="00DA2926">
                <w:rPr>
                  <w:rFonts w:ascii="Calibri" w:hAnsi="Calibri"/>
                </w:rPr>
                <w:delText>Add Utility Payee</w:delText>
              </w:r>
            </w:del>
          </w:p>
          <w:p w14:paraId="7F6490EE" w14:textId="162E60C0" w:rsidR="00100004" w:rsidRPr="00064254" w:rsidDel="00DA2926" w:rsidRDefault="00100004" w:rsidP="00064254">
            <w:pPr>
              <w:pStyle w:val="ListParagraph"/>
              <w:numPr>
                <w:ilvl w:val="1"/>
                <w:numId w:val="111"/>
              </w:numPr>
              <w:spacing w:before="300" w:after="300"/>
              <w:rPr>
                <w:del w:id="2507" w:author="Fnu, Sonam" w:date="2019-11-27T19:12:00Z"/>
                <w:rFonts w:ascii="Calibri" w:hAnsi="Calibri"/>
              </w:rPr>
            </w:pPr>
            <w:del w:id="2508" w:author="Fnu, Sonam" w:date="2019-11-27T19:12:00Z">
              <w:r w:rsidRPr="00064254" w:rsidDel="00DA2926">
                <w:rPr>
                  <w:rFonts w:ascii="Calibri" w:hAnsi="Calibri"/>
                </w:rPr>
                <w:delText>Register/unregister mobile</w:delText>
              </w:r>
            </w:del>
          </w:p>
          <w:p w14:paraId="4E2C4EF0" w14:textId="7E933ED9" w:rsidR="008053B5" w:rsidRPr="00064254" w:rsidDel="00DA2926" w:rsidRDefault="0092549C" w:rsidP="00064254">
            <w:pPr>
              <w:pStyle w:val="ListParagraph"/>
              <w:numPr>
                <w:ilvl w:val="0"/>
                <w:numId w:val="111"/>
              </w:numPr>
              <w:spacing w:before="300" w:after="300"/>
              <w:rPr>
                <w:del w:id="2509" w:author="Fnu, Sonam" w:date="2019-11-27T19:12:00Z"/>
                <w:rFonts w:ascii="Calibri" w:hAnsi="Calibri"/>
              </w:rPr>
            </w:pPr>
            <w:del w:id="2510" w:author="Fnu, Sonam" w:date="2019-11-27T19:12:00Z">
              <w:r w:rsidRPr="00064254" w:rsidDel="00DA2926">
                <w:rPr>
                  <w:rFonts w:ascii="Calibri" w:hAnsi="Calibri"/>
                </w:rPr>
                <w:delText>This module should be accessible for bank users who perform role(s) that allow access to this module</w:delText>
              </w:r>
            </w:del>
          </w:p>
          <w:p w14:paraId="023CC3BC" w14:textId="47B2D629" w:rsidR="0092549C" w:rsidRPr="00064254" w:rsidDel="00DA2926" w:rsidRDefault="0092549C" w:rsidP="00064254">
            <w:pPr>
              <w:pStyle w:val="ListParagraph"/>
              <w:numPr>
                <w:ilvl w:val="0"/>
                <w:numId w:val="111"/>
              </w:numPr>
              <w:spacing w:before="300" w:after="300"/>
              <w:rPr>
                <w:del w:id="2511" w:author="Fnu, Sonam" w:date="2019-11-27T19:12:00Z"/>
                <w:rFonts w:ascii="Calibri" w:hAnsi="Calibri"/>
              </w:rPr>
            </w:pPr>
            <w:del w:id="2512" w:author="Fnu, Sonam" w:date="2019-11-27T19:12:00Z">
              <w:r w:rsidRPr="00064254" w:rsidDel="00DA2926">
                <w:rPr>
                  <w:rFonts w:ascii="Calibri" w:hAnsi="Calibri"/>
                </w:rPr>
                <w:delText>For each notification the bank user will specify:</w:delText>
              </w:r>
            </w:del>
          </w:p>
          <w:p w14:paraId="702DABAE" w14:textId="41DD5671" w:rsidR="0092549C" w:rsidRPr="00064254" w:rsidDel="00DA2926" w:rsidRDefault="0092549C" w:rsidP="00064254">
            <w:pPr>
              <w:pStyle w:val="ListParagraph"/>
              <w:numPr>
                <w:ilvl w:val="1"/>
                <w:numId w:val="111"/>
              </w:numPr>
              <w:rPr>
                <w:del w:id="2513" w:author="Fnu, Sonam" w:date="2019-11-27T19:12:00Z"/>
                <w:rFonts w:ascii="Calibri" w:hAnsi="Calibri"/>
              </w:rPr>
            </w:pPr>
            <w:del w:id="2514" w:author="Fnu, Sonam" w:date="2019-11-27T19:12:00Z">
              <w:r w:rsidRPr="00064254" w:rsidDel="00DA2926">
                <w:rPr>
                  <w:rFonts w:ascii="Calibri" w:hAnsi="Calibri"/>
                </w:rPr>
                <w:delText>Subscribe/Unsubscribe option</w:delText>
              </w:r>
            </w:del>
          </w:p>
          <w:p w14:paraId="23202EBF" w14:textId="476B10E7" w:rsidR="0092549C" w:rsidRPr="00064254" w:rsidDel="00DA2926" w:rsidRDefault="0092549C" w:rsidP="00064254">
            <w:pPr>
              <w:pStyle w:val="ListParagraph"/>
              <w:numPr>
                <w:ilvl w:val="1"/>
                <w:numId w:val="111"/>
              </w:numPr>
              <w:rPr>
                <w:del w:id="2515" w:author="Fnu, Sonam" w:date="2019-11-27T19:12:00Z"/>
                <w:rFonts w:ascii="Calibri" w:hAnsi="Calibri"/>
              </w:rPr>
            </w:pPr>
            <w:del w:id="2516" w:author="Fnu, Sonam" w:date="2019-11-27T19:12:00Z">
              <w:r w:rsidRPr="00064254" w:rsidDel="00DA2926">
                <w:rPr>
                  <w:rFonts w:ascii="Calibri" w:hAnsi="Calibri"/>
                </w:rPr>
                <w:delText>Method: one of the available methods that are configured by the bank</w:delText>
              </w:r>
              <w:r w:rsidR="00393115" w:rsidRPr="00064254" w:rsidDel="00DA2926">
                <w:rPr>
                  <w:rFonts w:ascii="Calibri" w:hAnsi="Calibri"/>
                </w:rPr>
                <w:delText xml:space="preserve"> ( SMS, mail, Alert, and/or mobile)</w:delText>
              </w:r>
            </w:del>
          </w:p>
          <w:p w14:paraId="24AE1B99" w14:textId="60FE7541" w:rsidR="0092549C" w:rsidRPr="00064254" w:rsidDel="00DA2926" w:rsidRDefault="0092549C" w:rsidP="00064254">
            <w:pPr>
              <w:pStyle w:val="ListParagraph"/>
              <w:numPr>
                <w:ilvl w:val="1"/>
                <w:numId w:val="111"/>
              </w:numPr>
              <w:rPr>
                <w:del w:id="2517" w:author="Fnu, Sonam" w:date="2019-11-27T19:12:00Z"/>
                <w:rFonts w:ascii="Calibri" w:hAnsi="Calibri"/>
              </w:rPr>
            </w:pPr>
            <w:del w:id="2518" w:author="Fnu, Sonam" w:date="2019-11-27T19:12:00Z">
              <w:r w:rsidRPr="00064254" w:rsidDel="00DA2926">
                <w:rPr>
                  <w:rFonts w:ascii="Calibri" w:hAnsi="Calibri"/>
                </w:rPr>
                <w:delText xml:space="preserve">Recipients: </w:delText>
              </w:r>
              <w:r w:rsidR="007B0A48" w:rsidRPr="00064254" w:rsidDel="00DA2926">
                <w:rPr>
                  <w:rFonts w:ascii="Calibri" w:hAnsi="Calibri"/>
                </w:rPr>
                <w:delText>by default notification will be sent to initiator  customer</w:delText>
              </w:r>
              <w:r w:rsidR="00957436" w:rsidRPr="00064254" w:rsidDel="00DA2926">
                <w:rPr>
                  <w:rFonts w:ascii="Calibri" w:hAnsi="Calibri"/>
                </w:rPr>
                <w:delText xml:space="preserve"> (</w:delText>
              </w:r>
              <w:r w:rsidR="008D714D" w:rsidRPr="00064254" w:rsidDel="00DA2926">
                <w:rPr>
                  <w:rFonts w:ascii="Calibri" w:hAnsi="Calibri"/>
                </w:rPr>
                <w:delText xml:space="preserve"> for</w:delText>
              </w:r>
              <w:r w:rsidR="00957436" w:rsidRPr="00064254" w:rsidDel="00DA2926">
                <w:rPr>
                  <w:rFonts w:ascii="Calibri" w:hAnsi="Calibri"/>
                </w:rPr>
                <w:delText xml:space="preserve"> both corporate and retail)</w:delText>
              </w:r>
              <w:r w:rsidR="007B0A48" w:rsidRPr="00064254" w:rsidDel="00DA2926">
                <w:rPr>
                  <w:rFonts w:ascii="Calibri" w:hAnsi="Calibri"/>
                </w:rPr>
                <w:delText xml:space="preserve"> and back office can add </w:delText>
              </w:r>
              <w:r w:rsidRPr="00064254" w:rsidDel="00DA2926">
                <w:rPr>
                  <w:rFonts w:ascii="Calibri" w:hAnsi="Calibri"/>
                </w:rPr>
                <w:delText>one or more bank user departments</w:delText>
              </w:r>
            </w:del>
          </w:p>
          <w:p w14:paraId="4622353E" w14:textId="1CE51FF3" w:rsidR="00957436" w:rsidRPr="00064254" w:rsidDel="00DA2926" w:rsidRDefault="00957436" w:rsidP="00064254">
            <w:pPr>
              <w:pStyle w:val="ListParagraph"/>
              <w:ind w:left="1440"/>
              <w:rPr>
                <w:del w:id="2519" w:author="Fnu, Sonam" w:date="2019-11-27T19:12:00Z"/>
                <w:rFonts w:ascii="Calibri" w:hAnsi="Calibri"/>
                <w:highlight w:val="yellow"/>
              </w:rPr>
            </w:pPr>
          </w:p>
          <w:p w14:paraId="466577A0" w14:textId="1D075EE2" w:rsidR="0092549C" w:rsidRPr="00064254" w:rsidDel="00DA2926" w:rsidRDefault="0092549C" w:rsidP="0092549C">
            <w:pPr>
              <w:pStyle w:val="ListParagraph"/>
              <w:rPr>
                <w:del w:id="2520" w:author="Fnu, Sonam" w:date="2019-11-27T19:12:00Z"/>
                <w:rFonts w:ascii="Calibri" w:hAnsi="Calibri"/>
              </w:rPr>
            </w:pPr>
          </w:p>
          <w:p w14:paraId="3DAB140F" w14:textId="432CAA24" w:rsidR="0092549C" w:rsidRPr="00064254" w:rsidDel="00DA2926" w:rsidRDefault="0092549C" w:rsidP="00064254">
            <w:pPr>
              <w:pStyle w:val="ListParagraph"/>
              <w:numPr>
                <w:ilvl w:val="0"/>
                <w:numId w:val="111"/>
              </w:numPr>
              <w:spacing w:before="300" w:after="300"/>
              <w:rPr>
                <w:del w:id="2521" w:author="Fnu, Sonam" w:date="2019-11-27T19:12:00Z"/>
                <w:rFonts w:ascii="Calibri" w:hAnsi="Calibri"/>
              </w:rPr>
            </w:pPr>
            <w:del w:id="2522" w:author="Fnu, Sonam" w:date="2019-11-27T19:12:00Z">
              <w:r w:rsidRPr="00064254" w:rsidDel="00DA2926">
                <w:rPr>
                  <w:rFonts w:ascii="Calibri" w:hAnsi="Calibri"/>
                </w:rPr>
                <w:delText>Notification subscription should be subject for audit trail</w:delText>
              </w:r>
            </w:del>
          </w:p>
          <w:p w14:paraId="532CC85F" w14:textId="2388124D" w:rsidR="0092549C" w:rsidRPr="00064254" w:rsidDel="00DA2926" w:rsidRDefault="0092549C" w:rsidP="0092549C">
            <w:pPr>
              <w:pStyle w:val="ListParagraph"/>
              <w:ind w:left="0"/>
              <w:rPr>
                <w:del w:id="2523" w:author="Fnu, Sonam" w:date="2019-11-27T19:12:00Z"/>
                <w:rFonts w:ascii="Calibri" w:hAnsi="Calibri"/>
              </w:rPr>
            </w:pPr>
          </w:p>
          <w:p w14:paraId="780FCC36" w14:textId="3EC9B53F" w:rsidR="0092549C" w:rsidRPr="00064254" w:rsidDel="00DA2926" w:rsidRDefault="00F600B3" w:rsidP="0092549C">
            <w:pPr>
              <w:pStyle w:val="ListParagraph"/>
              <w:ind w:left="0"/>
              <w:rPr>
                <w:del w:id="2524" w:author="Fnu, Sonam" w:date="2019-11-27T19:12:00Z"/>
                <w:rFonts w:ascii="Calibri" w:hAnsi="Calibri"/>
              </w:rPr>
            </w:pPr>
            <w:del w:id="2525" w:author="Fnu, Sonam" w:date="2019-11-27T19:12:00Z">
              <w:r w:rsidRPr="00064254" w:rsidDel="00DA2926">
                <w:rPr>
                  <w:rFonts w:ascii="Calibri" w:hAnsi="Calibri"/>
                </w:rPr>
                <w:object w:dxaOrig="12392" w:dyaOrig="7559" w14:anchorId="1ED9F78C">
                  <v:shape id="_x0000_i1026" type="#_x0000_t75" style="width:439.3pt;height:265.35pt" o:ole="">
                    <v:imagedata r:id="rId25" o:title=""/>
                  </v:shape>
                  <o:OLEObject Type="Embed" ProgID="PBrush" ShapeID="_x0000_i1026" DrawAspect="Content" ObjectID="_1636818921" r:id="rId26"/>
                </w:object>
              </w:r>
            </w:del>
          </w:p>
          <w:p w14:paraId="111A1C72" w14:textId="3FBC8E24" w:rsidR="0092549C" w:rsidRPr="00064254" w:rsidDel="00DA2926" w:rsidRDefault="0092549C" w:rsidP="0092549C">
            <w:pPr>
              <w:pStyle w:val="ListParagraph"/>
              <w:ind w:left="0"/>
              <w:jc w:val="center"/>
              <w:rPr>
                <w:del w:id="2526" w:author="Fnu, Sonam" w:date="2019-11-27T19:12:00Z"/>
                <w:rFonts w:ascii="Calibri" w:hAnsi="Calibri"/>
              </w:rPr>
            </w:pPr>
            <w:del w:id="2527" w:author="Fnu, Sonam" w:date="2019-11-27T19:12:00Z">
              <w:r w:rsidRPr="00064254" w:rsidDel="00DA2926">
                <w:rPr>
                  <w:rFonts w:ascii="Calibri" w:hAnsi="Calibri"/>
                </w:rPr>
                <w:delText>Image 1-landing page</w:delText>
              </w:r>
            </w:del>
          </w:p>
          <w:commentRangeStart w:id="2528"/>
          <w:p w14:paraId="31C1F963" w14:textId="520172AA" w:rsidR="0092549C" w:rsidRPr="00064254" w:rsidDel="00DA2926" w:rsidRDefault="0092549C" w:rsidP="0092549C">
            <w:pPr>
              <w:pStyle w:val="ListParagraph"/>
              <w:ind w:left="0"/>
              <w:rPr>
                <w:del w:id="2529" w:author="Fnu, Sonam" w:date="2019-11-27T19:12:00Z"/>
                <w:rFonts w:ascii="Calibri" w:hAnsi="Calibri"/>
              </w:rPr>
            </w:pPr>
            <w:del w:id="2530" w:author="Fnu, Sonam" w:date="2019-11-27T19:12:00Z">
              <w:r w:rsidRPr="00064254" w:rsidDel="00DA2926">
                <w:rPr>
                  <w:rFonts w:ascii="Calibri" w:hAnsi="Calibri"/>
                </w:rPr>
                <w:object w:dxaOrig="12405" w:dyaOrig="5130" w14:anchorId="2AFA8A28">
                  <v:shape id="_x0000_i1027" type="#_x0000_t75" style="width:453.85pt;height:187.7pt" o:ole="">
                    <v:imagedata r:id="rId27" o:title=""/>
                  </v:shape>
                  <o:OLEObject Type="Embed" ProgID="PBrush" ShapeID="_x0000_i1027" DrawAspect="Content" ObjectID="_1636818922" r:id="rId28"/>
                </w:object>
              </w:r>
              <w:commentRangeEnd w:id="2528"/>
              <w:r w:rsidR="0062383F" w:rsidDel="00DA2926">
                <w:rPr>
                  <w:rStyle w:val="CommentReference"/>
                </w:rPr>
                <w:commentReference w:id="2528"/>
              </w:r>
            </w:del>
          </w:p>
          <w:p w14:paraId="798918BD" w14:textId="1C98C026" w:rsidR="0092549C" w:rsidRPr="00064254" w:rsidDel="00DA2926" w:rsidRDefault="0092549C" w:rsidP="0092549C">
            <w:pPr>
              <w:pStyle w:val="ListParagraph"/>
              <w:ind w:left="0"/>
              <w:rPr>
                <w:del w:id="2531" w:author="Fnu, Sonam" w:date="2019-11-27T19:12:00Z"/>
                <w:rFonts w:ascii="Calibri" w:hAnsi="Calibri"/>
              </w:rPr>
            </w:pPr>
          </w:p>
          <w:p w14:paraId="1B86F955" w14:textId="253C6F4A" w:rsidR="0092549C" w:rsidRPr="00064254" w:rsidDel="00DA2926" w:rsidRDefault="0092549C" w:rsidP="0092549C">
            <w:pPr>
              <w:pStyle w:val="ListParagraph"/>
              <w:ind w:left="0"/>
              <w:jc w:val="center"/>
              <w:rPr>
                <w:del w:id="2532" w:author="Fnu, Sonam" w:date="2019-11-27T19:12:00Z"/>
                <w:rFonts w:ascii="Calibri" w:hAnsi="Calibri"/>
              </w:rPr>
            </w:pPr>
            <w:del w:id="2533" w:author="Fnu, Sonam" w:date="2019-11-27T19:12:00Z">
              <w:r w:rsidRPr="00064254" w:rsidDel="00DA2926">
                <w:rPr>
                  <w:rFonts w:ascii="Calibri" w:hAnsi="Calibri"/>
                </w:rPr>
                <w:delText>Image 2-landing page- add recipients</w:delText>
              </w:r>
            </w:del>
          </w:p>
          <w:p w14:paraId="2417F04C" w14:textId="39EB1BCD" w:rsidR="0092549C" w:rsidRPr="00064254" w:rsidDel="00DA2926" w:rsidRDefault="008D714D" w:rsidP="00064254">
            <w:pPr>
              <w:pStyle w:val="ListParagraph"/>
              <w:ind w:left="0"/>
              <w:jc w:val="center"/>
              <w:rPr>
                <w:del w:id="2534" w:author="Fnu, Sonam" w:date="2019-11-27T19:12:00Z"/>
                <w:rFonts w:ascii="Calibri" w:hAnsi="Calibri"/>
              </w:rPr>
            </w:pPr>
            <w:del w:id="2535" w:author="Fnu, Sonam" w:date="2019-11-27T19:12:00Z">
              <w:r w:rsidRPr="00064254" w:rsidDel="00DA2926">
                <w:rPr>
                  <w:rFonts w:ascii="Calibri" w:hAnsi="Calibri"/>
                </w:rPr>
                <w:object w:dxaOrig="12392" w:dyaOrig="7559" w14:anchorId="36ED0D86">
                  <v:shape id="_x0000_i1028" type="#_x0000_t75" style="width:439.3pt;height:265.35pt" o:ole="">
                    <v:imagedata r:id="rId29" o:title=""/>
                  </v:shape>
                  <o:OLEObject Type="Embed" ProgID="PBrush" ShapeID="_x0000_i1028" DrawAspect="Content" ObjectID="_1636818923" r:id="rId30"/>
                </w:object>
              </w:r>
            </w:del>
          </w:p>
          <w:p w14:paraId="456A52D9" w14:textId="0D9858F7" w:rsidR="0092549C" w:rsidRPr="00064254" w:rsidDel="00DA2926" w:rsidRDefault="0092549C" w:rsidP="0092549C">
            <w:pPr>
              <w:pStyle w:val="ListParagraph"/>
              <w:ind w:left="0"/>
              <w:jc w:val="center"/>
              <w:rPr>
                <w:del w:id="2536" w:author="Fnu, Sonam" w:date="2019-11-27T19:12:00Z"/>
                <w:rFonts w:ascii="Calibri" w:hAnsi="Calibri"/>
              </w:rPr>
            </w:pPr>
            <w:del w:id="2537" w:author="Fnu, Sonam" w:date="2019-11-27T19:12:00Z">
              <w:r w:rsidRPr="00064254" w:rsidDel="00DA2926">
                <w:rPr>
                  <w:rFonts w:ascii="Calibri" w:hAnsi="Calibri"/>
                </w:rPr>
                <w:delText>Image 3-Success page</w:delText>
              </w:r>
            </w:del>
          </w:p>
          <w:p w14:paraId="5A40CC71" w14:textId="16028A28" w:rsidR="00B40458" w:rsidRPr="00064254" w:rsidDel="00DA2926" w:rsidRDefault="00B40458" w:rsidP="00064254">
            <w:pPr>
              <w:pStyle w:val="Heading2"/>
              <w:numPr>
                <w:ilvl w:val="1"/>
                <w:numId w:val="112"/>
              </w:numPr>
              <w:outlineLvl w:val="1"/>
              <w:rPr>
                <w:del w:id="2538" w:author="Fnu, Sonam" w:date="2019-11-27T19:12:00Z"/>
                <w:rFonts w:ascii="Calibri" w:hAnsi="Calibri"/>
              </w:rPr>
            </w:pPr>
            <w:bookmarkStart w:id="2539" w:name="_Toc5265589"/>
            <w:bookmarkStart w:id="2540" w:name="_Toc503943560"/>
            <w:del w:id="2541" w:author="Fnu, Sonam" w:date="2019-11-27T19:12:00Z">
              <w:r w:rsidRPr="00064254" w:rsidDel="00DA2926">
                <w:rPr>
                  <w:rFonts w:ascii="Calibri" w:hAnsi="Calibri"/>
                </w:rPr>
                <w:delText>Notifications outgoing messages setup</w:delText>
              </w:r>
              <w:bookmarkEnd w:id="2539"/>
              <w:r w:rsidRPr="00064254" w:rsidDel="00DA2926">
                <w:rPr>
                  <w:rFonts w:ascii="Calibri" w:hAnsi="Calibri"/>
                </w:rPr>
                <w:delText xml:space="preserve"> </w:delText>
              </w:r>
            </w:del>
          </w:p>
          <w:p w14:paraId="02EFE4D2" w14:textId="7A7AE649" w:rsidR="00B40458" w:rsidRPr="00064254" w:rsidDel="00DA2926" w:rsidRDefault="00B40458" w:rsidP="00B40458">
            <w:pPr>
              <w:pStyle w:val="ListParagraph"/>
              <w:spacing w:after="200" w:line="276" w:lineRule="auto"/>
              <w:rPr>
                <w:del w:id="2542" w:author="Fnu, Sonam" w:date="2019-11-27T19:12:00Z"/>
                <w:rFonts w:ascii="Calibri" w:hAnsi="Calibri"/>
              </w:rPr>
            </w:pPr>
          </w:p>
          <w:p w14:paraId="4829F0A1" w14:textId="016569EC" w:rsidR="00B40458" w:rsidRPr="00064254" w:rsidDel="00DA2926" w:rsidRDefault="00B40458" w:rsidP="00B40458">
            <w:pPr>
              <w:pStyle w:val="ListParagraph"/>
              <w:spacing w:after="200" w:line="276" w:lineRule="auto"/>
              <w:rPr>
                <w:del w:id="2543" w:author="Fnu, Sonam" w:date="2019-11-27T19:12:00Z"/>
                <w:rFonts w:ascii="Calibri" w:hAnsi="Calibri"/>
              </w:rPr>
            </w:pPr>
            <w:del w:id="2544" w:author="Fnu, Sonam" w:date="2019-11-27T19:12:00Z">
              <w:r w:rsidRPr="00064254" w:rsidDel="00DA2926">
                <w:rPr>
                  <w:rFonts w:ascii="Calibri" w:hAnsi="Calibri"/>
                </w:rPr>
                <w:delText>New setup screen will be added for bank back office user</w:delText>
              </w:r>
            </w:del>
          </w:p>
          <w:p w14:paraId="0C012E01" w14:textId="69024C25" w:rsidR="00B40458" w:rsidRPr="00064254" w:rsidDel="00DA2926" w:rsidRDefault="00B40458" w:rsidP="00B40458">
            <w:pPr>
              <w:pStyle w:val="ListParagraph"/>
              <w:spacing w:after="200" w:line="276" w:lineRule="auto"/>
              <w:rPr>
                <w:del w:id="2545" w:author="Fnu, Sonam" w:date="2019-11-27T19:12:00Z"/>
                <w:rFonts w:ascii="Calibri" w:hAnsi="Calibri"/>
              </w:rPr>
            </w:pPr>
            <w:del w:id="2546" w:author="Fnu, Sonam" w:date="2019-11-27T19:12:00Z">
              <w:r w:rsidRPr="00064254" w:rsidDel="00DA2926">
                <w:rPr>
                  <w:rFonts w:ascii="Calibri" w:hAnsi="Calibri"/>
                </w:rPr>
                <w:delText xml:space="preserve">The bank will be able to configure the notification message content for each notification </w:delText>
              </w:r>
            </w:del>
          </w:p>
          <w:p w14:paraId="244E9ADB" w14:textId="5B6494E6" w:rsidR="00B40458" w:rsidRPr="00064254" w:rsidDel="00DA2926" w:rsidRDefault="00B40458" w:rsidP="00B40458">
            <w:pPr>
              <w:pStyle w:val="ListParagraph"/>
              <w:spacing w:after="200" w:line="276" w:lineRule="auto"/>
              <w:rPr>
                <w:del w:id="2547" w:author="Fnu, Sonam" w:date="2019-11-27T19:12:00Z"/>
                <w:rFonts w:ascii="Calibri" w:hAnsi="Calibri"/>
              </w:rPr>
            </w:pPr>
            <w:del w:id="2548" w:author="Fnu, Sonam" w:date="2019-11-27T19:12:00Z">
              <w:r w:rsidRPr="00064254" w:rsidDel="00DA2926">
                <w:rPr>
                  <w:rFonts w:ascii="Calibri" w:hAnsi="Calibri"/>
                </w:rPr>
                <w:delText xml:space="preserve">Notification may have more than one outgoing message with different language </w:delText>
              </w:r>
            </w:del>
          </w:p>
          <w:p w14:paraId="769789C3" w14:textId="731D7934" w:rsidR="00B40458" w:rsidRPr="00064254" w:rsidDel="00DA2926" w:rsidRDefault="00B40458" w:rsidP="00B40458">
            <w:pPr>
              <w:pStyle w:val="ListParagraph"/>
              <w:spacing w:after="200" w:line="276" w:lineRule="auto"/>
              <w:rPr>
                <w:del w:id="2549" w:author="Fnu, Sonam" w:date="2019-11-27T19:12:00Z"/>
                <w:rFonts w:ascii="Calibri" w:hAnsi="Calibri"/>
              </w:rPr>
            </w:pPr>
            <w:del w:id="2550" w:author="Fnu, Sonam" w:date="2019-11-27T19:12:00Z">
              <w:r w:rsidRPr="00064254" w:rsidDel="00DA2926">
                <w:rPr>
                  <w:rFonts w:ascii="Calibri" w:hAnsi="Calibri"/>
                </w:rPr>
                <w:delText>The  message may content contain the below dynamic data:</w:delText>
              </w:r>
            </w:del>
          </w:p>
          <w:p w14:paraId="2E8D059C" w14:textId="4CBFAE69" w:rsidR="00B40458" w:rsidRPr="00064254" w:rsidDel="00DA2926" w:rsidRDefault="00B40458" w:rsidP="00B40458">
            <w:pPr>
              <w:pStyle w:val="ListParagraph"/>
              <w:rPr>
                <w:del w:id="2551" w:author="Fnu, Sonam" w:date="2019-11-27T19:12:00Z"/>
                <w:rFonts w:ascii="Calibri" w:hAnsi="Calibri"/>
              </w:rPr>
            </w:pPr>
          </w:p>
          <w:p w14:paraId="731D109A" w14:textId="4A355964" w:rsidR="00B40458" w:rsidRPr="00064254" w:rsidDel="00DA2926" w:rsidRDefault="00B40458" w:rsidP="00064254">
            <w:pPr>
              <w:pStyle w:val="ListParagraph"/>
              <w:numPr>
                <w:ilvl w:val="1"/>
                <w:numId w:val="111"/>
              </w:numPr>
              <w:spacing w:after="200" w:line="276" w:lineRule="auto"/>
              <w:rPr>
                <w:del w:id="2552" w:author="Fnu, Sonam" w:date="2019-11-27T19:12:00Z"/>
                <w:rFonts w:ascii="Calibri" w:hAnsi="Calibri"/>
              </w:rPr>
            </w:pPr>
            <w:del w:id="2553" w:author="Fnu, Sonam" w:date="2019-11-27T19:12:00Z">
              <w:r w:rsidRPr="00064254" w:rsidDel="00DA2926">
                <w:rPr>
                  <w:rFonts w:ascii="Calibri" w:hAnsi="Calibri"/>
                </w:rPr>
                <w:delText>Customer id</w:delText>
              </w:r>
            </w:del>
          </w:p>
          <w:p w14:paraId="3D12E978" w14:textId="25354F28" w:rsidR="00B40458" w:rsidRPr="00064254" w:rsidDel="00DA2926" w:rsidRDefault="00B40458" w:rsidP="00064254">
            <w:pPr>
              <w:pStyle w:val="ListParagraph"/>
              <w:numPr>
                <w:ilvl w:val="1"/>
                <w:numId w:val="111"/>
              </w:numPr>
              <w:spacing w:after="200" w:line="276" w:lineRule="auto"/>
              <w:rPr>
                <w:del w:id="2554" w:author="Fnu, Sonam" w:date="2019-11-27T19:12:00Z"/>
                <w:rFonts w:ascii="Calibri" w:hAnsi="Calibri"/>
              </w:rPr>
            </w:pPr>
            <w:del w:id="2555" w:author="Fnu, Sonam" w:date="2019-11-27T19:12:00Z">
              <w:r w:rsidRPr="00064254" w:rsidDel="00DA2926">
                <w:rPr>
                  <w:rFonts w:ascii="Calibri" w:hAnsi="Calibri"/>
                </w:rPr>
                <w:delText>Customer name</w:delText>
              </w:r>
            </w:del>
          </w:p>
          <w:p w14:paraId="19936E72" w14:textId="68623032" w:rsidR="00B40458" w:rsidRPr="00064254" w:rsidDel="00DA2926" w:rsidRDefault="00B40458" w:rsidP="00064254">
            <w:pPr>
              <w:pStyle w:val="ListParagraph"/>
              <w:numPr>
                <w:ilvl w:val="1"/>
                <w:numId w:val="111"/>
              </w:numPr>
              <w:spacing w:after="200" w:line="276" w:lineRule="auto"/>
              <w:rPr>
                <w:del w:id="2556" w:author="Fnu, Sonam" w:date="2019-11-27T19:12:00Z"/>
                <w:rFonts w:ascii="Calibri" w:hAnsi="Calibri"/>
              </w:rPr>
            </w:pPr>
            <w:del w:id="2557" w:author="Fnu, Sonam" w:date="2019-11-27T19:12:00Z">
              <w:r w:rsidRPr="00064254" w:rsidDel="00DA2926">
                <w:rPr>
                  <w:rFonts w:ascii="Calibri" w:hAnsi="Calibri"/>
                </w:rPr>
                <w:delText>Login id</w:delText>
              </w:r>
            </w:del>
          </w:p>
          <w:p w14:paraId="4800DAB0" w14:textId="39FCF50B" w:rsidR="00B40458" w:rsidRPr="00064254" w:rsidDel="00DA2926" w:rsidRDefault="00B40458" w:rsidP="00064254">
            <w:pPr>
              <w:pStyle w:val="ListParagraph"/>
              <w:numPr>
                <w:ilvl w:val="1"/>
                <w:numId w:val="111"/>
              </w:numPr>
              <w:spacing w:after="200" w:line="276" w:lineRule="auto"/>
              <w:rPr>
                <w:del w:id="2558" w:author="Fnu, Sonam" w:date="2019-11-27T19:12:00Z"/>
                <w:rFonts w:ascii="Calibri" w:hAnsi="Calibri"/>
              </w:rPr>
            </w:pPr>
            <w:del w:id="2559" w:author="Fnu, Sonam" w:date="2019-11-27T19:12:00Z">
              <w:r w:rsidRPr="00064254" w:rsidDel="00DA2926">
                <w:rPr>
                  <w:rFonts w:ascii="Calibri" w:hAnsi="Calibri"/>
                </w:rPr>
                <w:delText>Current balance</w:delText>
              </w:r>
            </w:del>
          </w:p>
          <w:p w14:paraId="63D27285" w14:textId="28F68CDB" w:rsidR="00B40458" w:rsidRPr="00064254" w:rsidDel="00DA2926" w:rsidRDefault="00B40458" w:rsidP="00064254">
            <w:pPr>
              <w:pStyle w:val="ListParagraph"/>
              <w:numPr>
                <w:ilvl w:val="1"/>
                <w:numId w:val="111"/>
              </w:numPr>
              <w:spacing w:after="200" w:line="276" w:lineRule="auto"/>
              <w:rPr>
                <w:del w:id="2560" w:author="Fnu, Sonam" w:date="2019-11-27T19:12:00Z"/>
                <w:rFonts w:ascii="Calibri" w:hAnsi="Calibri"/>
              </w:rPr>
            </w:pPr>
            <w:del w:id="2561" w:author="Fnu, Sonam" w:date="2019-11-27T19:12:00Z">
              <w:r w:rsidRPr="00064254" w:rsidDel="00DA2926">
                <w:rPr>
                  <w:rFonts w:ascii="Calibri" w:hAnsi="Calibri"/>
                </w:rPr>
                <w:delText>Available balance</w:delText>
              </w:r>
            </w:del>
          </w:p>
          <w:p w14:paraId="1B803754" w14:textId="640B10FA" w:rsidR="00B40458" w:rsidRPr="00064254" w:rsidDel="00DA2926" w:rsidRDefault="00B40458" w:rsidP="00064254">
            <w:pPr>
              <w:pStyle w:val="ListParagraph"/>
              <w:numPr>
                <w:ilvl w:val="1"/>
                <w:numId w:val="111"/>
              </w:numPr>
              <w:spacing w:after="200" w:line="276" w:lineRule="auto"/>
              <w:rPr>
                <w:del w:id="2562" w:author="Fnu, Sonam" w:date="2019-11-27T19:12:00Z"/>
                <w:rFonts w:ascii="Calibri" w:hAnsi="Calibri"/>
              </w:rPr>
            </w:pPr>
            <w:del w:id="2563" w:author="Fnu, Sonam" w:date="2019-11-27T19:12:00Z">
              <w:r w:rsidRPr="00064254" w:rsidDel="00DA2926">
                <w:rPr>
                  <w:rFonts w:ascii="Calibri" w:hAnsi="Calibri"/>
                </w:rPr>
                <w:delText xml:space="preserve">Date </w:delText>
              </w:r>
            </w:del>
          </w:p>
          <w:p w14:paraId="20D75148" w14:textId="1DB84EF4" w:rsidR="00B40458" w:rsidRPr="00064254" w:rsidDel="00DA2926" w:rsidRDefault="00B40458" w:rsidP="00064254">
            <w:pPr>
              <w:pStyle w:val="ListParagraph"/>
              <w:numPr>
                <w:ilvl w:val="1"/>
                <w:numId w:val="111"/>
              </w:numPr>
              <w:spacing w:after="200" w:line="276" w:lineRule="auto"/>
              <w:rPr>
                <w:del w:id="2564" w:author="Fnu, Sonam" w:date="2019-11-27T19:12:00Z"/>
                <w:rFonts w:ascii="Calibri" w:hAnsi="Calibri"/>
              </w:rPr>
            </w:pPr>
            <w:del w:id="2565" w:author="Fnu, Sonam" w:date="2019-11-27T19:12:00Z">
              <w:r w:rsidRPr="00064254" w:rsidDel="00DA2926">
                <w:rPr>
                  <w:rFonts w:ascii="Calibri" w:hAnsi="Calibri"/>
                </w:rPr>
                <w:delText>Time</w:delText>
              </w:r>
            </w:del>
          </w:p>
          <w:p w14:paraId="7F5600BB" w14:textId="286DFE77" w:rsidR="00B40458" w:rsidRPr="00064254" w:rsidDel="00DA2926" w:rsidRDefault="00B40458" w:rsidP="00064254">
            <w:pPr>
              <w:pStyle w:val="ListParagraph"/>
              <w:numPr>
                <w:ilvl w:val="1"/>
                <w:numId w:val="111"/>
              </w:numPr>
              <w:spacing w:after="200" w:line="276" w:lineRule="auto"/>
              <w:rPr>
                <w:del w:id="2566" w:author="Fnu, Sonam" w:date="2019-11-27T19:12:00Z"/>
                <w:rFonts w:ascii="Calibri" w:hAnsi="Calibri"/>
              </w:rPr>
            </w:pPr>
            <w:del w:id="2567" w:author="Fnu, Sonam" w:date="2019-11-27T19:12:00Z">
              <w:r w:rsidRPr="00064254" w:rsidDel="00DA2926">
                <w:rPr>
                  <w:rFonts w:ascii="Calibri" w:hAnsi="Calibri"/>
                </w:rPr>
                <w:delText>Performed action (add, update, delete, authorize, approve, verify, reject, register, unregister, reset password, reset security question…etc.)</w:delText>
              </w:r>
            </w:del>
          </w:p>
          <w:p w14:paraId="5231C433" w14:textId="692234A3" w:rsidR="00B40458" w:rsidRPr="00064254" w:rsidDel="00DA2926" w:rsidRDefault="0000001C" w:rsidP="00064254">
            <w:pPr>
              <w:pStyle w:val="Heading2"/>
              <w:outlineLvl w:val="1"/>
              <w:rPr>
                <w:del w:id="2568" w:author="Fnu, Sonam" w:date="2019-11-27T19:12:00Z"/>
                <w:rFonts w:ascii="Calibri" w:hAnsi="Calibri"/>
              </w:rPr>
            </w:pPr>
            <w:bookmarkStart w:id="2569" w:name="_Toc5265590"/>
            <w:commentRangeStart w:id="2570"/>
            <w:commentRangeStart w:id="2571"/>
            <w:del w:id="2572" w:author="Fnu, Sonam" w:date="2019-11-27T19:12:00Z">
              <w:r w:rsidRPr="00064254" w:rsidDel="00DA2926">
                <w:rPr>
                  <w:rFonts w:ascii="Calibri" w:hAnsi="Calibri"/>
                  <w:b w:val="0"/>
                  <w:bCs w:val="0"/>
                  <w:noProof/>
                </w:rPr>
                <w:drawing>
                  <wp:inline distT="0" distB="0" distL="0" distR="0" wp14:anchorId="7743953D" wp14:editId="6703D89C">
                    <wp:extent cx="5290459" cy="3633593"/>
                    <wp:effectExtent l="0" t="0" r="5715" b="5080"/>
                    <wp:docPr id="4"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rotWithShape="1">
                            <a:blip r:embed="rId13"/>
                            <a:srcRect l="19014" t="20539"/>
                            <a:stretch/>
                          </pic:blipFill>
                          <pic:spPr bwMode="auto">
                            <a:xfrm>
                              <a:off x="0" y="0"/>
                              <a:ext cx="5292489" cy="3634987"/>
                            </a:xfrm>
                            <a:prstGeom prst="rect">
                              <a:avLst/>
                            </a:prstGeom>
                            <a:ln>
                              <a:noFill/>
                            </a:ln>
                            <a:extLst>
                              <a:ext uri="{53640926-AAD7-44D8-BBD7-CCE9431645EC}">
                                <a14:shadowObscured xmlns:a14="http://schemas.microsoft.com/office/drawing/2010/main"/>
                              </a:ext>
                            </a:extLst>
                          </pic:spPr>
                        </pic:pic>
                      </a:graphicData>
                    </a:graphic>
                  </wp:inline>
                </w:drawing>
              </w:r>
              <w:commentRangeEnd w:id="2570"/>
              <w:commentRangeEnd w:id="2571"/>
              <w:r w:rsidR="00F12E2E" w:rsidDel="00DA2926">
                <w:rPr>
                  <w:rStyle w:val="CommentReference"/>
                  <w:rFonts w:asciiTheme="minorHAnsi" w:eastAsiaTheme="minorHAnsi" w:hAnsiTheme="minorHAnsi" w:cstheme="minorBidi"/>
                  <w:b w:val="0"/>
                  <w:bCs w:val="0"/>
                </w:rPr>
                <w:commentReference w:id="2570"/>
              </w:r>
              <w:r w:rsidR="00113166" w:rsidDel="00DA2926">
                <w:rPr>
                  <w:rStyle w:val="CommentReference"/>
                  <w:rFonts w:asciiTheme="minorHAnsi" w:eastAsiaTheme="minorHAnsi" w:hAnsiTheme="minorHAnsi" w:cstheme="minorBidi"/>
                  <w:b w:val="0"/>
                  <w:bCs w:val="0"/>
                </w:rPr>
                <w:commentReference w:id="2571"/>
              </w:r>
              <w:bookmarkEnd w:id="2569"/>
            </w:del>
          </w:p>
          <w:p w14:paraId="5782E0A2" w14:textId="604A4EF1" w:rsidR="002311AA" w:rsidRPr="00064254" w:rsidDel="00DA2926" w:rsidRDefault="002311AA" w:rsidP="00064254">
            <w:pPr>
              <w:rPr>
                <w:del w:id="2573" w:author="Fnu, Sonam" w:date="2019-11-27T19:12:00Z"/>
                <w:rFonts w:ascii="Calibri" w:hAnsi="Calibri"/>
              </w:rPr>
            </w:pPr>
          </w:p>
          <w:p w14:paraId="52F08F00" w14:textId="6D0BD27E" w:rsidR="002311AA" w:rsidRPr="00064254" w:rsidDel="00DA2926" w:rsidRDefault="002311AA" w:rsidP="00064254">
            <w:pPr>
              <w:ind w:left="720"/>
              <w:rPr>
                <w:del w:id="2574" w:author="Fnu, Sonam" w:date="2019-11-27T19:12:00Z"/>
                <w:rFonts w:ascii="Calibri" w:hAnsi="Calibri"/>
              </w:rPr>
            </w:pPr>
            <w:del w:id="2575" w:author="Fnu, Sonam" w:date="2019-11-27T19:12:00Z">
              <w:r w:rsidRPr="00064254" w:rsidDel="00DA2926">
                <w:rPr>
                  <w:rFonts w:ascii="Calibri" w:hAnsi="Calibri"/>
                  <w:noProof/>
                </w:rPr>
                <w:drawing>
                  <wp:inline distT="0" distB="0" distL="0" distR="0" wp14:anchorId="434445F7" wp14:editId="2D3CDDC9">
                    <wp:extent cx="4534535" cy="3100615"/>
                    <wp:effectExtent l="0" t="0" r="0" b="0"/>
                    <wp:docPr id="31"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rotWithShape="1">
                            <a:blip r:embed="rId31"/>
                            <a:srcRect l="33874" t="35149"/>
                            <a:stretch/>
                          </pic:blipFill>
                          <pic:spPr bwMode="auto">
                            <a:xfrm>
                              <a:off x="0" y="0"/>
                              <a:ext cx="4534930" cy="3100885"/>
                            </a:xfrm>
                            <a:prstGeom prst="rect">
                              <a:avLst/>
                            </a:prstGeom>
                            <a:ln>
                              <a:noFill/>
                            </a:ln>
                            <a:extLst>
                              <a:ext uri="{53640926-AAD7-44D8-BBD7-CCE9431645EC}">
                                <a14:shadowObscured xmlns:a14="http://schemas.microsoft.com/office/drawing/2010/main"/>
                              </a:ext>
                            </a:extLst>
                          </pic:spPr>
                        </pic:pic>
                      </a:graphicData>
                    </a:graphic>
                  </wp:inline>
                </w:drawing>
              </w:r>
            </w:del>
          </w:p>
          <w:p w14:paraId="1AF9345D" w14:textId="68F63869" w:rsidR="0092549C" w:rsidRPr="00064254" w:rsidDel="00DA2926" w:rsidRDefault="00B40458" w:rsidP="00064254">
            <w:pPr>
              <w:pStyle w:val="Heading2"/>
              <w:numPr>
                <w:ilvl w:val="1"/>
                <w:numId w:val="112"/>
              </w:numPr>
              <w:outlineLvl w:val="1"/>
              <w:rPr>
                <w:del w:id="2576" w:author="Fnu, Sonam" w:date="2019-11-27T19:12:00Z"/>
                <w:rFonts w:ascii="Calibri" w:hAnsi="Calibri"/>
              </w:rPr>
            </w:pPr>
            <w:bookmarkStart w:id="2577" w:name="_Toc5265591"/>
            <w:del w:id="2578" w:author="Fnu, Sonam" w:date="2019-11-27T19:12:00Z">
              <w:r w:rsidRPr="00064254" w:rsidDel="00DA2926">
                <w:rPr>
                  <w:rFonts w:ascii="Calibri" w:hAnsi="Calibri"/>
                </w:rPr>
                <w:delText xml:space="preserve">Bank user </w:delText>
              </w:r>
              <w:r w:rsidR="0092549C" w:rsidRPr="00064254" w:rsidDel="00DA2926">
                <w:rPr>
                  <w:rFonts w:ascii="Calibri" w:hAnsi="Calibri"/>
                </w:rPr>
                <w:delText>Alert Notification (image 6</w:delText>
              </w:r>
              <w:r w:rsidR="0092549C" w:rsidRPr="00064254" w:rsidDel="00DA2926">
                <w:rPr>
                  <w:rFonts w:ascii="Calibri" w:hAnsi="Calibri"/>
                </w:rPr>
                <w:sym w:font="Wingdings" w:char="F0E0"/>
              </w:r>
              <w:r w:rsidR="0092549C" w:rsidRPr="00064254" w:rsidDel="00DA2926">
                <w:rPr>
                  <w:rFonts w:ascii="Calibri" w:hAnsi="Calibri"/>
                </w:rPr>
                <w:delText>7)</w:delText>
              </w:r>
              <w:bookmarkEnd w:id="2540"/>
              <w:bookmarkEnd w:id="2577"/>
            </w:del>
          </w:p>
          <w:p w14:paraId="5DB8FEDD" w14:textId="08294899" w:rsidR="0092549C" w:rsidRPr="00064254" w:rsidDel="00DA2926" w:rsidRDefault="0092549C" w:rsidP="00064254">
            <w:pPr>
              <w:pStyle w:val="ListParagraph"/>
              <w:numPr>
                <w:ilvl w:val="0"/>
                <w:numId w:val="113"/>
              </w:numPr>
              <w:spacing w:before="300" w:after="300"/>
              <w:ind w:left="720"/>
              <w:rPr>
                <w:del w:id="2579" w:author="Fnu, Sonam" w:date="2019-11-27T19:12:00Z"/>
                <w:rFonts w:ascii="Calibri" w:hAnsi="Calibri"/>
              </w:rPr>
            </w:pPr>
            <w:del w:id="2580" w:author="Fnu, Sonam" w:date="2019-11-27T19:12:00Z">
              <w:r w:rsidRPr="00064254" w:rsidDel="00DA2926">
                <w:rPr>
                  <w:rFonts w:ascii="Calibri" w:hAnsi="Calibri"/>
                </w:rPr>
                <w:delText xml:space="preserve">In </w:delText>
              </w:r>
              <w:r w:rsidR="008110D2" w:rsidRPr="00064254" w:rsidDel="00DA2926">
                <w:rPr>
                  <w:rFonts w:ascii="Calibri" w:hAnsi="Calibri"/>
                </w:rPr>
                <w:delText>home page,</w:delText>
              </w:r>
              <w:r w:rsidRPr="00064254" w:rsidDel="00DA2926">
                <w:rPr>
                  <w:rFonts w:ascii="Calibri" w:hAnsi="Calibri"/>
                </w:rPr>
                <w:delText xml:space="preserve"> notifications icon will be added just like the Facebook one, it is a shortcut for all received notifications that was subscribed through Notification subscription module, with method  Net Alert</w:delText>
              </w:r>
            </w:del>
          </w:p>
          <w:p w14:paraId="1D164698" w14:textId="32D2CF47" w:rsidR="0092549C" w:rsidRPr="00064254" w:rsidDel="00DA2926" w:rsidRDefault="0092549C" w:rsidP="00064254">
            <w:pPr>
              <w:pStyle w:val="ListParagraph"/>
              <w:rPr>
                <w:del w:id="2581" w:author="Fnu, Sonam" w:date="2019-11-27T19:12:00Z"/>
                <w:rFonts w:ascii="Calibri" w:hAnsi="Calibri"/>
              </w:rPr>
            </w:pPr>
          </w:p>
          <w:p w14:paraId="7A9EF4AE" w14:textId="7E79E1B8" w:rsidR="0092549C" w:rsidRPr="00064254" w:rsidDel="00DA2926" w:rsidRDefault="0092549C" w:rsidP="00064254">
            <w:pPr>
              <w:pStyle w:val="ListParagraph"/>
              <w:numPr>
                <w:ilvl w:val="0"/>
                <w:numId w:val="113"/>
              </w:numPr>
              <w:spacing w:before="300" w:after="300"/>
              <w:ind w:left="720"/>
              <w:rPr>
                <w:del w:id="2582" w:author="Fnu, Sonam" w:date="2019-11-27T19:12:00Z"/>
                <w:rFonts w:ascii="Calibri" w:hAnsi="Calibri"/>
              </w:rPr>
            </w:pPr>
            <w:del w:id="2583" w:author="Fnu, Sonam" w:date="2019-11-27T19:12:00Z">
              <w:r w:rsidRPr="00064254" w:rsidDel="00DA2926">
                <w:rPr>
                  <w:rFonts w:ascii="Calibri" w:hAnsi="Calibri"/>
                </w:rPr>
                <w:delText>When the bank user click on it the system will display the recent 10 notifications, and highlighted the read ones (refer to image 6)</w:delText>
              </w:r>
            </w:del>
          </w:p>
          <w:p w14:paraId="3F1DB1A5" w14:textId="24D55093" w:rsidR="0092549C" w:rsidRPr="00064254" w:rsidDel="00DA2926" w:rsidRDefault="0092549C" w:rsidP="0092549C">
            <w:pPr>
              <w:pStyle w:val="ListParagraph"/>
              <w:rPr>
                <w:del w:id="2584" w:author="Fnu, Sonam" w:date="2019-11-27T19:12:00Z"/>
                <w:rFonts w:ascii="Calibri" w:hAnsi="Calibri"/>
              </w:rPr>
            </w:pPr>
          </w:p>
          <w:p w14:paraId="7134D949" w14:textId="2680CD47" w:rsidR="0092549C" w:rsidRPr="00064254" w:rsidDel="00DA2926" w:rsidRDefault="0092549C" w:rsidP="0092549C">
            <w:pPr>
              <w:pStyle w:val="ListParagraph"/>
              <w:ind w:left="360"/>
              <w:rPr>
                <w:del w:id="2585" w:author="Fnu, Sonam" w:date="2019-11-27T19:12:00Z"/>
                <w:rFonts w:ascii="Calibri" w:hAnsi="Calibri"/>
              </w:rPr>
            </w:pPr>
          </w:p>
          <w:p w14:paraId="1380B744" w14:textId="32683109" w:rsidR="0092549C" w:rsidRPr="00064254" w:rsidDel="00DA2926" w:rsidRDefault="0092549C" w:rsidP="00064254">
            <w:pPr>
              <w:pStyle w:val="ListParagraph"/>
              <w:numPr>
                <w:ilvl w:val="0"/>
                <w:numId w:val="114"/>
              </w:numPr>
              <w:spacing w:before="300" w:after="300"/>
              <w:rPr>
                <w:del w:id="2586" w:author="Fnu, Sonam" w:date="2019-11-27T19:12:00Z"/>
                <w:rFonts w:ascii="Calibri" w:hAnsi="Calibri"/>
              </w:rPr>
            </w:pPr>
            <w:del w:id="2587" w:author="Fnu, Sonam" w:date="2019-11-27T19:12:00Z">
              <w:r w:rsidRPr="00064254" w:rsidDel="00DA2926">
                <w:rPr>
                  <w:rFonts w:ascii="Calibri" w:hAnsi="Calibri"/>
                </w:rPr>
                <w:delText>In addition he can have the below links:</w:delText>
              </w:r>
            </w:del>
          </w:p>
          <w:p w14:paraId="4C0354FD" w14:textId="28BAAD2A" w:rsidR="0092549C" w:rsidRPr="00064254" w:rsidDel="00DA2926" w:rsidRDefault="0092549C" w:rsidP="00064254">
            <w:pPr>
              <w:pStyle w:val="ListParagraph"/>
              <w:numPr>
                <w:ilvl w:val="1"/>
                <w:numId w:val="114"/>
              </w:numPr>
              <w:rPr>
                <w:del w:id="2588" w:author="Fnu, Sonam" w:date="2019-11-27T19:12:00Z"/>
                <w:rFonts w:ascii="Calibri" w:hAnsi="Calibri"/>
              </w:rPr>
            </w:pPr>
            <w:del w:id="2589" w:author="Fnu, Sonam" w:date="2019-11-27T19:12:00Z">
              <w:r w:rsidRPr="00064254" w:rsidDel="00DA2926">
                <w:rPr>
                  <w:rFonts w:ascii="Calibri" w:hAnsi="Calibri"/>
                </w:rPr>
                <w:delText>Mark all as read: mark all notification as read, they will not be highlighted the next time the user click on the alert icon</w:delText>
              </w:r>
            </w:del>
          </w:p>
          <w:p w14:paraId="36E04AF9" w14:textId="230DED76" w:rsidR="0092549C" w:rsidRPr="00064254" w:rsidDel="00DA2926" w:rsidRDefault="0092549C" w:rsidP="00064254">
            <w:pPr>
              <w:pStyle w:val="ListParagraph"/>
              <w:numPr>
                <w:ilvl w:val="1"/>
                <w:numId w:val="114"/>
              </w:numPr>
              <w:rPr>
                <w:del w:id="2590" w:author="Fnu, Sonam" w:date="2019-11-27T19:12:00Z"/>
                <w:rFonts w:ascii="Calibri" w:hAnsi="Calibri"/>
              </w:rPr>
            </w:pPr>
            <w:del w:id="2591" w:author="Fnu, Sonam" w:date="2019-11-27T19:12:00Z">
              <w:r w:rsidRPr="00064254" w:rsidDel="00DA2926">
                <w:rPr>
                  <w:rFonts w:ascii="Calibri" w:hAnsi="Calibri"/>
                </w:rPr>
                <w:delText>Mute: mute notification sound</w:delText>
              </w:r>
            </w:del>
          </w:p>
          <w:p w14:paraId="55A8FCDC" w14:textId="1B0D3452" w:rsidR="0092549C" w:rsidRPr="00064254" w:rsidDel="00DA2926" w:rsidRDefault="0092549C" w:rsidP="00064254">
            <w:pPr>
              <w:pStyle w:val="ListParagraph"/>
              <w:numPr>
                <w:ilvl w:val="1"/>
                <w:numId w:val="114"/>
              </w:numPr>
              <w:rPr>
                <w:del w:id="2592" w:author="Fnu, Sonam" w:date="2019-11-27T19:12:00Z"/>
                <w:rFonts w:ascii="Calibri" w:hAnsi="Calibri"/>
              </w:rPr>
            </w:pPr>
            <w:del w:id="2593" w:author="Fnu, Sonam" w:date="2019-11-27T19:12:00Z">
              <w:r w:rsidRPr="00064254" w:rsidDel="00DA2926">
                <w:rPr>
                  <w:rFonts w:ascii="Calibri" w:hAnsi="Calibri"/>
                </w:rPr>
                <w:delText>See all: navigate to alert notification module</w:delText>
              </w:r>
            </w:del>
          </w:p>
          <w:p w14:paraId="4EF96BEC" w14:textId="649CF305" w:rsidR="0092549C" w:rsidRPr="00064254" w:rsidDel="00DA2926" w:rsidRDefault="0092549C" w:rsidP="0092549C">
            <w:pPr>
              <w:pStyle w:val="ListParagraph"/>
              <w:ind w:left="792"/>
              <w:rPr>
                <w:del w:id="2594" w:author="Fnu, Sonam" w:date="2019-11-27T19:12:00Z"/>
                <w:rFonts w:ascii="Calibri" w:hAnsi="Calibri"/>
              </w:rPr>
            </w:pPr>
          </w:p>
          <w:p w14:paraId="51AE1B11" w14:textId="3077B568" w:rsidR="0092549C" w:rsidRPr="00064254" w:rsidDel="00DA2926" w:rsidRDefault="0092549C" w:rsidP="00064254">
            <w:pPr>
              <w:pStyle w:val="ListParagraph"/>
              <w:numPr>
                <w:ilvl w:val="0"/>
                <w:numId w:val="114"/>
              </w:numPr>
              <w:spacing w:before="300" w:after="300"/>
              <w:rPr>
                <w:del w:id="2595" w:author="Fnu, Sonam" w:date="2019-11-27T19:12:00Z"/>
                <w:rFonts w:ascii="Calibri" w:hAnsi="Calibri"/>
              </w:rPr>
            </w:pPr>
            <w:del w:id="2596" w:author="Fnu, Sonam" w:date="2019-11-27T19:12:00Z">
              <w:r w:rsidRPr="00064254" w:rsidDel="00DA2926">
                <w:rPr>
                  <w:rFonts w:ascii="Calibri" w:hAnsi="Calibri"/>
                </w:rPr>
                <w:delText>When the bank user click on see all link, the system will navigate to page that display all notifications (refer to image 7)</w:delText>
              </w:r>
            </w:del>
          </w:p>
          <w:p w14:paraId="1F514F51" w14:textId="7B773590" w:rsidR="0092549C" w:rsidRPr="00064254" w:rsidDel="00DA2926" w:rsidRDefault="0092549C" w:rsidP="0092549C">
            <w:pPr>
              <w:pStyle w:val="ListParagraph"/>
              <w:ind w:left="0"/>
              <w:rPr>
                <w:del w:id="2597" w:author="Fnu, Sonam" w:date="2019-11-27T19:12:00Z"/>
                <w:rFonts w:ascii="Calibri" w:hAnsi="Calibri"/>
              </w:rPr>
            </w:pPr>
          </w:p>
          <w:p w14:paraId="0D5C9EBC" w14:textId="6342D05F" w:rsidR="0092549C" w:rsidRPr="00064254" w:rsidDel="00DA2926" w:rsidRDefault="0092549C" w:rsidP="00064254">
            <w:pPr>
              <w:pStyle w:val="ListParagraph"/>
              <w:ind w:left="0"/>
              <w:jc w:val="center"/>
              <w:rPr>
                <w:del w:id="2598" w:author="Fnu, Sonam" w:date="2019-11-27T19:12:00Z"/>
                <w:rFonts w:ascii="Calibri" w:hAnsi="Calibri"/>
              </w:rPr>
            </w:pPr>
            <w:del w:id="2599" w:author="Fnu, Sonam" w:date="2019-11-27T19:12:00Z">
              <w:r w:rsidRPr="00064254" w:rsidDel="00DA2926">
                <w:rPr>
                  <w:rFonts w:ascii="Calibri" w:hAnsi="Calibri"/>
                  <w:noProof/>
                </w:rPr>
                <w:drawing>
                  <wp:inline distT="0" distB="0" distL="0" distR="0" wp14:anchorId="044C97C7" wp14:editId="096772C1">
                    <wp:extent cx="4152189" cy="2476902"/>
                    <wp:effectExtent l="19050" t="19050" r="2032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4929" cy="2478536"/>
                            </a:xfrm>
                            <a:prstGeom prst="rect">
                              <a:avLst/>
                            </a:prstGeom>
                            <a:ln>
                              <a:solidFill>
                                <a:schemeClr val="accent1"/>
                              </a:solidFill>
                            </a:ln>
                          </pic:spPr>
                        </pic:pic>
                      </a:graphicData>
                    </a:graphic>
                  </wp:inline>
                </w:drawing>
              </w:r>
            </w:del>
          </w:p>
          <w:p w14:paraId="354250A3" w14:textId="70A2D3D0" w:rsidR="0092549C" w:rsidRPr="00064254" w:rsidDel="00DA2926" w:rsidRDefault="0092549C">
            <w:pPr>
              <w:pStyle w:val="ListParagraph"/>
              <w:ind w:left="0"/>
              <w:jc w:val="center"/>
              <w:rPr>
                <w:del w:id="2600" w:author="Fnu, Sonam" w:date="2019-11-27T19:12:00Z"/>
                <w:rFonts w:ascii="Calibri" w:hAnsi="Calibri"/>
              </w:rPr>
            </w:pPr>
            <w:del w:id="2601" w:author="Fnu, Sonam" w:date="2019-11-27T19:12:00Z">
              <w:r w:rsidRPr="00064254" w:rsidDel="00DA2926">
                <w:rPr>
                  <w:rFonts w:ascii="Calibri" w:hAnsi="Calibri"/>
                </w:rPr>
                <w:delText>Image 6</w:delText>
              </w:r>
              <w:r w:rsidR="00195F84" w:rsidRPr="00064254" w:rsidDel="00DA2926">
                <w:rPr>
                  <w:rFonts w:ascii="Calibri" w:hAnsi="Calibri"/>
                </w:rPr>
                <w:delText xml:space="preserve">- </w:delText>
              </w:r>
              <w:r w:rsidR="008110D2" w:rsidRPr="00064254" w:rsidDel="00DA2926">
                <w:rPr>
                  <w:rFonts w:ascii="Calibri" w:hAnsi="Calibri"/>
                </w:rPr>
                <w:delText>Alert</w:delText>
              </w:r>
              <w:r w:rsidR="00195F84" w:rsidRPr="00064254" w:rsidDel="00DA2926">
                <w:rPr>
                  <w:rFonts w:ascii="Calibri" w:hAnsi="Calibri"/>
                </w:rPr>
                <w:delText xml:space="preserve"> notifications</w:delText>
              </w:r>
            </w:del>
          </w:p>
          <w:p w14:paraId="4C1C5BD9" w14:textId="31A4B758" w:rsidR="0092549C" w:rsidRPr="00064254" w:rsidDel="00DA2926" w:rsidRDefault="0092549C" w:rsidP="0092549C">
            <w:pPr>
              <w:pStyle w:val="ListParagraph"/>
              <w:ind w:left="0"/>
              <w:rPr>
                <w:del w:id="2602" w:author="Fnu, Sonam" w:date="2019-11-27T19:12:00Z"/>
                <w:rFonts w:ascii="Calibri" w:hAnsi="Calibri"/>
              </w:rPr>
            </w:pPr>
          </w:p>
          <w:p w14:paraId="76FC7D7A" w14:textId="3D77C9FC" w:rsidR="0092549C" w:rsidRPr="00064254" w:rsidDel="00DA2926" w:rsidRDefault="0092549C" w:rsidP="00064254">
            <w:pPr>
              <w:pStyle w:val="ListParagraph"/>
              <w:ind w:left="0"/>
              <w:jc w:val="center"/>
              <w:rPr>
                <w:del w:id="2603" w:author="Fnu, Sonam" w:date="2019-11-27T19:12:00Z"/>
                <w:rFonts w:ascii="Calibri" w:hAnsi="Calibri"/>
              </w:rPr>
            </w:pPr>
            <w:del w:id="2604" w:author="Fnu, Sonam" w:date="2019-11-27T19:12:00Z">
              <w:r w:rsidRPr="00064254" w:rsidDel="00DA2926">
                <w:rPr>
                  <w:rFonts w:ascii="Calibri" w:hAnsi="Calibri"/>
                  <w:noProof/>
                </w:rPr>
                <w:drawing>
                  <wp:inline distT="0" distB="0" distL="0" distR="0" wp14:anchorId="60AA1833" wp14:editId="786F3E4E">
                    <wp:extent cx="4420425" cy="2790471"/>
                    <wp:effectExtent l="19050" t="19050" r="1841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9045" cy="2795913"/>
                            </a:xfrm>
                            <a:prstGeom prst="rect">
                              <a:avLst/>
                            </a:prstGeom>
                            <a:ln>
                              <a:solidFill>
                                <a:schemeClr val="accent1"/>
                              </a:solidFill>
                            </a:ln>
                          </pic:spPr>
                        </pic:pic>
                      </a:graphicData>
                    </a:graphic>
                  </wp:inline>
                </w:drawing>
              </w:r>
            </w:del>
          </w:p>
          <w:p w14:paraId="4F66B5DE" w14:textId="473A7E4C" w:rsidR="0092549C" w:rsidRPr="00064254" w:rsidDel="00DA2926" w:rsidRDefault="0092549C">
            <w:pPr>
              <w:pStyle w:val="ListParagraph"/>
              <w:ind w:left="0"/>
              <w:jc w:val="center"/>
              <w:rPr>
                <w:del w:id="2605" w:author="Fnu, Sonam" w:date="2019-11-27T19:12:00Z"/>
                <w:rFonts w:ascii="Calibri" w:hAnsi="Calibri"/>
              </w:rPr>
            </w:pPr>
            <w:del w:id="2606" w:author="Fnu, Sonam" w:date="2019-11-27T19:12:00Z">
              <w:r w:rsidRPr="00064254" w:rsidDel="00DA2926">
                <w:rPr>
                  <w:rFonts w:ascii="Calibri" w:hAnsi="Calibri"/>
                </w:rPr>
                <w:delText>Image 7</w:delText>
              </w:r>
              <w:r w:rsidR="00195F84" w:rsidRPr="00064254" w:rsidDel="00DA2926">
                <w:rPr>
                  <w:rFonts w:ascii="Calibri" w:hAnsi="Calibri"/>
                </w:rPr>
                <w:delText xml:space="preserve">- </w:delText>
              </w:r>
              <w:r w:rsidR="008110D2" w:rsidRPr="00064254" w:rsidDel="00DA2926">
                <w:rPr>
                  <w:rFonts w:ascii="Calibri" w:hAnsi="Calibri"/>
                </w:rPr>
                <w:delText>Alert</w:delText>
              </w:r>
              <w:r w:rsidR="00195F84" w:rsidRPr="00064254" w:rsidDel="00DA2926">
                <w:rPr>
                  <w:rFonts w:ascii="Calibri" w:hAnsi="Calibri"/>
                </w:rPr>
                <w:delText xml:space="preserve"> notifications - see All</w:delText>
              </w:r>
            </w:del>
          </w:p>
          <w:p w14:paraId="325BEBED" w14:textId="2A0BF3A4" w:rsidR="0092549C" w:rsidRPr="00064254" w:rsidDel="00DA2926" w:rsidRDefault="0092549C" w:rsidP="0092549C">
            <w:pPr>
              <w:rPr>
                <w:del w:id="2607" w:author="Fnu, Sonam" w:date="2019-11-27T19:12:00Z"/>
                <w:rFonts w:ascii="Calibri" w:hAnsi="Calibri"/>
              </w:rPr>
            </w:pPr>
          </w:p>
          <w:p w14:paraId="0B76BA9E" w14:textId="7D9C974B" w:rsidR="0092549C" w:rsidRPr="00064254" w:rsidDel="00DA2926" w:rsidRDefault="0092549C" w:rsidP="00064254">
            <w:pPr>
              <w:pStyle w:val="Heading2"/>
              <w:numPr>
                <w:ilvl w:val="1"/>
                <w:numId w:val="112"/>
              </w:numPr>
              <w:outlineLvl w:val="1"/>
              <w:rPr>
                <w:del w:id="2608" w:author="Fnu, Sonam" w:date="2019-11-27T19:12:00Z"/>
                <w:rFonts w:ascii="Calibri" w:hAnsi="Calibri"/>
              </w:rPr>
            </w:pPr>
            <w:bookmarkStart w:id="2609" w:name="_Toc503943563"/>
            <w:bookmarkStart w:id="2610" w:name="_Toc5265592"/>
            <w:commentRangeStart w:id="2611"/>
            <w:del w:id="2612" w:author="Fnu, Sonam" w:date="2019-11-27T19:12:00Z">
              <w:r w:rsidRPr="00064254" w:rsidDel="00DA2926">
                <w:rPr>
                  <w:rFonts w:ascii="Calibri" w:hAnsi="Calibri"/>
                </w:rPr>
                <w:delText>Package</w:delText>
              </w:r>
              <w:commentRangeEnd w:id="2611"/>
              <w:r w:rsidR="00B53C95" w:rsidDel="00DA2926">
                <w:rPr>
                  <w:rStyle w:val="CommentReference"/>
                  <w:rFonts w:asciiTheme="minorHAnsi" w:eastAsiaTheme="minorHAnsi" w:hAnsiTheme="minorHAnsi" w:cstheme="minorBidi"/>
                  <w:b w:val="0"/>
                  <w:bCs w:val="0"/>
                </w:rPr>
                <w:commentReference w:id="2611"/>
              </w:r>
              <w:r w:rsidRPr="00064254" w:rsidDel="00DA2926">
                <w:rPr>
                  <w:rFonts w:ascii="Calibri" w:hAnsi="Calibri"/>
                </w:rPr>
                <w:delText xml:space="preserve"> Setup:</w:delText>
              </w:r>
              <w:bookmarkEnd w:id="2609"/>
              <w:bookmarkEnd w:id="2610"/>
            </w:del>
          </w:p>
          <w:p w14:paraId="64E1F8DE" w14:textId="7B65221C" w:rsidR="0092549C" w:rsidRPr="00064254" w:rsidDel="00DA2926" w:rsidRDefault="0092549C" w:rsidP="0092549C">
            <w:pPr>
              <w:rPr>
                <w:del w:id="2613" w:author="Fnu, Sonam" w:date="2019-11-27T19:12:00Z"/>
                <w:rFonts w:ascii="Calibri" w:hAnsi="Calibri"/>
              </w:rPr>
            </w:pPr>
          </w:p>
          <w:p w14:paraId="4C1542B3" w14:textId="162C7CA6" w:rsidR="0092549C" w:rsidRPr="00064254" w:rsidDel="00DA2926" w:rsidRDefault="0092549C" w:rsidP="0092549C">
            <w:pPr>
              <w:pStyle w:val="ListParagraph"/>
              <w:ind w:left="360"/>
              <w:rPr>
                <w:del w:id="2614" w:author="Fnu, Sonam" w:date="2019-11-27T19:12:00Z"/>
                <w:rFonts w:ascii="Calibri" w:hAnsi="Calibri"/>
              </w:rPr>
            </w:pPr>
            <w:del w:id="2615" w:author="Fnu, Sonam" w:date="2019-11-27T19:12:00Z">
              <w:r w:rsidRPr="00064254" w:rsidDel="00DA2926">
                <w:rPr>
                  <w:rFonts w:ascii="Calibri" w:hAnsi="Calibri"/>
                </w:rPr>
                <w:delText>The bank user will use Package setup module, to control which customer package(s) have the rights to access the new Customer modules Activities Notification and Account Notifications (refer to section 3.1 and 3.2)</w:delText>
              </w:r>
            </w:del>
          </w:p>
          <w:p w14:paraId="66ACB600" w14:textId="5B5563AB" w:rsidR="0092549C" w:rsidRPr="00064254" w:rsidDel="00DA2926" w:rsidRDefault="0092549C" w:rsidP="00064254">
            <w:pPr>
              <w:pStyle w:val="Heading2"/>
              <w:numPr>
                <w:ilvl w:val="1"/>
                <w:numId w:val="112"/>
              </w:numPr>
              <w:outlineLvl w:val="1"/>
              <w:rPr>
                <w:del w:id="2616" w:author="Fnu, Sonam" w:date="2019-11-27T19:12:00Z"/>
                <w:rFonts w:ascii="Calibri" w:hAnsi="Calibri"/>
              </w:rPr>
            </w:pPr>
            <w:bookmarkStart w:id="2617" w:name="_Toc503943565"/>
            <w:bookmarkStart w:id="2618" w:name="_Toc5265593"/>
            <w:commentRangeStart w:id="2619"/>
            <w:del w:id="2620" w:author="Fnu, Sonam" w:date="2019-11-27T19:12:00Z">
              <w:r w:rsidRPr="00064254" w:rsidDel="00DA2926">
                <w:rPr>
                  <w:rFonts w:ascii="Calibri" w:hAnsi="Calibri"/>
                </w:rPr>
                <w:delText>Bank</w:delText>
              </w:r>
              <w:commentRangeEnd w:id="2619"/>
              <w:r w:rsidR="00B53C95" w:rsidDel="00DA2926">
                <w:rPr>
                  <w:rStyle w:val="CommentReference"/>
                  <w:rFonts w:asciiTheme="minorHAnsi" w:eastAsiaTheme="minorHAnsi" w:hAnsiTheme="minorHAnsi" w:cstheme="minorBidi"/>
                  <w:b w:val="0"/>
                  <w:bCs w:val="0"/>
                </w:rPr>
                <w:commentReference w:id="2619"/>
              </w:r>
              <w:r w:rsidRPr="00064254" w:rsidDel="00DA2926">
                <w:rPr>
                  <w:rFonts w:ascii="Calibri" w:hAnsi="Calibri"/>
                </w:rPr>
                <w:delText xml:space="preserve"> User Role Maintenance:</w:delText>
              </w:r>
              <w:bookmarkEnd w:id="2617"/>
              <w:bookmarkEnd w:id="2618"/>
            </w:del>
          </w:p>
          <w:p w14:paraId="0ACF0A33" w14:textId="511593DE" w:rsidR="0092549C" w:rsidRPr="00064254" w:rsidDel="00DA2926" w:rsidRDefault="0092549C" w:rsidP="0092549C">
            <w:pPr>
              <w:pStyle w:val="ListParagraph"/>
              <w:ind w:left="360"/>
              <w:rPr>
                <w:del w:id="2621" w:author="Fnu, Sonam" w:date="2019-11-27T19:12:00Z"/>
                <w:rFonts w:ascii="Calibri" w:hAnsi="Calibri"/>
              </w:rPr>
            </w:pPr>
            <w:del w:id="2622" w:author="Fnu, Sonam" w:date="2019-11-27T19:12:00Z">
              <w:r w:rsidRPr="00064254" w:rsidDel="00DA2926">
                <w:rPr>
                  <w:rFonts w:ascii="Calibri" w:hAnsi="Calibri"/>
                </w:rPr>
                <w:delText xml:space="preserve">The bank user will use user role setup module, to configure the privileges for each role on the new added modules notification subscription </w:delText>
              </w:r>
            </w:del>
          </w:p>
          <w:p w14:paraId="43C70518" w14:textId="43D6881C" w:rsidR="0092549C" w:rsidRPr="00064254" w:rsidDel="00DA2926" w:rsidRDefault="0092549C" w:rsidP="0092549C">
            <w:pPr>
              <w:pStyle w:val="ListParagraph"/>
              <w:ind w:left="0"/>
              <w:rPr>
                <w:del w:id="2623" w:author="Fnu, Sonam" w:date="2019-11-27T19:12:00Z"/>
                <w:rFonts w:ascii="Calibri" w:hAnsi="Calibri"/>
              </w:rPr>
            </w:pPr>
          </w:p>
          <w:p w14:paraId="451B36E5" w14:textId="434BAF5A" w:rsidR="0092549C" w:rsidRPr="00064254" w:rsidDel="00DA2926" w:rsidRDefault="0092549C" w:rsidP="00064254">
            <w:pPr>
              <w:pStyle w:val="Heading2"/>
              <w:numPr>
                <w:ilvl w:val="1"/>
                <w:numId w:val="112"/>
              </w:numPr>
              <w:outlineLvl w:val="1"/>
              <w:rPr>
                <w:del w:id="2624" w:author="Fnu, Sonam" w:date="2019-11-27T19:12:00Z"/>
                <w:rFonts w:ascii="Calibri" w:hAnsi="Calibri"/>
              </w:rPr>
            </w:pPr>
            <w:bookmarkStart w:id="2625" w:name="_Toc503943567"/>
            <w:bookmarkStart w:id="2626" w:name="_Toc5265594"/>
            <w:commentRangeStart w:id="2627"/>
            <w:del w:id="2628" w:author="Fnu, Sonam" w:date="2019-11-27T19:12:00Z">
              <w:r w:rsidRPr="00064254" w:rsidDel="00DA2926">
                <w:rPr>
                  <w:rFonts w:ascii="Calibri" w:hAnsi="Calibri"/>
                </w:rPr>
                <w:delText>Workflow</w:delText>
              </w:r>
              <w:commentRangeEnd w:id="2627"/>
              <w:r w:rsidR="00B53C95" w:rsidDel="00DA2926">
                <w:rPr>
                  <w:rStyle w:val="CommentReference"/>
                  <w:rFonts w:asciiTheme="minorHAnsi" w:eastAsiaTheme="minorHAnsi" w:hAnsiTheme="minorHAnsi" w:cstheme="minorBidi"/>
                  <w:b w:val="0"/>
                  <w:bCs w:val="0"/>
                </w:rPr>
                <w:commentReference w:id="2627"/>
              </w:r>
              <w:r w:rsidRPr="00064254" w:rsidDel="00DA2926">
                <w:rPr>
                  <w:rFonts w:ascii="Calibri" w:hAnsi="Calibri"/>
                </w:rPr>
                <w:delText xml:space="preserve"> Setup:</w:delText>
              </w:r>
              <w:bookmarkEnd w:id="2625"/>
              <w:bookmarkEnd w:id="2626"/>
            </w:del>
          </w:p>
          <w:p w14:paraId="4015CC7A" w14:textId="5E1F126D" w:rsidR="0092549C" w:rsidRPr="00064254" w:rsidDel="00DA2926" w:rsidRDefault="0092549C" w:rsidP="0092549C">
            <w:pPr>
              <w:pStyle w:val="ListParagraph"/>
              <w:ind w:left="360"/>
              <w:rPr>
                <w:del w:id="2629" w:author="Fnu, Sonam" w:date="2019-11-27T19:12:00Z"/>
                <w:rFonts w:ascii="Calibri" w:hAnsi="Calibri"/>
              </w:rPr>
            </w:pPr>
            <w:del w:id="2630" w:author="Fnu, Sonam" w:date="2019-11-27T19:12:00Z">
              <w:r w:rsidRPr="00064254" w:rsidDel="00DA2926">
                <w:rPr>
                  <w:rFonts w:ascii="Calibri" w:hAnsi="Calibri"/>
                </w:rPr>
                <w:delText>The bank user will use workflow setup module, to configure the workflow cycle for the new added modules Notification Subscription and Customer Notification Subscription modules</w:delText>
              </w:r>
            </w:del>
          </w:p>
          <w:p w14:paraId="1F5243A2" w14:textId="6912CCC4" w:rsidR="0092549C" w:rsidRPr="00064254" w:rsidDel="00DA2926" w:rsidRDefault="0092549C" w:rsidP="0092549C">
            <w:pPr>
              <w:pStyle w:val="ListParagraph"/>
              <w:ind w:left="0"/>
              <w:rPr>
                <w:del w:id="2631" w:author="Fnu, Sonam" w:date="2019-11-27T19:12:00Z"/>
                <w:rFonts w:ascii="Calibri" w:hAnsi="Calibri"/>
              </w:rPr>
            </w:pPr>
          </w:p>
          <w:p w14:paraId="448DBD3C" w14:textId="11466DFF" w:rsidR="003B303F" w:rsidRPr="00064254" w:rsidDel="00DA2926" w:rsidRDefault="003B303F" w:rsidP="0092549C">
            <w:pPr>
              <w:pStyle w:val="ListParagraph"/>
              <w:spacing w:before="300" w:after="300"/>
              <w:ind w:left="786"/>
              <w:rPr>
                <w:del w:id="2632" w:author="Fnu, Sonam" w:date="2019-11-27T19:12:00Z"/>
                <w:rFonts w:ascii="Calibri" w:hAnsi="Calibri"/>
                <w:b/>
                <w:bCs/>
              </w:rPr>
            </w:pPr>
          </w:p>
          <w:p w14:paraId="0CA17EEA" w14:textId="55F68D9A" w:rsidR="003B303F" w:rsidRPr="00064254" w:rsidDel="00DA2926" w:rsidRDefault="003B303F" w:rsidP="0092549C">
            <w:pPr>
              <w:pStyle w:val="ListParagraph"/>
              <w:spacing w:before="300" w:after="300"/>
              <w:ind w:left="786"/>
              <w:rPr>
                <w:del w:id="2633" w:author="Fnu, Sonam" w:date="2019-11-27T19:12:00Z"/>
                <w:rFonts w:ascii="Calibri" w:hAnsi="Calibri"/>
                <w:b/>
                <w:bCs/>
              </w:rPr>
            </w:pPr>
          </w:p>
          <w:p w14:paraId="608DE698" w14:textId="30026002" w:rsidR="0092549C" w:rsidRPr="00064254" w:rsidDel="00DA2926" w:rsidRDefault="0092549C" w:rsidP="00064254">
            <w:pPr>
              <w:pStyle w:val="Heading2"/>
              <w:numPr>
                <w:ilvl w:val="0"/>
                <w:numId w:val="1"/>
              </w:numPr>
              <w:outlineLvl w:val="1"/>
              <w:rPr>
                <w:del w:id="2634" w:author="Fnu, Sonam" w:date="2019-11-27T19:12:00Z"/>
                <w:rFonts w:ascii="Calibri" w:hAnsi="Calibri"/>
              </w:rPr>
            </w:pPr>
            <w:bookmarkStart w:id="2635" w:name="_Toc5265595"/>
            <w:del w:id="2636" w:author="Fnu, Sonam" w:date="2019-11-27T19:12:00Z">
              <w:r w:rsidRPr="00064254" w:rsidDel="00DA2926">
                <w:rPr>
                  <w:rFonts w:ascii="Calibri" w:hAnsi="Calibri"/>
                </w:rPr>
                <w:delText>Corporate and Retail Customer Workstation: (Notification subscription / Setup)</w:delText>
              </w:r>
              <w:bookmarkEnd w:id="2635"/>
            </w:del>
          </w:p>
          <w:p w14:paraId="16D1433C" w14:textId="388B09EA" w:rsidR="00636075" w:rsidRPr="00064254" w:rsidDel="00DA2926" w:rsidRDefault="00E73762" w:rsidP="00064254">
            <w:pPr>
              <w:ind w:left="360"/>
              <w:rPr>
                <w:del w:id="2637" w:author="Fnu, Sonam" w:date="2019-11-27T19:12:00Z"/>
                <w:rFonts w:ascii="Calibri" w:hAnsi="Calibri"/>
              </w:rPr>
            </w:pPr>
            <w:del w:id="2638" w:author="Fnu, Sonam" w:date="2019-11-27T19:12:00Z">
              <w:r w:rsidRPr="00064254" w:rsidDel="00DA2926">
                <w:rPr>
                  <w:rFonts w:ascii="Calibri" w:hAnsi="Calibri"/>
                </w:rPr>
                <w:delText>new notification module</w:delText>
              </w:r>
              <w:r w:rsidR="007E6590" w:rsidRPr="00064254" w:rsidDel="00DA2926">
                <w:rPr>
                  <w:rFonts w:ascii="Calibri" w:hAnsi="Calibri"/>
                </w:rPr>
                <w:delText xml:space="preserve"> will be added for </w:delText>
              </w:r>
              <w:r w:rsidRPr="00064254" w:rsidDel="00DA2926">
                <w:rPr>
                  <w:rFonts w:ascii="Calibri" w:hAnsi="Calibri"/>
                </w:rPr>
                <w:delText>,</w:delText>
              </w:r>
            </w:del>
          </w:p>
          <w:p w14:paraId="04F4D442" w14:textId="2BA24021" w:rsidR="00636075" w:rsidRPr="00064254" w:rsidDel="00DA2926" w:rsidRDefault="00E73762" w:rsidP="00064254">
            <w:pPr>
              <w:pStyle w:val="ListParagraph"/>
              <w:numPr>
                <w:ilvl w:val="0"/>
                <w:numId w:val="119"/>
              </w:numPr>
              <w:rPr>
                <w:del w:id="2639" w:author="Fnu, Sonam" w:date="2019-11-27T19:12:00Z"/>
                <w:rFonts w:ascii="Calibri" w:hAnsi="Calibri"/>
              </w:rPr>
            </w:pPr>
            <w:del w:id="2640" w:author="Fnu, Sonam" w:date="2019-11-27T19:12:00Z">
              <w:r w:rsidRPr="00064254" w:rsidDel="00DA2926">
                <w:rPr>
                  <w:rFonts w:ascii="Calibri" w:hAnsi="Calibri"/>
                </w:rPr>
                <w:delText xml:space="preserve"> </w:delText>
              </w:r>
              <w:r w:rsidR="00EF046F" w:rsidRPr="00064254" w:rsidDel="00DA2926">
                <w:rPr>
                  <w:rFonts w:ascii="Calibri" w:hAnsi="Calibri"/>
                </w:rPr>
                <w:delText>Channel “</w:delText>
              </w:r>
              <w:r w:rsidR="00636075" w:rsidRPr="00064254" w:rsidDel="00DA2926">
                <w:rPr>
                  <w:rFonts w:ascii="Calibri" w:hAnsi="Calibri"/>
                </w:rPr>
                <w:delText>Services</w:delText>
              </w:r>
              <w:r w:rsidR="00EF046F" w:rsidRPr="00064254" w:rsidDel="00DA2926">
                <w:rPr>
                  <w:rFonts w:ascii="Calibri" w:hAnsi="Calibri"/>
                </w:rPr>
                <w:delText xml:space="preserve"> Notifications” </w:delText>
              </w:r>
              <w:r w:rsidR="00636075" w:rsidRPr="00064254" w:rsidDel="00DA2926">
                <w:rPr>
                  <w:rFonts w:ascii="Calibri" w:hAnsi="Calibri"/>
                </w:rPr>
                <w:delText xml:space="preserve"> ,  for  NET services</w:delText>
              </w:r>
            </w:del>
          </w:p>
          <w:p w14:paraId="4F08ABAF" w14:textId="42753C28" w:rsidR="00E73762" w:rsidRPr="00064254" w:rsidDel="00DA2926" w:rsidRDefault="00E73762" w:rsidP="00064254">
            <w:pPr>
              <w:pStyle w:val="ListParagraph"/>
              <w:numPr>
                <w:ilvl w:val="0"/>
                <w:numId w:val="119"/>
              </w:numPr>
              <w:rPr>
                <w:del w:id="2641" w:author="Fnu, Sonam" w:date="2019-11-27T19:12:00Z"/>
                <w:rFonts w:ascii="Calibri" w:hAnsi="Calibri"/>
              </w:rPr>
            </w:pPr>
            <w:del w:id="2642" w:author="Fnu, Sonam" w:date="2019-11-27T19:12:00Z">
              <w:r w:rsidRPr="00064254" w:rsidDel="00DA2926">
                <w:rPr>
                  <w:rFonts w:ascii="Calibri" w:hAnsi="Calibri"/>
                </w:rPr>
                <w:delText xml:space="preserve">“Account Notification Subscription” </w:delText>
              </w:r>
              <w:r w:rsidR="00636075" w:rsidRPr="00064254" w:rsidDel="00DA2926">
                <w:rPr>
                  <w:rFonts w:ascii="Calibri" w:hAnsi="Calibri"/>
                </w:rPr>
                <w:delText xml:space="preserve"> , for notifications services provided by ETHIX-CONTACT</w:delText>
              </w:r>
            </w:del>
          </w:p>
          <w:p w14:paraId="1AAF3B08" w14:textId="271714AB" w:rsidR="00E73762" w:rsidRPr="00064254" w:rsidDel="00DA2926" w:rsidRDefault="00531890" w:rsidP="00064254">
            <w:pPr>
              <w:jc w:val="center"/>
              <w:rPr>
                <w:del w:id="2643" w:author="Fnu, Sonam" w:date="2019-11-27T19:12:00Z"/>
                <w:rFonts w:ascii="Calibri" w:hAnsi="Calibri"/>
              </w:rPr>
            </w:pPr>
            <w:del w:id="2644" w:author="Fnu, Sonam" w:date="2019-11-27T19:12:00Z">
              <w:r w:rsidRPr="00064254" w:rsidDel="00DA2926">
                <w:rPr>
                  <w:rFonts w:ascii="Calibri" w:hAnsi="Calibri"/>
                  <w:highlight w:val="yellow"/>
                </w:rPr>
                <w:object w:dxaOrig="3105" w:dyaOrig="1695" w14:anchorId="5FB21CD3">
                  <v:shape id="_x0000_i1029" type="#_x0000_t75" style="width:151.7pt;height:78.9pt" o:ole="">
                    <v:imagedata r:id="rId34" o:title=""/>
                  </v:shape>
                  <o:OLEObject Type="Embed" ProgID="PBrush" ShapeID="_x0000_i1029" DrawAspect="Content" ObjectID="_1636818924" r:id="rId35"/>
                </w:object>
              </w:r>
            </w:del>
          </w:p>
          <w:p w14:paraId="2A50036B" w14:textId="5035D422" w:rsidR="00232F6A" w:rsidRPr="00064254" w:rsidDel="00DA2926" w:rsidRDefault="00531890" w:rsidP="00064254">
            <w:pPr>
              <w:pStyle w:val="Heading2"/>
              <w:ind w:left="720"/>
              <w:outlineLvl w:val="1"/>
              <w:rPr>
                <w:del w:id="2645" w:author="Fnu, Sonam" w:date="2019-11-27T19:12:00Z"/>
                <w:rFonts w:ascii="Calibri" w:hAnsi="Calibri"/>
              </w:rPr>
            </w:pPr>
            <w:bookmarkStart w:id="2646" w:name="_Toc5265596"/>
            <w:del w:id="2647" w:author="Fnu, Sonam" w:date="2019-11-27T19:12:00Z">
              <w:r w:rsidRPr="00064254" w:rsidDel="00DA2926">
                <w:rPr>
                  <w:rFonts w:ascii="Calibri" w:hAnsi="Calibri"/>
                </w:rPr>
                <w:delText xml:space="preserve">3.1 </w:delText>
              </w:r>
              <w:r w:rsidR="009C61BD" w:rsidRPr="00064254" w:rsidDel="00DA2926">
                <w:rPr>
                  <w:rFonts w:ascii="Calibri" w:hAnsi="Calibri"/>
                </w:rPr>
                <w:delText xml:space="preserve">NET </w:delText>
              </w:r>
              <w:r w:rsidR="00232F6A" w:rsidRPr="00064254" w:rsidDel="00DA2926">
                <w:rPr>
                  <w:rFonts w:ascii="Calibri" w:hAnsi="Calibri"/>
                </w:rPr>
                <w:delText>Services Notification Subscription</w:delText>
              </w:r>
              <w:bookmarkEnd w:id="2646"/>
            </w:del>
          </w:p>
          <w:p w14:paraId="4D7A7A6A" w14:textId="3C17EEA0" w:rsidR="00E44641" w:rsidRPr="00064254" w:rsidDel="00DA2926" w:rsidRDefault="00E44641" w:rsidP="00064254">
            <w:pPr>
              <w:rPr>
                <w:del w:id="2648" w:author="Fnu, Sonam" w:date="2019-11-27T19:12:00Z"/>
                <w:rFonts w:ascii="Calibri" w:hAnsi="Calibri"/>
              </w:rPr>
            </w:pPr>
          </w:p>
          <w:p w14:paraId="64307312" w14:textId="5A3847A9" w:rsidR="00F007A8" w:rsidRPr="00064254" w:rsidDel="00DA2926" w:rsidRDefault="00F007A8" w:rsidP="00064254">
            <w:pPr>
              <w:pStyle w:val="ListParagraph"/>
              <w:numPr>
                <w:ilvl w:val="0"/>
                <w:numId w:val="115"/>
              </w:numPr>
              <w:ind w:left="1080"/>
              <w:rPr>
                <w:del w:id="2649" w:author="Fnu, Sonam" w:date="2019-11-27T19:12:00Z"/>
                <w:rFonts w:ascii="Calibri" w:hAnsi="Calibri"/>
              </w:rPr>
            </w:pPr>
            <w:del w:id="2650" w:author="Fnu, Sonam" w:date="2019-11-27T19:12:00Z">
              <w:r w:rsidRPr="00064254" w:rsidDel="00DA2926">
                <w:rPr>
                  <w:rFonts w:ascii="Calibri" w:hAnsi="Calibri"/>
                </w:rPr>
                <w:delText>This module should allow bank customer to subscribe to get notification on services that he</w:delText>
              </w:r>
              <w:r w:rsidR="00577391" w:rsidRPr="00064254" w:rsidDel="00DA2926">
                <w:rPr>
                  <w:rFonts w:ascii="Calibri" w:hAnsi="Calibri"/>
                </w:rPr>
                <w:delText xml:space="preserve"> has on his </w:delText>
              </w:r>
              <w:r w:rsidR="00E44641" w:rsidRPr="00064254" w:rsidDel="00DA2926">
                <w:rPr>
                  <w:rFonts w:ascii="Calibri" w:hAnsi="Calibri"/>
                </w:rPr>
                <w:delText xml:space="preserve">NET banking </w:delText>
              </w:r>
              <w:r w:rsidR="00577391" w:rsidRPr="00064254" w:rsidDel="00DA2926">
                <w:rPr>
                  <w:rFonts w:ascii="Calibri" w:hAnsi="Calibri"/>
                </w:rPr>
                <w:delText>package</w:delText>
              </w:r>
              <w:r w:rsidRPr="00064254" w:rsidDel="00DA2926">
                <w:rPr>
                  <w:rFonts w:ascii="Calibri" w:hAnsi="Calibri"/>
                </w:rPr>
                <w:delText>.</w:delText>
              </w:r>
            </w:del>
          </w:p>
          <w:p w14:paraId="4F411DE1" w14:textId="0933729B" w:rsidR="00F007A8" w:rsidRPr="00064254" w:rsidDel="00DA2926" w:rsidRDefault="00F007A8" w:rsidP="00064254">
            <w:pPr>
              <w:pStyle w:val="ListParagraph"/>
              <w:numPr>
                <w:ilvl w:val="0"/>
                <w:numId w:val="115"/>
              </w:numPr>
              <w:ind w:left="1080"/>
              <w:rPr>
                <w:del w:id="2651" w:author="Fnu, Sonam" w:date="2019-11-27T19:12:00Z"/>
                <w:rFonts w:ascii="Calibri" w:hAnsi="Calibri"/>
              </w:rPr>
            </w:pPr>
            <w:del w:id="2652" w:author="Fnu, Sonam" w:date="2019-11-27T19:12:00Z">
              <w:r w:rsidRPr="00064254" w:rsidDel="00DA2926">
                <w:rPr>
                  <w:rFonts w:ascii="Calibri" w:hAnsi="Calibri"/>
                </w:rPr>
                <w:delText>If customer subscribed on a notification service he should be notified on any action done on any of his registered  accounts</w:delText>
              </w:r>
            </w:del>
          </w:p>
          <w:p w14:paraId="1C894E44" w14:textId="15C05996" w:rsidR="00F007A8" w:rsidRPr="00064254" w:rsidDel="00DA2926" w:rsidRDefault="00F007A8" w:rsidP="00064254">
            <w:pPr>
              <w:pStyle w:val="ListParagraph"/>
              <w:ind w:left="1440"/>
              <w:rPr>
                <w:del w:id="2653" w:author="Fnu, Sonam" w:date="2019-11-27T19:12:00Z"/>
                <w:rFonts w:ascii="Calibri" w:hAnsi="Calibri"/>
              </w:rPr>
            </w:pPr>
          </w:p>
          <w:p w14:paraId="5A8C3C0D" w14:textId="1A6209A7" w:rsidR="00F007A8" w:rsidRPr="00064254" w:rsidDel="00DA2926" w:rsidRDefault="00F007A8" w:rsidP="00064254">
            <w:pPr>
              <w:pStyle w:val="ListParagraph"/>
              <w:numPr>
                <w:ilvl w:val="0"/>
                <w:numId w:val="115"/>
              </w:numPr>
              <w:spacing w:after="200" w:line="276" w:lineRule="auto"/>
              <w:ind w:left="1080"/>
              <w:rPr>
                <w:del w:id="2654" w:author="Fnu, Sonam" w:date="2019-11-27T19:12:00Z"/>
                <w:rFonts w:ascii="Calibri" w:hAnsi="Calibri"/>
              </w:rPr>
            </w:pPr>
            <w:del w:id="2655" w:author="Fnu, Sonam" w:date="2019-11-27T19:12:00Z">
              <w:r w:rsidRPr="00064254" w:rsidDel="00DA2926">
                <w:rPr>
                  <w:rFonts w:ascii="Calibri" w:hAnsi="Calibri"/>
                </w:rPr>
                <w:delText>Notification on Transaction/request that follow workflow should be sent on every status change happened in flow, (create, approve, reject, verify, process... etc.)</w:delText>
              </w:r>
            </w:del>
          </w:p>
          <w:p w14:paraId="23CA7960" w14:textId="644DEE94" w:rsidR="00033D5F" w:rsidRPr="00064254" w:rsidDel="00DA2926" w:rsidRDefault="00033D5F" w:rsidP="00064254">
            <w:pPr>
              <w:pStyle w:val="ListParagraph"/>
              <w:numPr>
                <w:ilvl w:val="0"/>
                <w:numId w:val="115"/>
              </w:numPr>
              <w:spacing w:after="200" w:line="276" w:lineRule="auto"/>
              <w:ind w:left="1080"/>
              <w:rPr>
                <w:del w:id="2656" w:author="Fnu, Sonam" w:date="2019-11-27T19:12:00Z"/>
                <w:rFonts w:ascii="Calibri" w:hAnsi="Calibri"/>
              </w:rPr>
            </w:pPr>
            <w:del w:id="2657" w:author="Fnu, Sonam" w:date="2019-11-27T19:12:00Z">
              <w:r w:rsidRPr="00064254" w:rsidDel="00DA2926">
                <w:rPr>
                  <w:rFonts w:ascii="Calibri" w:hAnsi="Calibri"/>
                </w:rPr>
                <w:delText>For notification service the customer should specify:</w:delText>
              </w:r>
            </w:del>
          </w:p>
          <w:p w14:paraId="299F23DB" w14:textId="3B26B53B" w:rsidR="00033D5F" w:rsidRPr="00064254" w:rsidDel="00DA2926" w:rsidRDefault="00033D5F" w:rsidP="00064254">
            <w:pPr>
              <w:pStyle w:val="ListParagraph"/>
              <w:numPr>
                <w:ilvl w:val="1"/>
                <w:numId w:val="118"/>
              </w:numPr>
              <w:rPr>
                <w:del w:id="2658" w:author="Fnu, Sonam" w:date="2019-11-27T19:12:00Z"/>
                <w:rFonts w:ascii="Calibri" w:hAnsi="Calibri"/>
              </w:rPr>
            </w:pPr>
            <w:del w:id="2659" w:author="Fnu, Sonam" w:date="2019-11-27T19:12:00Z">
              <w:r w:rsidRPr="00064254" w:rsidDel="00DA2926">
                <w:rPr>
                  <w:rFonts w:ascii="Calibri" w:hAnsi="Calibri"/>
                </w:rPr>
                <w:delText xml:space="preserve">Subscribe/Unsubscribe option </w:delText>
              </w:r>
            </w:del>
          </w:p>
          <w:p w14:paraId="30CF36AA" w14:textId="74AD3BFD" w:rsidR="00033D5F" w:rsidRPr="00064254" w:rsidDel="00DA2926" w:rsidRDefault="00033D5F" w:rsidP="00064254">
            <w:pPr>
              <w:pStyle w:val="ListParagraph"/>
              <w:numPr>
                <w:ilvl w:val="1"/>
                <w:numId w:val="118"/>
              </w:numPr>
              <w:rPr>
                <w:del w:id="2660" w:author="Fnu, Sonam" w:date="2019-11-27T19:12:00Z"/>
                <w:rFonts w:ascii="Calibri" w:hAnsi="Calibri"/>
              </w:rPr>
            </w:pPr>
            <w:del w:id="2661" w:author="Fnu, Sonam" w:date="2019-11-27T19:12:00Z">
              <w:r w:rsidRPr="00064254" w:rsidDel="00DA2926">
                <w:rPr>
                  <w:rFonts w:ascii="Calibri" w:hAnsi="Calibri"/>
                </w:rPr>
                <w:delText>Method : one of the available methods that are configured by the bank</w:delText>
              </w:r>
              <w:r w:rsidRPr="00064254" w:rsidDel="00DA2926">
                <w:rPr>
                  <w:rFonts w:ascii="Calibri" w:hAnsi="Calibri"/>
                </w:rPr>
                <w:tab/>
              </w:r>
            </w:del>
          </w:p>
          <w:p w14:paraId="1870E2D7" w14:textId="0CFECBFA" w:rsidR="00033D5F" w:rsidRPr="00064254" w:rsidDel="00DA2926" w:rsidRDefault="00033D5F" w:rsidP="00064254">
            <w:pPr>
              <w:pStyle w:val="ListParagraph"/>
              <w:numPr>
                <w:ilvl w:val="1"/>
                <w:numId w:val="118"/>
              </w:numPr>
              <w:rPr>
                <w:del w:id="2662" w:author="Fnu, Sonam" w:date="2019-11-27T19:12:00Z"/>
                <w:rFonts w:ascii="Calibri" w:hAnsi="Calibri"/>
              </w:rPr>
            </w:pPr>
            <w:del w:id="2663" w:author="Fnu, Sonam" w:date="2019-11-27T19:12:00Z">
              <w:r w:rsidRPr="00064254" w:rsidDel="00DA2926">
                <w:rPr>
                  <w:rFonts w:ascii="Calibri" w:hAnsi="Calibri"/>
                </w:rPr>
                <w:delText xml:space="preserve">Receipts: </w:delText>
              </w:r>
            </w:del>
          </w:p>
          <w:p w14:paraId="3DBB05BB" w14:textId="35D85EFF" w:rsidR="00033D5F" w:rsidRPr="00064254" w:rsidDel="00DA2926" w:rsidRDefault="00033D5F" w:rsidP="00064254">
            <w:pPr>
              <w:pStyle w:val="ListParagraph"/>
              <w:spacing w:before="300" w:after="300"/>
              <w:ind w:left="1440"/>
              <w:rPr>
                <w:del w:id="2664" w:author="Fnu, Sonam" w:date="2019-11-27T19:12:00Z"/>
                <w:rFonts w:ascii="Calibri" w:hAnsi="Calibri"/>
              </w:rPr>
            </w:pPr>
            <w:del w:id="2665" w:author="Fnu, Sonam" w:date="2019-11-27T19:12:00Z">
              <w:r w:rsidRPr="00064254" w:rsidDel="00DA2926">
                <w:rPr>
                  <w:rFonts w:ascii="Calibri" w:hAnsi="Calibri"/>
                  <w:u w:val="single"/>
                </w:rPr>
                <w:delText xml:space="preserve">For corporate : </w:delText>
              </w:r>
            </w:del>
          </w:p>
          <w:p w14:paraId="4AD7B68B" w14:textId="5A9FE59F" w:rsidR="00033D5F" w:rsidRPr="00064254" w:rsidDel="00DA2926" w:rsidRDefault="00033D5F" w:rsidP="00064254">
            <w:pPr>
              <w:pStyle w:val="ListParagraph"/>
              <w:numPr>
                <w:ilvl w:val="2"/>
                <w:numId w:val="118"/>
              </w:numPr>
              <w:spacing w:before="300" w:after="300"/>
              <w:rPr>
                <w:del w:id="2666" w:author="Fnu, Sonam" w:date="2019-11-27T19:12:00Z"/>
                <w:rFonts w:ascii="Calibri" w:hAnsi="Calibri"/>
              </w:rPr>
            </w:pPr>
            <w:del w:id="2667" w:author="Fnu, Sonam" w:date="2019-11-27T19:12:00Z">
              <w:r w:rsidRPr="00064254" w:rsidDel="00DA2926">
                <w:rPr>
                  <w:rFonts w:ascii="Calibri" w:hAnsi="Calibri"/>
                </w:rPr>
                <w:delText xml:space="preserve">the corporate notification the </w:delText>
              </w:r>
              <w:r w:rsidRPr="00064254" w:rsidDel="00DA2926">
                <w:rPr>
                  <w:rFonts w:ascii="Calibri" w:hAnsi="Calibri"/>
                  <w:b/>
                  <w:bCs/>
                </w:rPr>
                <w:delText xml:space="preserve">Recipients </w:delText>
              </w:r>
              <w:r w:rsidRPr="00064254" w:rsidDel="00DA2926">
                <w:rPr>
                  <w:rFonts w:ascii="Calibri" w:hAnsi="Calibri"/>
                </w:rPr>
                <w:delText>will be one of the following options</w:delText>
              </w:r>
            </w:del>
          </w:p>
          <w:p w14:paraId="5082C3A5" w14:textId="7A8C4B69" w:rsidR="00033D5F" w:rsidRPr="00064254" w:rsidDel="00DA2926" w:rsidRDefault="00033D5F" w:rsidP="00064254">
            <w:pPr>
              <w:pStyle w:val="ListParagraph"/>
              <w:numPr>
                <w:ilvl w:val="2"/>
                <w:numId w:val="118"/>
              </w:numPr>
              <w:contextualSpacing w:val="0"/>
              <w:rPr>
                <w:del w:id="2668" w:author="Fnu, Sonam" w:date="2019-11-27T19:12:00Z"/>
                <w:rFonts w:ascii="Calibri" w:hAnsi="Calibri"/>
              </w:rPr>
            </w:pPr>
            <w:del w:id="2669" w:author="Fnu, Sonam" w:date="2019-11-27T19:12:00Z">
              <w:r w:rsidRPr="00064254" w:rsidDel="00DA2926">
                <w:rPr>
                  <w:rFonts w:ascii="Calibri" w:hAnsi="Calibri"/>
                </w:rPr>
                <w:delText xml:space="preserve">Initiator as default selection </w:delText>
              </w:r>
            </w:del>
          </w:p>
          <w:p w14:paraId="43985FEA" w14:textId="7A59E73E" w:rsidR="00033D5F" w:rsidRPr="00064254" w:rsidDel="00DA2926" w:rsidRDefault="00033D5F" w:rsidP="00064254">
            <w:pPr>
              <w:pStyle w:val="ListParagraph"/>
              <w:numPr>
                <w:ilvl w:val="2"/>
                <w:numId w:val="118"/>
              </w:numPr>
              <w:contextualSpacing w:val="0"/>
              <w:rPr>
                <w:del w:id="2670" w:author="Fnu, Sonam" w:date="2019-11-27T19:12:00Z"/>
                <w:rFonts w:ascii="Calibri" w:hAnsi="Calibri"/>
              </w:rPr>
            </w:pPr>
            <w:del w:id="2671" w:author="Fnu, Sonam" w:date="2019-11-27T19:12:00Z">
              <w:r w:rsidRPr="00064254" w:rsidDel="00DA2926">
                <w:rPr>
                  <w:rFonts w:ascii="Calibri" w:hAnsi="Calibri"/>
                </w:rPr>
                <w:delText>Initiator and Authorizer</w:delText>
              </w:r>
            </w:del>
          </w:p>
          <w:p w14:paraId="47A47F15" w14:textId="7B50B5E8" w:rsidR="00033D5F" w:rsidRPr="00064254" w:rsidDel="00DA2926" w:rsidRDefault="00033D5F" w:rsidP="00064254">
            <w:pPr>
              <w:pStyle w:val="ListParagraph"/>
              <w:numPr>
                <w:ilvl w:val="2"/>
                <w:numId w:val="118"/>
              </w:numPr>
              <w:contextualSpacing w:val="0"/>
              <w:rPr>
                <w:del w:id="2672" w:author="Fnu, Sonam" w:date="2019-11-27T19:12:00Z"/>
                <w:rFonts w:ascii="Calibri" w:hAnsi="Calibri"/>
              </w:rPr>
            </w:pPr>
            <w:del w:id="2673" w:author="Fnu, Sonam" w:date="2019-11-27T19:12:00Z">
              <w:r w:rsidRPr="00064254" w:rsidDel="00DA2926">
                <w:rPr>
                  <w:rFonts w:ascii="Calibri" w:hAnsi="Calibri"/>
                </w:rPr>
                <w:delText xml:space="preserve">Initiator and Account Group </w:delText>
              </w:r>
            </w:del>
          </w:p>
          <w:p w14:paraId="4032241B" w14:textId="14851F55" w:rsidR="00033D5F" w:rsidRPr="00064254" w:rsidDel="00DA2926" w:rsidRDefault="00033D5F" w:rsidP="00064254">
            <w:pPr>
              <w:spacing w:before="300" w:after="300"/>
              <w:ind w:left="1440"/>
              <w:rPr>
                <w:del w:id="2674" w:author="Fnu, Sonam" w:date="2019-11-27T19:12:00Z"/>
                <w:rFonts w:ascii="Calibri" w:hAnsi="Calibri"/>
              </w:rPr>
            </w:pPr>
            <w:del w:id="2675" w:author="Fnu, Sonam" w:date="2019-11-27T19:12:00Z">
              <w:r w:rsidRPr="00064254" w:rsidDel="00DA2926">
                <w:rPr>
                  <w:rFonts w:ascii="Calibri" w:hAnsi="Calibri"/>
                  <w:u w:val="single"/>
                </w:rPr>
                <w:delText>For retail:</w:delText>
              </w:r>
              <w:r w:rsidRPr="00064254" w:rsidDel="00DA2926">
                <w:rPr>
                  <w:rFonts w:ascii="Calibri" w:hAnsi="Calibri"/>
                </w:rPr>
                <w:delText xml:space="preserve"> the initiator is the default recipient</w:delText>
              </w:r>
            </w:del>
          </w:p>
          <w:p w14:paraId="1B7CC474" w14:textId="7396AB6D" w:rsidR="00F007A8" w:rsidRPr="00064254" w:rsidDel="00DA2926" w:rsidRDefault="00837612" w:rsidP="00064254">
            <w:pPr>
              <w:pStyle w:val="ListParagraph"/>
              <w:numPr>
                <w:ilvl w:val="0"/>
                <w:numId w:val="115"/>
              </w:numPr>
              <w:ind w:left="1080"/>
              <w:rPr>
                <w:del w:id="2676" w:author="Fnu, Sonam" w:date="2019-11-27T19:12:00Z"/>
                <w:rFonts w:ascii="Calibri" w:hAnsi="Calibri"/>
              </w:rPr>
            </w:pPr>
            <w:del w:id="2677" w:author="Fnu, Sonam" w:date="2019-11-27T19:12:00Z">
              <w:r w:rsidRPr="00064254" w:rsidDel="00DA2926">
                <w:rPr>
                  <w:rFonts w:ascii="Calibri" w:hAnsi="Calibri"/>
                </w:rPr>
                <w:delText>For Customer to subscriber he should have list of all NET services assigned to customer package.</w:delText>
              </w:r>
            </w:del>
          </w:p>
          <w:p w14:paraId="41F29E9C" w14:textId="4D65463B" w:rsidR="00837612" w:rsidRPr="00064254" w:rsidDel="00DA2926" w:rsidRDefault="00837612" w:rsidP="00064254">
            <w:pPr>
              <w:pStyle w:val="ListParagraph"/>
              <w:numPr>
                <w:ilvl w:val="0"/>
                <w:numId w:val="115"/>
              </w:numPr>
              <w:ind w:left="1080"/>
              <w:rPr>
                <w:del w:id="2678" w:author="Fnu, Sonam" w:date="2019-11-27T19:12:00Z"/>
                <w:rFonts w:ascii="Calibri" w:hAnsi="Calibri"/>
              </w:rPr>
            </w:pPr>
            <w:del w:id="2679" w:author="Fnu, Sonam" w:date="2019-11-27T19:12:00Z">
              <w:r w:rsidRPr="00064254" w:rsidDel="00DA2926">
                <w:rPr>
                  <w:rFonts w:ascii="Calibri" w:hAnsi="Calibri"/>
                </w:rPr>
                <w:delText xml:space="preserve">Channel notifications ( NET services ) </w:delText>
              </w:r>
              <w:r w:rsidR="000A1A79" w:rsidRPr="00064254" w:rsidDel="00DA2926">
                <w:rPr>
                  <w:rFonts w:ascii="Calibri" w:hAnsi="Calibri"/>
                </w:rPr>
                <w:delText xml:space="preserve">should  </w:delText>
              </w:r>
              <w:r w:rsidRPr="00064254" w:rsidDel="00DA2926">
                <w:rPr>
                  <w:rFonts w:ascii="Calibri" w:hAnsi="Calibri"/>
                </w:rPr>
                <w:delText>contain</w:delText>
              </w:r>
              <w:r w:rsidR="000A1A79" w:rsidRPr="00064254" w:rsidDel="00DA2926">
                <w:rPr>
                  <w:rFonts w:ascii="Calibri" w:hAnsi="Calibri"/>
                </w:rPr>
                <w:delText xml:space="preserve">s all current functions/Services defined in SYS_FUNCTIONS like </w:delText>
              </w:r>
              <w:r w:rsidRPr="00064254" w:rsidDel="00DA2926">
                <w:rPr>
                  <w:rFonts w:ascii="Calibri" w:hAnsi="Calibri"/>
                </w:rPr>
                <w:delText xml:space="preserve"> :</w:delText>
              </w:r>
            </w:del>
          </w:p>
          <w:p w14:paraId="5CDDC1E6" w14:textId="6D3434D1" w:rsidR="004840AC" w:rsidRPr="00064254" w:rsidDel="00DA2926" w:rsidRDefault="004840AC" w:rsidP="00064254">
            <w:pPr>
              <w:pStyle w:val="ListParagraph"/>
              <w:numPr>
                <w:ilvl w:val="1"/>
                <w:numId w:val="110"/>
              </w:numPr>
              <w:rPr>
                <w:del w:id="2680" w:author="Fnu, Sonam" w:date="2019-11-27T19:12:00Z"/>
                <w:rFonts w:ascii="Calibri" w:hAnsi="Calibri"/>
              </w:rPr>
            </w:pPr>
            <w:del w:id="2681" w:author="Fnu, Sonam" w:date="2019-11-27T19:12:00Z">
              <w:r w:rsidRPr="00064254" w:rsidDel="00DA2926">
                <w:rPr>
                  <w:rFonts w:ascii="Calibri" w:hAnsi="Calibri"/>
                </w:rPr>
                <w:delText>Term Deposit</w:delText>
              </w:r>
            </w:del>
          </w:p>
          <w:p w14:paraId="220E68D0" w14:textId="1E5FF3B6" w:rsidR="004840AC" w:rsidRPr="00064254" w:rsidDel="00DA2926" w:rsidRDefault="004840AC" w:rsidP="00064254">
            <w:pPr>
              <w:pStyle w:val="ListParagraph"/>
              <w:numPr>
                <w:ilvl w:val="1"/>
                <w:numId w:val="110"/>
              </w:numPr>
              <w:rPr>
                <w:del w:id="2682" w:author="Fnu, Sonam" w:date="2019-11-27T19:12:00Z"/>
                <w:rFonts w:ascii="Calibri" w:hAnsi="Calibri"/>
              </w:rPr>
            </w:pPr>
            <w:del w:id="2683" w:author="Fnu, Sonam" w:date="2019-11-27T19:12:00Z">
              <w:r w:rsidRPr="00064254" w:rsidDel="00DA2926">
                <w:rPr>
                  <w:rFonts w:ascii="Calibri" w:hAnsi="Calibri"/>
                </w:rPr>
                <w:delText>Credit Card Payment</w:delText>
              </w:r>
            </w:del>
          </w:p>
          <w:p w14:paraId="706D1DDF" w14:textId="538D32D6" w:rsidR="00481C04" w:rsidRPr="00064254" w:rsidDel="00DA2926" w:rsidRDefault="00481C04" w:rsidP="00064254">
            <w:pPr>
              <w:pStyle w:val="ListParagraph"/>
              <w:numPr>
                <w:ilvl w:val="1"/>
                <w:numId w:val="110"/>
              </w:numPr>
              <w:rPr>
                <w:del w:id="2684" w:author="Fnu, Sonam" w:date="2019-11-27T19:12:00Z"/>
                <w:rFonts w:ascii="Calibri" w:hAnsi="Calibri"/>
              </w:rPr>
            </w:pPr>
            <w:del w:id="2685" w:author="Fnu, Sonam" w:date="2019-11-27T19:12:00Z">
              <w:r w:rsidRPr="00064254" w:rsidDel="00DA2926">
                <w:rPr>
                  <w:rFonts w:ascii="Calibri" w:hAnsi="Calibri"/>
                </w:rPr>
                <w:delText>Credit Card Application</w:delText>
              </w:r>
            </w:del>
          </w:p>
          <w:p w14:paraId="45AFFAF8" w14:textId="4DFCA5B1" w:rsidR="0076375A" w:rsidRPr="00064254" w:rsidDel="00DA2926" w:rsidRDefault="0076375A" w:rsidP="00064254">
            <w:pPr>
              <w:pStyle w:val="ListParagraph"/>
              <w:numPr>
                <w:ilvl w:val="1"/>
                <w:numId w:val="110"/>
              </w:numPr>
              <w:rPr>
                <w:del w:id="2686" w:author="Fnu, Sonam" w:date="2019-11-27T19:12:00Z"/>
                <w:rFonts w:ascii="Calibri" w:hAnsi="Calibri"/>
              </w:rPr>
            </w:pPr>
            <w:del w:id="2687" w:author="Fnu, Sonam" w:date="2019-11-27T19:12:00Z">
              <w:r w:rsidRPr="00064254" w:rsidDel="00DA2926">
                <w:rPr>
                  <w:rFonts w:ascii="Calibri" w:hAnsi="Calibri"/>
                </w:rPr>
                <w:delText>Credit card renew</w:delText>
              </w:r>
            </w:del>
          </w:p>
          <w:p w14:paraId="1DD7C1DD" w14:textId="2FA30329" w:rsidR="004840AC" w:rsidRPr="00064254" w:rsidDel="00DA2926" w:rsidRDefault="004840AC" w:rsidP="00064254">
            <w:pPr>
              <w:pStyle w:val="ListParagraph"/>
              <w:numPr>
                <w:ilvl w:val="1"/>
                <w:numId w:val="110"/>
              </w:numPr>
              <w:rPr>
                <w:del w:id="2688" w:author="Fnu, Sonam" w:date="2019-11-27T19:12:00Z"/>
                <w:rFonts w:ascii="Calibri" w:hAnsi="Calibri"/>
              </w:rPr>
            </w:pPr>
            <w:del w:id="2689" w:author="Fnu, Sonam" w:date="2019-11-27T19:12:00Z">
              <w:r w:rsidRPr="00064254" w:rsidDel="00DA2926">
                <w:rPr>
                  <w:rFonts w:ascii="Calibri" w:hAnsi="Calibri"/>
                </w:rPr>
                <w:delText>EZ-Remittance</w:delText>
              </w:r>
            </w:del>
          </w:p>
          <w:p w14:paraId="27D97776" w14:textId="3F84A424" w:rsidR="004840AC" w:rsidRPr="00064254" w:rsidDel="00DA2926" w:rsidRDefault="004840AC" w:rsidP="00064254">
            <w:pPr>
              <w:pStyle w:val="ListParagraph"/>
              <w:numPr>
                <w:ilvl w:val="1"/>
                <w:numId w:val="110"/>
              </w:numPr>
              <w:rPr>
                <w:del w:id="2690" w:author="Fnu, Sonam" w:date="2019-11-27T19:12:00Z"/>
                <w:rFonts w:ascii="Calibri" w:hAnsi="Calibri"/>
              </w:rPr>
            </w:pPr>
            <w:del w:id="2691" w:author="Fnu, Sonam" w:date="2019-11-27T19:12:00Z">
              <w:r w:rsidRPr="00064254" w:rsidDel="00DA2926">
                <w:rPr>
                  <w:rFonts w:ascii="Calibri" w:hAnsi="Calibri"/>
                </w:rPr>
                <w:delText>Purchase Certificate</w:delText>
              </w:r>
            </w:del>
          </w:p>
          <w:p w14:paraId="5CC8C1D5" w14:textId="4FE10029" w:rsidR="004840AC" w:rsidRPr="00064254" w:rsidDel="00DA2926" w:rsidRDefault="004840AC" w:rsidP="00064254">
            <w:pPr>
              <w:pStyle w:val="ListParagraph"/>
              <w:numPr>
                <w:ilvl w:val="1"/>
                <w:numId w:val="110"/>
              </w:numPr>
              <w:rPr>
                <w:del w:id="2692" w:author="Fnu, Sonam" w:date="2019-11-27T19:12:00Z"/>
                <w:rFonts w:ascii="Calibri" w:hAnsi="Calibri"/>
              </w:rPr>
            </w:pPr>
            <w:del w:id="2693" w:author="Fnu, Sonam" w:date="2019-11-27T19:12:00Z">
              <w:r w:rsidRPr="00064254" w:rsidDel="00DA2926">
                <w:rPr>
                  <w:rFonts w:ascii="Calibri" w:hAnsi="Calibri"/>
                </w:rPr>
                <w:delText>PayPal Account Creation</w:delText>
              </w:r>
            </w:del>
          </w:p>
          <w:p w14:paraId="301D7FB9" w14:textId="192CAFCC" w:rsidR="004840AC" w:rsidRPr="00064254" w:rsidDel="00DA2926" w:rsidRDefault="004840AC" w:rsidP="00064254">
            <w:pPr>
              <w:pStyle w:val="ListParagraph"/>
              <w:numPr>
                <w:ilvl w:val="1"/>
                <w:numId w:val="110"/>
              </w:numPr>
              <w:rPr>
                <w:del w:id="2694" w:author="Fnu, Sonam" w:date="2019-11-27T19:12:00Z"/>
                <w:rFonts w:ascii="Calibri" w:hAnsi="Calibri"/>
              </w:rPr>
            </w:pPr>
            <w:del w:id="2695" w:author="Fnu, Sonam" w:date="2019-11-27T19:12:00Z">
              <w:r w:rsidRPr="00064254" w:rsidDel="00DA2926">
                <w:rPr>
                  <w:rFonts w:ascii="Calibri" w:hAnsi="Calibri"/>
                </w:rPr>
                <w:delText>PayPal Withdrawal</w:delText>
              </w:r>
            </w:del>
          </w:p>
          <w:p w14:paraId="3E7930CD" w14:textId="39B4F4E7" w:rsidR="004840AC" w:rsidRPr="00064254" w:rsidDel="00DA2926" w:rsidRDefault="004840AC" w:rsidP="00064254">
            <w:pPr>
              <w:pStyle w:val="ListParagraph"/>
              <w:numPr>
                <w:ilvl w:val="1"/>
                <w:numId w:val="110"/>
              </w:numPr>
              <w:rPr>
                <w:del w:id="2696" w:author="Fnu, Sonam" w:date="2019-11-27T19:12:00Z"/>
                <w:rFonts w:ascii="Calibri" w:hAnsi="Calibri"/>
              </w:rPr>
            </w:pPr>
            <w:del w:id="2697" w:author="Fnu, Sonam" w:date="2019-11-27T19:12:00Z">
              <w:r w:rsidRPr="00064254" w:rsidDel="00DA2926">
                <w:rPr>
                  <w:rFonts w:ascii="Calibri" w:hAnsi="Calibri"/>
                </w:rPr>
                <w:delText>PayPal Top-Up</w:delText>
              </w:r>
            </w:del>
          </w:p>
          <w:p w14:paraId="47E1C0B7" w14:textId="7C159E74" w:rsidR="004840AC" w:rsidRPr="00064254" w:rsidDel="00DA2926" w:rsidRDefault="004840AC" w:rsidP="00064254">
            <w:pPr>
              <w:pStyle w:val="ListParagraph"/>
              <w:numPr>
                <w:ilvl w:val="1"/>
                <w:numId w:val="110"/>
              </w:numPr>
              <w:rPr>
                <w:del w:id="2698" w:author="Fnu, Sonam" w:date="2019-11-27T19:12:00Z"/>
                <w:rFonts w:ascii="Calibri" w:hAnsi="Calibri"/>
              </w:rPr>
            </w:pPr>
            <w:del w:id="2699" w:author="Fnu, Sonam" w:date="2019-11-27T19:12:00Z">
              <w:r w:rsidRPr="00064254" w:rsidDel="00DA2926">
                <w:rPr>
                  <w:rFonts w:ascii="Calibri" w:hAnsi="Calibri"/>
                </w:rPr>
                <w:delText>International Wire Transfer</w:delText>
              </w:r>
            </w:del>
          </w:p>
          <w:p w14:paraId="3AAB12E8" w14:textId="3B2F36A6" w:rsidR="004840AC" w:rsidRPr="00064254" w:rsidDel="00DA2926" w:rsidRDefault="004840AC" w:rsidP="00064254">
            <w:pPr>
              <w:pStyle w:val="ListParagraph"/>
              <w:numPr>
                <w:ilvl w:val="1"/>
                <w:numId w:val="110"/>
              </w:numPr>
              <w:rPr>
                <w:del w:id="2700" w:author="Fnu, Sonam" w:date="2019-11-27T19:12:00Z"/>
                <w:rFonts w:ascii="Calibri" w:hAnsi="Calibri"/>
              </w:rPr>
            </w:pPr>
            <w:del w:id="2701" w:author="Fnu, Sonam" w:date="2019-11-27T19:12:00Z">
              <w:r w:rsidRPr="00064254" w:rsidDel="00DA2926">
                <w:rPr>
                  <w:rFonts w:ascii="Calibri" w:hAnsi="Calibri"/>
                </w:rPr>
                <w:delText>Loan application</w:delText>
              </w:r>
            </w:del>
          </w:p>
          <w:p w14:paraId="592A8AE3" w14:textId="453775D8" w:rsidR="004840AC" w:rsidRPr="00064254" w:rsidDel="00DA2926" w:rsidRDefault="004840AC" w:rsidP="00064254">
            <w:pPr>
              <w:pStyle w:val="ListParagraph"/>
              <w:numPr>
                <w:ilvl w:val="1"/>
                <w:numId w:val="110"/>
              </w:numPr>
              <w:rPr>
                <w:del w:id="2702" w:author="Fnu, Sonam" w:date="2019-11-27T19:12:00Z"/>
                <w:rFonts w:ascii="Calibri" w:hAnsi="Calibri"/>
              </w:rPr>
            </w:pPr>
            <w:del w:id="2703" w:author="Fnu, Sonam" w:date="2019-11-27T19:12:00Z">
              <w:r w:rsidRPr="00064254" w:rsidDel="00DA2926">
                <w:rPr>
                  <w:rFonts w:ascii="Calibri" w:hAnsi="Calibri"/>
                </w:rPr>
                <w:delText>Loan Payment</w:delText>
              </w:r>
            </w:del>
          </w:p>
          <w:p w14:paraId="501F0D44" w14:textId="473D4C4D" w:rsidR="004840AC" w:rsidRPr="00064254" w:rsidDel="00DA2926" w:rsidRDefault="004840AC" w:rsidP="00064254">
            <w:pPr>
              <w:pStyle w:val="ListParagraph"/>
              <w:numPr>
                <w:ilvl w:val="1"/>
                <w:numId w:val="110"/>
              </w:numPr>
              <w:rPr>
                <w:del w:id="2704" w:author="Fnu, Sonam" w:date="2019-11-27T19:12:00Z"/>
                <w:rFonts w:ascii="Calibri" w:hAnsi="Calibri"/>
              </w:rPr>
            </w:pPr>
            <w:del w:id="2705" w:author="Fnu, Sonam" w:date="2019-11-27T19:12:00Z">
              <w:r w:rsidRPr="00064254" w:rsidDel="00DA2926">
                <w:rPr>
                  <w:rFonts w:ascii="Calibri" w:hAnsi="Calibri"/>
                </w:rPr>
                <w:delText>Transfer between My Accounts</w:delText>
              </w:r>
            </w:del>
          </w:p>
          <w:p w14:paraId="524CCBA2" w14:textId="74E2ACA6" w:rsidR="004840AC" w:rsidRPr="00064254" w:rsidDel="00DA2926" w:rsidRDefault="004840AC" w:rsidP="00064254">
            <w:pPr>
              <w:pStyle w:val="ListParagraph"/>
              <w:numPr>
                <w:ilvl w:val="1"/>
                <w:numId w:val="110"/>
              </w:numPr>
              <w:rPr>
                <w:del w:id="2706" w:author="Fnu, Sonam" w:date="2019-11-27T19:12:00Z"/>
                <w:rFonts w:ascii="Calibri" w:hAnsi="Calibri"/>
              </w:rPr>
            </w:pPr>
            <w:del w:id="2707" w:author="Fnu, Sonam" w:date="2019-11-27T19:12:00Z">
              <w:r w:rsidRPr="00064254" w:rsidDel="00DA2926">
                <w:rPr>
                  <w:rFonts w:ascii="Calibri" w:hAnsi="Calibri"/>
                </w:rPr>
                <w:delText>Third party transfer Within Bank</w:delText>
              </w:r>
            </w:del>
          </w:p>
          <w:p w14:paraId="672CEF33" w14:textId="14A7F3F6" w:rsidR="004840AC" w:rsidRPr="00064254" w:rsidDel="00DA2926" w:rsidRDefault="004840AC" w:rsidP="00064254">
            <w:pPr>
              <w:pStyle w:val="ListParagraph"/>
              <w:numPr>
                <w:ilvl w:val="1"/>
                <w:numId w:val="110"/>
              </w:numPr>
              <w:rPr>
                <w:del w:id="2708" w:author="Fnu, Sonam" w:date="2019-11-27T19:12:00Z"/>
                <w:rFonts w:ascii="Calibri" w:hAnsi="Calibri"/>
              </w:rPr>
            </w:pPr>
            <w:del w:id="2709" w:author="Fnu, Sonam" w:date="2019-11-27T19:12:00Z">
              <w:r w:rsidRPr="00064254" w:rsidDel="00DA2926">
                <w:rPr>
                  <w:rFonts w:ascii="Calibri" w:hAnsi="Calibri"/>
                </w:rPr>
                <w:delText>Local Banks Transfer</w:delText>
              </w:r>
            </w:del>
          </w:p>
          <w:p w14:paraId="7E347B36" w14:textId="5B5D44EE" w:rsidR="004840AC" w:rsidRPr="00064254" w:rsidDel="00DA2926" w:rsidRDefault="004840AC" w:rsidP="00064254">
            <w:pPr>
              <w:pStyle w:val="ListParagraph"/>
              <w:numPr>
                <w:ilvl w:val="1"/>
                <w:numId w:val="110"/>
              </w:numPr>
              <w:rPr>
                <w:del w:id="2710" w:author="Fnu, Sonam" w:date="2019-11-27T19:12:00Z"/>
                <w:rFonts w:ascii="Calibri" w:hAnsi="Calibri"/>
              </w:rPr>
            </w:pPr>
            <w:del w:id="2711" w:author="Fnu, Sonam" w:date="2019-11-27T19:12:00Z">
              <w:r w:rsidRPr="00064254" w:rsidDel="00DA2926">
                <w:rPr>
                  <w:rFonts w:ascii="Calibri" w:hAnsi="Calibri"/>
                </w:rPr>
                <w:delText>International Draft</w:delText>
              </w:r>
            </w:del>
          </w:p>
          <w:p w14:paraId="3E67BC08" w14:textId="07873C8E" w:rsidR="004840AC" w:rsidRPr="00064254" w:rsidDel="00DA2926" w:rsidRDefault="004840AC" w:rsidP="00064254">
            <w:pPr>
              <w:pStyle w:val="ListParagraph"/>
              <w:numPr>
                <w:ilvl w:val="1"/>
                <w:numId w:val="110"/>
              </w:numPr>
              <w:rPr>
                <w:del w:id="2712" w:author="Fnu, Sonam" w:date="2019-11-27T19:12:00Z"/>
                <w:rFonts w:ascii="Calibri" w:hAnsi="Calibri"/>
              </w:rPr>
            </w:pPr>
            <w:del w:id="2713" w:author="Fnu, Sonam" w:date="2019-11-27T19:12:00Z">
              <w:r w:rsidRPr="00064254" w:rsidDel="00DA2926">
                <w:rPr>
                  <w:rFonts w:ascii="Calibri" w:hAnsi="Calibri"/>
                </w:rPr>
                <w:delText>Bill Payment</w:delText>
              </w:r>
            </w:del>
          </w:p>
          <w:p w14:paraId="2EB0140A" w14:textId="6A2ACFC0" w:rsidR="0076375A" w:rsidRPr="00064254" w:rsidDel="00DA2926" w:rsidRDefault="0076375A" w:rsidP="00064254">
            <w:pPr>
              <w:pStyle w:val="ListParagraph"/>
              <w:ind w:left="1440"/>
              <w:rPr>
                <w:del w:id="2714" w:author="Fnu, Sonam" w:date="2019-11-27T19:12:00Z"/>
                <w:rFonts w:ascii="Calibri" w:hAnsi="Calibri"/>
              </w:rPr>
            </w:pPr>
          </w:p>
          <w:p w14:paraId="564534D0" w14:textId="5E008C8A" w:rsidR="004840AC" w:rsidRPr="00064254" w:rsidDel="00DA2926" w:rsidRDefault="002311AA" w:rsidP="00064254">
            <w:pPr>
              <w:pStyle w:val="ListParagraph"/>
              <w:numPr>
                <w:ilvl w:val="0"/>
                <w:numId w:val="115"/>
              </w:numPr>
              <w:ind w:left="1080"/>
              <w:rPr>
                <w:del w:id="2715" w:author="Fnu, Sonam" w:date="2019-11-27T19:12:00Z"/>
                <w:rFonts w:ascii="Calibri" w:hAnsi="Calibri"/>
              </w:rPr>
            </w:pPr>
            <w:del w:id="2716" w:author="Fnu, Sonam" w:date="2019-11-27T19:12:00Z">
              <w:r w:rsidRPr="00064254" w:rsidDel="00DA2926">
                <w:rPr>
                  <w:rFonts w:ascii="Calibri" w:hAnsi="Calibri"/>
                </w:rPr>
                <w:delText>A</w:delText>
              </w:r>
              <w:r w:rsidR="004840AC" w:rsidRPr="00064254" w:rsidDel="00DA2926">
                <w:rPr>
                  <w:rFonts w:ascii="Calibri" w:hAnsi="Calibri"/>
                </w:rPr>
                <w:delText xml:space="preserve">ny </w:delText>
              </w:r>
              <w:r w:rsidR="000A1A79" w:rsidRPr="00064254" w:rsidDel="00DA2926">
                <w:rPr>
                  <w:rFonts w:ascii="Calibri" w:hAnsi="Calibri"/>
                </w:rPr>
                <w:delText xml:space="preserve">new </w:delText>
              </w:r>
              <w:r w:rsidR="004840AC" w:rsidRPr="00064254" w:rsidDel="00DA2926">
                <w:rPr>
                  <w:rFonts w:ascii="Calibri" w:hAnsi="Calibri"/>
                </w:rPr>
                <w:delText xml:space="preserve">NET services that will be added to application </w:delText>
              </w:r>
              <w:r w:rsidR="0076375A" w:rsidRPr="00064254" w:rsidDel="00DA2926">
                <w:rPr>
                  <w:rFonts w:ascii="Calibri" w:hAnsi="Calibri"/>
                </w:rPr>
                <w:delText>should be</w:delText>
              </w:r>
              <w:r w:rsidR="004840AC" w:rsidRPr="00064254" w:rsidDel="00DA2926">
                <w:rPr>
                  <w:rFonts w:ascii="Calibri" w:hAnsi="Calibri"/>
                </w:rPr>
                <w:delText xml:space="preserve"> subject to notification</w:delText>
              </w:r>
            </w:del>
          </w:p>
          <w:p w14:paraId="33C8A963" w14:textId="31094312" w:rsidR="0092549C" w:rsidRPr="00064254" w:rsidDel="00DA2926" w:rsidRDefault="00232F6A" w:rsidP="00064254">
            <w:pPr>
              <w:pStyle w:val="Heading2"/>
              <w:ind w:left="720"/>
              <w:outlineLvl w:val="1"/>
              <w:rPr>
                <w:del w:id="2717" w:author="Fnu, Sonam" w:date="2019-11-27T19:12:00Z"/>
                <w:rFonts w:ascii="Calibri" w:hAnsi="Calibri"/>
              </w:rPr>
            </w:pPr>
            <w:bookmarkStart w:id="2718" w:name="_Toc5265597"/>
            <w:del w:id="2719" w:author="Fnu, Sonam" w:date="2019-11-27T19:12:00Z">
              <w:r w:rsidRPr="00064254" w:rsidDel="00DA2926">
                <w:rPr>
                  <w:rFonts w:ascii="Calibri" w:hAnsi="Calibri"/>
                </w:rPr>
                <w:delText xml:space="preserve">3.2 </w:delText>
              </w:r>
              <w:r w:rsidR="0092549C" w:rsidRPr="00064254" w:rsidDel="00DA2926">
                <w:rPr>
                  <w:rFonts w:ascii="Calibri" w:hAnsi="Calibri"/>
                </w:rPr>
                <w:delText>Account Notification Subscription</w:delText>
              </w:r>
              <w:r w:rsidR="00BE2ECD" w:rsidRPr="00064254" w:rsidDel="00DA2926">
                <w:rPr>
                  <w:rFonts w:ascii="Calibri" w:hAnsi="Calibri"/>
                </w:rPr>
                <w:delText xml:space="preserve"> (Image </w:delText>
              </w:r>
              <w:r w:rsidR="006E3C2B" w:rsidRPr="00064254" w:rsidDel="00DA2926">
                <w:rPr>
                  <w:rFonts w:ascii="Calibri" w:hAnsi="Calibri"/>
                </w:rPr>
                <w:delText>9</w:delText>
              </w:r>
              <w:r w:rsidR="00DA5A60" w:rsidRPr="00064254" w:rsidDel="00DA2926">
                <w:rPr>
                  <w:rFonts w:ascii="Calibri" w:hAnsi="Calibri"/>
                </w:rPr>
                <w:delText>, 10</w:delText>
              </w:r>
              <w:r w:rsidR="00BE2ECD" w:rsidRPr="00064254" w:rsidDel="00DA2926">
                <w:rPr>
                  <w:rFonts w:ascii="Calibri" w:hAnsi="Calibri"/>
                </w:rPr>
                <w:delText>)</w:delText>
              </w:r>
              <w:bookmarkEnd w:id="2718"/>
            </w:del>
          </w:p>
          <w:p w14:paraId="74215908" w14:textId="146B0F3F" w:rsidR="0092549C" w:rsidRPr="00064254" w:rsidDel="00DA2926" w:rsidRDefault="0092549C" w:rsidP="00064254">
            <w:pPr>
              <w:pStyle w:val="ListParagraph"/>
              <w:numPr>
                <w:ilvl w:val="1"/>
                <w:numId w:val="120"/>
              </w:numPr>
              <w:spacing w:before="300" w:after="300"/>
              <w:rPr>
                <w:del w:id="2720" w:author="Fnu, Sonam" w:date="2019-11-27T19:12:00Z"/>
                <w:rFonts w:ascii="Calibri" w:hAnsi="Calibri"/>
              </w:rPr>
            </w:pPr>
            <w:del w:id="2721" w:author="Fnu, Sonam" w:date="2019-11-27T19:12:00Z">
              <w:r w:rsidRPr="00064254" w:rsidDel="00DA2926">
                <w:rPr>
                  <w:rFonts w:ascii="Calibri" w:hAnsi="Calibri"/>
                </w:rPr>
                <w:delText>Adding to notification subscription module , new section will be concerned with accounts executed transactions like credit, debit, latest transactions, …</w:delText>
              </w:r>
            </w:del>
          </w:p>
          <w:p w14:paraId="3E617E71" w14:textId="7D4C6BB7" w:rsidR="0092549C" w:rsidRPr="00064254" w:rsidDel="00DA2926" w:rsidRDefault="0092549C" w:rsidP="00064254">
            <w:pPr>
              <w:pStyle w:val="ListParagraph"/>
              <w:numPr>
                <w:ilvl w:val="1"/>
                <w:numId w:val="120"/>
              </w:numPr>
              <w:spacing w:before="300" w:after="300"/>
              <w:rPr>
                <w:del w:id="2722" w:author="Fnu, Sonam" w:date="2019-11-27T19:12:00Z"/>
                <w:rFonts w:ascii="Calibri" w:hAnsi="Calibri"/>
              </w:rPr>
            </w:pPr>
            <w:del w:id="2723" w:author="Fnu, Sonam" w:date="2019-11-27T19:12:00Z">
              <w:r w:rsidRPr="00064254" w:rsidDel="00DA2926">
                <w:rPr>
                  <w:rFonts w:ascii="Calibri" w:hAnsi="Calibri"/>
                </w:rPr>
                <w:delText>New module will be added to allow customer to subscribe/unsubscribe on any SMS service.</w:delText>
              </w:r>
            </w:del>
          </w:p>
          <w:p w14:paraId="3D3C9CAD" w14:textId="0F5E9C0C" w:rsidR="0092549C" w:rsidRPr="00064254" w:rsidDel="00DA2926" w:rsidRDefault="0092549C" w:rsidP="00064254">
            <w:pPr>
              <w:pStyle w:val="ListParagraph"/>
              <w:numPr>
                <w:ilvl w:val="1"/>
                <w:numId w:val="120"/>
              </w:numPr>
              <w:spacing w:before="300" w:after="300"/>
              <w:rPr>
                <w:del w:id="2724" w:author="Fnu, Sonam" w:date="2019-11-27T19:12:00Z"/>
                <w:rFonts w:ascii="Calibri" w:hAnsi="Calibri"/>
              </w:rPr>
            </w:pPr>
            <w:del w:id="2725" w:author="Fnu, Sonam" w:date="2019-11-27T19:12:00Z">
              <w:r w:rsidRPr="00064254" w:rsidDel="00DA2926">
                <w:rPr>
                  <w:rFonts w:ascii="Calibri" w:hAnsi="Calibri"/>
                </w:rPr>
                <w:delText xml:space="preserve">Customer should have list of available notification service </w:delText>
              </w:r>
              <w:r w:rsidR="009E3043" w:rsidRPr="00064254" w:rsidDel="00DA2926">
                <w:rPr>
                  <w:rFonts w:ascii="Calibri" w:hAnsi="Calibri"/>
                </w:rPr>
                <w:delText xml:space="preserve">defined in ETHIX-CONTACT </w:delText>
              </w:r>
              <w:r w:rsidRPr="00064254" w:rsidDel="00DA2926">
                <w:rPr>
                  <w:rFonts w:ascii="Calibri" w:hAnsi="Calibri"/>
                </w:rPr>
                <w:delText>and he could choose one or more service to subscriber</w:delText>
              </w:r>
            </w:del>
          </w:p>
          <w:p w14:paraId="59537AB4" w14:textId="66940D55" w:rsidR="0092549C" w:rsidRPr="00064254" w:rsidDel="00DA2926" w:rsidRDefault="0092549C" w:rsidP="00064254">
            <w:pPr>
              <w:pStyle w:val="ListParagraph"/>
              <w:numPr>
                <w:ilvl w:val="1"/>
                <w:numId w:val="120"/>
              </w:numPr>
              <w:spacing w:before="300" w:after="300"/>
              <w:rPr>
                <w:del w:id="2726" w:author="Fnu, Sonam" w:date="2019-11-27T19:12:00Z"/>
                <w:rFonts w:ascii="Calibri" w:hAnsi="Calibri"/>
              </w:rPr>
            </w:pPr>
            <w:del w:id="2727" w:author="Fnu, Sonam" w:date="2019-11-27T19:12:00Z">
              <w:r w:rsidRPr="00064254" w:rsidDel="00DA2926">
                <w:rPr>
                  <w:rFonts w:ascii="Calibri" w:hAnsi="Calibri"/>
                </w:rPr>
                <w:delText>Each subscribed service will be linked to specific account to monitor</w:delText>
              </w:r>
            </w:del>
          </w:p>
          <w:p w14:paraId="72972DC5" w14:textId="4D4F57D5" w:rsidR="0092549C" w:rsidRPr="00064254" w:rsidDel="00DA2926" w:rsidRDefault="0092549C" w:rsidP="00064254">
            <w:pPr>
              <w:pStyle w:val="ListParagraph"/>
              <w:numPr>
                <w:ilvl w:val="1"/>
                <w:numId w:val="120"/>
              </w:numPr>
              <w:rPr>
                <w:del w:id="2728" w:author="Fnu, Sonam" w:date="2019-11-27T19:12:00Z"/>
                <w:rFonts w:ascii="Calibri" w:hAnsi="Calibri"/>
              </w:rPr>
            </w:pPr>
            <w:del w:id="2729" w:author="Fnu, Sonam" w:date="2019-11-27T19:12:00Z">
              <w:r w:rsidRPr="00064254" w:rsidDel="00DA2926">
                <w:rPr>
                  <w:rFonts w:ascii="Calibri" w:hAnsi="Calibri"/>
                </w:rPr>
                <w:delText>For notification service the customer should specify:</w:delText>
              </w:r>
            </w:del>
          </w:p>
          <w:p w14:paraId="2CC3CB5D" w14:textId="4D374BDF" w:rsidR="0092549C" w:rsidRPr="00064254" w:rsidDel="00DA2926" w:rsidRDefault="0092549C" w:rsidP="00064254">
            <w:pPr>
              <w:pStyle w:val="ListParagraph"/>
              <w:numPr>
                <w:ilvl w:val="2"/>
                <w:numId w:val="121"/>
              </w:numPr>
              <w:rPr>
                <w:del w:id="2730" w:author="Fnu, Sonam" w:date="2019-11-27T19:12:00Z"/>
                <w:rFonts w:ascii="Calibri" w:hAnsi="Calibri"/>
              </w:rPr>
            </w:pPr>
            <w:del w:id="2731" w:author="Fnu, Sonam" w:date="2019-11-27T19:12:00Z">
              <w:r w:rsidRPr="00064254" w:rsidDel="00DA2926">
                <w:rPr>
                  <w:rFonts w:ascii="Calibri" w:hAnsi="Calibri"/>
                </w:rPr>
                <w:delText xml:space="preserve">Subscribe/Unsubscribe option </w:delText>
              </w:r>
            </w:del>
          </w:p>
          <w:p w14:paraId="6E5D7EBB" w14:textId="18ED4DDE" w:rsidR="0092549C" w:rsidRPr="00064254" w:rsidDel="00DA2926" w:rsidRDefault="0092549C" w:rsidP="00064254">
            <w:pPr>
              <w:pStyle w:val="ListParagraph"/>
              <w:numPr>
                <w:ilvl w:val="2"/>
                <w:numId w:val="121"/>
              </w:numPr>
              <w:rPr>
                <w:del w:id="2732" w:author="Fnu, Sonam" w:date="2019-11-27T19:12:00Z"/>
                <w:rFonts w:ascii="Calibri" w:hAnsi="Calibri"/>
              </w:rPr>
            </w:pPr>
            <w:del w:id="2733" w:author="Fnu, Sonam" w:date="2019-11-27T19:12:00Z">
              <w:r w:rsidRPr="00064254" w:rsidDel="00DA2926">
                <w:rPr>
                  <w:rFonts w:ascii="Calibri" w:hAnsi="Calibri"/>
                </w:rPr>
                <w:delText>Method : one of the available methods that are configured by the bank</w:delText>
              </w:r>
            </w:del>
          </w:p>
          <w:p w14:paraId="03A8DA18" w14:textId="1CDD414E" w:rsidR="0092549C" w:rsidRPr="00064254" w:rsidDel="00DA2926" w:rsidRDefault="00FE26FE" w:rsidP="00064254">
            <w:pPr>
              <w:pStyle w:val="ListParagraph"/>
              <w:spacing w:before="300" w:after="300"/>
              <w:ind w:left="2160"/>
              <w:rPr>
                <w:del w:id="2734" w:author="Fnu, Sonam" w:date="2019-11-27T19:12:00Z"/>
                <w:rFonts w:ascii="Calibri" w:hAnsi="Calibri"/>
              </w:rPr>
            </w:pPr>
            <w:del w:id="2735" w:author="Fnu, Sonam" w:date="2019-11-27T19:12:00Z">
              <w:r w:rsidRPr="00064254" w:rsidDel="00DA2926">
                <w:rPr>
                  <w:rFonts w:ascii="Calibri" w:hAnsi="Calibri"/>
                  <w:b/>
                  <w:bCs/>
                  <w:u w:val="single"/>
                </w:rPr>
                <w:delText>Note That:</w:delText>
              </w:r>
              <w:r w:rsidRPr="00064254" w:rsidDel="00DA2926">
                <w:rPr>
                  <w:rFonts w:ascii="Calibri" w:hAnsi="Calibri"/>
                  <w:u w:val="single"/>
                </w:rPr>
                <w:delText xml:space="preserve"> </w:delText>
              </w:r>
              <w:r w:rsidR="00C764B3" w:rsidRPr="00064254" w:rsidDel="00DA2926">
                <w:rPr>
                  <w:rFonts w:ascii="Calibri" w:hAnsi="Calibri"/>
                </w:rPr>
                <w:delText xml:space="preserve"> </w:delText>
              </w:r>
              <w:r w:rsidRPr="00064254" w:rsidDel="00DA2926">
                <w:rPr>
                  <w:rFonts w:ascii="Calibri" w:hAnsi="Calibri"/>
                </w:rPr>
                <w:delText>SMS will be disabled and selected by default</w:delText>
              </w:r>
              <w:r w:rsidR="0092549C" w:rsidRPr="00064254" w:rsidDel="00DA2926">
                <w:rPr>
                  <w:rFonts w:ascii="Calibri" w:hAnsi="Calibri"/>
                </w:rPr>
                <w:delText>.</w:delText>
              </w:r>
              <w:r w:rsidR="0092549C" w:rsidRPr="00064254" w:rsidDel="00DA2926">
                <w:rPr>
                  <w:rFonts w:ascii="Calibri" w:hAnsi="Calibri"/>
                </w:rPr>
                <w:tab/>
              </w:r>
            </w:del>
          </w:p>
          <w:p w14:paraId="7FC38862" w14:textId="14777157" w:rsidR="0092549C" w:rsidRPr="00064254" w:rsidDel="00DA2926" w:rsidRDefault="0092549C" w:rsidP="00064254">
            <w:pPr>
              <w:pStyle w:val="ListParagraph"/>
              <w:numPr>
                <w:ilvl w:val="2"/>
                <w:numId w:val="122"/>
              </w:numPr>
              <w:rPr>
                <w:del w:id="2736" w:author="Fnu, Sonam" w:date="2019-11-27T19:12:00Z"/>
                <w:rFonts w:ascii="Calibri" w:hAnsi="Calibri"/>
              </w:rPr>
            </w:pPr>
            <w:del w:id="2737" w:author="Fnu, Sonam" w:date="2019-11-27T19:12:00Z">
              <w:r w:rsidRPr="00064254" w:rsidDel="00DA2926">
                <w:rPr>
                  <w:rFonts w:ascii="Calibri" w:hAnsi="Calibri"/>
                </w:rPr>
                <w:delText xml:space="preserve">Receipts: </w:delText>
              </w:r>
            </w:del>
          </w:p>
          <w:p w14:paraId="0B540440" w14:textId="554D520F" w:rsidR="0092549C" w:rsidRPr="00064254" w:rsidDel="00DA2926" w:rsidRDefault="0092549C" w:rsidP="00064254">
            <w:pPr>
              <w:pStyle w:val="ListParagraph"/>
              <w:spacing w:before="300" w:after="300"/>
              <w:ind w:left="2160"/>
              <w:rPr>
                <w:del w:id="2738" w:author="Fnu, Sonam" w:date="2019-11-27T19:12:00Z"/>
                <w:rFonts w:ascii="Calibri" w:hAnsi="Calibri"/>
              </w:rPr>
            </w:pPr>
            <w:del w:id="2739" w:author="Fnu, Sonam" w:date="2019-11-27T19:12:00Z">
              <w:r w:rsidRPr="00064254" w:rsidDel="00DA2926">
                <w:rPr>
                  <w:rFonts w:ascii="Calibri" w:hAnsi="Calibri"/>
                  <w:u w:val="single"/>
                </w:rPr>
                <w:delText xml:space="preserve">For corporate : </w:delText>
              </w:r>
            </w:del>
          </w:p>
          <w:p w14:paraId="2C5B833A" w14:textId="2915DCF3" w:rsidR="00117ABB" w:rsidRPr="00064254" w:rsidDel="00DA2926" w:rsidRDefault="00117ABB" w:rsidP="00064254">
            <w:pPr>
              <w:pStyle w:val="ListParagraph"/>
              <w:spacing w:before="300" w:after="300"/>
              <w:ind w:left="2160"/>
              <w:rPr>
                <w:del w:id="2740" w:author="Fnu, Sonam" w:date="2019-11-27T19:12:00Z"/>
                <w:rFonts w:ascii="Calibri" w:hAnsi="Calibri"/>
              </w:rPr>
            </w:pPr>
            <w:del w:id="2741" w:author="Fnu, Sonam" w:date="2019-11-27T19:12:00Z">
              <w:r w:rsidRPr="00064254" w:rsidDel="00DA2926">
                <w:rPr>
                  <w:rFonts w:ascii="Calibri" w:hAnsi="Calibri"/>
                </w:rPr>
                <w:delText xml:space="preserve">the corporate notification the </w:delText>
              </w:r>
              <w:r w:rsidRPr="00064254" w:rsidDel="00DA2926">
                <w:rPr>
                  <w:rFonts w:ascii="Calibri" w:hAnsi="Calibri"/>
                  <w:b/>
                  <w:bCs/>
                </w:rPr>
                <w:delText xml:space="preserve">Recipients </w:delText>
              </w:r>
              <w:r w:rsidRPr="00064254" w:rsidDel="00DA2926">
                <w:rPr>
                  <w:rFonts w:ascii="Calibri" w:hAnsi="Calibri"/>
                </w:rPr>
                <w:delText>will be one of the following options</w:delText>
              </w:r>
            </w:del>
          </w:p>
          <w:p w14:paraId="4CA91F62" w14:textId="30F694CC" w:rsidR="00117ABB" w:rsidRPr="00064254" w:rsidDel="00DA2926" w:rsidRDefault="00117ABB" w:rsidP="00064254">
            <w:pPr>
              <w:pStyle w:val="ListParagraph"/>
              <w:numPr>
                <w:ilvl w:val="6"/>
                <w:numId w:val="124"/>
              </w:numPr>
              <w:contextualSpacing w:val="0"/>
              <w:rPr>
                <w:del w:id="2742" w:author="Fnu, Sonam" w:date="2019-11-27T19:12:00Z"/>
                <w:rFonts w:ascii="Calibri" w:hAnsi="Calibri"/>
              </w:rPr>
            </w:pPr>
            <w:del w:id="2743" w:author="Fnu, Sonam" w:date="2019-11-27T19:12:00Z">
              <w:r w:rsidRPr="00064254" w:rsidDel="00DA2926">
                <w:rPr>
                  <w:rFonts w:ascii="Calibri" w:hAnsi="Calibri"/>
                </w:rPr>
                <w:delText>Initiator</w:delText>
              </w:r>
              <w:r w:rsidR="00B12384" w:rsidRPr="00064254" w:rsidDel="00DA2926">
                <w:rPr>
                  <w:rFonts w:ascii="Calibri" w:hAnsi="Calibri"/>
                </w:rPr>
                <w:delText xml:space="preserve"> as default selection </w:delText>
              </w:r>
            </w:del>
          </w:p>
          <w:p w14:paraId="0F25D43D" w14:textId="5019E41A" w:rsidR="00117ABB" w:rsidRPr="00064254" w:rsidDel="00DA2926" w:rsidRDefault="00117ABB" w:rsidP="00064254">
            <w:pPr>
              <w:pStyle w:val="ListParagraph"/>
              <w:numPr>
                <w:ilvl w:val="6"/>
                <w:numId w:val="124"/>
              </w:numPr>
              <w:contextualSpacing w:val="0"/>
              <w:rPr>
                <w:del w:id="2744" w:author="Fnu, Sonam" w:date="2019-11-27T19:12:00Z"/>
                <w:rFonts w:ascii="Calibri" w:hAnsi="Calibri"/>
              </w:rPr>
            </w:pPr>
            <w:del w:id="2745" w:author="Fnu, Sonam" w:date="2019-11-27T19:12:00Z">
              <w:r w:rsidRPr="00064254" w:rsidDel="00DA2926">
                <w:rPr>
                  <w:rFonts w:ascii="Calibri" w:hAnsi="Calibri"/>
                </w:rPr>
                <w:delText>Initiator and Authorizer</w:delText>
              </w:r>
            </w:del>
          </w:p>
          <w:p w14:paraId="394BCF46" w14:textId="5219DE51" w:rsidR="00117ABB" w:rsidRPr="00064254" w:rsidDel="00DA2926" w:rsidRDefault="00117ABB" w:rsidP="00064254">
            <w:pPr>
              <w:pStyle w:val="ListParagraph"/>
              <w:numPr>
                <w:ilvl w:val="6"/>
                <w:numId w:val="124"/>
              </w:numPr>
              <w:contextualSpacing w:val="0"/>
              <w:rPr>
                <w:del w:id="2746" w:author="Fnu, Sonam" w:date="2019-11-27T19:12:00Z"/>
                <w:rFonts w:ascii="Calibri" w:hAnsi="Calibri"/>
              </w:rPr>
            </w:pPr>
            <w:del w:id="2747" w:author="Fnu, Sonam" w:date="2019-11-27T19:12:00Z">
              <w:r w:rsidRPr="00064254" w:rsidDel="00DA2926">
                <w:rPr>
                  <w:rFonts w:ascii="Calibri" w:hAnsi="Calibri"/>
                </w:rPr>
                <w:delText xml:space="preserve">Initiator and Account Group </w:delText>
              </w:r>
            </w:del>
          </w:p>
          <w:p w14:paraId="2BE8D80E" w14:textId="4572B2A0" w:rsidR="00117ABB" w:rsidRPr="00064254" w:rsidDel="00DA2926" w:rsidRDefault="00117ABB" w:rsidP="00064254">
            <w:pPr>
              <w:pStyle w:val="ListParagraph"/>
              <w:spacing w:before="300" w:after="300"/>
              <w:ind w:left="2160"/>
              <w:rPr>
                <w:del w:id="2748" w:author="Fnu, Sonam" w:date="2019-11-27T19:12:00Z"/>
                <w:rFonts w:ascii="Calibri" w:hAnsi="Calibri"/>
              </w:rPr>
            </w:pPr>
          </w:p>
          <w:p w14:paraId="3133CD6A" w14:textId="261FC57F" w:rsidR="0092549C" w:rsidRPr="00064254" w:rsidDel="00DA2926" w:rsidRDefault="0092549C" w:rsidP="00064254">
            <w:pPr>
              <w:pStyle w:val="ListParagraph"/>
              <w:spacing w:before="300" w:after="300"/>
              <w:ind w:left="2160"/>
              <w:rPr>
                <w:del w:id="2749" w:author="Fnu, Sonam" w:date="2019-11-27T19:12:00Z"/>
                <w:rFonts w:ascii="Calibri" w:hAnsi="Calibri"/>
              </w:rPr>
            </w:pPr>
            <w:del w:id="2750" w:author="Fnu, Sonam" w:date="2019-11-27T19:12:00Z">
              <w:r w:rsidRPr="00064254" w:rsidDel="00DA2926">
                <w:rPr>
                  <w:rFonts w:ascii="Calibri" w:hAnsi="Calibri"/>
                  <w:u w:val="single"/>
                </w:rPr>
                <w:delText>For retail:</w:delText>
              </w:r>
              <w:r w:rsidRPr="00064254" w:rsidDel="00DA2926">
                <w:rPr>
                  <w:rFonts w:ascii="Calibri" w:hAnsi="Calibri"/>
                </w:rPr>
                <w:delText xml:space="preserve"> the initiator is the default recipient</w:delText>
              </w:r>
            </w:del>
          </w:p>
          <w:p w14:paraId="2B5C1DE5" w14:textId="2BE86BEF" w:rsidR="0092549C" w:rsidRPr="00064254" w:rsidDel="00DA2926" w:rsidRDefault="0092549C" w:rsidP="0092549C">
            <w:pPr>
              <w:pStyle w:val="ListParagraph"/>
              <w:spacing w:before="300" w:after="300"/>
              <w:ind w:left="2160"/>
              <w:rPr>
                <w:del w:id="2751" w:author="Fnu, Sonam" w:date="2019-11-27T19:12:00Z"/>
                <w:rFonts w:ascii="Calibri" w:hAnsi="Calibri"/>
              </w:rPr>
            </w:pPr>
          </w:p>
          <w:p w14:paraId="07F3B17D" w14:textId="5C8DAE1D" w:rsidR="0092549C" w:rsidRPr="00064254" w:rsidDel="00DA2926" w:rsidRDefault="0092549C" w:rsidP="00064254">
            <w:pPr>
              <w:pStyle w:val="ListParagraph"/>
              <w:spacing w:before="300" w:after="300"/>
              <w:ind w:left="1440"/>
              <w:rPr>
                <w:del w:id="2752" w:author="Fnu, Sonam" w:date="2019-11-27T19:12:00Z"/>
                <w:rFonts w:ascii="Calibri" w:hAnsi="Calibri"/>
              </w:rPr>
            </w:pPr>
            <w:del w:id="2753" w:author="Fnu, Sonam" w:date="2019-11-27T19:12:00Z">
              <w:r w:rsidRPr="00064254" w:rsidDel="00DA2926">
                <w:rPr>
                  <w:rFonts w:ascii="Calibri" w:hAnsi="Calibri"/>
                </w:rPr>
                <w:delText>If a service require</w:delText>
              </w:r>
              <w:r w:rsidR="00FE26FE" w:rsidRPr="00064254" w:rsidDel="00DA2926">
                <w:rPr>
                  <w:rFonts w:ascii="Calibri" w:hAnsi="Calibri"/>
                </w:rPr>
                <w:delText xml:space="preserve"> schedule</w:delText>
              </w:r>
              <w:r w:rsidRPr="00064254" w:rsidDel="00DA2926">
                <w:rPr>
                  <w:rFonts w:ascii="Calibri" w:hAnsi="Calibri"/>
                </w:rPr>
                <w:delText xml:space="preserve"> criteria to complete its setup, customer would have the ability to add it.</w:delText>
              </w:r>
            </w:del>
          </w:p>
          <w:p w14:paraId="2AECACFA" w14:textId="4E6BD40F" w:rsidR="0092549C" w:rsidRPr="00064254" w:rsidDel="00DA2926" w:rsidRDefault="0092549C" w:rsidP="00064254">
            <w:pPr>
              <w:pStyle w:val="ListParagraph"/>
              <w:numPr>
                <w:ilvl w:val="1"/>
                <w:numId w:val="125"/>
              </w:numPr>
              <w:spacing w:before="300" w:after="300"/>
              <w:rPr>
                <w:del w:id="2754" w:author="Fnu, Sonam" w:date="2019-11-27T19:12:00Z"/>
                <w:rFonts w:ascii="Calibri" w:hAnsi="Calibri"/>
              </w:rPr>
            </w:pPr>
            <w:del w:id="2755" w:author="Fnu, Sonam" w:date="2019-11-27T19:12:00Z">
              <w:r w:rsidRPr="00064254" w:rsidDel="00DA2926">
                <w:rPr>
                  <w:rFonts w:ascii="Calibri" w:hAnsi="Calibri"/>
                </w:rPr>
                <w:delText>Default notification media will be SMS but customer can select to get with other media also.</w:delText>
              </w:r>
            </w:del>
          </w:p>
          <w:p w14:paraId="54B4BEDF" w14:textId="05E503AA" w:rsidR="0092549C" w:rsidRPr="00064254" w:rsidDel="00DA2926" w:rsidRDefault="0092549C" w:rsidP="00064254">
            <w:pPr>
              <w:pStyle w:val="ListParagraph"/>
              <w:numPr>
                <w:ilvl w:val="1"/>
                <w:numId w:val="125"/>
              </w:numPr>
              <w:spacing w:before="300" w:after="300"/>
              <w:rPr>
                <w:del w:id="2756" w:author="Fnu, Sonam" w:date="2019-11-27T19:12:00Z"/>
                <w:rFonts w:ascii="Calibri" w:hAnsi="Calibri"/>
              </w:rPr>
            </w:pPr>
            <w:del w:id="2757" w:author="Fnu, Sonam" w:date="2019-11-27T19:12:00Z">
              <w:r w:rsidRPr="00064254" w:rsidDel="00DA2926">
                <w:rPr>
                  <w:rFonts w:ascii="Calibri" w:hAnsi="Calibri"/>
                </w:rPr>
                <w:delText>The system will send SMS notifications to the customer mobile number that is defined in his profile</w:delText>
              </w:r>
            </w:del>
          </w:p>
          <w:p w14:paraId="350B58DD" w14:textId="13D0C1A9" w:rsidR="0092549C" w:rsidRPr="00064254" w:rsidDel="00DA2926" w:rsidRDefault="0092549C" w:rsidP="00064254">
            <w:pPr>
              <w:pStyle w:val="ListParagraph"/>
              <w:numPr>
                <w:ilvl w:val="1"/>
                <w:numId w:val="125"/>
              </w:numPr>
              <w:spacing w:before="300" w:after="300"/>
              <w:rPr>
                <w:del w:id="2758" w:author="Fnu, Sonam" w:date="2019-11-27T19:12:00Z"/>
                <w:rFonts w:ascii="Calibri" w:hAnsi="Calibri"/>
              </w:rPr>
            </w:pPr>
            <w:del w:id="2759" w:author="Fnu, Sonam" w:date="2019-11-27T19:12:00Z">
              <w:r w:rsidRPr="00064254" w:rsidDel="00DA2926">
                <w:rPr>
                  <w:rFonts w:ascii="Calibri" w:hAnsi="Calibri"/>
                </w:rPr>
                <w:delText xml:space="preserve">Notification subscription should be subject for audit trail </w:delText>
              </w:r>
            </w:del>
          </w:p>
          <w:p w14:paraId="0F5CE6B0" w14:textId="0A52F445" w:rsidR="0092549C" w:rsidRPr="00064254" w:rsidDel="00DA2926" w:rsidRDefault="0092549C" w:rsidP="00064254">
            <w:pPr>
              <w:pStyle w:val="ListParagraph"/>
              <w:numPr>
                <w:ilvl w:val="1"/>
                <w:numId w:val="125"/>
              </w:numPr>
              <w:spacing w:before="300" w:after="300"/>
              <w:rPr>
                <w:del w:id="2760" w:author="Fnu, Sonam" w:date="2019-11-27T19:12:00Z"/>
                <w:rFonts w:ascii="Calibri" w:hAnsi="Calibri"/>
              </w:rPr>
            </w:pPr>
            <w:del w:id="2761" w:author="Fnu, Sonam" w:date="2019-11-27T19:12:00Z">
              <w:r w:rsidRPr="00064254" w:rsidDel="00DA2926">
                <w:rPr>
                  <w:rFonts w:ascii="Calibri" w:hAnsi="Calibri"/>
                </w:rPr>
                <w:delText>For corporate only, notification subscription will be subject for workflow</w:delText>
              </w:r>
            </w:del>
          </w:p>
          <w:p w14:paraId="120D751A" w14:textId="2B71BF41" w:rsidR="00117ABB" w:rsidRPr="00064254" w:rsidDel="00DA2926" w:rsidRDefault="00117ABB" w:rsidP="00064254">
            <w:pPr>
              <w:pStyle w:val="ListParagraph"/>
              <w:spacing w:before="300" w:after="300"/>
              <w:rPr>
                <w:del w:id="2762" w:author="Fnu, Sonam" w:date="2019-11-27T19:12:00Z"/>
                <w:rFonts w:ascii="Calibri" w:hAnsi="Calibri"/>
              </w:rPr>
            </w:pPr>
          </w:p>
          <w:p w14:paraId="29521008" w14:textId="5FFE74A0" w:rsidR="00117ABB" w:rsidRPr="00064254" w:rsidDel="00DA2926" w:rsidRDefault="00117ABB" w:rsidP="00064254">
            <w:pPr>
              <w:pStyle w:val="ListParagraph"/>
              <w:spacing w:before="300" w:after="300"/>
              <w:rPr>
                <w:del w:id="2763" w:author="Fnu, Sonam" w:date="2019-11-27T19:12:00Z"/>
                <w:rFonts w:ascii="Calibri" w:hAnsi="Calibri"/>
                <w:b/>
                <w:bCs/>
                <w:i/>
                <w:iCs/>
                <w:u w:val="single"/>
              </w:rPr>
            </w:pPr>
            <w:del w:id="2764" w:author="Fnu, Sonam" w:date="2019-11-27T19:12:00Z">
              <w:r w:rsidRPr="00064254" w:rsidDel="00DA2926">
                <w:rPr>
                  <w:rFonts w:ascii="Calibri" w:hAnsi="Calibri"/>
                  <w:b/>
                  <w:bCs/>
                  <w:i/>
                  <w:iCs/>
                  <w:u w:val="single"/>
                </w:rPr>
                <w:delText>Retail Notification Subscription</w:delText>
              </w:r>
            </w:del>
          </w:p>
          <w:p w14:paraId="69FB5756" w14:textId="2A7AC51C" w:rsidR="00117ABB" w:rsidRPr="00064254" w:rsidDel="00DA2926" w:rsidRDefault="00C01D56" w:rsidP="00064254">
            <w:pPr>
              <w:keepNext/>
              <w:spacing w:before="300" w:after="300"/>
              <w:jc w:val="center"/>
              <w:rPr>
                <w:del w:id="2765" w:author="Fnu, Sonam" w:date="2019-11-27T19:12:00Z"/>
                <w:rFonts w:ascii="Calibri" w:hAnsi="Calibri"/>
              </w:rPr>
            </w:pPr>
            <w:del w:id="2766" w:author="Fnu, Sonam" w:date="2019-11-27T19:12:00Z">
              <w:r w:rsidRPr="00064254" w:rsidDel="00DA2926">
                <w:rPr>
                  <w:rFonts w:ascii="Calibri" w:hAnsi="Calibri"/>
                </w:rPr>
                <w:object w:dxaOrig="12838" w:dyaOrig="6106" w14:anchorId="6DA69946">
                  <v:shape id="_x0000_i1030" type="#_x0000_t75" style="width:6in;height:208.7pt" o:ole="">
                    <v:imagedata r:id="rId36" o:title=""/>
                  </v:shape>
                  <o:OLEObject Type="Embed" ProgID="PBrush" ShapeID="_x0000_i1030" DrawAspect="Content" ObjectID="_1636818925" r:id="rId37"/>
                </w:object>
              </w:r>
            </w:del>
          </w:p>
          <w:p w14:paraId="19081318" w14:textId="122BA592" w:rsidR="002F0C3F" w:rsidRPr="00064254" w:rsidDel="00DA2926" w:rsidRDefault="00C01D56" w:rsidP="00064254">
            <w:pPr>
              <w:keepNext/>
              <w:spacing w:before="300" w:after="300"/>
              <w:jc w:val="center"/>
              <w:rPr>
                <w:del w:id="2767" w:author="Fnu, Sonam" w:date="2019-11-27T19:12:00Z"/>
                <w:rFonts w:ascii="Calibri" w:hAnsi="Calibri"/>
              </w:rPr>
            </w:pPr>
            <w:del w:id="2768" w:author="Fnu, Sonam" w:date="2019-11-27T19:12:00Z">
              <w:r w:rsidRPr="00064254" w:rsidDel="00DA2926">
                <w:rPr>
                  <w:rFonts w:ascii="Calibri" w:hAnsi="Calibri"/>
                </w:rPr>
                <w:object w:dxaOrig="12838" w:dyaOrig="6106" w14:anchorId="65D137D7">
                  <v:shape id="_x0000_i1031" type="#_x0000_t75" style="width:6in;height:208.7pt" o:ole="">
                    <v:imagedata r:id="rId38" o:title=""/>
                  </v:shape>
                  <o:OLEObject Type="Embed" ProgID="PBrush" ShapeID="_x0000_i1031" DrawAspect="Content" ObjectID="_1636818926" r:id="rId39"/>
                </w:object>
              </w:r>
            </w:del>
          </w:p>
          <w:p w14:paraId="104C9BB0" w14:textId="76E23DB8" w:rsidR="00117ABB" w:rsidRPr="00064254" w:rsidDel="00DA2926" w:rsidRDefault="00117ABB" w:rsidP="0092549C">
            <w:pPr>
              <w:spacing w:before="300" w:after="300"/>
              <w:jc w:val="center"/>
              <w:rPr>
                <w:del w:id="2769" w:author="Fnu, Sonam" w:date="2019-11-27T19:12:00Z"/>
                <w:rFonts w:ascii="Calibri" w:hAnsi="Calibri"/>
              </w:rPr>
            </w:pPr>
            <w:del w:id="2770" w:author="Fnu, Sonam" w:date="2019-11-27T19:12:00Z">
              <w:r w:rsidRPr="00064254" w:rsidDel="00DA2926">
                <w:rPr>
                  <w:rFonts w:ascii="Calibri" w:hAnsi="Calibri"/>
                  <w:i/>
                  <w:iCs/>
                  <w:color w:val="1F497D" w:themeColor="text2"/>
                  <w:sz w:val="18"/>
                  <w:szCs w:val="18"/>
                </w:rPr>
                <w:delText>Figure</w:delText>
              </w:r>
              <w:r w:rsidR="006E3C2B" w:rsidRPr="00064254" w:rsidDel="00DA2926">
                <w:rPr>
                  <w:rFonts w:ascii="Calibri" w:hAnsi="Calibri"/>
                  <w:i/>
                  <w:iCs/>
                  <w:color w:val="1F497D" w:themeColor="text2"/>
                  <w:sz w:val="18"/>
                  <w:szCs w:val="18"/>
                </w:rPr>
                <w:delText xml:space="preserve"> 9</w:delText>
              </w:r>
              <w:r w:rsidRPr="00064254" w:rsidDel="00DA2926">
                <w:rPr>
                  <w:rFonts w:ascii="Calibri" w:hAnsi="Calibri"/>
                  <w:i/>
                  <w:iCs/>
                  <w:color w:val="1F497D" w:themeColor="text2"/>
                  <w:sz w:val="18"/>
                  <w:szCs w:val="18"/>
                </w:rPr>
                <w:delText xml:space="preserve">  - Retail Landing Page</w:delText>
              </w:r>
            </w:del>
          </w:p>
          <w:p w14:paraId="7B33899A" w14:textId="5FEFCE0A" w:rsidR="00117ABB" w:rsidRPr="00064254" w:rsidDel="00DA2926" w:rsidRDefault="00117ABB" w:rsidP="00064254">
            <w:pPr>
              <w:spacing w:before="300" w:after="300"/>
              <w:ind w:left="720"/>
              <w:rPr>
                <w:del w:id="2771" w:author="Fnu, Sonam" w:date="2019-11-27T19:12:00Z"/>
                <w:rFonts w:ascii="Calibri" w:hAnsi="Calibri"/>
                <w:b/>
                <w:bCs/>
                <w:i/>
                <w:iCs/>
                <w:u w:val="single"/>
              </w:rPr>
            </w:pPr>
            <w:del w:id="2772" w:author="Fnu, Sonam" w:date="2019-11-27T19:12:00Z">
              <w:r w:rsidRPr="00064254" w:rsidDel="00DA2926">
                <w:rPr>
                  <w:rFonts w:ascii="Calibri" w:hAnsi="Calibri"/>
                  <w:b/>
                  <w:bCs/>
                  <w:i/>
                  <w:iCs/>
                  <w:highlight w:val="yellow"/>
                  <w:u w:val="single"/>
                </w:rPr>
                <w:delText>Corporate Notification Subscription</w:delText>
              </w:r>
            </w:del>
          </w:p>
          <w:p w14:paraId="72F980C5" w14:textId="31D583CC" w:rsidR="00117ABB" w:rsidRPr="00064254" w:rsidDel="00DA2926" w:rsidRDefault="00C01D56">
            <w:pPr>
              <w:rPr>
                <w:del w:id="2773" w:author="Fnu, Sonam" w:date="2019-11-27T19:12:00Z"/>
                <w:rFonts w:ascii="Calibri" w:hAnsi="Calibri"/>
              </w:rPr>
            </w:pPr>
            <w:del w:id="2774" w:author="Fnu, Sonam" w:date="2019-11-27T19:12:00Z">
              <w:r w:rsidRPr="00064254" w:rsidDel="00DA2926">
                <w:rPr>
                  <w:rFonts w:ascii="Calibri" w:hAnsi="Calibri"/>
                </w:rPr>
                <w:object w:dxaOrig="15328" w:dyaOrig="6106" w14:anchorId="68CDFD73">
                  <v:shape id="_x0000_i1032" type="#_x0000_t75" style="width:417.85pt;height:165.85pt" o:ole="">
                    <v:imagedata r:id="rId40" o:title=""/>
                  </v:shape>
                  <o:OLEObject Type="Embed" ProgID="PBrush" ShapeID="_x0000_i1032" DrawAspect="Content" ObjectID="_1636818927" r:id="rId41"/>
                </w:object>
              </w:r>
            </w:del>
          </w:p>
          <w:p w14:paraId="44D74A4C" w14:textId="12104A78" w:rsidR="00BE2ECD" w:rsidRPr="00064254" w:rsidDel="00DA2926" w:rsidRDefault="00BE2ECD">
            <w:pPr>
              <w:spacing w:before="300" w:after="300"/>
              <w:jc w:val="center"/>
              <w:rPr>
                <w:del w:id="2775" w:author="Fnu, Sonam" w:date="2019-11-27T19:12:00Z"/>
                <w:rFonts w:ascii="Calibri" w:hAnsi="Calibri"/>
              </w:rPr>
            </w:pPr>
            <w:del w:id="2776" w:author="Fnu, Sonam" w:date="2019-11-27T19:12:00Z">
              <w:r w:rsidRPr="00064254" w:rsidDel="00DA2926">
                <w:rPr>
                  <w:rFonts w:ascii="Calibri" w:hAnsi="Calibri"/>
                </w:rPr>
                <w:delText>Image 10-Corporate Landing page</w:delText>
              </w:r>
            </w:del>
          </w:p>
          <w:p w14:paraId="124A0E11" w14:textId="1605A18E" w:rsidR="00030382" w:rsidRPr="00064254" w:rsidDel="00DA2926" w:rsidRDefault="00030382" w:rsidP="00064254">
            <w:pPr>
              <w:pStyle w:val="ListParagraph"/>
              <w:ind w:left="0"/>
              <w:jc w:val="center"/>
              <w:rPr>
                <w:del w:id="2777" w:author="Fnu, Sonam" w:date="2019-11-27T19:12:00Z"/>
                <w:rFonts w:ascii="Calibri" w:hAnsi="Calibri"/>
              </w:rPr>
            </w:pPr>
          </w:p>
          <w:p w14:paraId="3A4B06F9" w14:textId="14375336" w:rsidR="008110D2" w:rsidRPr="00064254" w:rsidDel="00DA2926" w:rsidRDefault="008A31AF" w:rsidP="00064254">
            <w:pPr>
              <w:pStyle w:val="Heading2"/>
              <w:numPr>
                <w:ilvl w:val="1"/>
                <w:numId w:val="126"/>
              </w:numPr>
              <w:outlineLvl w:val="1"/>
              <w:rPr>
                <w:del w:id="2778" w:author="Fnu, Sonam" w:date="2019-11-27T19:12:00Z"/>
                <w:rFonts w:ascii="Calibri" w:hAnsi="Calibri"/>
              </w:rPr>
            </w:pPr>
            <w:bookmarkStart w:id="2779" w:name="_Toc5265598"/>
            <w:del w:id="2780" w:author="Fnu, Sonam" w:date="2019-11-27T19:12:00Z">
              <w:r w:rsidRPr="00064254" w:rsidDel="00DA2926">
                <w:rPr>
                  <w:rFonts w:ascii="Calibri" w:hAnsi="Calibri"/>
                </w:rPr>
                <w:delText xml:space="preserve">Customer </w:delText>
              </w:r>
              <w:r w:rsidR="008110D2" w:rsidRPr="00064254" w:rsidDel="00DA2926">
                <w:rPr>
                  <w:rFonts w:ascii="Calibri" w:hAnsi="Calibri"/>
                </w:rPr>
                <w:delText>Alert Notification (image 11&amp;12)</w:delText>
              </w:r>
              <w:bookmarkEnd w:id="2779"/>
            </w:del>
          </w:p>
          <w:p w14:paraId="52920E63" w14:textId="22A5EACF" w:rsidR="008110D2" w:rsidRPr="00064254" w:rsidDel="00DA2926" w:rsidRDefault="008110D2" w:rsidP="00064254">
            <w:pPr>
              <w:pStyle w:val="ListParagraph"/>
              <w:numPr>
                <w:ilvl w:val="0"/>
                <w:numId w:val="127"/>
              </w:numPr>
              <w:spacing w:before="300" w:after="300"/>
              <w:rPr>
                <w:del w:id="2781" w:author="Fnu, Sonam" w:date="2019-11-27T19:12:00Z"/>
                <w:rFonts w:ascii="Calibri" w:hAnsi="Calibri"/>
              </w:rPr>
            </w:pPr>
            <w:del w:id="2782" w:author="Fnu, Sonam" w:date="2019-11-27T19:12:00Z">
              <w:r w:rsidRPr="00064254" w:rsidDel="00DA2926">
                <w:rPr>
                  <w:rFonts w:ascii="Calibri" w:hAnsi="Calibri"/>
                </w:rPr>
                <w:delText>In home page, notifications icon will be added just like the Facebook one, it is a shortcut for all received notifications that was subscribed through Activities/Account  Notification subscription module, with method  Net Alert</w:delText>
              </w:r>
            </w:del>
          </w:p>
          <w:p w14:paraId="483EDAC9" w14:textId="522DCE62" w:rsidR="008110D2" w:rsidRPr="00064254" w:rsidDel="00DA2926" w:rsidRDefault="008110D2" w:rsidP="008110D2">
            <w:pPr>
              <w:pStyle w:val="ListParagraph"/>
              <w:ind w:left="360"/>
              <w:rPr>
                <w:del w:id="2783" w:author="Fnu, Sonam" w:date="2019-11-27T19:12:00Z"/>
                <w:rFonts w:ascii="Calibri" w:hAnsi="Calibri"/>
              </w:rPr>
            </w:pPr>
          </w:p>
          <w:p w14:paraId="2E5C1D4C" w14:textId="4A5EB9EA" w:rsidR="008110D2" w:rsidRPr="00064254" w:rsidDel="00DA2926" w:rsidRDefault="008110D2" w:rsidP="00064254">
            <w:pPr>
              <w:pStyle w:val="ListParagraph"/>
              <w:numPr>
                <w:ilvl w:val="0"/>
                <w:numId w:val="127"/>
              </w:numPr>
              <w:spacing w:before="300" w:after="300"/>
              <w:rPr>
                <w:del w:id="2784" w:author="Fnu, Sonam" w:date="2019-11-27T19:12:00Z"/>
                <w:rFonts w:ascii="Calibri" w:hAnsi="Calibri"/>
              </w:rPr>
            </w:pPr>
            <w:del w:id="2785" w:author="Fnu, Sonam" w:date="2019-11-27T19:12:00Z">
              <w:r w:rsidRPr="00064254" w:rsidDel="00DA2926">
                <w:rPr>
                  <w:rFonts w:ascii="Calibri" w:hAnsi="Calibri"/>
                </w:rPr>
                <w:delText>When the customer click on it the system will display the recent 10 notifications, and highlighted the read ones (refer to image 11)</w:delText>
              </w:r>
            </w:del>
          </w:p>
          <w:p w14:paraId="1EDCC301" w14:textId="2F0F1668" w:rsidR="008110D2" w:rsidRPr="00064254" w:rsidDel="00DA2926" w:rsidRDefault="008110D2" w:rsidP="008110D2">
            <w:pPr>
              <w:pStyle w:val="ListParagraph"/>
              <w:rPr>
                <w:del w:id="2786" w:author="Fnu, Sonam" w:date="2019-11-27T19:12:00Z"/>
                <w:rFonts w:ascii="Calibri" w:hAnsi="Calibri"/>
              </w:rPr>
            </w:pPr>
          </w:p>
          <w:p w14:paraId="1631C167" w14:textId="70DB69CC" w:rsidR="008110D2" w:rsidRPr="00064254" w:rsidDel="00DA2926" w:rsidRDefault="008110D2" w:rsidP="008110D2">
            <w:pPr>
              <w:pStyle w:val="ListParagraph"/>
              <w:ind w:left="360"/>
              <w:rPr>
                <w:del w:id="2787" w:author="Fnu, Sonam" w:date="2019-11-27T19:12:00Z"/>
                <w:rFonts w:ascii="Calibri" w:hAnsi="Calibri"/>
              </w:rPr>
            </w:pPr>
          </w:p>
          <w:p w14:paraId="0DD53D33" w14:textId="5EA5E95D" w:rsidR="008110D2" w:rsidRPr="00064254" w:rsidDel="00DA2926" w:rsidRDefault="008110D2" w:rsidP="00064254">
            <w:pPr>
              <w:pStyle w:val="ListParagraph"/>
              <w:numPr>
                <w:ilvl w:val="0"/>
                <w:numId w:val="127"/>
              </w:numPr>
              <w:spacing w:before="300" w:after="300"/>
              <w:rPr>
                <w:del w:id="2788" w:author="Fnu, Sonam" w:date="2019-11-27T19:12:00Z"/>
                <w:rFonts w:ascii="Calibri" w:hAnsi="Calibri"/>
              </w:rPr>
            </w:pPr>
            <w:del w:id="2789" w:author="Fnu, Sonam" w:date="2019-11-27T19:12:00Z">
              <w:r w:rsidRPr="00064254" w:rsidDel="00DA2926">
                <w:rPr>
                  <w:rFonts w:ascii="Calibri" w:hAnsi="Calibri"/>
                </w:rPr>
                <w:delText>In addition he can have the below links:</w:delText>
              </w:r>
            </w:del>
          </w:p>
          <w:p w14:paraId="48998A85" w14:textId="6D8B0C59" w:rsidR="008110D2" w:rsidRPr="00064254" w:rsidDel="00DA2926" w:rsidRDefault="008110D2" w:rsidP="00064254">
            <w:pPr>
              <w:pStyle w:val="ListParagraph"/>
              <w:numPr>
                <w:ilvl w:val="1"/>
                <w:numId w:val="127"/>
              </w:numPr>
              <w:rPr>
                <w:del w:id="2790" w:author="Fnu, Sonam" w:date="2019-11-27T19:12:00Z"/>
                <w:rFonts w:ascii="Calibri" w:hAnsi="Calibri"/>
              </w:rPr>
            </w:pPr>
            <w:del w:id="2791" w:author="Fnu, Sonam" w:date="2019-11-27T19:12:00Z">
              <w:r w:rsidRPr="00064254" w:rsidDel="00DA2926">
                <w:rPr>
                  <w:rFonts w:ascii="Calibri" w:hAnsi="Calibri"/>
                </w:rPr>
                <w:delText>Mark all as read: mark all notification as read, they will not be highlighted the next time the user click on the alert icon</w:delText>
              </w:r>
            </w:del>
          </w:p>
          <w:p w14:paraId="4563E49C" w14:textId="7AFA9E07" w:rsidR="008110D2" w:rsidRPr="00064254" w:rsidDel="00DA2926" w:rsidRDefault="008110D2" w:rsidP="00064254">
            <w:pPr>
              <w:pStyle w:val="ListParagraph"/>
              <w:numPr>
                <w:ilvl w:val="1"/>
                <w:numId w:val="127"/>
              </w:numPr>
              <w:rPr>
                <w:del w:id="2792" w:author="Fnu, Sonam" w:date="2019-11-27T19:12:00Z"/>
                <w:rFonts w:ascii="Calibri" w:hAnsi="Calibri"/>
              </w:rPr>
            </w:pPr>
            <w:del w:id="2793" w:author="Fnu, Sonam" w:date="2019-11-27T19:12:00Z">
              <w:r w:rsidRPr="00064254" w:rsidDel="00DA2926">
                <w:rPr>
                  <w:rFonts w:ascii="Calibri" w:hAnsi="Calibri"/>
                </w:rPr>
                <w:delText>Mute: mute notification sound</w:delText>
              </w:r>
            </w:del>
          </w:p>
          <w:p w14:paraId="24461BC6" w14:textId="7AEE0CEC" w:rsidR="008110D2" w:rsidRPr="00064254" w:rsidDel="00DA2926" w:rsidRDefault="008110D2" w:rsidP="00064254">
            <w:pPr>
              <w:pStyle w:val="ListParagraph"/>
              <w:numPr>
                <w:ilvl w:val="1"/>
                <w:numId w:val="127"/>
              </w:numPr>
              <w:rPr>
                <w:del w:id="2794" w:author="Fnu, Sonam" w:date="2019-11-27T19:12:00Z"/>
                <w:rFonts w:ascii="Calibri" w:hAnsi="Calibri"/>
              </w:rPr>
            </w:pPr>
            <w:del w:id="2795" w:author="Fnu, Sonam" w:date="2019-11-27T19:12:00Z">
              <w:r w:rsidRPr="00064254" w:rsidDel="00DA2926">
                <w:rPr>
                  <w:rFonts w:ascii="Calibri" w:hAnsi="Calibri"/>
                </w:rPr>
                <w:delText>See all: navigate to alert notification module</w:delText>
              </w:r>
            </w:del>
          </w:p>
          <w:p w14:paraId="30A4525F" w14:textId="1972BCA3" w:rsidR="008110D2" w:rsidRPr="00064254" w:rsidDel="00DA2926" w:rsidRDefault="008110D2" w:rsidP="008110D2">
            <w:pPr>
              <w:pStyle w:val="ListParagraph"/>
              <w:ind w:left="792"/>
              <w:rPr>
                <w:del w:id="2796" w:author="Fnu, Sonam" w:date="2019-11-27T19:12:00Z"/>
                <w:rFonts w:ascii="Calibri" w:hAnsi="Calibri"/>
              </w:rPr>
            </w:pPr>
          </w:p>
          <w:p w14:paraId="2AF8DF61" w14:textId="5C800E7A" w:rsidR="008110D2" w:rsidRPr="00064254" w:rsidDel="00DA2926" w:rsidRDefault="008110D2" w:rsidP="00064254">
            <w:pPr>
              <w:pStyle w:val="ListParagraph"/>
              <w:numPr>
                <w:ilvl w:val="0"/>
                <w:numId w:val="127"/>
              </w:numPr>
              <w:spacing w:before="300" w:after="300"/>
              <w:rPr>
                <w:del w:id="2797" w:author="Fnu, Sonam" w:date="2019-11-27T19:12:00Z"/>
                <w:rFonts w:ascii="Calibri" w:hAnsi="Calibri"/>
              </w:rPr>
            </w:pPr>
            <w:del w:id="2798" w:author="Fnu, Sonam" w:date="2019-11-27T19:12:00Z">
              <w:r w:rsidRPr="00064254" w:rsidDel="00DA2926">
                <w:rPr>
                  <w:rFonts w:ascii="Calibri" w:hAnsi="Calibri"/>
                </w:rPr>
                <w:delText>When the bank user click on see all link, the system will navigate to page that display all notifications (refer to image 12)</w:delText>
              </w:r>
            </w:del>
          </w:p>
          <w:p w14:paraId="289E500D" w14:textId="37B84533" w:rsidR="008110D2" w:rsidRPr="00064254" w:rsidDel="00DA2926" w:rsidRDefault="008110D2" w:rsidP="008110D2">
            <w:pPr>
              <w:pStyle w:val="ListParagraph"/>
              <w:ind w:left="0"/>
              <w:rPr>
                <w:del w:id="2799" w:author="Fnu, Sonam" w:date="2019-11-27T19:12:00Z"/>
                <w:rFonts w:ascii="Calibri" w:hAnsi="Calibri"/>
              </w:rPr>
            </w:pPr>
          </w:p>
          <w:p w14:paraId="5C71C4F5" w14:textId="6F88F863" w:rsidR="008110D2" w:rsidRPr="00064254" w:rsidDel="00DA2926" w:rsidRDefault="008110D2" w:rsidP="008110D2">
            <w:pPr>
              <w:pStyle w:val="ListParagraph"/>
              <w:ind w:left="0"/>
              <w:jc w:val="center"/>
              <w:rPr>
                <w:del w:id="2800" w:author="Fnu, Sonam" w:date="2019-11-27T19:12:00Z"/>
                <w:rFonts w:ascii="Calibri" w:hAnsi="Calibri"/>
              </w:rPr>
            </w:pPr>
            <w:del w:id="2801" w:author="Fnu, Sonam" w:date="2019-11-27T19:12:00Z">
              <w:r w:rsidRPr="00064254" w:rsidDel="00DA2926">
                <w:rPr>
                  <w:rFonts w:ascii="Calibri" w:hAnsi="Calibri"/>
                  <w:noProof/>
                </w:rPr>
                <w:drawing>
                  <wp:inline distT="0" distB="0" distL="0" distR="0" wp14:anchorId="1A6E21A8" wp14:editId="0E0DEE98">
                    <wp:extent cx="4152189" cy="2476902"/>
                    <wp:effectExtent l="19050" t="19050" r="2032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4929" cy="2478536"/>
                            </a:xfrm>
                            <a:prstGeom prst="rect">
                              <a:avLst/>
                            </a:prstGeom>
                            <a:ln>
                              <a:solidFill>
                                <a:schemeClr val="accent1"/>
                              </a:solidFill>
                            </a:ln>
                          </pic:spPr>
                        </pic:pic>
                      </a:graphicData>
                    </a:graphic>
                  </wp:inline>
                </w:drawing>
              </w:r>
            </w:del>
          </w:p>
          <w:p w14:paraId="139DDABA" w14:textId="60C29DAA" w:rsidR="008110D2" w:rsidRPr="00064254" w:rsidDel="00DA2926" w:rsidRDefault="008110D2">
            <w:pPr>
              <w:pStyle w:val="ListParagraph"/>
              <w:ind w:left="0"/>
              <w:jc w:val="center"/>
              <w:rPr>
                <w:del w:id="2802" w:author="Fnu, Sonam" w:date="2019-11-27T19:12:00Z"/>
                <w:rFonts w:ascii="Calibri" w:hAnsi="Calibri"/>
              </w:rPr>
            </w:pPr>
            <w:del w:id="2803" w:author="Fnu, Sonam" w:date="2019-11-27T19:12:00Z">
              <w:r w:rsidRPr="00064254" w:rsidDel="00DA2926">
                <w:rPr>
                  <w:rFonts w:ascii="Calibri" w:hAnsi="Calibri"/>
                </w:rPr>
                <w:delText>Image 11- Alert notifications</w:delText>
              </w:r>
            </w:del>
          </w:p>
          <w:p w14:paraId="29DCBE61" w14:textId="25277B3F" w:rsidR="008110D2" w:rsidRPr="00064254" w:rsidDel="00DA2926" w:rsidRDefault="008110D2" w:rsidP="008110D2">
            <w:pPr>
              <w:pStyle w:val="ListParagraph"/>
              <w:ind w:left="0"/>
              <w:rPr>
                <w:del w:id="2804" w:author="Fnu, Sonam" w:date="2019-11-27T19:12:00Z"/>
                <w:rFonts w:ascii="Calibri" w:hAnsi="Calibri"/>
              </w:rPr>
            </w:pPr>
          </w:p>
          <w:p w14:paraId="14805A8B" w14:textId="528AF13E" w:rsidR="008110D2" w:rsidRPr="00064254" w:rsidDel="00DA2926" w:rsidRDefault="008110D2" w:rsidP="008110D2">
            <w:pPr>
              <w:pStyle w:val="ListParagraph"/>
              <w:ind w:left="0"/>
              <w:jc w:val="center"/>
              <w:rPr>
                <w:del w:id="2805" w:author="Fnu, Sonam" w:date="2019-11-27T19:12:00Z"/>
                <w:rFonts w:ascii="Calibri" w:hAnsi="Calibri"/>
              </w:rPr>
            </w:pPr>
            <w:del w:id="2806" w:author="Fnu, Sonam" w:date="2019-11-27T19:12:00Z">
              <w:r w:rsidRPr="00064254" w:rsidDel="00DA2926">
                <w:rPr>
                  <w:rFonts w:ascii="Calibri" w:hAnsi="Calibri"/>
                  <w:noProof/>
                </w:rPr>
                <w:drawing>
                  <wp:inline distT="0" distB="0" distL="0" distR="0" wp14:anchorId="4786F869" wp14:editId="1FF4C105">
                    <wp:extent cx="4420425" cy="2790471"/>
                    <wp:effectExtent l="19050" t="19050" r="1841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9045" cy="2795913"/>
                            </a:xfrm>
                            <a:prstGeom prst="rect">
                              <a:avLst/>
                            </a:prstGeom>
                            <a:ln>
                              <a:solidFill>
                                <a:schemeClr val="accent1"/>
                              </a:solidFill>
                            </a:ln>
                          </pic:spPr>
                        </pic:pic>
                      </a:graphicData>
                    </a:graphic>
                  </wp:inline>
                </w:drawing>
              </w:r>
            </w:del>
          </w:p>
          <w:p w14:paraId="1B1E4F07" w14:textId="75F477D6" w:rsidR="008110D2" w:rsidRPr="00064254" w:rsidDel="00DA2926" w:rsidRDefault="008110D2">
            <w:pPr>
              <w:pStyle w:val="ListParagraph"/>
              <w:ind w:left="0"/>
              <w:jc w:val="center"/>
              <w:rPr>
                <w:del w:id="2807" w:author="Fnu, Sonam" w:date="2019-11-27T19:12:00Z"/>
                <w:rFonts w:ascii="Calibri" w:hAnsi="Calibri"/>
              </w:rPr>
            </w:pPr>
            <w:del w:id="2808" w:author="Fnu, Sonam" w:date="2019-11-27T19:12:00Z">
              <w:r w:rsidRPr="00064254" w:rsidDel="00DA2926">
                <w:rPr>
                  <w:rFonts w:ascii="Calibri" w:hAnsi="Calibri"/>
                </w:rPr>
                <w:delText>Image 12- Alert notifications - see All</w:delText>
              </w:r>
            </w:del>
          </w:p>
          <w:p w14:paraId="74CA92C9" w14:textId="3EA6471A" w:rsidR="008110D2" w:rsidRPr="00064254" w:rsidDel="00DA2926" w:rsidRDefault="008110D2" w:rsidP="008110D2">
            <w:pPr>
              <w:rPr>
                <w:del w:id="2809" w:author="Fnu, Sonam" w:date="2019-11-27T19:12:00Z"/>
                <w:rFonts w:ascii="Calibri" w:hAnsi="Calibri"/>
              </w:rPr>
            </w:pPr>
          </w:p>
          <w:p w14:paraId="326DED52" w14:textId="0C027BC0" w:rsidR="008110D2" w:rsidRPr="00064254" w:rsidDel="00DA2926" w:rsidRDefault="008110D2" w:rsidP="00064254">
            <w:pPr>
              <w:ind w:left="792"/>
              <w:rPr>
                <w:del w:id="2810" w:author="Fnu, Sonam" w:date="2019-11-27T19:12:00Z"/>
                <w:rFonts w:ascii="Calibri" w:hAnsi="Calibri"/>
              </w:rPr>
            </w:pPr>
          </w:p>
          <w:p w14:paraId="6660EEB6" w14:textId="56523D48" w:rsidR="008A31AF" w:rsidRPr="00064254" w:rsidDel="00DA2926" w:rsidRDefault="008A31AF" w:rsidP="00064254">
            <w:pPr>
              <w:ind w:left="792"/>
              <w:rPr>
                <w:del w:id="2811" w:author="Fnu, Sonam" w:date="2019-11-27T19:12:00Z"/>
                <w:rFonts w:ascii="Calibri" w:hAnsi="Calibri"/>
              </w:rPr>
            </w:pPr>
          </w:p>
          <w:p w14:paraId="2FB2B1AE" w14:textId="2C05C667" w:rsidR="008A31AF" w:rsidRPr="00064254" w:rsidDel="00DA2926" w:rsidRDefault="008A31AF" w:rsidP="00064254">
            <w:pPr>
              <w:ind w:left="792"/>
              <w:rPr>
                <w:del w:id="2812" w:author="Fnu, Sonam" w:date="2019-11-27T19:12:00Z"/>
                <w:rFonts w:ascii="Calibri" w:hAnsi="Calibri"/>
              </w:rPr>
            </w:pPr>
          </w:p>
          <w:p w14:paraId="755739D2" w14:textId="74992FB0" w:rsidR="008A31AF" w:rsidRPr="00064254" w:rsidDel="00DA2926" w:rsidRDefault="008A31AF" w:rsidP="00064254">
            <w:pPr>
              <w:ind w:left="792"/>
              <w:rPr>
                <w:del w:id="2813" w:author="Fnu, Sonam" w:date="2019-11-27T19:12:00Z"/>
                <w:rFonts w:ascii="Calibri" w:hAnsi="Calibri"/>
              </w:rPr>
            </w:pPr>
          </w:p>
          <w:p w14:paraId="2E5236C9" w14:textId="33C75DB6" w:rsidR="008A31AF" w:rsidRPr="00064254" w:rsidDel="00DA2926" w:rsidRDefault="008A31AF" w:rsidP="00064254">
            <w:pPr>
              <w:ind w:left="792"/>
              <w:rPr>
                <w:del w:id="2814" w:author="Fnu, Sonam" w:date="2019-11-27T19:12:00Z"/>
                <w:rFonts w:ascii="Calibri" w:hAnsi="Calibri"/>
              </w:rPr>
            </w:pPr>
          </w:p>
          <w:p w14:paraId="230C7C7C" w14:textId="0262E2D1" w:rsidR="008A31AF" w:rsidRPr="00064254" w:rsidDel="00DA2926" w:rsidRDefault="008A31AF" w:rsidP="00064254">
            <w:pPr>
              <w:ind w:left="792"/>
              <w:rPr>
                <w:del w:id="2815" w:author="Fnu, Sonam" w:date="2019-11-27T19:12:00Z"/>
                <w:rFonts w:ascii="Calibri" w:hAnsi="Calibri"/>
              </w:rPr>
            </w:pPr>
          </w:p>
          <w:p w14:paraId="79ADC685" w14:textId="26A41B48" w:rsidR="008A31AF" w:rsidRPr="00064254" w:rsidDel="00DA2926" w:rsidRDefault="008A31AF" w:rsidP="00064254">
            <w:pPr>
              <w:ind w:left="792"/>
              <w:rPr>
                <w:del w:id="2816" w:author="Fnu, Sonam" w:date="2019-11-27T19:12:00Z"/>
                <w:rFonts w:ascii="Calibri" w:hAnsi="Calibri"/>
              </w:rPr>
            </w:pPr>
          </w:p>
          <w:p w14:paraId="1AA5DA6C" w14:textId="00B76B36" w:rsidR="008A31AF" w:rsidRPr="00064254" w:rsidDel="00DA2926" w:rsidRDefault="008A31AF" w:rsidP="00064254">
            <w:pPr>
              <w:ind w:left="792"/>
              <w:rPr>
                <w:del w:id="2817" w:author="Fnu, Sonam" w:date="2019-11-27T19:12:00Z"/>
                <w:rFonts w:ascii="Calibri" w:hAnsi="Calibri"/>
              </w:rPr>
            </w:pPr>
          </w:p>
          <w:p w14:paraId="67B92FAF" w14:textId="179896C4" w:rsidR="008A31AF" w:rsidRPr="00064254" w:rsidDel="00DA2926" w:rsidRDefault="008A31AF" w:rsidP="00064254">
            <w:pPr>
              <w:ind w:left="792"/>
              <w:rPr>
                <w:del w:id="2818" w:author="Fnu, Sonam" w:date="2019-11-27T19:12:00Z"/>
                <w:rFonts w:ascii="Calibri" w:hAnsi="Calibri"/>
              </w:rPr>
            </w:pPr>
          </w:p>
          <w:p w14:paraId="46672D3B" w14:textId="53DC8DC2" w:rsidR="008A31AF" w:rsidRPr="00064254" w:rsidDel="00DA2926" w:rsidRDefault="008A31AF" w:rsidP="00064254">
            <w:pPr>
              <w:ind w:left="792"/>
              <w:rPr>
                <w:del w:id="2819" w:author="Fnu, Sonam" w:date="2019-11-27T19:12:00Z"/>
                <w:rFonts w:ascii="Calibri" w:hAnsi="Calibri"/>
              </w:rPr>
            </w:pPr>
          </w:p>
          <w:p w14:paraId="7F3F1668" w14:textId="4F37256D" w:rsidR="008A31AF" w:rsidRPr="00064254" w:rsidDel="00DA2926" w:rsidRDefault="008A31AF" w:rsidP="00064254">
            <w:pPr>
              <w:ind w:left="792"/>
              <w:rPr>
                <w:del w:id="2820" w:author="Fnu, Sonam" w:date="2019-11-27T19:12:00Z"/>
                <w:rFonts w:ascii="Calibri" w:hAnsi="Calibri"/>
              </w:rPr>
            </w:pPr>
          </w:p>
          <w:p w14:paraId="324B9C27" w14:textId="11A3B5F2" w:rsidR="008A31AF" w:rsidRPr="00064254" w:rsidDel="00DA2926" w:rsidRDefault="008A31AF" w:rsidP="00064254">
            <w:pPr>
              <w:ind w:left="792"/>
              <w:rPr>
                <w:del w:id="2821" w:author="Fnu, Sonam" w:date="2019-11-27T19:12:00Z"/>
                <w:rFonts w:ascii="Calibri" w:hAnsi="Calibri"/>
              </w:rPr>
            </w:pPr>
          </w:p>
          <w:p w14:paraId="19B24E20" w14:textId="5087B53E" w:rsidR="008A31AF" w:rsidRPr="00064254" w:rsidDel="00DA2926" w:rsidRDefault="008A31AF" w:rsidP="00064254">
            <w:pPr>
              <w:ind w:left="792"/>
              <w:rPr>
                <w:del w:id="2822" w:author="Fnu, Sonam" w:date="2019-11-27T19:12:00Z"/>
                <w:rFonts w:ascii="Calibri" w:hAnsi="Calibri"/>
              </w:rPr>
            </w:pPr>
          </w:p>
          <w:p w14:paraId="088E36A8" w14:textId="0140EB70" w:rsidR="008A31AF" w:rsidRPr="00064254" w:rsidDel="00DA2926" w:rsidRDefault="008A31AF" w:rsidP="00064254">
            <w:pPr>
              <w:ind w:left="792"/>
              <w:rPr>
                <w:del w:id="2823" w:author="Fnu, Sonam" w:date="2019-11-27T19:12:00Z"/>
                <w:rFonts w:ascii="Calibri" w:hAnsi="Calibri"/>
              </w:rPr>
            </w:pPr>
          </w:p>
          <w:p w14:paraId="52D3821A" w14:textId="4463CBA7" w:rsidR="008A31AF" w:rsidRPr="00064254" w:rsidDel="00DA2926" w:rsidRDefault="008A31AF" w:rsidP="00064254">
            <w:pPr>
              <w:pStyle w:val="Heading2"/>
              <w:numPr>
                <w:ilvl w:val="0"/>
                <w:numId w:val="1"/>
              </w:numPr>
              <w:outlineLvl w:val="1"/>
              <w:rPr>
                <w:del w:id="2824" w:author="Fnu, Sonam" w:date="2019-11-27T19:12:00Z"/>
                <w:rFonts w:ascii="Calibri" w:hAnsi="Calibri"/>
              </w:rPr>
            </w:pPr>
            <w:bookmarkStart w:id="2825" w:name="_Toc5265599"/>
            <w:del w:id="2826" w:author="Fnu, Sonam" w:date="2019-11-27T19:12:00Z">
              <w:r w:rsidRPr="00064254" w:rsidDel="00DA2926">
                <w:rPr>
                  <w:rFonts w:ascii="Calibri" w:hAnsi="Calibri"/>
                </w:rPr>
                <w:delText>System Notifications Scenarios</w:delText>
              </w:r>
              <w:r w:rsidR="000A1A79" w:rsidRPr="00064254" w:rsidDel="00DA2926">
                <w:rPr>
                  <w:rFonts w:ascii="Calibri" w:hAnsi="Calibri"/>
                </w:rPr>
                <w:delText xml:space="preserve"> </w:delText>
              </w:r>
              <w:r w:rsidR="009E78A1" w:rsidRPr="00064254" w:rsidDel="00DA2926">
                <w:rPr>
                  <w:rFonts w:ascii="Calibri" w:hAnsi="Calibri"/>
                </w:rPr>
                <w:delText>Examples:</w:delText>
              </w:r>
              <w:bookmarkEnd w:id="2825"/>
            </w:del>
          </w:p>
          <w:p w14:paraId="5B1609EA" w14:textId="485258B8" w:rsidR="00D86CD4" w:rsidRPr="00064254" w:rsidDel="00DA2926" w:rsidRDefault="00EE1AF7" w:rsidP="00064254">
            <w:pPr>
              <w:pStyle w:val="Heading2"/>
              <w:numPr>
                <w:ilvl w:val="1"/>
                <w:numId w:val="130"/>
              </w:numPr>
              <w:outlineLvl w:val="1"/>
              <w:rPr>
                <w:del w:id="2827" w:author="Fnu, Sonam" w:date="2019-11-27T19:12:00Z"/>
                <w:rFonts w:ascii="Calibri" w:hAnsi="Calibri"/>
                <w:sz w:val="22"/>
                <w:szCs w:val="22"/>
              </w:rPr>
            </w:pPr>
            <w:bookmarkStart w:id="2828" w:name="_Toc5265600"/>
            <w:del w:id="2829" w:author="Fnu, Sonam" w:date="2019-11-27T19:12:00Z">
              <w:r w:rsidRPr="00064254" w:rsidDel="00DA2926">
                <w:rPr>
                  <w:rFonts w:ascii="Calibri" w:hAnsi="Calibri"/>
                  <w:sz w:val="22"/>
                  <w:szCs w:val="22"/>
                </w:rPr>
                <w:delText xml:space="preserve">Customer </w:delText>
              </w:r>
              <w:r w:rsidR="00A654A3" w:rsidRPr="00064254" w:rsidDel="00DA2926">
                <w:rPr>
                  <w:rFonts w:ascii="Calibri" w:hAnsi="Calibri"/>
                  <w:sz w:val="22"/>
                  <w:szCs w:val="22"/>
                </w:rPr>
                <w:delText xml:space="preserve">Workstation </w:delText>
              </w:r>
              <w:r w:rsidR="00D86CD4" w:rsidRPr="00064254" w:rsidDel="00DA2926">
                <w:rPr>
                  <w:rFonts w:ascii="Calibri" w:hAnsi="Calibri"/>
                  <w:sz w:val="22"/>
                  <w:szCs w:val="22"/>
                </w:rPr>
                <w:delText>Notifications</w:delText>
              </w:r>
              <w:bookmarkEnd w:id="2828"/>
              <w:r w:rsidR="00D86CD4" w:rsidRPr="00064254" w:rsidDel="00DA2926">
                <w:rPr>
                  <w:rFonts w:ascii="Calibri" w:hAnsi="Calibri"/>
                  <w:sz w:val="22"/>
                  <w:szCs w:val="22"/>
                </w:rPr>
                <w:delText xml:space="preserve"> </w:delText>
              </w:r>
            </w:del>
          </w:p>
          <w:p w14:paraId="3E0A6E74" w14:textId="333A4826" w:rsidR="00030382" w:rsidRPr="00064254" w:rsidDel="00DA2926" w:rsidRDefault="00030382" w:rsidP="00064254">
            <w:pPr>
              <w:pStyle w:val="Heading2"/>
              <w:numPr>
                <w:ilvl w:val="2"/>
                <w:numId w:val="130"/>
              </w:numPr>
              <w:outlineLvl w:val="1"/>
              <w:rPr>
                <w:del w:id="2830" w:author="Fnu, Sonam" w:date="2019-11-27T19:12:00Z"/>
                <w:rFonts w:ascii="Calibri" w:hAnsi="Calibri"/>
                <w:sz w:val="22"/>
                <w:szCs w:val="22"/>
              </w:rPr>
            </w:pPr>
            <w:bookmarkStart w:id="2831" w:name="_Toc5265601"/>
            <w:del w:id="2832" w:author="Fnu, Sonam" w:date="2019-11-27T19:12:00Z">
              <w:r w:rsidRPr="00064254" w:rsidDel="00DA2926">
                <w:rPr>
                  <w:rFonts w:ascii="Calibri" w:hAnsi="Calibri"/>
                </w:rPr>
                <w:delText>Login</w:delText>
              </w:r>
              <w:r w:rsidRPr="00064254" w:rsidDel="00DA2926">
                <w:rPr>
                  <w:rFonts w:ascii="Calibri" w:hAnsi="Calibri"/>
                  <w:sz w:val="22"/>
                  <w:szCs w:val="22"/>
                </w:rPr>
                <w:delText>:</w:delText>
              </w:r>
              <w:bookmarkEnd w:id="2831"/>
            </w:del>
          </w:p>
          <w:p w14:paraId="313C2E89" w14:textId="2CE1E681" w:rsidR="00030382" w:rsidRPr="00064254" w:rsidDel="00DA2926" w:rsidRDefault="00030382" w:rsidP="00064254">
            <w:pPr>
              <w:pStyle w:val="ListParagraph"/>
              <w:numPr>
                <w:ilvl w:val="0"/>
                <w:numId w:val="128"/>
              </w:numPr>
              <w:ind w:left="720"/>
              <w:rPr>
                <w:del w:id="2833" w:author="Fnu, Sonam" w:date="2019-11-27T19:12:00Z"/>
                <w:rFonts w:ascii="Calibri" w:hAnsi="Calibri"/>
              </w:rPr>
            </w:pPr>
            <w:del w:id="2834" w:author="Fnu, Sonam" w:date="2019-11-27T19:12:00Z">
              <w:r w:rsidRPr="00064254" w:rsidDel="00DA2926">
                <w:rPr>
                  <w:rFonts w:ascii="Calibri" w:hAnsi="Calibri"/>
                </w:rPr>
                <w:delText xml:space="preserve">If the </w:delText>
              </w:r>
              <w:r w:rsidR="00EE1AF7" w:rsidRPr="00064254" w:rsidDel="00DA2926">
                <w:rPr>
                  <w:rFonts w:ascii="Calibri" w:hAnsi="Calibri"/>
                  <w:b/>
                  <w:bCs/>
                  <w:u w:val="single"/>
                </w:rPr>
                <w:delText xml:space="preserve">bank </w:delText>
              </w:r>
              <w:r w:rsidR="00EE1AF7" w:rsidRPr="00064254" w:rsidDel="00DA2926">
                <w:rPr>
                  <w:rFonts w:ascii="Calibri" w:hAnsi="Calibri"/>
                </w:rPr>
                <w:delText>enabled</w:delText>
              </w:r>
              <w:r w:rsidRPr="00064254" w:rsidDel="00DA2926">
                <w:rPr>
                  <w:rFonts w:ascii="Calibri" w:hAnsi="Calibri"/>
                </w:rPr>
                <w:delText xml:space="preserve"> “Login Failed”/ “Customer is locked out” notification, then every time the login failed or the customer locked the system should send a notification to him.</w:delText>
              </w:r>
            </w:del>
          </w:p>
          <w:p w14:paraId="6CD201CD" w14:textId="7154B13C" w:rsidR="00030382" w:rsidRPr="00064254" w:rsidDel="00DA2926" w:rsidRDefault="00030382" w:rsidP="00064254">
            <w:pPr>
              <w:pStyle w:val="ListParagraph"/>
              <w:ind w:left="360"/>
              <w:rPr>
                <w:del w:id="2835" w:author="Fnu, Sonam" w:date="2019-11-27T19:12:00Z"/>
                <w:rFonts w:ascii="Calibri" w:hAnsi="Calibri"/>
              </w:rPr>
            </w:pPr>
          </w:p>
          <w:p w14:paraId="4F9C12FA" w14:textId="05B0BAB8" w:rsidR="00030382" w:rsidRPr="00064254" w:rsidDel="00DA2926" w:rsidRDefault="00EE1AF7" w:rsidP="00064254">
            <w:pPr>
              <w:pStyle w:val="ListParagraph"/>
              <w:numPr>
                <w:ilvl w:val="0"/>
                <w:numId w:val="128"/>
              </w:numPr>
              <w:ind w:left="720"/>
              <w:rPr>
                <w:del w:id="2836" w:author="Fnu, Sonam" w:date="2019-11-27T19:12:00Z"/>
                <w:rFonts w:ascii="Calibri" w:hAnsi="Calibri"/>
              </w:rPr>
            </w:pPr>
            <w:del w:id="2837" w:author="Fnu, Sonam" w:date="2019-11-27T19:12:00Z">
              <w:r w:rsidRPr="00064254" w:rsidDel="00DA2926">
                <w:rPr>
                  <w:rFonts w:ascii="Calibri" w:hAnsi="Calibri"/>
                </w:rPr>
                <w:delText xml:space="preserve">If the </w:delText>
              </w:r>
              <w:r w:rsidRPr="00064254" w:rsidDel="00DA2926">
                <w:rPr>
                  <w:rFonts w:ascii="Calibri" w:hAnsi="Calibri"/>
                  <w:b/>
                  <w:bCs/>
                  <w:u w:val="single"/>
                </w:rPr>
                <w:delText xml:space="preserve">bank </w:delText>
              </w:r>
              <w:r w:rsidRPr="00064254" w:rsidDel="00DA2926">
                <w:rPr>
                  <w:rFonts w:ascii="Calibri" w:hAnsi="Calibri"/>
                </w:rPr>
                <w:delText xml:space="preserve">enabled </w:delText>
              </w:r>
              <w:r w:rsidR="00030382" w:rsidRPr="00064254" w:rsidDel="00DA2926">
                <w:rPr>
                  <w:rFonts w:ascii="Calibri" w:hAnsi="Calibri"/>
                </w:rPr>
                <w:delText>“Customer login with different sessions at the same time”, and the customer login in different session at the same time, then the system should send a notification to the relevant bank users</w:delText>
              </w:r>
            </w:del>
          </w:p>
          <w:p w14:paraId="3190E440" w14:textId="67F7D0C0" w:rsidR="00030382" w:rsidRPr="00064254" w:rsidDel="00DA2926" w:rsidRDefault="00030382" w:rsidP="00030382">
            <w:pPr>
              <w:pStyle w:val="ListParagraph"/>
              <w:ind w:left="0"/>
              <w:rPr>
                <w:del w:id="2838" w:author="Fnu, Sonam" w:date="2019-11-27T19:12:00Z"/>
                <w:rFonts w:ascii="Calibri" w:hAnsi="Calibri"/>
              </w:rPr>
            </w:pPr>
          </w:p>
          <w:p w14:paraId="1E914684" w14:textId="58780190" w:rsidR="00030382" w:rsidRPr="00064254" w:rsidDel="00DA2926" w:rsidRDefault="00030382" w:rsidP="00064254">
            <w:pPr>
              <w:pStyle w:val="Heading2"/>
              <w:numPr>
                <w:ilvl w:val="2"/>
                <w:numId w:val="130"/>
              </w:numPr>
              <w:outlineLvl w:val="1"/>
              <w:rPr>
                <w:del w:id="2839" w:author="Fnu, Sonam" w:date="2019-11-27T19:12:00Z"/>
                <w:rFonts w:ascii="Calibri" w:hAnsi="Calibri"/>
                <w:sz w:val="22"/>
                <w:szCs w:val="22"/>
              </w:rPr>
            </w:pPr>
            <w:bookmarkStart w:id="2840" w:name="_Toc5265602"/>
            <w:del w:id="2841" w:author="Fnu, Sonam" w:date="2019-11-27T19:12:00Z">
              <w:r w:rsidRPr="00064254" w:rsidDel="00DA2926">
                <w:rPr>
                  <w:rFonts w:ascii="Calibri" w:hAnsi="Calibri"/>
                </w:rPr>
                <w:delText>Login</w:delText>
              </w:r>
              <w:r w:rsidRPr="00064254" w:rsidDel="00DA2926">
                <w:rPr>
                  <w:rFonts w:ascii="Calibri" w:hAnsi="Calibri"/>
                  <w:sz w:val="22"/>
                  <w:szCs w:val="22"/>
                </w:rPr>
                <w:delText xml:space="preserve"> credentials:</w:delText>
              </w:r>
              <w:bookmarkEnd w:id="2840"/>
            </w:del>
          </w:p>
          <w:p w14:paraId="464AF292" w14:textId="2B542490" w:rsidR="00030382" w:rsidRPr="00064254" w:rsidDel="00DA2926" w:rsidRDefault="00EE1AF7" w:rsidP="00064254">
            <w:pPr>
              <w:pStyle w:val="ListParagraph"/>
              <w:numPr>
                <w:ilvl w:val="0"/>
                <w:numId w:val="128"/>
              </w:numPr>
              <w:ind w:left="720"/>
              <w:rPr>
                <w:del w:id="2842" w:author="Fnu, Sonam" w:date="2019-11-27T19:12:00Z"/>
                <w:rFonts w:ascii="Calibri" w:hAnsi="Calibri"/>
              </w:rPr>
            </w:pPr>
            <w:del w:id="2843" w:author="Fnu, Sonam" w:date="2019-11-27T19:12:00Z">
              <w:r w:rsidRPr="00064254" w:rsidDel="00DA2926">
                <w:rPr>
                  <w:rFonts w:ascii="Calibri" w:hAnsi="Calibri"/>
                </w:rPr>
                <w:delText xml:space="preserve">If the bank enabled </w:delText>
              </w:r>
              <w:r w:rsidR="00030382" w:rsidRPr="00064254" w:rsidDel="00DA2926">
                <w:rPr>
                  <w:rFonts w:ascii="Calibri" w:hAnsi="Calibri"/>
                </w:rPr>
                <w:delText>“Change my login credentials” notification, then every time the customer change any of his login credentials the system should send a notification to him.</w:delText>
              </w:r>
            </w:del>
          </w:p>
          <w:p w14:paraId="4448A2DB" w14:textId="560B7A0F" w:rsidR="00030382" w:rsidRPr="00064254" w:rsidDel="00DA2926" w:rsidRDefault="00030382" w:rsidP="00030382">
            <w:pPr>
              <w:pStyle w:val="ListParagraph"/>
              <w:ind w:left="0"/>
              <w:rPr>
                <w:del w:id="2844" w:author="Fnu, Sonam" w:date="2019-11-27T19:12:00Z"/>
                <w:rFonts w:ascii="Calibri" w:hAnsi="Calibri"/>
              </w:rPr>
            </w:pPr>
          </w:p>
          <w:p w14:paraId="319C80E7" w14:textId="32652552" w:rsidR="00030382" w:rsidRPr="00064254" w:rsidDel="00DA2926" w:rsidRDefault="00030382" w:rsidP="00064254">
            <w:pPr>
              <w:pStyle w:val="Heading2"/>
              <w:numPr>
                <w:ilvl w:val="2"/>
                <w:numId w:val="130"/>
              </w:numPr>
              <w:outlineLvl w:val="1"/>
              <w:rPr>
                <w:del w:id="2845" w:author="Fnu, Sonam" w:date="2019-11-27T19:12:00Z"/>
                <w:rFonts w:ascii="Calibri" w:hAnsi="Calibri"/>
                <w:sz w:val="22"/>
                <w:szCs w:val="22"/>
              </w:rPr>
            </w:pPr>
            <w:bookmarkStart w:id="2846" w:name="_Toc5265603"/>
            <w:del w:id="2847" w:author="Fnu, Sonam" w:date="2019-11-27T19:12:00Z">
              <w:r w:rsidRPr="00064254" w:rsidDel="00DA2926">
                <w:rPr>
                  <w:rFonts w:ascii="Calibri" w:hAnsi="Calibri"/>
                  <w:sz w:val="22"/>
                  <w:szCs w:val="22"/>
                </w:rPr>
                <w:delText xml:space="preserve">Security </w:delText>
              </w:r>
              <w:r w:rsidRPr="00064254" w:rsidDel="00DA2926">
                <w:rPr>
                  <w:rFonts w:ascii="Calibri" w:hAnsi="Calibri"/>
                </w:rPr>
                <w:delText>question</w:delText>
              </w:r>
              <w:r w:rsidRPr="00064254" w:rsidDel="00DA2926">
                <w:rPr>
                  <w:rFonts w:ascii="Calibri" w:hAnsi="Calibri"/>
                  <w:sz w:val="22"/>
                  <w:szCs w:val="22"/>
                </w:rPr>
                <w:delText>(s) setup:</w:delText>
              </w:r>
              <w:bookmarkEnd w:id="2846"/>
            </w:del>
          </w:p>
          <w:p w14:paraId="5C09F37C" w14:textId="76421C66" w:rsidR="00030382" w:rsidRPr="00064254" w:rsidDel="00DA2926" w:rsidRDefault="00EE1AF7" w:rsidP="00064254">
            <w:pPr>
              <w:pStyle w:val="ListParagraph"/>
              <w:numPr>
                <w:ilvl w:val="0"/>
                <w:numId w:val="128"/>
              </w:numPr>
              <w:ind w:left="720"/>
              <w:rPr>
                <w:del w:id="2848" w:author="Fnu, Sonam" w:date="2019-11-27T19:12:00Z"/>
                <w:rFonts w:ascii="Calibri" w:hAnsi="Calibri"/>
              </w:rPr>
            </w:pPr>
            <w:del w:id="2849" w:author="Fnu, Sonam" w:date="2019-11-27T19:12:00Z">
              <w:r w:rsidRPr="00064254" w:rsidDel="00DA2926">
                <w:rPr>
                  <w:rFonts w:ascii="Calibri" w:hAnsi="Calibri"/>
                </w:rPr>
                <w:delText xml:space="preserve">If the bank enabled </w:delText>
              </w:r>
              <w:r w:rsidR="00030382" w:rsidRPr="00064254" w:rsidDel="00DA2926">
                <w:rPr>
                  <w:rFonts w:ascii="Calibri" w:hAnsi="Calibri"/>
                </w:rPr>
                <w:delText>“Change my security questions/answers” notification, then every time the customer change his security question(s) or answer(s) the system should send a notification to him.</w:delText>
              </w:r>
            </w:del>
          </w:p>
          <w:p w14:paraId="04CEC686" w14:textId="61487D0C" w:rsidR="00030382" w:rsidRPr="00064254" w:rsidDel="00DA2926" w:rsidRDefault="00030382" w:rsidP="00030382">
            <w:pPr>
              <w:pStyle w:val="ListParagraph"/>
              <w:ind w:left="0"/>
              <w:rPr>
                <w:del w:id="2850" w:author="Fnu, Sonam" w:date="2019-11-27T19:12:00Z"/>
                <w:rFonts w:ascii="Calibri" w:hAnsi="Calibri"/>
                <w:highlight w:val="green"/>
              </w:rPr>
            </w:pPr>
          </w:p>
          <w:p w14:paraId="0BA2BA6E" w14:textId="324B3AD5" w:rsidR="00030382" w:rsidRPr="00064254" w:rsidDel="00DA2926" w:rsidRDefault="00030382" w:rsidP="00064254">
            <w:pPr>
              <w:pStyle w:val="Heading2"/>
              <w:numPr>
                <w:ilvl w:val="2"/>
                <w:numId w:val="130"/>
              </w:numPr>
              <w:outlineLvl w:val="1"/>
              <w:rPr>
                <w:del w:id="2851" w:author="Fnu, Sonam" w:date="2019-11-27T19:12:00Z"/>
                <w:rFonts w:ascii="Calibri" w:hAnsi="Calibri"/>
                <w:sz w:val="22"/>
                <w:szCs w:val="22"/>
              </w:rPr>
            </w:pPr>
            <w:bookmarkStart w:id="2852" w:name="_Toc5265604"/>
            <w:del w:id="2853" w:author="Fnu, Sonam" w:date="2019-11-27T19:12:00Z">
              <w:r w:rsidRPr="00064254" w:rsidDel="00DA2926">
                <w:rPr>
                  <w:rFonts w:ascii="Calibri" w:hAnsi="Calibri"/>
                  <w:sz w:val="22"/>
                  <w:szCs w:val="22"/>
                </w:rPr>
                <w:delText>Between my accounts transfer</w:delText>
              </w:r>
              <w:bookmarkEnd w:id="2852"/>
            </w:del>
          </w:p>
          <w:p w14:paraId="7CD6C6D4" w14:textId="1D6DEDE5" w:rsidR="00030382" w:rsidRPr="00064254" w:rsidDel="00DA2926" w:rsidRDefault="00030382" w:rsidP="00064254">
            <w:pPr>
              <w:pStyle w:val="ListParagraph"/>
              <w:numPr>
                <w:ilvl w:val="0"/>
                <w:numId w:val="128"/>
              </w:numPr>
              <w:ind w:left="720"/>
              <w:rPr>
                <w:del w:id="2854" w:author="Fnu, Sonam" w:date="2019-11-27T19:12:00Z"/>
                <w:rFonts w:ascii="Calibri" w:hAnsi="Calibri"/>
              </w:rPr>
            </w:pPr>
            <w:del w:id="2855" w:author="Fnu, Sonam" w:date="2019-11-27T19:12:00Z">
              <w:r w:rsidRPr="00064254" w:rsidDel="00DA2926">
                <w:rPr>
                  <w:rFonts w:ascii="Calibri" w:hAnsi="Calibri"/>
                </w:rPr>
                <w:delText>If the customer subscribe notification on “Transfer between my accounts”, then every time the customer perform transfer between my accounts the system should send notification to him.</w:delText>
              </w:r>
            </w:del>
          </w:p>
          <w:p w14:paraId="5696AE0C" w14:textId="1D4C2922" w:rsidR="00030382" w:rsidRPr="00064254" w:rsidDel="00DA2926" w:rsidRDefault="00030382" w:rsidP="00064254">
            <w:pPr>
              <w:pStyle w:val="ListParagraph"/>
              <w:rPr>
                <w:del w:id="2856" w:author="Fnu, Sonam" w:date="2019-11-27T19:12:00Z"/>
                <w:rFonts w:ascii="Calibri" w:hAnsi="Calibri"/>
              </w:rPr>
            </w:pPr>
          </w:p>
          <w:p w14:paraId="6D9FE616" w14:textId="1D9AB594" w:rsidR="00030382" w:rsidRPr="00064254" w:rsidDel="00DA2926" w:rsidRDefault="00030382" w:rsidP="00064254">
            <w:pPr>
              <w:pStyle w:val="ListParagraph"/>
              <w:numPr>
                <w:ilvl w:val="0"/>
                <w:numId w:val="128"/>
              </w:numPr>
              <w:ind w:left="720"/>
              <w:rPr>
                <w:del w:id="2857" w:author="Fnu, Sonam" w:date="2019-11-27T19:12:00Z"/>
                <w:rFonts w:ascii="Calibri" w:hAnsi="Calibri"/>
              </w:rPr>
            </w:pPr>
            <w:del w:id="2858" w:author="Fnu, Sonam" w:date="2019-11-27T19:12:00Z">
              <w:r w:rsidRPr="00064254" w:rsidDel="00DA2926">
                <w:rPr>
                  <w:rFonts w:ascii="Calibri" w:hAnsi="Calibri"/>
                </w:rPr>
                <w:delText xml:space="preserve">On other hand, </w:delText>
              </w:r>
              <w:r w:rsidR="002F0C3F" w:rsidRPr="00064254" w:rsidDel="00DA2926">
                <w:rPr>
                  <w:rFonts w:ascii="Calibri" w:hAnsi="Calibri"/>
                </w:rPr>
                <w:delText>if</w:delText>
              </w:r>
              <w:r w:rsidRPr="00064254" w:rsidDel="00DA2926">
                <w:rPr>
                  <w:rFonts w:ascii="Calibri" w:hAnsi="Calibri"/>
                </w:rPr>
                <w:delText xml:space="preserve"> the bank user subscribe notification on “Customer transfer from account doesn't belong to him”, and from account is not belong to the customer, the system should send notification to the relevant bank users.</w:delText>
              </w:r>
            </w:del>
          </w:p>
          <w:p w14:paraId="2A4AD121" w14:textId="5334BAAB" w:rsidR="00030382" w:rsidRPr="00064254" w:rsidDel="00DA2926" w:rsidRDefault="00030382" w:rsidP="00030382">
            <w:pPr>
              <w:pStyle w:val="ListParagraph"/>
              <w:ind w:left="0"/>
              <w:rPr>
                <w:del w:id="2859" w:author="Fnu, Sonam" w:date="2019-11-27T19:12:00Z"/>
                <w:rFonts w:ascii="Calibri" w:hAnsi="Calibri"/>
                <w:highlight w:val="green"/>
              </w:rPr>
            </w:pPr>
          </w:p>
          <w:p w14:paraId="1345B1A3" w14:textId="0E48D36D" w:rsidR="00030382" w:rsidRPr="00064254" w:rsidDel="00DA2926" w:rsidRDefault="00030382" w:rsidP="00064254">
            <w:pPr>
              <w:pStyle w:val="Heading2"/>
              <w:numPr>
                <w:ilvl w:val="2"/>
                <w:numId w:val="130"/>
              </w:numPr>
              <w:outlineLvl w:val="1"/>
              <w:rPr>
                <w:del w:id="2860" w:author="Fnu, Sonam" w:date="2019-11-27T19:12:00Z"/>
                <w:rFonts w:ascii="Calibri" w:hAnsi="Calibri"/>
                <w:sz w:val="22"/>
                <w:szCs w:val="22"/>
              </w:rPr>
            </w:pPr>
            <w:bookmarkStart w:id="2861" w:name="_Toc5265605"/>
            <w:del w:id="2862" w:author="Fnu, Sonam" w:date="2019-11-27T19:12:00Z">
              <w:r w:rsidRPr="00064254" w:rsidDel="00DA2926">
                <w:rPr>
                  <w:rFonts w:ascii="Calibri" w:hAnsi="Calibri"/>
                  <w:sz w:val="22"/>
                  <w:szCs w:val="22"/>
                </w:rPr>
                <w:delText>Within bank transfer</w:delText>
              </w:r>
              <w:bookmarkEnd w:id="2861"/>
            </w:del>
          </w:p>
          <w:p w14:paraId="73BC7B1A" w14:textId="669DAFF5" w:rsidR="00030382" w:rsidRPr="00064254" w:rsidDel="00DA2926" w:rsidRDefault="00030382" w:rsidP="00064254">
            <w:pPr>
              <w:pStyle w:val="ListParagraph"/>
              <w:numPr>
                <w:ilvl w:val="0"/>
                <w:numId w:val="128"/>
              </w:numPr>
              <w:ind w:left="720"/>
              <w:rPr>
                <w:del w:id="2863" w:author="Fnu, Sonam" w:date="2019-11-27T19:12:00Z"/>
                <w:rFonts w:ascii="Calibri" w:hAnsi="Calibri"/>
              </w:rPr>
            </w:pPr>
            <w:del w:id="2864" w:author="Fnu, Sonam" w:date="2019-11-27T19:12:00Z">
              <w:r w:rsidRPr="00064254" w:rsidDel="00DA2926">
                <w:rPr>
                  <w:rFonts w:ascii="Calibri" w:hAnsi="Calibri"/>
                </w:rPr>
                <w:delText>If the customer subscribe notification on “Transfer with bank”, then every time the customer perform transfer within bank the system should send notification to him.</w:delText>
              </w:r>
            </w:del>
          </w:p>
          <w:p w14:paraId="20CB79D3" w14:textId="4A744735" w:rsidR="00030382" w:rsidRPr="00064254" w:rsidDel="00DA2926" w:rsidRDefault="00030382" w:rsidP="00064254">
            <w:pPr>
              <w:pStyle w:val="ListParagraph"/>
              <w:rPr>
                <w:del w:id="2865" w:author="Fnu, Sonam" w:date="2019-11-27T19:12:00Z"/>
                <w:rFonts w:ascii="Calibri" w:hAnsi="Calibri"/>
              </w:rPr>
            </w:pPr>
          </w:p>
          <w:p w14:paraId="390D645A" w14:textId="356DB0D5" w:rsidR="00030382" w:rsidRPr="00064254" w:rsidDel="00DA2926" w:rsidRDefault="00030382" w:rsidP="00064254">
            <w:pPr>
              <w:pStyle w:val="ListParagraph"/>
              <w:numPr>
                <w:ilvl w:val="0"/>
                <w:numId w:val="128"/>
              </w:numPr>
              <w:ind w:left="720"/>
              <w:rPr>
                <w:del w:id="2866" w:author="Fnu, Sonam" w:date="2019-11-27T19:12:00Z"/>
                <w:rFonts w:ascii="Calibri" w:hAnsi="Calibri"/>
              </w:rPr>
            </w:pPr>
            <w:del w:id="2867" w:author="Fnu, Sonam" w:date="2019-11-27T19:12:00Z">
              <w:r w:rsidRPr="00064254" w:rsidDel="00DA2926">
                <w:rPr>
                  <w:rFonts w:ascii="Calibri" w:hAnsi="Calibri"/>
                </w:rPr>
                <w:delText xml:space="preserve">On other hand, </w:delText>
              </w:r>
              <w:r w:rsidR="00B22D6F" w:rsidRPr="00064254" w:rsidDel="00DA2926">
                <w:rPr>
                  <w:rFonts w:ascii="Calibri" w:hAnsi="Calibri"/>
                </w:rPr>
                <w:delText>if</w:delText>
              </w:r>
              <w:r w:rsidRPr="00064254" w:rsidDel="00DA2926">
                <w:rPr>
                  <w:rFonts w:ascii="Calibri" w:hAnsi="Calibri"/>
                </w:rPr>
                <w:delText xml:space="preserve"> the bank user subscribe notification on “Customer transfer from account doesn't belong to him”, and from account is not belong to the customer, the system should send notification to the relevant bank users.</w:delText>
              </w:r>
            </w:del>
          </w:p>
          <w:p w14:paraId="51CF9C39" w14:textId="4C25B837" w:rsidR="00030382" w:rsidRPr="00064254" w:rsidDel="00DA2926" w:rsidRDefault="00030382" w:rsidP="00064254">
            <w:pPr>
              <w:pStyle w:val="ListParagraph"/>
              <w:rPr>
                <w:del w:id="2868" w:author="Fnu, Sonam" w:date="2019-11-27T19:12:00Z"/>
                <w:rFonts w:ascii="Calibri" w:hAnsi="Calibri"/>
              </w:rPr>
            </w:pPr>
          </w:p>
          <w:p w14:paraId="24A91425" w14:textId="0328702E" w:rsidR="00030382" w:rsidRPr="00064254" w:rsidDel="00DA2926" w:rsidRDefault="00030382" w:rsidP="00064254">
            <w:pPr>
              <w:pStyle w:val="ListParagraph"/>
              <w:numPr>
                <w:ilvl w:val="0"/>
                <w:numId w:val="128"/>
              </w:numPr>
              <w:ind w:left="720"/>
              <w:rPr>
                <w:del w:id="2869" w:author="Fnu, Sonam" w:date="2019-11-27T19:12:00Z"/>
                <w:rFonts w:ascii="Calibri" w:hAnsi="Calibri"/>
              </w:rPr>
            </w:pPr>
            <w:del w:id="2870" w:author="Fnu, Sonam" w:date="2019-11-27T19:12:00Z">
              <w:r w:rsidRPr="00064254" w:rsidDel="00DA2926">
                <w:rPr>
                  <w:rFonts w:ascii="Calibri" w:hAnsi="Calibri"/>
                </w:rPr>
                <w:delText>Also, If the bank user subscribe notification on “Customer transfer to beneficiary doesn't belong to him”, and the used beneficiary is not belong to the customer, the system should send notification to the relevant bank users.</w:delText>
              </w:r>
            </w:del>
          </w:p>
          <w:p w14:paraId="05769654" w14:textId="41644E1B" w:rsidR="00030382" w:rsidRPr="00064254" w:rsidDel="00DA2926" w:rsidRDefault="00030382" w:rsidP="00030382">
            <w:pPr>
              <w:pStyle w:val="ListParagraph"/>
              <w:ind w:left="0"/>
              <w:rPr>
                <w:del w:id="2871" w:author="Fnu, Sonam" w:date="2019-11-27T19:12:00Z"/>
                <w:rFonts w:ascii="Calibri" w:hAnsi="Calibri"/>
              </w:rPr>
            </w:pPr>
          </w:p>
          <w:p w14:paraId="3171C18C" w14:textId="6DE9828B" w:rsidR="00030382" w:rsidRPr="00064254" w:rsidDel="00DA2926" w:rsidRDefault="00030382" w:rsidP="00064254">
            <w:pPr>
              <w:pStyle w:val="Heading2"/>
              <w:numPr>
                <w:ilvl w:val="2"/>
                <w:numId w:val="130"/>
              </w:numPr>
              <w:outlineLvl w:val="1"/>
              <w:rPr>
                <w:del w:id="2872" w:author="Fnu, Sonam" w:date="2019-11-27T19:12:00Z"/>
                <w:rFonts w:ascii="Calibri" w:hAnsi="Calibri"/>
                <w:sz w:val="22"/>
                <w:szCs w:val="22"/>
              </w:rPr>
            </w:pPr>
            <w:bookmarkStart w:id="2873" w:name="_Toc5265606"/>
            <w:del w:id="2874" w:author="Fnu, Sonam" w:date="2019-11-27T19:12:00Z">
              <w:r w:rsidRPr="00064254" w:rsidDel="00DA2926">
                <w:rPr>
                  <w:rFonts w:ascii="Calibri" w:hAnsi="Calibri"/>
                  <w:sz w:val="22"/>
                  <w:szCs w:val="22"/>
                </w:rPr>
                <w:delText>Local bank Transfer</w:delText>
              </w:r>
              <w:bookmarkEnd w:id="2873"/>
            </w:del>
          </w:p>
          <w:p w14:paraId="741AF810" w14:textId="5C0D61D0" w:rsidR="00030382" w:rsidRPr="00064254" w:rsidDel="00DA2926" w:rsidRDefault="00030382" w:rsidP="00064254">
            <w:pPr>
              <w:pStyle w:val="ListParagraph"/>
              <w:numPr>
                <w:ilvl w:val="0"/>
                <w:numId w:val="128"/>
              </w:numPr>
              <w:ind w:left="720"/>
              <w:rPr>
                <w:del w:id="2875" w:author="Fnu, Sonam" w:date="2019-11-27T19:12:00Z"/>
                <w:rFonts w:ascii="Calibri" w:hAnsi="Calibri"/>
              </w:rPr>
            </w:pPr>
            <w:del w:id="2876" w:author="Fnu, Sonam" w:date="2019-11-27T19:12:00Z">
              <w:r w:rsidRPr="00064254" w:rsidDel="00DA2926">
                <w:rPr>
                  <w:rFonts w:ascii="Calibri" w:hAnsi="Calibri"/>
                </w:rPr>
                <w:delText>If the customer subscribe notification on “Transfer to local beneficiary”, then every time the customer perform local transfer the system should send notification to him.</w:delText>
              </w:r>
            </w:del>
          </w:p>
          <w:p w14:paraId="49AB86B5" w14:textId="086E4A33" w:rsidR="00030382" w:rsidRPr="00064254" w:rsidDel="00DA2926" w:rsidRDefault="00030382" w:rsidP="00064254">
            <w:pPr>
              <w:pStyle w:val="ListParagraph"/>
              <w:numPr>
                <w:ilvl w:val="0"/>
                <w:numId w:val="128"/>
              </w:numPr>
              <w:ind w:left="720"/>
              <w:rPr>
                <w:del w:id="2877" w:author="Fnu, Sonam" w:date="2019-11-27T19:12:00Z"/>
                <w:rFonts w:ascii="Calibri" w:hAnsi="Calibri"/>
              </w:rPr>
            </w:pPr>
          </w:p>
          <w:p w14:paraId="545BA232" w14:textId="37F5CA2D" w:rsidR="00030382" w:rsidRPr="00064254" w:rsidDel="00DA2926" w:rsidRDefault="00030382" w:rsidP="00064254">
            <w:pPr>
              <w:pStyle w:val="ListParagraph"/>
              <w:numPr>
                <w:ilvl w:val="0"/>
                <w:numId w:val="128"/>
              </w:numPr>
              <w:ind w:left="720"/>
              <w:rPr>
                <w:del w:id="2878" w:author="Fnu, Sonam" w:date="2019-11-27T19:12:00Z"/>
                <w:rFonts w:ascii="Calibri" w:hAnsi="Calibri"/>
              </w:rPr>
            </w:pPr>
            <w:del w:id="2879" w:author="Fnu, Sonam" w:date="2019-11-27T19:12:00Z">
              <w:r w:rsidRPr="00064254" w:rsidDel="00DA2926">
                <w:rPr>
                  <w:rFonts w:ascii="Calibri" w:hAnsi="Calibri"/>
                </w:rPr>
                <w:delText xml:space="preserve">On other hand, </w:delText>
              </w:r>
              <w:r w:rsidR="00B22D6F" w:rsidRPr="00064254" w:rsidDel="00DA2926">
                <w:rPr>
                  <w:rFonts w:ascii="Calibri" w:hAnsi="Calibri"/>
                </w:rPr>
                <w:delText>if</w:delText>
              </w:r>
              <w:r w:rsidRPr="00064254" w:rsidDel="00DA2926">
                <w:rPr>
                  <w:rFonts w:ascii="Calibri" w:hAnsi="Calibri"/>
                </w:rPr>
                <w:delText xml:space="preserve"> the </w:delText>
              </w:r>
              <w:r w:rsidR="00B22D6F" w:rsidRPr="00064254" w:rsidDel="00DA2926">
                <w:rPr>
                  <w:rFonts w:ascii="Calibri" w:hAnsi="Calibri"/>
                </w:rPr>
                <w:delText>bank user</w:delText>
              </w:r>
              <w:r w:rsidRPr="00064254" w:rsidDel="00DA2926">
                <w:rPr>
                  <w:rFonts w:ascii="Calibri" w:hAnsi="Calibri"/>
                </w:rPr>
                <w:delText xml:space="preserve"> subscribe notification on “Customer transfer from account doesn't belong to him”, and from account is not belong to the customer, the system should send notification to the relevant bank users.</w:delText>
              </w:r>
            </w:del>
          </w:p>
          <w:p w14:paraId="5A6A4D33" w14:textId="6B59FA69" w:rsidR="00030382" w:rsidRPr="00064254" w:rsidDel="00DA2926" w:rsidRDefault="00030382" w:rsidP="00064254">
            <w:pPr>
              <w:pStyle w:val="ListParagraph"/>
              <w:numPr>
                <w:ilvl w:val="0"/>
                <w:numId w:val="128"/>
              </w:numPr>
              <w:ind w:left="720"/>
              <w:rPr>
                <w:del w:id="2880" w:author="Fnu, Sonam" w:date="2019-11-27T19:12:00Z"/>
                <w:rFonts w:ascii="Calibri" w:hAnsi="Calibri"/>
              </w:rPr>
            </w:pPr>
          </w:p>
          <w:p w14:paraId="3B209317" w14:textId="6808F497" w:rsidR="00030382" w:rsidRPr="00064254" w:rsidDel="00DA2926" w:rsidRDefault="00030382" w:rsidP="00064254">
            <w:pPr>
              <w:pStyle w:val="ListParagraph"/>
              <w:numPr>
                <w:ilvl w:val="0"/>
                <w:numId w:val="128"/>
              </w:numPr>
              <w:ind w:left="720"/>
              <w:rPr>
                <w:del w:id="2881" w:author="Fnu, Sonam" w:date="2019-11-27T19:12:00Z"/>
                <w:rFonts w:ascii="Calibri" w:hAnsi="Calibri"/>
              </w:rPr>
            </w:pPr>
            <w:del w:id="2882" w:author="Fnu, Sonam" w:date="2019-11-27T19:12:00Z">
              <w:r w:rsidRPr="00064254" w:rsidDel="00DA2926">
                <w:rPr>
                  <w:rFonts w:ascii="Calibri" w:hAnsi="Calibri"/>
                </w:rPr>
                <w:delText xml:space="preserve">Also, </w:delText>
              </w:r>
              <w:r w:rsidR="00B22D6F" w:rsidRPr="00064254" w:rsidDel="00DA2926">
                <w:rPr>
                  <w:rFonts w:ascii="Calibri" w:hAnsi="Calibri"/>
                </w:rPr>
                <w:delText>if</w:delText>
              </w:r>
              <w:r w:rsidRPr="00064254" w:rsidDel="00DA2926">
                <w:rPr>
                  <w:rFonts w:ascii="Calibri" w:hAnsi="Calibri"/>
                </w:rPr>
                <w:delText xml:space="preserve"> the bank user subscribe notification on “Customer transfer to beneficiary doesn't belong to him”, and the used beneficiary is not belong to the customer, the system should send notification to the relevant bank users.</w:delText>
              </w:r>
            </w:del>
          </w:p>
          <w:p w14:paraId="6BB7B2F8" w14:textId="3A9C2870" w:rsidR="00030382" w:rsidRPr="00064254" w:rsidDel="00DA2926" w:rsidRDefault="00030382" w:rsidP="00030382">
            <w:pPr>
              <w:pStyle w:val="ListParagraph"/>
              <w:ind w:left="0"/>
              <w:rPr>
                <w:del w:id="2883" w:author="Fnu, Sonam" w:date="2019-11-27T19:12:00Z"/>
                <w:rFonts w:ascii="Calibri" w:hAnsi="Calibri"/>
              </w:rPr>
            </w:pPr>
          </w:p>
          <w:p w14:paraId="0159B73A" w14:textId="55C6106A" w:rsidR="00030382" w:rsidRPr="00064254" w:rsidDel="00DA2926" w:rsidRDefault="00030382" w:rsidP="00064254">
            <w:pPr>
              <w:pStyle w:val="Heading2"/>
              <w:numPr>
                <w:ilvl w:val="2"/>
                <w:numId w:val="130"/>
              </w:numPr>
              <w:outlineLvl w:val="1"/>
              <w:rPr>
                <w:del w:id="2884" w:author="Fnu, Sonam" w:date="2019-11-27T19:12:00Z"/>
                <w:rFonts w:ascii="Calibri" w:hAnsi="Calibri"/>
                <w:sz w:val="22"/>
                <w:szCs w:val="22"/>
              </w:rPr>
            </w:pPr>
            <w:bookmarkStart w:id="2885" w:name="_Toc5265607"/>
            <w:del w:id="2886" w:author="Fnu, Sonam" w:date="2019-11-27T19:12:00Z">
              <w:r w:rsidRPr="00064254" w:rsidDel="00DA2926">
                <w:rPr>
                  <w:rFonts w:ascii="Calibri" w:hAnsi="Calibri"/>
                  <w:sz w:val="22"/>
                  <w:szCs w:val="22"/>
                </w:rPr>
                <w:delText>International bank transfer</w:delText>
              </w:r>
              <w:bookmarkEnd w:id="2885"/>
            </w:del>
          </w:p>
          <w:p w14:paraId="69D6EB88" w14:textId="62CB150E" w:rsidR="00030382" w:rsidRPr="00064254" w:rsidDel="00DA2926" w:rsidRDefault="00030382" w:rsidP="00064254">
            <w:pPr>
              <w:pStyle w:val="ListParagraph"/>
              <w:numPr>
                <w:ilvl w:val="0"/>
                <w:numId w:val="128"/>
              </w:numPr>
              <w:ind w:left="720"/>
              <w:rPr>
                <w:del w:id="2887" w:author="Fnu, Sonam" w:date="2019-11-27T19:12:00Z"/>
                <w:rFonts w:ascii="Calibri" w:hAnsi="Calibri"/>
              </w:rPr>
            </w:pPr>
            <w:del w:id="2888" w:author="Fnu, Sonam" w:date="2019-11-27T19:12:00Z">
              <w:r w:rsidRPr="00064254" w:rsidDel="00DA2926">
                <w:rPr>
                  <w:rFonts w:ascii="Calibri" w:hAnsi="Calibri"/>
                </w:rPr>
                <w:delText>If the customer subscribe notification on “Transfer to international beneficiary”, then every time the customer perform international transfer the system should send notification to him.</w:delText>
              </w:r>
            </w:del>
          </w:p>
          <w:p w14:paraId="7516BAD6" w14:textId="23F3A755" w:rsidR="00030382" w:rsidRPr="00064254" w:rsidDel="00DA2926" w:rsidRDefault="00030382" w:rsidP="00064254">
            <w:pPr>
              <w:pStyle w:val="ListParagraph"/>
              <w:numPr>
                <w:ilvl w:val="0"/>
                <w:numId w:val="128"/>
              </w:numPr>
              <w:ind w:left="720"/>
              <w:rPr>
                <w:del w:id="2889" w:author="Fnu, Sonam" w:date="2019-11-27T19:12:00Z"/>
                <w:rFonts w:ascii="Calibri" w:hAnsi="Calibri"/>
              </w:rPr>
            </w:pPr>
          </w:p>
          <w:p w14:paraId="040AA7C5" w14:textId="5739B635" w:rsidR="00030382" w:rsidRPr="00064254" w:rsidDel="00DA2926" w:rsidRDefault="00030382" w:rsidP="00064254">
            <w:pPr>
              <w:pStyle w:val="ListParagraph"/>
              <w:numPr>
                <w:ilvl w:val="0"/>
                <w:numId w:val="128"/>
              </w:numPr>
              <w:ind w:left="720"/>
              <w:rPr>
                <w:del w:id="2890" w:author="Fnu, Sonam" w:date="2019-11-27T19:12:00Z"/>
                <w:rFonts w:ascii="Calibri" w:hAnsi="Calibri"/>
              </w:rPr>
            </w:pPr>
            <w:del w:id="2891" w:author="Fnu, Sonam" w:date="2019-11-27T19:12:00Z">
              <w:r w:rsidRPr="00064254" w:rsidDel="00DA2926">
                <w:rPr>
                  <w:rFonts w:ascii="Calibri" w:hAnsi="Calibri"/>
                </w:rPr>
                <w:delText xml:space="preserve">On other hand, </w:delText>
              </w:r>
              <w:r w:rsidR="00DF294E" w:rsidRPr="00064254" w:rsidDel="00DA2926">
                <w:rPr>
                  <w:rFonts w:ascii="Calibri" w:hAnsi="Calibri"/>
                </w:rPr>
                <w:delText>if</w:delText>
              </w:r>
              <w:r w:rsidRPr="00064254" w:rsidDel="00DA2926">
                <w:rPr>
                  <w:rFonts w:ascii="Calibri" w:hAnsi="Calibri"/>
                </w:rPr>
                <w:delText xml:space="preserve"> the bank user subscribe notification on “Customer transfer from account doesn't belong to him”, and from account is not belong to the customer, the system should send notification to the relevant bank users.</w:delText>
              </w:r>
            </w:del>
          </w:p>
          <w:p w14:paraId="27D2E624" w14:textId="5C0FF95A" w:rsidR="00030382" w:rsidRPr="00064254" w:rsidDel="00DA2926" w:rsidRDefault="00030382" w:rsidP="00064254">
            <w:pPr>
              <w:pStyle w:val="ListParagraph"/>
              <w:numPr>
                <w:ilvl w:val="0"/>
                <w:numId w:val="128"/>
              </w:numPr>
              <w:ind w:left="720"/>
              <w:rPr>
                <w:del w:id="2892" w:author="Fnu, Sonam" w:date="2019-11-27T19:12:00Z"/>
                <w:rFonts w:ascii="Calibri" w:hAnsi="Calibri"/>
              </w:rPr>
            </w:pPr>
          </w:p>
          <w:p w14:paraId="60D3C80C" w14:textId="08CFEAB5" w:rsidR="00030382" w:rsidRPr="00064254" w:rsidDel="00DA2926" w:rsidRDefault="00030382" w:rsidP="00064254">
            <w:pPr>
              <w:pStyle w:val="ListParagraph"/>
              <w:numPr>
                <w:ilvl w:val="0"/>
                <w:numId w:val="128"/>
              </w:numPr>
              <w:ind w:left="720"/>
              <w:rPr>
                <w:del w:id="2893" w:author="Fnu, Sonam" w:date="2019-11-27T19:12:00Z"/>
                <w:rFonts w:ascii="Calibri" w:hAnsi="Calibri"/>
              </w:rPr>
            </w:pPr>
            <w:del w:id="2894" w:author="Fnu, Sonam" w:date="2019-11-27T19:12:00Z">
              <w:r w:rsidRPr="00064254" w:rsidDel="00DA2926">
                <w:rPr>
                  <w:rFonts w:ascii="Calibri" w:hAnsi="Calibri"/>
                </w:rPr>
                <w:delText>Also, If the bank user subscribe notification on “Customer transfer to beneficiary doesn't belong to him”, and the used beneficiary is not belong to the customer, the system should send notification to the relevant bank users.</w:delText>
              </w:r>
            </w:del>
          </w:p>
          <w:p w14:paraId="37AE4D73" w14:textId="2B6BCD83" w:rsidR="00030382" w:rsidRPr="00064254" w:rsidDel="00DA2926" w:rsidRDefault="00030382" w:rsidP="00030382">
            <w:pPr>
              <w:pStyle w:val="ListParagraph"/>
              <w:ind w:left="0"/>
              <w:rPr>
                <w:del w:id="2895" w:author="Fnu, Sonam" w:date="2019-11-27T19:12:00Z"/>
                <w:rFonts w:ascii="Calibri" w:hAnsi="Calibri"/>
              </w:rPr>
            </w:pPr>
          </w:p>
          <w:p w14:paraId="34DE0D7E" w14:textId="0DC74D2B" w:rsidR="00030382" w:rsidRPr="00064254" w:rsidDel="00DA2926" w:rsidRDefault="00030382" w:rsidP="00064254">
            <w:pPr>
              <w:pStyle w:val="Heading2"/>
              <w:numPr>
                <w:ilvl w:val="2"/>
                <w:numId w:val="130"/>
              </w:numPr>
              <w:outlineLvl w:val="1"/>
              <w:rPr>
                <w:del w:id="2896" w:author="Fnu, Sonam" w:date="2019-11-27T19:12:00Z"/>
                <w:rFonts w:ascii="Calibri" w:hAnsi="Calibri"/>
                <w:sz w:val="22"/>
                <w:szCs w:val="22"/>
              </w:rPr>
            </w:pPr>
            <w:bookmarkStart w:id="2897" w:name="_Toc5265608"/>
            <w:del w:id="2898" w:author="Fnu, Sonam" w:date="2019-11-27T19:12:00Z">
              <w:r w:rsidRPr="00064254" w:rsidDel="00DA2926">
                <w:rPr>
                  <w:rFonts w:ascii="Calibri" w:hAnsi="Calibri"/>
                  <w:sz w:val="22"/>
                  <w:szCs w:val="22"/>
                </w:rPr>
                <w:delText>Bill Payment</w:delText>
              </w:r>
              <w:bookmarkEnd w:id="2897"/>
            </w:del>
          </w:p>
          <w:p w14:paraId="45B87703" w14:textId="33BA3585" w:rsidR="00030382" w:rsidRPr="00064254" w:rsidDel="00DA2926" w:rsidRDefault="00030382" w:rsidP="00064254">
            <w:pPr>
              <w:pStyle w:val="ListParagraph"/>
              <w:numPr>
                <w:ilvl w:val="0"/>
                <w:numId w:val="128"/>
              </w:numPr>
              <w:ind w:left="720"/>
              <w:rPr>
                <w:del w:id="2899" w:author="Fnu, Sonam" w:date="2019-11-27T19:12:00Z"/>
                <w:rFonts w:ascii="Calibri" w:hAnsi="Calibri"/>
              </w:rPr>
            </w:pPr>
            <w:del w:id="2900" w:author="Fnu, Sonam" w:date="2019-11-27T19:12:00Z">
              <w:r w:rsidRPr="00064254" w:rsidDel="00DA2926">
                <w:rPr>
                  <w:rFonts w:ascii="Calibri" w:hAnsi="Calibri"/>
                </w:rPr>
                <w:delText>If the customer subscribe notification on “Perform bill payment”, then every time the customer perform bill payment transfer the system should send notification to him.</w:delText>
              </w:r>
            </w:del>
          </w:p>
          <w:p w14:paraId="50BA7891" w14:textId="09A3F168" w:rsidR="00030382" w:rsidRPr="00064254" w:rsidDel="00DA2926" w:rsidRDefault="00030382" w:rsidP="00064254">
            <w:pPr>
              <w:pStyle w:val="ListParagraph"/>
              <w:rPr>
                <w:del w:id="2901" w:author="Fnu, Sonam" w:date="2019-11-27T19:12:00Z"/>
                <w:rFonts w:ascii="Calibri" w:hAnsi="Calibri"/>
              </w:rPr>
            </w:pPr>
          </w:p>
          <w:p w14:paraId="1CB041A6" w14:textId="4CCF2510" w:rsidR="00030382" w:rsidRPr="00064254" w:rsidDel="00DA2926" w:rsidRDefault="00030382" w:rsidP="00064254">
            <w:pPr>
              <w:pStyle w:val="ListParagraph"/>
              <w:numPr>
                <w:ilvl w:val="0"/>
                <w:numId w:val="128"/>
              </w:numPr>
              <w:ind w:left="720"/>
              <w:rPr>
                <w:del w:id="2902" w:author="Fnu, Sonam" w:date="2019-11-27T19:12:00Z"/>
                <w:rFonts w:ascii="Calibri" w:hAnsi="Calibri"/>
              </w:rPr>
            </w:pPr>
            <w:del w:id="2903" w:author="Fnu, Sonam" w:date="2019-11-27T19:12:00Z">
              <w:r w:rsidRPr="00064254" w:rsidDel="00DA2926">
                <w:rPr>
                  <w:rFonts w:ascii="Calibri" w:hAnsi="Calibri"/>
                </w:rPr>
                <w:delText xml:space="preserve">On other hand, </w:delText>
              </w:r>
              <w:r w:rsidR="00DF294E" w:rsidRPr="00064254" w:rsidDel="00DA2926">
                <w:rPr>
                  <w:rFonts w:ascii="Calibri" w:hAnsi="Calibri"/>
                </w:rPr>
                <w:delText>if</w:delText>
              </w:r>
              <w:r w:rsidRPr="00064254" w:rsidDel="00DA2926">
                <w:rPr>
                  <w:rFonts w:ascii="Calibri" w:hAnsi="Calibri"/>
                </w:rPr>
                <w:delText xml:space="preserve"> the bank user subscribe notification on “Customer transfer from account doesn't belong to him”, and from account is not belong to the customer, the system should send notification to the relevant bank users.</w:delText>
              </w:r>
            </w:del>
          </w:p>
          <w:p w14:paraId="30D33128" w14:textId="41CDB8AB" w:rsidR="00030382" w:rsidRPr="00064254" w:rsidDel="00DA2926" w:rsidRDefault="00030382" w:rsidP="00064254">
            <w:pPr>
              <w:pStyle w:val="ListParagraph"/>
              <w:rPr>
                <w:del w:id="2904" w:author="Fnu, Sonam" w:date="2019-11-27T19:12:00Z"/>
                <w:rFonts w:ascii="Calibri" w:hAnsi="Calibri"/>
              </w:rPr>
            </w:pPr>
          </w:p>
          <w:p w14:paraId="311199AF" w14:textId="69D1774F" w:rsidR="00030382" w:rsidRPr="00064254" w:rsidDel="00DA2926" w:rsidRDefault="00030382" w:rsidP="00064254">
            <w:pPr>
              <w:pStyle w:val="ListParagraph"/>
              <w:numPr>
                <w:ilvl w:val="0"/>
                <w:numId w:val="128"/>
              </w:numPr>
              <w:ind w:left="720"/>
              <w:rPr>
                <w:del w:id="2905" w:author="Fnu, Sonam" w:date="2019-11-27T19:12:00Z"/>
                <w:rFonts w:ascii="Calibri" w:hAnsi="Calibri"/>
              </w:rPr>
            </w:pPr>
            <w:del w:id="2906" w:author="Fnu, Sonam" w:date="2019-11-27T19:12:00Z">
              <w:r w:rsidRPr="00064254" w:rsidDel="00DA2926">
                <w:rPr>
                  <w:rFonts w:ascii="Calibri" w:hAnsi="Calibri"/>
                </w:rPr>
                <w:delText xml:space="preserve">Also, </w:delText>
              </w:r>
              <w:r w:rsidR="00DF294E" w:rsidRPr="00064254" w:rsidDel="00DA2926">
                <w:rPr>
                  <w:rFonts w:ascii="Calibri" w:hAnsi="Calibri"/>
                </w:rPr>
                <w:delText>if</w:delText>
              </w:r>
              <w:r w:rsidRPr="00064254" w:rsidDel="00DA2926">
                <w:rPr>
                  <w:rFonts w:ascii="Calibri" w:hAnsi="Calibri"/>
                </w:rPr>
                <w:delText xml:space="preserve"> the bank user subscribe notification on “Customer transfer to beneficiary doesn't belong to him”, and the used utility payee is not belong to the customer, the system should send notification to the relevant bank users.</w:delText>
              </w:r>
            </w:del>
          </w:p>
          <w:p w14:paraId="0B41935D" w14:textId="23DB0012" w:rsidR="00030382" w:rsidRPr="00064254" w:rsidDel="00DA2926" w:rsidRDefault="00030382" w:rsidP="00030382">
            <w:pPr>
              <w:pStyle w:val="ListParagraph"/>
              <w:ind w:left="0"/>
              <w:rPr>
                <w:del w:id="2907" w:author="Fnu, Sonam" w:date="2019-11-27T19:12:00Z"/>
                <w:rFonts w:ascii="Calibri" w:hAnsi="Calibri"/>
              </w:rPr>
            </w:pPr>
          </w:p>
          <w:p w14:paraId="6DBF0085" w14:textId="0F5C2ABC" w:rsidR="00030382" w:rsidRPr="00064254" w:rsidDel="00DA2926" w:rsidRDefault="00030382" w:rsidP="00064254">
            <w:pPr>
              <w:pStyle w:val="Heading2"/>
              <w:numPr>
                <w:ilvl w:val="2"/>
                <w:numId w:val="130"/>
              </w:numPr>
              <w:outlineLvl w:val="1"/>
              <w:rPr>
                <w:del w:id="2908" w:author="Fnu, Sonam" w:date="2019-11-27T19:12:00Z"/>
                <w:rFonts w:ascii="Calibri" w:hAnsi="Calibri"/>
                <w:sz w:val="22"/>
                <w:szCs w:val="22"/>
              </w:rPr>
            </w:pPr>
            <w:bookmarkStart w:id="2909" w:name="_Toc5265609"/>
            <w:del w:id="2910" w:author="Fnu, Sonam" w:date="2019-11-27T19:12:00Z">
              <w:r w:rsidRPr="00064254" w:rsidDel="00DA2926">
                <w:rPr>
                  <w:rFonts w:ascii="Calibri" w:hAnsi="Calibri"/>
                  <w:sz w:val="22"/>
                  <w:szCs w:val="22"/>
                </w:rPr>
                <w:delText>Beneficiary maintenance</w:delText>
              </w:r>
              <w:bookmarkEnd w:id="2909"/>
            </w:del>
          </w:p>
          <w:p w14:paraId="5383CED3" w14:textId="326AA842" w:rsidR="00030382" w:rsidRPr="00064254" w:rsidDel="00DA2926" w:rsidRDefault="00030382" w:rsidP="00064254">
            <w:pPr>
              <w:pStyle w:val="ListParagraph"/>
              <w:numPr>
                <w:ilvl w:val="0"/>
                <w:numId w:val="128"/>
              </w:numPr>
              <w:ind w:left="720"/>
              <w:rPr>
                <w:del w:id="2911" w:author="Fnu, Sonam" w:date="2019-11-27T19:12:00Z"/>
                <w:rFonts w:ascii="Calibri" w:hAnsi="Calibri"/>
              </w:rPr>
            </w:pPr>
            <w:del w:id="2912" w:author="Fnu, Sonam" w:date="2019-11-27T19:12:00Z">
              <w:r w:rsidRPr="00064254" w:rsidDel="00DA2926">
                <w:rPr>
                  <w:rFonts w:ascii="Calibri" w:hAnsi="Calibri"/>
                </w:rPr>
                <w:delText>If the customer subscribe notification on “perform beneficiary maintenance”, then every time the customer add/modify/reject/approve/verify/delete beneficiary the system should send notification to him.</w:delText>
              </w:r>
            </w:del>
          </w:p>
          <w:p w14:paraId="02A24CB2" w14:textId="40C5BB53" w:rsidR="00030382" w:rsidRPr="00064254" w:rsidDel="00DA2926" w:rsidRDefault="00030382" w:rsidP="00030382">
            <w:pPr>
              <w:pStyle w:val="ListParagraph"/>
              <w:ind w:left="0"/>
              <w:rPr>
                <w:del w:id="2913" w:author="Fnu, Sonam" w:date="2019-11-27T19:12:00Z"/>
                <w:rFonts w:ascii="Calibri" w:hAnsi="Calibri"/>
              </w:rPr>
            </w:pPr>
          </w:p>
          <w:p w14:paraId="27650C8D" w14:textId="0DC32CD7" w:rsidR="00030382" w:rsidRPr="00064254" w:rsidDel="00DA2926" w:rsidRDefault="00030382" w:rsidP="00064254">
            <w:pPr>
              <w:pStyle w:val="Heading2"/>
              <w:numPr>
                <w:ilvl w:val="2"/>
                <w:numId w:val="130"/>
              </w:numPr>
              <w:outlineLvl w:val="1"/>
              <w:rPr>
                <w:del w:id="2914" w:author="Fnu, Sonam" w:date="2019-11-27T19:12:00Z"/>
                <w:rFonts w:ascii="Calibri" w:hAnsi="Calibri"/>
                <w:sz w:val="22"/>
                <w:szCs w:val="22"/>
              </w:rPr>
            </w:pPr>
            <w:bookmarkStart w:id="2915" w:name="_Toc5265610"/>
            <w:del w:id="2916" w:author="Fnu, Sonam" w:date="2019-11-27T19:12:00Z">
              <w:r w:rsidRPr="00064254" w:rsidDel="00DA2926">
                <w:rPr>
                  <w:rFonts w:ascii="Calibri" w:hAnsi="Calibri"/>
                  <w:sz w:val="22"/>
                  <w:szCs w:val="22"/>
                </w:rPr>
                <w:delText>Bill Payee maintenance</w:delText>
              </w:r>
              <w:bookmarkEnd w:id="2915"/>
            </w:del>
          </w:p>
          <w:p w14:paraId="6A9F466D" w14:textId="01453D6A" w:rsidR="00030382" w:rsidRPr="00064254" w:rsidDel="00DA2926" w:rsidRDefault="00030382" w:rsidP="00064254">
            <w:pPr>
              <w:pStyle w:val="ListParagraph"/>
              <w:numPr>
                <w:ilvl w:val="0"/>
                <w:numId w:val="128"/>
              </w:numPr>
              <w:ind w:left="720"/>
              <w:rPr>
                <w:del w:id="2917" w:author="Fnu, Sonam" w:date="2019-11-27T19:12:00Z"/>
                <w:rFonts w:ascii="Calibri" w:hAnsi="Calibri"/>
              </w:rPr>
            </w:pPr>
            <w:del w:id="2918" w:author="Fnu, Sonam" w:date="2019-11-27T19:12:00Z">
              <w:r w:rsidRPr="00064254" w:rsidDel="00DA2926">
                <w:rPr>
                  <w:rFonts w:ascii="Calibri" w:hAnsi="Calibri"/>
                </w:rPr>
                <w:delText>If the customer subscribe notification on “Perform utility payee maintenance”, then every time the customer add/modify/reject/approve/verify/delete bill payee the system should send notification to him.</w:delText>
              </w:r>
            </w:del>
          </w:p>
          <w:p w14:paraId="7B5DC632" w14:textId="5851BDA2" w:rsidR="00030382" w:rsidRPr="00064254" w:rsidDel="00DA2926" w:rsidRDefault="00030382" w:rsidP="00030382">
            <w:pPr>
              <w:pStyle w:val="ListParagraph"/>
              <w:ind w:left="0"/>
              <w:rPr>
                <w:del w:id="2919" w:author="Fnu, Sonam" w:date="2019-11-27T19:12:00Z"/>
                <w:rFonts w:ascii="Calibri" w:hAnsi="Calibri"/>
              </w:rPr>
            </w:pPr>
          </w:p>
          <w:p w14:paraId="096BD8AB" w14:textId="3BABD096" w:rsidR="0072060E" w:rsidRPr="00064254" w:rsidDel="00DA2926" w:rsidRDefault="0072060E" w:rsidP="00064254">
            <w:pPr>
              <w:pStyle w:val="Heading2"/>
              <w:numPr>
                <w:ilvl w:val="1"/>
                <w:numId w:val="130"/>
              </w:numPr>
              <w:outlineLvl w:val="1"/>
              <w:rPr>
                <w:del w:id="2920" w:author="Fnu, Sonam" w:date="2019-11-27T19:12:00Z"/>
                <w:rFonts w:ascii="Calibri" w:hAnsi="Calibri"/>
                <w:sz w:val="24"/>
                <w:szCs w:val="24"/>
              </w:rPr>
            </w:pPr>
            <w:bookmarkStart w:id="2921" w:name="_Toc5265611"/>
            <w:del w:id="2922" w:author="Fnu, Sonam" w:date="2019-11-27T19:12:00Z">
              <w:r w:rsidRPr="00064254" w:rsidDel="00DA2926">
                <w:rPr>
                  <w:rFonts w:ascii="Calibri" w:hAnsi="Calibri"/>
                  <w:sz w:val="24"/>
                  <w:szCs w:val="24"/>
                </w:rPr>
                <w:delText>Notification initiated by Back office and received by customers</w:delText>
              </w:r>
              <w:bookmarkEnd w:id="2921"/>
              <w:r w:rsidRPr="00064254" w:rsidDel="00DA2926">
                <w:rPr>
                  <w:rFonts w:ascii="Calibri" w:hAnsi="Calibri"/>
                  <w:sz w:val="24"/>
                  <w:szCs w:val="24"/>
                </w:rPr>
                <w:delText xml:space="preserve"> </w:delText>
              </w:r>
            </w:del>
          </w:p>
          <w:p w14:paraId="0963CB13" w14:textId="6B0F0A80" w:rsidR="0072060E" w:rsidRPr="00064254" w:rsidDel="00DA2926" w:rsidRDefault="0072060E" w:rsidP="00064254">
            <w:pPr>
              <w:pStyle w:val="Heading2"/>
              <w:numPr>
                <w:ilvl w:val="2"/>
                <w:numId w:val="130"/>
              </w:numPr>
              <w:outlineLvl w:val="1"/>
              <w:rPr>
                <w:del w:id="2923" w:author="Fnu, Sonam" w:date="2019-11-27T19:12:00Z"/>
                <w:rFonts w:ascii="Calibri" w:hAnsi="Calibri"/>
                <w:sz w:val="24"/>
                <w:szCs w:val="24"/>
              </w:rPr>
            </w:pPr>
            <w:bookmarkStart w:id="2924" w:name="_Toc5265612"/>
            <w:del w:id="2925" w:author="Fnu, Sonam" w:date="2019-11-27T19:12:00Z">
              <w:r w:rsidRPr="00064254" w:rsidDel="00DA2926">
                <w:rPr>
                  <w:rFonts w:ascii="Calibri" w:hAnsi="Calibri"/>
                  <w:sz w:val="20"/>
                  <w:szCs w:val="20"/>
                </w:rPr>
                <w:delText>Customer Maintenance</w:delText>
              </w:r>
              <w:r w:rsidRPr="00064254" w:rsidDel="00DA2926">
                <w:rPr>
                  <w:rFonts w:ascii="Calibri" w:hAnsi="Calibri"/>
                  <w:sz w:val="24"/>
                  <w:szCs w:val="24"/>
                </w:rPr>
                <w:delText>:</w:delText>
              </w:r>
              <w:bookmarkEnd w:id="2924"/>
            </w:del>
          </w:p>
          <w:p w14:paraId="54725F29" w14:textId="0EB60EAC" w:rsidR="0072060E" w:rsidRPr="00064254" w:rsidDel="00DA2926" w:rsidRDefault="0072060E" w:rsidP="0072060E">
            <w:pPr>
              <w:pStyle w:val="ListParagraph"/>
              <w:ind w:left="360"/>
              <w:rPr>
                <w:del w:id="2926" w:author="Fnu, Sonam" w:date="2019-11-27T19:12:00Z"/>
                <w:rFonts w:ascii="Calibri" w:hAnsi="Calibri"/>
              </w:rPr>
            </w:pPr>
            <w:del w:id="2927" w:author="Fnu, Sonam" w:date="2019-11-27T19:12:00Z">
              <w:r w:rsidRPr="00064254" w:rsidDel="00DA2926">
                <w:rPr>
                  <w:rFonts w:ascii="Calibri" w:hAnsi="Calibri"/>
                </w:rPr>
                <w:delText xml:space="preserve">When the bank user edit </w:delText>
              </w:r>
              <w:r w:rsidRPr="00064254" w:rsidDel="00DA2926">
                <w:rPr>
                  <w:rFonts w:ascii="Calibri" w:hAnsi="Calibri"/>
                  <w:shd w:val="clear" w:color="auto" w:fill="FFFFFF" w:themeFill="background1"/>
                </w:rPr>
                <w:delText>a customer that subscribed by  back office</w:delText>
              </w:r>
              <w:r w:rsidRPr="00064254" w:rsidDel="00DA2926">
                <w:rPr>
                  <w:rFonts w:ascii="Calibri" w:hAnsi="Calibri"/>
                </w:rPr>
                <w:delText xml:space="preserve">   on “Reset my password by the bank”/ ”reset my security question(s) by the bank” notification , then the system should send a notification for the customer if the bank user reset the customer password / reset the customer security question(s)</w:delText>
              </w:r>
            </w:del>
          </w:p>
          <w:p w14:paraId="42B977C5" w14:textId="795DA11E" w:rsidR="0072060E" w:rsidRPr="00064254" w:rsidDel="00DA2926" w:rsidRDefault="0072060E" w:rsidP="0072060E">
            <w:pPr>
              <w:pStyle w:val="ListParagraph"/>
              <w:ind w:left="0"/>
              <w:rPr>
                <w:del w:id="2928" w:author="Fnu, Sonam" w:date="2019-11-27T19:12:00Z"/>
                <w:rFonts w:ascii="Calibri" w:hAnsi="Calibri"/>
              </w:rPr>
            </w:pPr>
          </w:p>
          <w:p w14:paraId="60348C2B" w14:textId="535A7E45" w:rsidR="0072060E" w:rsidRPr="00064254" w:rsidDel="00DA2926" w:rsidRDefault="0072060E" w:rsidP="00064254">
            <w:pPr>
              <w:pStyle w:val="Heading2"/>
              <w:numPr>
                <w:ilvl w:val="2"/>
                <w:numId w:val="130"/>
              </w:numPr>
              <w:outlineLvl w:val="1"/>
              <w:rPr>
                <w:del w:id="2929" w:author="Fnu, Sonam" w:date="2019-11-27T19:12:00Z"/>
                <w:rFonts w:ascii="Calibri" w:hAnsi="Calibri"/>
                <w:sz w:val="20"/>
                <w:szCs w:val="20"/>
              </w:rPr>
            </w:pPr>
            <w:bookmarkStart w:id="2930" w:name="_Toc5265613"/>
            <w:del w:id="2931" w:author="Fnu, Sonam" w:date="2019-11-27T19:12:00Z">
              <w:r w:rsidRPr="00064254" w:rsidDel="00DA2926">
                <w:rPr>
                  <w:rFonts w:ascii="Calibri" w:hAnsi="Calibri"/>
                  <w:sz w:val="20"/>
                  <w:szCs w:val="20"/>
                </w:rPr>
                <w:delText>Transactions Processing</w:delText>
              </w:r>
              <w:bookmarkEnd w:id="2930"/>
            </w:del>
          </w:p>
          <w:p w14:paraId="5AF23206" w14:textId="51AAFCD3" w:rsidR="0072060E" w:rsidRPr="00064254" w:rsidDel="00DA2926" w:rsidRDefault="0072060E" w:rsidP="0072060E">
            <w:pPr>
              <w:rPr>
                <w:del w:id="2932" w:author="Fnu, Sonam" w:date="2019-11-27T19:12:00Z"/>
                <w:rFonts w:ascii="Calibri" w:hAnsi="Calibri"/>
              </w:rPr>
            </w:pPr>
          </w:p>
          <w:p w14:paraId="1875F94F" w14:textId="742C5E64" w:rsidR="0072060E" w:rsidRPr="00064254" w:rsidDel="00DA2926" w:rsidRDefault="0072060E" w:rsidP="0072060E">
            <w:pPr>
              <w:pStyle w:val="ListParagraph"/>
              <w:ind w:left="360"/>
              <w:rPr>
                <w:del w:id="2933" w:author="Fnu, Sonam" w:date="2019-11-27T19:12:00Z"/>
                <w:rFonts w:ascii="Calibri" w:hAnsi="Calibri"/>
                <w:u w:val="single"/>
              </w:rPr>
            </w:pPr>
            <w:del w:id="2934" w:author="Fnu, Sonam" w:date="2019-11-27T19:12:00Z">
              <w:r w:rsidRPr="00064254" w:rsidDel="00DA2926">
                <w:rPr>
                  <w:rFonts w:ascii="Calibri" w:hAnsi="Calibri"/>
                  <w:u w:val="single"/>
                </w:rPr>
                <w:delText>Local Bank transfer processing:</w:delText>
              </w:r>
            </w:del>
          </w:p>
          <w:p w14:paraId="00E9F91C" w14:textId="1E575AFF" w:rsidR="0072060E" w:rsidRPr="00064254" w:rsidDel="00DA2926" w:rsidRDefault="0072060E" w:rsidP="0072060E">
            <w:pPr>
              <w:pStyle w:val="ListParagraph"/>
              <w:ind w:left="360"/>
              <w:rPr>
                <w:del w:id="2935" w:author="Fnu, Sonam" w:date="2019-11-27T19:12:00Z"/>
                <w:rFonts w:ascii="Calibri" w:hAnsi="Calibri"/>
              </w:rPr>
            </w:pPr>
            <w:del w:id="2936" w:author="Fnu, Sonam" w:date="2019-11-27T19:12:00Z">
              <w:r w:rsidRPr="00064254" w:rsidDel="00DA2926">
                <w:rPr>
                  <w:rFonts w:ascii="Calibri" w:hAnsi="Calibri"/>
                </w:rPr>
                <w:delText>When the bank user change the status of any local bank transfer for a customer who subscribed on “Transfer to local beneficiary”, then the system should send notification to the customer</w:delText>
              </w:r>
            </w:del>
          </w:p>
          <w:p w14:paraId="2B065D7F" w14:textId="184AB391" w:rsidR="0072060E" w:rsidRPr="00064254" w:rsidDel="00DA2926" w:rsidRDefault="0072060E" w:rsidP="0072060E">
            <w:pPr>
              <w:pStyle w:val="ListParagraph"/>
              <w:ind w:left="0"/>
              <w:rPr>
                <w:del w:id="2937" w:author="Fnu, Sonam" w:date="2019-11-27T19:12:00Z"/>
                <w:rFonts w:ascii="Calibri" w:hAnsi="Calibri"/>
              </w:rPr>
            </w:pPr>
          </w:p>
          <w:p w14:paraId="2E3D9F11" w14:textId="29CDFFA2" w:rsidR="0072060E" w:rsidRPr="00064254" w:rsidDel="00DA2926" w:rsidRDefault="0072060E" w:rsidP="0072060E">
            <w:pPr>
              <w:pStyle w:val="ListParagraph"/>
              <w:ind w:left="360"/>
              <w:rPr>
                <w:del w:id="2938" w:author="Fnu, Sonam" w:date="2019-11-27T19:12:00Z"/>
                <w:rFonts w:ascii="Calibri" w:hAnsi="Calibri"/>
                <w:u w:val="single"/>
              </w:rPr>
            </w:pPr>
            <w:del w:id="2939" w:author="Fnu, Sonam" w:date="2019-11-27T19:12:00Z">
              <w:r w:rsidRPr="00064254" w:rsidDel="00DA2926">
                <w:rPr>
                  <w:rFonts w:ascii="Calibri" w:hAnsi="Calibri"/>
                  <w:u w:val="single"/>
                </w:rPr>
                <w:delText>International Bank transfer processing</w:delText>
              </w:r>
            </w:del>
          </w:p>
          <w:p w14:paraId="0D0C0A8F" w14:textId="57E65BB7" w:rsidR="0072060E" w:rsidRPr="00064254" w:rsidDel="00DA2926" w:rsidRDefault="0072060E" w:rsidP="0072060E">
            <w:pPr>
              <w:pStyle w:val="ListParagraph"/>
              <w:ind w:left="360"/>
              <w:rPr>
                <w:del w:id="2940" w:author="Fnu, Sonam" w:date="2019-11-27T19:12:00Z"/>
                <w:rFonts w:ascii="Calibri" w:hAnsi="Calibri"/>
              </w:rPr>
            </w:pPr>
            <w:del w:id="2941" w:author="Fnu, Sonam" w:date="2019-11-27T19:12:00Z">
              <w:r w:rsidRPr="00064254" w:rsidDel="00DA2926">
                <w:rPr>
                  <w:rFonts w:ascii="Calibri" w:hAnsi="Calibri"/>
                </w:rPr>
                <w:delText>When the bank user change the status of any international bank transfer for a customer who subscribe notification on “Transfer to international beneficiary”, then the system should send notification to the customer</w:delText>
              </w:r>
            </w:del>
          </w:p>
          <w:p w14:paraId="21FDD4B3" w14:textId="3B596162" w:rsidR="0072060E" w:rsidRPr="00064254" w:rsidDel="00DA2926" w:rsidRDefault="0072060E" w:rsidP="0072060E">
            <w:pPr>
              <w:pStyle w:val="ListParagraph"/>
              <w:ind w:left="0"/>
              <w:rPr>
                <w:del w:id="2942" w:author="Fnu, Sonam" w:date="2019-11-27T19:12:00Z"/>
                <w:rFonts w:ascii="Calibri" w:hAnsi="Calibri"/>
              </w:rPr>
            </w:pPr>
          </w:p>
          <w:p w14:paraId="21D59076" w14:textId="5A023AB1" w:rsidR="0072060E" w:rsidRPr="00064254" w:rsidDel="00DA2926" w:rsidRDefault="0072060E" w:rsidP="00064254">
            <w:pPr>
              <w:pStyle w:val="Heading2"/>
              <w:numPr>
                <w:ilvl w:val="2"/>
                <w:numId w:val="130"/>
              </w:numPr>
              <w:outlineLvl w:val="1"/>
              <w:rPr>
                <w:del w:id="2943" w:author="Fnu, Sonam" w:date="2019-11-27T19:12:00Z"/>
                <w:rFonts w:ascii="Calibri" w:hAnsi="Calibri"/>
                <w:sz w:val="20"/>
                <w:szCs w:val="20"/>
              </w:rPr>
            </w:pPr>
            <w:bookmarkStart w:id="2944" w:name="_Toc5265614"/>
            <w:del w:id="2945" w:author="Fnu, Sonam" w:date="2019-11-27T19:12:00Z">
              <w:r w:rsidRPr="00064254" w:rsidDel="00DA2926">
                <w:rPr>
                  <w:rFonts w:ascii="Calibri" w:hAnsi="Calibri"/>
                  <w:sz w:val="20"/>
                  <w:szCs w:val="20"/>
                </w:rPr>
                <w:delText>Approvals</w:delText>
              </w:r>
              <w:bookmarkEnd w:id="2944"/>
            </w:del>
          </w:p>
          <w:p w14:paraId="1913CE42" w14:textId="7F733375" w:rsidR="0072060E" w:rsidRPr="00064254" w:rsidDel="00DA2926" w:rsidRDefault="0072060E" w:rsidP="0072060E">
            <w:pPr>
              <w:pStyle w:val="ListParagraph"/>
              <w:ind w:left="360"/>
              <w:rPr>
                <w:del w:id="2946" w:author="Fnu, Sonam" w:date="2019-11-27T19:12:00Z"/>
                <w:rFonts w:ascii="Calibri" w:hAnsi="Calibri"/>
              </w:rPr>
            </w:pPr>
            <w:del w:id="2947" w:author="Fnu, Sonam" w:date="2019-11-27T19:12:00Z">
              <w:r w:rsidRPr="00064254" w:rsidDel="00DA2926">
                <w:rPr>
                  <w:rFonts w:ascii="Calibri" w:hAnsi="Calibri"/>
                </w:rPr>
                <w:delText>When the bank user approve beneficiary account for customer who subscribe notification on “Add beneficiary” ”, then the system should send notification to the customer</w:delText>
              </w:r>
            </w:del>
          </w:p>
          <w:p w14:paraId="27DC6B78" w14:textId="0189FACE" w:rsidR="0072060E" w:rsidRPr="00064254" w:rsidDel="00DA2926" w:rsidRDefault="0072060E" w:rsidP="0072060E">
            <w:pPr>
              <w:pStyle w:val="ListParagraph"/>
              <w:spacing w:before="300" w:after="300"/>
              <w:ind w:left="786"/>
              <w:rPr>
                <w:del w:id="2948" w:author="Fnu, Sonam" w:date="2019-11-27T19:12:00Z"/>
                <w:rFonts w:ascii="Calibri" w:hAnsi="Calibri"/>
                <w:b/>
                <w:bCs/>
              </w:rPr>
            </w:pPr>
          </w:p>
          <w:p w14:paraId="4E13A03D" w14:textId="25676882" w:rsidR="0072060E" w:rsidRPr="00064254" w:rsidDel="00DA2926" w:rsidRDefault="0072060E" w:rsidP="0072060E">
            <w:pPr>
              <w:pStyle w:val="ListParagraph"/>
              <w:spacing w:before="300" w:after="300"/>
              <w:ind w:left="786"/>
              <w:rPr>
                <w:del w:id="2949" w:author="Fnu, Sonam" w:date="2019-11-27T19:12:00Z"/>
                <w:rFonts w:ascii="Calibri" w:hAnsi="Calibri"/>
                <w:b/>
                <w:bCs/>
              </w:rPr>
            </w:pPr>
          </w:p>
          <w:p w14:paraId="61F72AD9" w14:textId="0B211B7F" w:rsidR="0072060E" w:rsidRPr="00064254" w:rsidDel="00DA2926" w:rsidRDefault="0072060E" w:rsidP="0072060E">
            <w:pPr>
              <w:pStyle w:val="ListParagraph"/>
              <w:spacing w:before="300" w:after="300"/>
              <w:ind w:left="786"/>
              <w:rPr>
                <w:del w:id="2950" w:author="Fnu, Sonam" w:date="2019-11-27T19:12:00Z"/>
                <w:rFonts w:ascii="Calibri" w:hAnsi="Calibri"/>
                <w:b/>
                <w:bCs/>
              </w:rPr>
            </w:pPr>
          </w:p>
          <w:p w14:paraId="6233B187" w14:textId="10289511" w:rsidR="0072060E" w:rsidRPr="00064254" w:rsidDel="00DA2926" w:rsidRDefault="0072060E" w:rsidP="0072060E">
            <w:pPr>
              <w:pStyle w:val="ListParagraph"/>
              <w:spacing w:before="300" w:after="300"/>
              <w:ind w:left="786"/>
              <w:rPr>
                <w:del w:id="2951" w:author="Fnu, Sonam" w:date="2019-11-27T19:12:00Z"/>
                <w:rFonts w:ascii="Calibri" w:hAnsi="Calibri"/>
                <w:b/>
                <w:bCs/>
              </w:rPr>
            </w:pPr>
          </w:p>
          <w:p w14:paraId="742E7B0E" w14:textId="7FEB78AA" w:rsidR="0072060E" w:rsidRPr="00064254" w:rsidDel="00DA2926" w:rsidRDefault="0072060E" w:rsidP="0072060E">
            <w:pPr>
              <w:pStyle w:val="ListParagraph"/>
              <w:spacing w:before="300" w:after="300"/>
              <w:ind w:left="786"/>
              <w:rPr>
                <w:del w:id="2952" w:author="Fnu, Sonam" w:date="2019-11-27T19:12:00Z"/>
                <w:rFonts w:ascii="Calibri" w:hAnsi="Calibri"/>
                <w:b/>
                <w:bCs/>
              </w:rPr>
            </w:pPr>
          </w:p>
          <w:p w14:paraId="6780FCD5" w14:textId="0780FEE5" w:rsidR="00030382" w:rsidRPr="00064254" w:rsidDel="00DA2926" w:rsidRDefault="00030382" w:rsidP="00030382">
            <w:pPr>
              <w:pStyle w:val="Heading2"/>
              <w:ind w:left="1728"/>
              <w:outlineLvl w:val="1"/>
              <w:rPr>
                <w:del w:id="2953" w:author="Fnu, Sonam" w:date="2019-11-27T19:12:00Z"/>
                <w:rFonts w:ascii="Calibri" w:hAnsi="Calibri"/>
              </w:rPr>
            </w:pPr>
          </w:p>
          <w:p w14:paraId="4091FE30" w14:textId="7ABF4D10" w:rsidR="00030382" w:rsidRPr="00064254" w:rsidDel="00DA2926" w:rsidRDefault="00030382" w:rsidP="00064254">
            <w:pPr>
              <w:pStyle w:val="ListParagraph"/>
              <w:ind w:left="0"/>
              <w:jc w:val="center"/>
              <w:rPr>
                <w:del w:id="2954" w:author="Fnu, Sonam" w:date="2019-11-27T19:12:00Z"/>
                <w:rFonts w:ascii="Calibri" w:hAnsi="Calibri"/>
              </w:rPr>
            </w:pPr>
          </w:p>
        </w:tc>
      </w:tr>
      <w:tr w:rsidR="009E4E3D" w:rsidRPr="00012DAF" w:rsidDel="00DA2926" w14:paraId="6D0DDD3A" w14:textId="0C0D3B3C" w:rsidTr="00064254">
        <w:trPr>
          <w:cantSplit/>
          <w:trHeight w:val="826"/>
          <w:del w:id="2955" w:author="Fnu, Sonam" w:date="2019-11-27T19:12:00Z"/>
        </w:trPr>
        <w:tc>
          <w:tcPr>
            <w:tcW w:w="1414" w:type="dxa"/>
            <w:shd w:val="clear" w:color="auto" w:fill="BFBFBF" w:themeFill="background1" w:themeFillShade="BF"/>
          </w:tcPr>
          <w:p w14:paraId="0D04D660" w14:textId="3112D0E5" w:rsidR="009E4E3D" w:rsidRPr="00064254" w:rsidDel="00DA2926" w:rsidRDefault="007E4251">
            <w:pPr>
              <w:rPr>
                <w:del w:id="2956" w:author="Fnu, Sonam" w:date="2019-11-27T19:12:00Z"/>
                <w:rFonts w:ascii="Calibri" w:hAnsi="Calibri"/>
                <w:b/>
                <w:bCs/>
              </w:rPr>
            </w:pPr>
            <w:del w:id="2957" w:author="Fnu, Sonam" w:date="2019-11-27T19:12:00Z">
              <w:r w:rsidRPr="00064254" w:rsidDel="00DA2926">
                <w:rPr>
                  <w:rFonts w:ascii="Calibri" w:hAnsi="Calibri"/>
                  <w:b/>
                  <w:bCs/>
                </w:rPr>
                <w:delText xml:space="preserve">Solution </w:delText>
              </w:r>
              <w:r w:rsidR="009E4E3D" w:rsidRPr="00064254" w:rsidDel="00DA2926">
                <w:rPr>
                  <w:rFonts w:ascii="Calibri" w:hAnsi="Calibri"/>
                  <w:b/>
                  <w:bCs/>
                </w:rPr>
                <w:delText>Prototype</w:delText>
              </w:r>
            </w:del>
          </w:p>
        </w:tc>
        <w:tc>
          <w:tcPr>
            <w:tcW w:w="9322" w:type="dxa"/>
          </w:tcPr>
          <w:p w14:paraId="0DA0CE0F" w14:textId="33923BCF" w:rsidR="009E4E3D" w:rsidRPr="00064254" w:rsidDel="00DA2926" w:rsidRDefault="007E4251" w:rsidP="00D35BD3">
            <w:pPr>
              <w:spacing w:before="300" w:after="300"/>
              <w:rPr>
                <w:del w:id="2958" w:author="Fnu, Sonam" w:date="2019-11-27T19:12:00Z"/>
                <w:rFonts w:ascii="Calibri" w:hAnsi="Calibri"/>
              </w:rPr>
            </w:pPr>
            <w:del w:id="2959" w:author="Fnu, Sonam" w:date="2019-11-27T19:12:00Z">
              <w:r w:rsidRPr="00064254" w:rsidDel="00DA2926">
                <w:rPr>
                  <w:rFonts w:ascii="Calibri" w:hAnsi="Calibri"/>
                </w:rPr>
                <w:delText>&lt;</w:delText>
              </w:r>
              <w:r w:rsidR="002E595B" w:rsidRPr="00064254" w:rsidDel="00DA2926">
                <w:rPr>
                  <w:rFonts w:ascii="Calibri" w:hAnsi="Calibri"/>
                </w:rPr>
                <w:delText xml:space="preserve">Add proposed user  interface </w:delText>
              </w:r>
              <w:r w:rsidRPr="00064254" w:rsidDel="00DA2926">
                <w:rPr>
                  <w:rFonts w:ascii="Calibri" w:hAnsi="Calibri"/>
                </w:rPr>
                <w:delText>&gt;</w:delText>
              </w:r>
            </w:del>
          </w:p>
        </w:tc>
      </w:tr>
      <w:tr w:rsidR="00F328A0" w:rsidRPr="00012DAF" w:rsidDel="00DA2926" w14:paraId="0C4A3E25" w14:textId="49D0496D" w:rsidTr="00064254">
        <w:trPr>
          <w:cantSplit/>
          <w:trHeight w:val="826"/>
          <w:del w:id="2960" w:author="Fnu, Sonam" w:date="2019-11-27T19:12:00Z"/>
        </w:trPr>
        <w:tc>
          <w:tcPr>
            <w:tcW w:w="1414" w:type="dxa"/>
            <w:shd w:val="clear" w:color="auto" w:fill="BFBFBF" w:themeFill="background1" w:themeFillShade="BF"/>
          </w:tcPr>
          <w:p w14:paraId="0C4A3E23" w14:textId="73406ABF" w:rsidR="00F328A0" w:rsidRPr="00064254" w:rsidDel="00DA2926" w:rsidRDefault="00B90FDD">
            <w:pPr>
              <w:rPr>
                <w:del w:id="2961" w:author="Fnu, Sonam" w:date="2019-11-27T19:12:00Z"/>
                <w:rFonts w:ascii="Calibri" w:hAnsi="Calibri"/>
                <w:b/>
                <w:bCs/>
              </w:rPr>
            </w:pPr>
            <w:del w:id="2962" w:author="Fnu, Sonam" w:date="2019-11-27T19:12:00Z">
              <w:r w:rsidRPr="00064254" w:rsidDel="00DA2926">
                <w:rPr>
                  <w:rFonts w:ascii="Calibri" w:hAnsi="Calibri"/>
                  <w:b/>
                  <w:bCs/>
                </w:rPr>
                <w:delText>Needed Integrations</w:delText>
              </w:r>
              <w:r w:rsidR="00394C97" w:rsidRPr="00064254" w:rsidDel="00DA2926">
                <w:rPr>
                  <w:rFonts w:ascii="Calibri" w:hAnsi="Calibri"/>
                  <w:b/>
                  <w:bCs/>
                </w:rPr>
                <w:delText xml:space="preserve"> </w:delText>
              </w:r>
              <w:r w:rsidR="00E82FAF" w:rsidRPr="00064254" w:rsidDel="00DA2926">
                <w:rPr>
                  <w:rFonts w:ascii="Calibri" w:hAnsi="Calibri"/>
                  <w:b/>
                  <w:bCs/>
                </w:rPr>
                <w:delText xml:space="preserve">Requirement </w:delText>
              </w:r>
              <w:r w:rsidRPr="00064254" w:rsidDel="00DA2926">
                <w:rPr>
                  <w:rFonts w:ascii="Calibri" w:hAnsi="Calibri"/>
                  <w:b/>
                  <w:bCs/>
                </w:rPr>
                <w:delText xml:space="preserve"> </w:delText>
              </w:r>
            </w:del>
          </w:p>
        </w:tc>
        <w:tc>
          <w:tcPr>
            <w:tcW w:w="9322" w:type="dxa"/>
          </w:tcPr>
          <w:p w14:paraId="32B156CB" w14:textId="094C1D79" w:rsidR="00F328A0" w:rsidRPr="00064254" w:rsidDel="00DA2926" w:rsidRDefault="00F328A0" w:rsidP="00323D32">
            <w:pPr>
              <w:rPr>
                <w:del w:id="2963" w:author="Fnu, Sonam" w:date="2019-11-27T19:12:00Z"/>
                <w:rFonts w:ascii="Calibri" w:hAnsi="Calibri"/>
              </w:rPr>
            </w:pPr>
          </w:p>
          <w:p w14:paraId="41D3E633" w14:textId="28EFA773" w:rsidR="00236D09" w:rsidRPr="00064254" w:rsidDel="00DA2926" w:rsidRDefault="00236D09" w:rsidP="00323D32">
            <w:pPr>
              <w:rPr>
                <w:del w:id="2964" w:author="Fnu, Sonam" w:date="2019-11-27T19:12:00Z"/>
                <w:rFonts w:ascii="Calibri" w:hAnsi="Calibri"/>
              </w:rPr>
            </w:pPr>
            <w:del w:id="2965" w:author="Fnu, Sonam" w:date="2019-11-27T19:12:00Z">
              <w:r w:rsidRPr="00064254" w:rsidDel="00DA2926">
                <w:rPr>
                  <w:rFonts w:ascii="Calibri" w:hAnsi="Calibri"/>
                </w:rPr>
                <w:delText>ETHIX-Net will integrate with ETHIX-Contact (SMS) through</w:delText>
              </w:r>
            </w:del>
          </w:p>
          <w:p w14:paraId="21C8CA9F" w14:textId="0CF7A067" w:rsidR="00236D09" w:rsidRPr="00064254" w:rsidDel="00DA2926" w:rsidRDefault="00236D09" w:rsidP="00323D32">
            <w:pPr>
              <w:rPr>
                <w:del w:id="2966" w:author="Fnu, Sonam" w:date="2019-11-27T19:12:00Z"/>
                <w:rFonts w:ascii="Calibri" w:hAnsi="Calibri"/>
              </w:rPr>
            </w:pPr>
          </w:p>
          <w:tbl>
            <w:tblPr>
              <w:tblStyle w:val="TableGrid"/>
              <w:tblW w:w="0" w:type="auto"/>
              <w:tblLook w:val="04A0" w:firstRow="1" w:lastRow="0" w:firstColumn="1" w:lastColumn="0" w:noHBand="0" w:noVBand="1"/>
            </w:tblPr>
            <w:tblGrid>
              <w:gridCol w:w="2726"/>
              <w:gridCol w:w="2726"/>
              <w:gridCol w:w="2726"/>
            </w:tblGrid>
            <w:tr w:rsidR="00236D09" w:rsidRPr="00012DAF" w:rsidDel="00DA2926" w14:paraId="6EFA38E6" w14:textId="6DFDA794" w:rsidTr="00064254">
              <w:trPr>
                <w:trHeight w:val="382"/>
                <w:del w:id="2967" w:author="Fnu, Sonam" w:date="2019-11-27T19:12:00Z"/>
              </w:trPr>
              <w:tc>
                <w:tcPr>
                  <w:tcW w:w="2726" w:type="dxa"/>
                  <w:shd w:val="clear" w:color="auto" w:fill="EEECE1" w:themeFill="background2"/>
                  <w:vAlign w:val="center"/>
                </w:tcPr>
                <w:p w14:paraId="34323D8F" w14:textId="7F2B91F1" w:rsidR="00236D09" w:rsidRPr="00064254" w:rsidDel="00DA2926" w:rsidRDefault="00236D09" w:rsidP="00236D09">
                  <w:pPr>
                    <w:rPr>
                      <w:del w:id="2968" w:author="Fnu, Sonam" w:date="2019-11-27T19:12:00Z"/>
                      <w:rFonts w:ascii="Calibri" w:hAnsi="Calibri"/>
                    </w:rPr>
                  </w:pPr>
                  <w:del w:id="2969" w:author="Fnu, Sonam" w:date="2019-11-27T19:12:00Z">
                    <w:r w:rsidRPr="00064254" w:rsidDel="00DA2926">
                      <w:rPr>
                        <w:rFonts w:ascii="Calibri" w:hAnsi="Calibri"/>
                      </w:rPr>
                      <w:delText>Trigger/Function</w:delText>
                    </w:r>
                  </w:del>
                </w:p>
              </w:tc>
              <w:tc>
                <w:tcPr>
                  <w:tcW w:w="2726" w:type="dxa"/>
                  <w:shd w:val="clear" w:color="auto" w:fill="EEECE1" w:themeFill="background2"/>
                  <w:vAlign w:val="center"/>
                </w:tcPr>
                <w:p w14:paraId="06705884" w14:textId="75AE612B" w:rsidR="00236D09" w:rsidRPr="00064254" w:rsidDel="00DA2926" w:rsidRDefault="00236D09" w:rsidP="00236D09">
                  <w:pPr>
                    <w:rPr>
                      <w:del w:id="2970" w:author="Fnu, Sonam" w:date="2019-11-27T19:12:00Z"/>
                      <w:rFonts w:ascii="Calibri" w:hAnsi="Calibri"/>
                    </w:rPr>
                  </w:pPr>
                  <w:del w:id="2971" w:author="Fnu, Sonam" w:date="2019-11-27T19:12:00Z">
                    <w:r w:rsidRPr="00064254" w:rsidDel="00DA2926">
                      <w:rPr>
                        <w:rFonts w:ascii="Calibri" w:hAnsi="Calibri"/>
                      </w:rPr>
                      <w:delText>Sent data</w:delText>
                    </w:r>
                  </w:del>
                </w:p>
              </w:tc>
              <w:tc>
                <w:tcPr>
                  <w:tcW w:w="2726" w:type="dxa"/>
                  <w:shd w:val="clear" w:color="auto" w:fill="EEECE1" w:themeFill="background2"/>
                  <w:vAlign w:val="center"/>
                </w:tcPr>
                <w:p w14:paraId="1F0070F5" w14:textId="564D4930" w:rsidR="00236D09" w:rsidRPr="00064254" w:rsidDel="00DA2926" w:rsidRDefault="00236D09" w:rsidP="00236D09">
                  <w:pPr>
                    <w:rPr>
                      <w:del w:id="2972" w:author="Fnu, Sonam" w:date="2019-11-27T19:12:00Z"/>
                      <w:rFonts w:ascii="Calibri" w:hAnsi="Calibri"/>
                    </w:rPr>
                  </w:pPr>
                  <w:del w:id="2973" w:author="Fnu, Sonam" w:date="2019-11-27T19:12:00Z">
                    <w:r w:rsidRPr="00064254" w:rsidDel="00DA2926">
                      <w:rPr>
                        <w:rFonts w:ascii="Calibri" w:hAnsi="Calibri"/>
                      </w:rPr>
                      <w:delText xml:space="preserve">Received </w:delText>
                    </w:r>
                  </w:del>
                </w:p>
              </w:tc>
            </w:tr>
            <w:tr w:rsidR="00236D09" w:rsidRPr="00012DAF" w:rsidDel="00DA2926" w14:paraId="7320F9ED" w14:textId="61E0343A" w:rsidTr="00AA5CDB">
              <w:trPr>
                <w:del w:id="2974" w:author="Fnu, Sonam" w:date="2019-11-27T19:12:00Z"/>
              </w:trPr>
              <w:tc>
                <w:tcPr>
                  <w:tcW w:w="2726" w:type="dxa"/>
                </w:tcPr>
                <w:p w14:paraId="1065BDDA" w14:textId="5515D3EB" w:rsidR="00236D09" w:rsidRPr="00064254" w:rsidDel="00DA2926" w:rsidRDefault="006D4A05" w:rsidP="00236D09">
                  <w:pPr>
                    <w:rPr>
                      <w:del w:id="2975" w:author="Fnu, Sonam" w:date="2019-11-27T19:12:00Z"/>
                      <w:rFonts w:ascii="Calibri" w:hAnsi="Calibri"/>
                    </w:rPr>
                  </w:pPr>
                  <w:del w:id="2976" w:author="Fnu, Sonam" w:date="2019-11-27T19:12:00Z">
                    <w:r w:rsidRPr="00064254" w:rsidDel="00DA2926">
                      <w:rPr>
                        <w:rFonts w:ascii="Calibri" w:hAnsi="Calibri"/>
                      </w:rPr>
                      <w:delText>G</w:delText>
                    </w:r>
                    <w:r w:rsidR="00236D09" w:rsidRPr="00064254" w:rsidDel="00DA2926">
                      <w:rPr>
                        <w:rFonts w:ascii="Calibri" w:hAnsi="Calibri"/>
                      </w:rPr>
                      <w:delText>et SMS available services</w:delText>
                    </w:r>
                  </w:del>
                </w:p>
              </w:tc>
              <w:tc>
                <w:tcPr>
                  <w:tcW w:w="2726" w:type="dxa"/>
                </w:tcPr>
                <w:p w14:paraId="2A31160F" w14:textId="75D842D7" w:rsidR="00236D09" w:rsidRPr="00064254" w:rsidDel="00DA2926" w:rsidRDefault="00236D09" w:rsidP="00236D09">
                  <w:pPr>
                    <w:rPr>
                      <w:del w:id="2977" w:author="Fnu, Sonam" w:date="2019-11-27T19:12:00Z"/>
                      <w:rFonts w:ascii="Calibri" w:hAnsi="Calibri"/>
                    </w:rPr>
                  </w:pPr>
                  <w:del w:id="2978" w:author="Fnu, Sonam" w:date="2019-11-27T19:12:00Z">
                    <w:r w:rsidRPr="00064254" w:rsidDel="00DA2926">
                      <w:rPr>
                        <w:rFonts w:ascii="Calibri" w:hAnsi="Calibri"/>
                      </w:rPr>
                      <w:delText xml:space="preserve">Web service call </w:delText>
                    </w:r>
                  </w:del>
                </w:p>
              </w:tc>
              <w:tc>
                <w:tcPr>
                  <w:tcW w:w="2726" w:type="dxa"/>
                </w:tcPr>
                <w:p w14:paraId="38280A54" w14:textId="1A34424D" w:rsidR="00236D09" w:rsidRPr="00064254" w:rsidDel="00DA2926" w:rsidRDefault="00236D09" w:rsidP="00236D09">
                  <w:pPr>
                    <w:rPr>
                      <w:del w:id="2979" w:author="Fnu, Sonam" w:date="2019-11-27T19:12:00Z"/>
                      <w:rFonts w:ascii="Calibri" w:hAnsi="Calibri"/>
                    </w:rPr>
                  </w:pPr>
                  <w:del w:id="2980" w:author="Fnu, Sonam" w:date="2019-11-27T19:12:00Z">
                    <w:r w:rsidRPr="00064254" w:rsidDel="00DA2926">
                      <w:rPr>
                        <w:rFonts w:ascii="Calibri" w:hAnsi="Calibri"/>
                      </w:rPr>
                      <w:delText>List of SMS notification services</w:delText>
                    </w:r>
                  </w:del>
                </w:p>
              </w:tc>
            </w:tr>
            <w:tr w:rsidR="00236D09" w:rsidRPr="00012DAF" w:rsidDel="00DA2926" w14:paraId="7CC4A5B2" w14:textId="16698BED" w:rsidTr="00AA5CDB">
              <w:trPr>
                <w:del w:id="2981" w:author="Fnu, Sonam" w:date="2019-11-27T19:12:00Z"/>
              </w:trPr>
              <w:tc>
                <w:tcPr>
                  <w:tcW w:w="2726" w:type="dxa"/>
                </w:tcPr>
                <w:p w14:paraId="5320E8E4" w14:textId="4FC933DE" w:rsidR="00236D09" w:rsidRPr="00064254" w:rsidDel="00DA2926" w:rsidRDefault="00236D09" w:rsidP="00236D09">
                  <w:pPr>
                    <w:rPr>
                      <w:del w:id="2982" w:author="Fnu, Sonam" w:date="2019-11-27T19:12:00Z"/>
                      <w:rFonts w:ascii="Calibri" w:hAnsi="Calibri"/>
                    </w:rPr>
                  </w:pPr>
                  <w:del w:id="2983" w:author="Fnu, Sonam" w:date="2019-11-27T19:12:00Z">
                    <w:r w:rsidRPr="00064254" w:rsidDel="00DA2926">
                      <w:rPr>
                        <w:rFonts w:ascii="Calibri" w:hAnsi="Calibri"/>
                      </w:rPr>
                      <w:delText>Subscriber SMS</w:delText>
                    </w:r>
                  </w:del>
                </w:p>
              </w:tc>
              <w:tc>
                <w:tcPr>
                  <w:tcW w:w="2726" w:type="dxa"/>
                </w:tcPr>
                <w:p w14:paraId="59F3AB6F" w14:textId="11926B76" w:rsidR="00236D09" w:rsidRPr="00064254" w:rsidDel="00DA2926" w:rsidRDefault="0062335E" w:rsidP="00236D09">
                  <w:pPr>
                    <w:rPr>
                      <w:del w:id="2984" w:author="Fnu, Sonam" w:date="2019-11-27T19:12:00Z"/>
                      <w:rFonts w:ascii="Calibri" w:hAnsi="Calibri"/>
                    </w:rPr>
                  </w:pPr>
                  <w:del w:id="2985" w:author="Fnu, Sonam" w:date="2019-11-27T19:12:00Z">
                    <w:r w:rsidRPr="00064254" w:rsidDel="00DA2926">
                      <w:rPr>
                        <w:rFonts w:ascii="Calibri" w:hAnsi="Calibri"/>
                      </w:rPr>
                      <w:delText>Account(s) number</w:delText>
                    </w:r>
                  </w:del>
                </w:p>
                <w:p w14:paraId="708D82BF" w14:textId="34A6FBFB" w:rsidR="0062335E" w:rsidRPr="00064254" w:rsidDel="00DA2926" w:rsidRDefault="0062335E" w:rsidP="00236D09">
                  <w:pPr>
                    <w:rPr>
                      <w:del w:id="2986" w:author="Fnu, Sonam" w:date="2019-11-27T19:12:00Z"/>
                      <w:rFonts w:ascii="Calibri" w:hAnsi="Calibri"/>
                    </w:rPr>
                  </w:pPr>
                  <w:del w:id="2987" w:author="Fnu, Sonam" w:date="2019-11-27T19:12:00Z">
                    <w:r w:rsidRPr="00064254" w:rsidDel="00DA2926">
                      <w:rPr>
                        <w:rFonts w:ascii="Calibri" w:hAnsi="Calibri"/>
                      </w:rPr>
                      <w:delText>Service ID</w:delText>
                    </w:r>
                  </w:del>
                </w:p>
                <w:p w14:paraId="51D3F942" w14:textId="2A36866F" w:rsidR="0062335E" w:rsidRPr="00064254" w:rsidDel="00DA2926" w:rsidRDefault="0062335E" w:rsidP="00236D09">
                  <w:pPr>
                    <w:rPr>
                      <w:del w:id="2988" w:author="Fnu, Sonam" w:date="2019-11-27T19:12:00Z"/>
                      <w:rFonts w:ascii="Calibri" w:hAnsi="Calibri"/>
                    </w:rPr>
                  </w:pPr>
                  <w:del w:id="2989" w:author="Fnu, Sonam" w:date="2019-11-27T19:12:00Z">
                    <w:r w:rsidRPr="00064254" w:rsidDel="00DA2926">
                      <w:rPr>
                        <w:rFonts w:ascii="Calibri" w:hAnsi="Calibri"/>
                      </w:rPr>
                      <w:delText xml:space="preserve">Service criteria </w:delText>
                    </w:r>
                  </w:del>
                </w:p>
                <w:p w14:paraId="591EFDD2" w14:textId="168DB905" w:rsidR="0062335E" w:rsidRPr="00064254" w:rsidDel="00DA2926" w:rsidRDefault="0062335E" w:rsidP="00236D09">
                  <w:pPr>
                    <w:rPr>
                      <w:del w:id="2990" w:author="Fnu, Sonam" w:date="2019-11-27T19:12:00Z"/>
                      <w:rFonts w:ascii="Calibri" w:hAnsi="Calibri"/>
                    </w:rPr>
                  </w:pPr>
                  <w:del w:id="2991" w:author="Fnu, Sonam" w:date="2019-11-27T19:12:00Z">
                    <w:r w:rsidRPr="00064254" w:rsidDel="00DA2926">
                      <w:rPr>
                        <w:rFonts w:ascii="Calibri" w:hAnsi="Calibri"/>
                      </w:rPr>
                      <w:delText>Registration From Date</w:delText>
                    </w:r>
                  </w:del>
                </w:p>
                <w:p w14:paraId="30934CF8" w14:textId="4CD98C0E" w:rsidR="0062335E" w:rsidRPr="00064254" w:rsidDel="00DA2926" w:rsidRDefault="0062335E" w:rsidP="00236D09">
                  <w:pPr>
                    <w:rPr>
                      <w:del w:id="2992" w:author="Fnu, Sonam" w:date="2019-11-27T19:12:00Z"/>
                      <w:rFonts w:ascii="Calibri" w:hAnsi="Calibri"/>
                    </w:rPr>
                  </w:pPr>
                  <w:del w:id="2993" w:author="Fnu, Sonam" w:date="2019-11-27T19:12:00Z">
                    <w:r w:rsidRPr="00064254" w:rsidDel="00DA2926">
                      <w:rPr>
                        <w:rFonts w:ascii="Calibri" w:hAnsi="Calibri"/>
                      </w:rPr>
                      <w:delText xml:space="preserve">Registration To Date </w:delText>
                    </w:r>
                  </w:del>
                </w:p>
              </w:tc>
              <w:tc>
                <w:tcPr>
                  <w:tcW w:w="2726" w:type="dxa"/>
                </w:tcPr>
                <w:p w14:paraId="1DFC8D47" w14:textId="0E816E1A" w:rsidR="00236D09" w:rsidRPr="00064254" w:rsidDel="00DA2926" w:rsidRDefault="0062335E" w:rsidP="00236D09">
                  <w:pPr>
                    <w:rPr>
                      <w:del w:id="2994" w:author="Fnu, Sonam" w:date="2019-11-27T19:12:00Z"/>
                      <w:rFonts w:ascii="Calibri" w:hAnsi="Calibri"/>
                    </w:rPr>
                  </w:pPr>
                  <w:del w:id="2995" w:author="Fnu, Sonam" w:date="2019-11-27T19:12:00Z">
                    <w:r w:rsidRPr="00064254" w:rsidDel="00DA2926">
                      <w:rPr>
                        <w:rFonts w:ascii="Calibri" w:hAnsi="Calibri"/>
                      </w:rPr>
                      <w:delText>Success of fail</w:delText>
                    </w:r>
                  </w:del>
                </w:p>
              </w:tc>
            </w:tr>
            <w:tr w:rsidR="00236D09" w:rsidRPr="00012DAF" w:rsidDel="00DA2926" w14:paraId="1DAA7591" w14:textId="304C2E27" w:rsidTr="00AA5CDB">
              <w:trPr>
                <w:del w:id="2996" w:author="Fnu, Sonam" w:date="2019-11-27T19:12:00Z"/>
              </w:trPr>
              <w:tc>
                <w:tcPr>
                  <w:tcW w:w="2726" w:type="dxa"/>
                </w:tcPr>
                <w:p w14:paraId="1F1593C1" w14:textId="604D748B" w:rsidR="00236D09" w:rsidRPr="00064254" w:rsidDel="00DA2926" w:rsidRDefault="0062335E" w:rsidP="00236D09">
                  <w:pPr>
                    <w:rPr>
                      <w:del w:id="2997" w:author="Fnu, Sonam" w:date="2019-11-27T19:12:00Z"/>
                      <w:rFonts w:ascii="Calibri" w:hAnsi="Calibri"/>
                    </w:rPr>
                  </w:pPr>
                  <w:del w:id="2998" w:author="Fnu, Sonam" w:date="2019-11-27T19:12:00Z">
                    <w:r w:rsidRPr="00064254" w:rsidDel="00DA2926">
                      <w:rPr>
                        <w:rFonts w:ascii="Calibri" w:hAnsi="Calibri"/>
                      </w:rPr>
                      <w:delText xml:space="preserve">Get Account Activities </w:delText>
                    </w:r>
                  </w:del>
                </w:p>
              </w:tc>
              <w:tc>
                <w:tcPr>
                  <w:tcW w:w="2726" w:type="dxa"/>
                </w:tcPr>
                <w:p w14:paraId="48618F05" w14:textId="4F614A9C" w:rsidR="00D01A6A" w:rsidRPr="00064254" w:rsidDel="00DA2926" w:rsidRDefault="00D01A6A" w:rsidP="00D01A6A">
                  <w:pPr>
                    <w:tabs>
                      <w:tab w:val="center" w:pos="1255"/>
                    </w:tabs>
                    <w:rPr>
                      <w:del w:id="2999" w:author="Fnu, Sonam" w:date="2019-11-27T19:12:00Z"/>
                      <w:rFonts w:ascii="Calibri" w:hAnsi="Calibri"/>
                    </w:rPr>
                  </w:pPr>
                  <w:del w:id="3000" w:author="Fnu, Sonam" w:date="2019-11-27T19:12:00Z">
                    <w:r w:rsidRPr="00064254" w:rsidDel="00DA2926">
                      <w:rPr>
                        <w:rFonts w:ascii="Calibri" w:hAnsi="Calibri"/>
                      </w:rPr>
                      <w:delText>RIM No</w:delText>
                    </w:r>
                    <w:r w:rsidRPr="00064254" w:rsidDel="00DA2926">
                      <w:rPr>
                        <w:rFonts w:ascii="Calibri" w:hAnsi="Calibri"/>
                      </w:rPr>
                      <w:tab/>
                    </w:r>
                  </w:del>
                </w:p>
                <w:p w14:paraId="686AE841" w14:textId="359FB71D" w:rsidR="00D01A6A" w:rsidRPr="00064254" w:rsidDel="00DA2926" w:rsidRDefault="00D01A6A" w:rsidP="00236D09">
                  <w:pPr>
                    <w:rPr>
                      <w:del w:id="3001" w:author="Fnu, Sonam" w:date="2019-11-27T19:12:00Z"/>
                      <w:rFonts w:ascii="Calibri" w:hAnsi="Calibri"/>
                    </w:rPr>
                  </w:pPr>
                  <w:del w:id="3002" w:author="Fnu, Sonam" w:date="2019-11-27T19:12:00Z">
                    <w:r w:rsidRPr="00064254" w:rsidDel="00DA2926">
                      <w:rPr>
                        <w:rFonts w:ascii="Calibri" w:hAnsi="Calibri"/>
                      </w:rPr>
                      <w:delText>Account no</w:delText>
                    </w:r>
                  </w:del>
                </w:p>
                <w:p w14:paraId="137D984A" w14:textId="0C8CDEF0" w:rsidR="00D01A6A" w:rsidRPr="00064254" w:rsidDel="00DA2926" w:rsidRDefault="00D01A6A" w:rsidP="00236D09">
                  <w:pPr>
                    <w:rPr>
                      <w:del w:id="3003" w:author="Fnu, Sonam" w:date="2019-11-27T19:12:00Z"/>
                      <w:rFonts w:ascii="Calibri" w:hAnsi="Calibri"/>
                    </w:rPr>
                  </w:pPr>
                  <w:del w:id="3004" w:author="Fnu, Sonam" w:date="2019-11-27T19:12:00Z">
                    <w:r w:rsidRPr="00064254" w:rsidDel="00DA2926">
                      <w:rPr>
                        <w:rFonts w:ascii="Calibri" w:hAnsi="Calibri"/>
                      </w:rPr>
                      <w:delText xml:space="preserve">From Date </w:delText>
                    </w:r>
                  </w:del>
                </w:p>
                <w:p w14:paraId="6DC24766" w14:textId="30B30564" w:rsidR="00D01A6A" w:rsidRPr="00064254" w:rsidDel="00DA2926" w:rsidRDefault="00D01A6A" w:rsidP="00236D09">
                  <w:pPr>
                    <w:rPr>
                      <w:del w:id="3005" w:author="Fnu, Sonam" w:date="2019-11-27T19:12:00Z"/>
                      <w:rFonts w:ascii="Calibri" w:hAnsi="Calibri"/>
                    </w:rPr>
                  </w:pPr>
                  <w:del w:id="3006" w:author="Fnu, Sonam" w:date="2019-11-27T19:12:00Z">
                    <w:r w:rsidRPr="00064254" w:rsidDel="00DA2926">
                      <w:rPr>
                        <w:rFonts w:ascii="Calibri" w:hAnsi="Calibri"/>
                      </w:rPr>
                      <w:delText>To Date</w:delText>
                    </w:r>
                  </w:del>
                </w:p>
                <w:p w14:paraId="19D210C8" w14:textId="33F27F4F" w:rsidR="00236D09" w:rsidRPr="00064254" w:rsidDel="00DA2926" w:rsidRDefault="00D01A6A" w:rsidP="00236D09">
                  <w:pPr>
                    <w:rPr>
                      <w:del w:id="3007" w:author="Fnu, Sonam" w:date="2019-11-27T19:12:00Z"/>
                      <w:rFonts w:ascii="Calibri" w:hAnsi="Calibri"/>
                    </w:rPr>
                  </w:pPr>
                  <w:del w:id="3008" w:author="Fnu, Sonam" w:date="2019-11-27T19:12:00Z">
                    <w:r w:rsidRPr="00064254" w:rsidDel="00DA2926">
                      <w:rPr>
                        <w:rFonts w:ascii="Calibri" w:hAnsi="Calibri"/>
                      </w:rPr>
                      <w:delText>List of Services</w:delText>
                    </w:r>
                  </w:del>
                </w:p>
              </w:tc>
              <w:tc>
                <w:tcPr>
                  <w:tcW w:w="2726" w:type="dxa"/>
                </w:tcPr>
                <w:p w14:paraId="4087C76D" w14:textId="2DAA5A98" w:rsidR="00D01A6A" w:rsidRPr="00064254" w:rsidDel="00DA2926" w:rsidRDefault="00D01A6A" w:rsidP="00236D09">
                  <w:pPr>
                    <w:rPr>
                      <w:del w:id="3009" w:author="Fnu, Sonam" w:date="2019-11-27T19:12:00Z"/>
                      <w:rFonts w:ascii="Calibri" w:hAnsi="Calibri"/>
                    </w:rPr>
                  </w:pPr>
                  <w:del w:id="3010" w:author="Fnu, Sonam" w:date="2019-11-27T19:12:00Z">
                    <w:r w:rsidRPr="00064254" w:rsidDel="00DA2926">
                      <w:rPr>
                        <w:rFonts w:ascii="Calibri" w:hAnsi="Calibri"/>
                      </w:rPr>
                      <w:delText>RIM</w:delText>
                    </w:r>
                  </w:del>
                </w:p>
                <w:p w14:paraId="4EF20E98" w14:textId="02CC1E26" w:rsidR="00D01A6A" w:rsidRPr="00064254" w:rsidDel="00DA2926" w:rsidRDefault="00D01A6A" w:rsidP="00D01A6A">
                  <w:pPr>
                    <w:rPr>
                      <w:del w:id="3011" w:author="Fnu, Sonam" w:date="2019-11-27T19:12:00Z"/>
                      <w:rFonts w:ascii="Calibri" w:hAnsi="Calibri"/>
                    </w:rPr>
                  </w:pPr>
                  <w:del w:id="3012" w:author="Fnu, Sonam" w:date="2019-11-27T19:12:00Z">
                    <w:r w:rsidRPr="00064254" w:rsidDel="00DA2926">
                      <w:rPr>
                        <w:rFonts w:ascii="Calibri" w:hAnsi="Calibri"/>
                      </w:rPr>
                      <w:delText>Account No</w:delText>
                    </w:r>
                  </w:del>
                </w:p>
                <w:p w14:paraId="780B13AA" w14:textId="6FB57748" w:rsidR="00D01A6A" w:rsidRPr="00064254" w:rsidDel="00DA2926" w:rsidRDefault="00D01A6A" w:rsidP="00D01A6A">
                  <w:pPr>
                    <w:rPr>
                      <w:del w:id="3013" w:author="Fnu, Sonam" w:date="2019-11-27T19:12:00Z"/>
                      <w:rFonts w:ascii="Calibri" w:hAnsi="Calibri"/>
                    </w:rPr>
                  </w:pPr>
                  <w:del w:id="3014" w:author="Fnu, Sonam" w:date="2019-11-27T19:12:00Z">
                    <w:r w:rsidRPr="00064254" w:rsidDel="00DA2926">
                      <w:rPr>
                        <w:rFonts w:ascii="Calibri" w:hAnsi="Calibri"/>
                      </w:rPr>
                      <w:delText>Service</w:delText>
                    </w:r>
                  </w:del>
                </w:p>
                <w:p w14:paraId="542343FE" w14:textId="6D985FA3" w:rsidR="00D01A6A" w:rsidRPr="00064254" w:rsidDel="00DA2926" w:rsidRDefault="00D01A6A" w:rsidP="00D01A6A">
                  <w:pPr>
                    <w:rPr>
                      <w:del w:id="3015" w:author="Fnu, Sonam" w:date="2019-11-27T19:12:00Z"/>
                      <w:rFonts w:ascii="Calibri" w:hAnsi="Calibri"/>
                    </w:rPr>
                  </w:pPr>
                  <w:del w:id="3016" w:author="Fnu, Sonam" w:date="2019-11-27T19:12:00Z">
                    <w:r w:rsidRPr="00064254" w:rsidDel="00DA2926">
                      <w:rPr>
                        <w:rFonts w:ascii="Calibri" w:hAnsi="Calibri"/>
                      </w:rPr>
                      <w:delText xml:space="preserve">generation Date time </w:delText>
                    </w:r>
                  </w:del>
                </w:p>
                <w:p w14:paraId="2ADA8EF1" w14:textId="7138EF95" w:rsidR="00236D09" w:rsidRPr="00064254" w:rsidDel="00DA2926" w:rsidRDefault="00D01A6A" w:rsidP="00D01A6A">
                  <w:pPr>
                    <w:rPr>
                      <w:del w:id="3017" w:author="Fnu, Sonam" w:date="2019-11-27T19:12:00Z"/>
                      <w:rFonts w:ascii="Calibri" w:hAnsi="Calibri"/>
                    </w:rPr>
                  </w:pPr>
                  <w:del w:id="3018" w:author="Fnu, Sonam" w:date="2019-11-27T19:12:00Z">
                    <w:r w:rsidRPr="00064254" w:rsidDel="00DA2926">
                      <w:rPr>
                        <w:rFonts w:ascii="Calibri" w:hAnsi="Calibri"/>
                      </w:rPr>
                      <w:delText>SMS Message(s)</w:delText>
                    </w:r>
                  </w:del>
                </w:p>
              </w:tc>
            </w:tr>
            <w:tr w:rsidR="00F2780B" w:rsidRPr="00012DAF" w:rsidDel="00DA2926" w14:paraId="69558409" w14:textId="213E8CD2" w:rsidTr="00AA5CDB">
              <w:trPr>
                <w:del w:id="3019" w:author="Fnu, Sonam" w:date="2019-11-27T19:12:00Z"/>
              </w:trPr>
              <w:tc>
                <w:tcPr>
                  <w:tcW w:w="2726" w:type="dxa"/>
                </w:tcPr>
                <w:p w14:paraId="0B9C107F" w14:textId="75934DEE" w:rsidR="00F2780B" w:rsidRPr="00064254" w:rsidDel="00DA2926" w:rsidRDefault="00F2780B" w:rsidP="00236D09">
                  <w:pPr>
                    <w:rPr>
                      <w:del w:id="3020" w:author="Fnu, Sonam" w:date="2019-11-27T19:12:00Z"/>
                      <w:rFonts w:ascii="Calibri" w:hAnsi="Calibri"/>
                    </w:rPr>
                  </w:pPr>
                </w:p>
              </w:tc>
              <w:tc>
                <w:tcPr>
                  <w:tcW w:w="2726" w:type="dxa"/>
                </w:tcPr>
                <w:p w14:paraId="7D3180D2" w14:textId="2F219368" w:rsidR="00F2780B" w:rsidRPr="00064254" w:rsidDel="00DA2926" w:rsidRDefault="00F2780B" w:rsidP="00D01A6A">
                  <w:pPr>
                    <w:tabs>
                      <w:tab w:val="center" w:pos="1255"/>
                    </w:tabs>
                    <w:rPr>
                      <w:del w:id="3021" w:author="Fnu, Sonam" w:date="2019-11-27T19:12:00Z"/>
                      <w:rFonts w:ascii="Calibri" w:hAnsi="Calibri"/>
                    </w:rPr>
                  </w:pPr>
                </w:p>
              </w:tc>
              <w:tc>
                <w:tcPr>
                  <w:tcW w:w="2726" w:type="dxa"/>
                </w:tcPr>
                <w:p w14:paraId="6F27EA54" w14:textId="3620BEA5" w:rsidR="00F2780B" w:rsidRPr="00064254" w:rsidDel="00DA2926" w:rsidRDefault="00F2780B" w:rsidP="00236D09">
                  <w:pPr>
                    <w:rPr>
                      <w:del w:id="3022" w:author="Fnu, Sonam" w:date="2019-11-27T19:12:00Z"/>
                      <w:rFonts w:ascii="Calibri" w:hAnsi="Calibri"/>
                    </w:rPr>
                  </w:pPr>
                </w:p>
              </w:tc>
            </w:tr>
          </w:tbl>
          <w:p w14:paraId="06803C4E" w14:textId="77AD15B3" w:rsidR="00236D09" w:rsidRPr="00064254" w:rsidDel="00DA2926" w:rsidRDefault="00236D09" w:rsidP="00323D32">
            <w:pPr>
              <w:rPr>
                <w:del w:id="3023" w:author="Fnu, Sonam" w:date="2019-11-27T19:12:00Z"/>
                <w:rFonts w:ascii="Calibri" w:hAnsi="Calibri"/>
              </w:rPr>
            </w:pPr>
          </w:p>
          <w:p w14:paraId="0C4A3E24" w14:textId="462663D2" w:rsidR="00797FE0" w:rsidRPr="00064254" w:rsidDel="00DA2926" w:rsidRDefault="00797FE0" w:rsidP="00323D32">
            <w:pPr>
              <w:rPr>
                <w:del w:id="3024" w:author="Fnu, Sonam" w:date="2019-11-27T19:12:00Z"/>
                <w:rFonts w:ascii="Calibri" w:hAnsi="Calibri"/>
              </w:rPr>
            </w:pPr>
          </w:p>
        </w:tc>
      </w:tr>
      <w:tr w:rsidR="00720433" w:rsidRPr="00012DAF" w:rsidDel="00DA2926" w14:paraId="0C4A3E28" w14:textId="49D7D3B1" w:rsidTr="00064254">
        <w:trPr>
          <w:cantSplit/>
          <w:trHeight w:val="566"/>
          <w:del w:id="3025" w:author="Fnu, Sonam" w:date="2019-11-27T19:12:00Z"/>
        </w:trPr>
        <w:tc>
          <w:tcPr>
            <w:tcW w:w="1414" w:type="dxa"/>
            <w:shd w:val="clear" w:color="auto" w:fill="BFBFBF" w:themeFill="background1" w:themeFillShade="BF"/>
          </w:tcPr>
          <w:p w14:paraId="0C4A3E26" w14:textId="7E13FC58" w:rsidR="00720433" w:rsidRPr="00064254" w:rsidDel="00DA2926" w:rsidRDefault="0033774B" w:rsidP="00F573D4">
            <w:pPr>
              <w:rPr>
                <w:del w:id="3026" w:author="Fnu, Sonam" w:date="2019-11-27T19:12:00Z"/>
                <w:rFonts w:ascii="Calibri" w:hAnsi="Calibri"/>
                <w:b/>
                <w:bCs/>
              </w:rPr>
            </w:pPr>
            <w:del w:id="3027" w:author="Fnu, Sonam" w:date="2019-11-27T19:12:00Z">
              <w:r w:rsidRPr="00064254" w:rsidDel="00DA2926">
                <w:rPr>
                  <w:rFonts w:ascii="Calibri" w:hAnsi="Calibri"/>
                  <w:b/>
                  <w:bCs/>
                </w:rPr>
                <w:delText>Data Flow Diagram</w:delText>
              </w:r>
            </w:del>
          </w:p>
        </w:tc>
        <w:tc>
          <w:tcPr>
            <w:tcW w:w="9322" w:type="dxa"/>
            <w:tcBorders>
              <w:bottom w:val="single" w:sz="4" w:space="0" w:color="auto"/>
            </w:tcBorders>
            <w:vAlign w:val="center"/>
          </w:tcPr>
          <w:p w14:paraId="0C4A3E27" w14:textId="64A9315E" w:rsidR="000C5AD7" w:rsidRPr="00064254" w:rsidDel="00DA2926" w:rsidRDefault="00131A94" w:rsidP="00131A94">
            <w:pPr>
              <w:rPr>
                <w:del w:id="3028" w:author="Fnu, Sonam" w:date="2019-11-27T19:12:00Z"/>
                <w:rFonts w:ascii="Calibri" w:hAnsi="Calibri"/>
              </w:rPr>
            </w:pPr>
            <w:del w:id="3029" w:author="Fnu, Sonam" w:date="2019-11-27T19:12:00Z">
              <w:r w:rsidRPr="00064254" w:rsidDel="00DA2926">
                <w:rPr>
                  <w:rFonts w:ascii="Calibri" w:hAnsi="Calibri"/>
                </w:rPr>
                <w:delText>&lt;</w:delText>
              </w:r>
              <w:r w:rsidR="000C5AD7" w:rsidRPr="00064254" w:rsidDel="00DA2926">
                <w:rPr>
                  <w:rFonts w:ascii="Calibri" w:hAnsi="Calibri"/>
                </w:rPr>
                <w:delText xml:space="preserve">It might be used in this phase. If there is any </w:delText>
              </w:r>
              <w:r w:rsidRPr="00064254" w:rsidDel="00DA2926">
                <w:rPr>
                  <w:rFonts w:ascii="Calibri" w:hAnsi="Calibri"/>
                </w:rPr>
                <w:delText>input, fill it&gt;</w:delText>
              </w:r>
            </w:del>
          </w:p>
        </w:tc>
      </w:tr>
      <w:tr w:rsidR="00AC7703" w:rsidRPr="00012DAF" w:rsidDel="00DA2926" w14:paraId="0C4A3E2C" w14:textId="543623A7" w:rsidTr="00064254">
        <w:trPr>
          <w:cantSplit/>
          <w:trHeight w:val="1104"/>
          <w:del w:id="3030" w:author="Fnu, Sonam" w:date="2019-11-27T19:12:00Z"/>
        </w:trPr>
        <w:tc>
          <w:tcPr>
            <w:tcW w:w="1414" w:type="dxa"/>
            <w:shd w:val="clear" w:color="auto" w:fill="BFBFBF" w:themeFill="background1" w:themeFillShade="BF"/>
          </w:tcPr>
          <w:p w14:paraId="0C4A3E29" w14:textId="0DD90D65" w:rsidR="00AC7703" w:rsidRPr="00064254" w:rsidDel="00DA2926" w:rsidRDefault="00AC7703">
            <w:pPr>
              <w:rPr>
                <w:del w:id="3031" w:author="Fnu, Sonam" w:date="2019-11-27T19:12:00Z"/>
                <w:rFonts w:ascii="Calibri" w:hAnsi="Calibri"/>
                <w:b/>
                <w:bCs/>
              </w:rPr>
            </w:pPr>
            <w:del w:id="3032" w:author="Fnu, Sonam" w:date="2019-11-27T19:12:00Z">
              <w:r w:rsidRPr="00064254" w:rsidDel="00DA2926">
                <w:rPr>
                  <w:rFonts w:ascii="Calibri" w:hAnsi="Calibri"/>
                  <w:b/>
                  <w:bCs/>
                </w:rPr>
                <w:delText>Affected Modules</w:delText>
              </w:r>
            </w:del>
          </w:p>
        </w:tc>
        <w:tc>
          <w:tcPr>
            <w:tcW w:w="9322" w:type="dxa"/>
            <w:shd w:val="clear" w:color="auto" w:fill="auto"/>
          </w:tcPr>
          <w:p w14:paraId="341E92CB" w14:textId="57026CDC" w:rsidR="00AC7703" w:rsidRPr="00064254" w:rsidDel="00DA2926" w:rsidRDefault="00131A94" w:rsidP="002A5E4E">
            <w:pPr>
              <w:rPr>
                <w:del w:id="3033" w:author="Fnu, Sonam" w:date="2019-11-27T19:12:00Z"/>
                <w:rFonts w:ascii="Calibri" w:hAnsi="Calibri"/>
              </w:rPr>
            </w:pPr>
            <w:del w:id="3034" w:author="Fnu, Sonam" w:date="2019-11-27T19:12:00Z">
              <w:r w:rsidRPr="00064254" w:rsidDel="00DA2926">
                <w:rPr>
                  <w:rFonts w:ascii="Calibri" w:hAnsi="Calibri"/>
                </w:rPr>
                <w:delText>&lt;</w:delText>
              </w:r>
              <w:r w:rsidR="00160F16" w:rsidRPr="00064254" w:rsidDel="00DA2926">
                <w:rPr>
                  <w:rFonts w:ascii="Calibri" w:hAnsi="Calibri"/>
                </w:rPr>
                <w:delText xml:space="preserve">Fill in </w:delText>
              </w:r>
              <w:r w:rsidR="006A6F4A" w:rsidRPr="00064254" w:rsidDel="00DA2926">
                <w:rPr>
                  <w:rFonts w:ascii="Calibri" w:hAnsi="Calibri"/>
                </w:rPr>
                <w:delText xml:space="preserve">internal or external </w:delText>
              </w:r>
              <w:r w:rsidR="00160F16" w:rsidRPr="00064254" w:rsidDel="00DA2926">
                <w:rPr>
                  <w:rFonts w:ascii="Calibri" w:hAnsi="Calibri"/>
                </w:rPr>
                <w:delText>affected modules within or not within your module.</w:delText>
              </w:r>
            </w:del>
          </w:p>
          <w:p w14:paraId="733E2597" w14:textId="7771D842" w:rsidR="0027030F" w:rsidRPr="00064254" w:rsidDel="00DA2926" w:rsidRDefault="006A6F4A" w:rsidP="006A6F4A">
            <w:pPr>
              <w:rPr>
                <w:del w:id="3035" w:author="Fnu, Sonam" w:date="2019-11-27T19:12:00Z"/>
                <w:rFonts w:ascii="Calibri" w:hAnsi="Calibri"/>
              </w:rPr>
            </w:pPr>
            <w:del w:id="3036" w:author="Fnu, Sonam" w:date="2019-11-27T19:12:00Z">
              <w:r w:rsidRPr="00064254" w:rsidDel="00DA2926">
                <w:rPr>
                  <w:rFonts w:ascii="Calibri" w:hAnsi="Calibri"/>
                </w:rPr>
                <w:delText>Ex;</w:delText>
              </w:r>
            </w:del>
          </w:p>
          <w:p w14:paraId="11D02C1C" w14:textId="229E1DBA" w:rsidR="0027030F" w:rsidRPr="00064254" w:rsidDel="00DA2926" w:rsidRDefault="0027030F" w:rsidP="006A6F4A">
            <w:pPr>
              <w:rPr>
                <w:del w:id="3037" w:author="Fnu, Sonam" w:date="2019-11-27T19:12:00Z"/>
                <w:rFonts w:ascii="Calibri" w:hAnsi="Calibri"/>
              </w:rPr>
            </w:pPr>
            <w:del w:id="3038" w:author="Fnu, Sonam" w:date="2019-11-27T19:12:00Z">
              <w:r w:rsidRPr="00064254" w:rsidDel="00DA2926">
                <w:rPr>
                  <w:rFonts w:ascii="Calibri" w:hAnsi="Calibri"/>
                </w:rPr>
                <w:delText>Internal affected modules: FWK</w:delText>
              </w:r>
              <w:r w:rsidR="00976E43" w:rsidRPr="00064254" w:rsidDel="00DA2926">
                <w:rPr>
                  <w:rFonts w:ascii="Calibri" w:hAnsi="Calibri"/>
                </w:rPr>
                <w:delText>(s).</w:delText>
              </w:r>
              <w:r w:rsidR="006A6F4A" w:rsidRPr="00064254" w:rsidDel="00DA2926">
                <w:rPr>
                  <w:rFonts w:ascii="Calibri" w:hAnsi="Calibri"/>
                </w:rPr>
                <w:delText xml:space="preserve"> </w:delText>
              </w:r>
            </w:del>
          </w:p>
          <w:p w14:paraId="0C4A3E2B" w14:textId="59DB7C23" w:rsidR="006A6F4A" w:rsidRPr="00064254" w:rsidDel="00DA2926" w:rsidRDefault="0027030F" w:rsidP="006A6F4A">
            <w:pPr>
              <w:rPr>
                <w:del w:id="3039" w:author="Fnu, Sonam" w:date="2019-11-27T19:12:00Z"/>
                <w:rFonts w:ascii="Calibri" w:hAnsi="Calibri"/>
              </w:rPr>
            </w:pPr>
            <w:del w:id="3040" w:author="Fnu, Sonam" w:date="2019-11-27T19:12:00Z">
              <w:r w:rsidRPr="00064254" w:rsidDel="00DA2926">
                <w:rPr>
                  <w:rFonts w:ascii="Calibri" w:hAnsi="Calibri"/>
                </w:rPr>
                <w:delText xml:space="preserve">External affected modules: </w:delText>
              </w:r>
              <w:r w:rsidR="006A6F4A" w:rsidRPr="00064254" w:rsidDel="00DA2926">
                <w:rPr>
                  <w:rFonts w:ascii="Calibri" w:hAnsi="Calibri"/>
                </w:rPr>
                <w:delText>IFX or PHX Change</w:delText>
              </w:r>
              <w:r w:rsidR="00885ED4" w:rsidRPr="00064254" w:rsidDel="00DA2926">
                <w:rPr>
                  <w:rFonts w:ascii="Calibri" w:hAnsi="Calibri"/>
                </w:rPr>
                <w:delText>(s)</w:delText>
              </w:r>
              <w:r w:rsidR="00131A94" w:rsidRPr="00064254" w:rsidDel="00DA2926">
                <w:rPr>
                  <w:rFonts w:ascii="Calibri" w:hAnsi="Calibri"/>
                </w:rPr>
                <w:delText>&gt;</w:delText>
              </w:r>
            </w:del>
          </w:p>
        </w:tc>
      </w:tr>
      <w:tr w:rsidR="00DA2B95" w:rsidRPr="00012DAF" w:rsidDel="00DA2926" w14:paraId="0C4A3E3B" w14:textId="77ECFAFA" w:rsidTr="00064254">
        <w:trPr>
          <w:cantSplit/>
          <w:trHeight w:val="233"/>
          <w:del w:id="3041" w:author="Fnu, Sonam" w:date="2019-11-27T19:12:00Z"/>
        </w:trPr>
        <w:tc>
          <w:tcPr>
            <w:tcW w:w="1414" w:type="dxa"/>
            <w:shd w:val="clear" w:color="auto" w:fill="BFBFBF" w:themeFill="background1" w:themeFillShade="BF"/>
          </w:tcPr>
          <w:p w14:paraId="0C4A3E39" w14:textId="4DF91FAD" w:rsidR="00DA2B95" w:rsidRPr="00064254" w:rsidDel="00DA2926" w:rsidRDefault="002A2F08" w:rsidP="00A12C1F">
            <w:pPr>
              <w:rPr>
                <w:del w:id="3042" w:author="Fnu, Sonam" w:date="2019-11-27T19:12:00Z"/>
                <w:rFonts w:ascii="Calibri" w:hAnsi="Calibri"/>
                <w:b/>
                <w:bCs/>
              </w:rPr>
            </w:pPr>
            <w:del w:id="3043" w:author="Fnu, Sonam" w:date="2019-11-27T19:12:00Z">
              <w:r w:rsidRPr="00064254" w:rsidDel="00DA2926">
                <w:rPr>
                  <w:rFonts w:ascii="Calibri" w:hAnsi="Calibri"/>
                  <w:b/>
                  <w:bCs/>
                </w:rPr>
                <w:delText>Out of Scope</w:delText>
              </w:r>
            </w:del>
          </w:p>
        </w:tc>
        <w:tc>
          <w:tcPr>
            <w:tcW w:w="9322" w:type="dxa"/>
            <w:tcBorders>
              <w:bottom w:val="single" w:sz="4" w:space="0" w:color="auto"/>
            </w:tcBorders>
            <w:vAlign w:val="center"/>
          </w:tcPr>
          <w:p w14:paraId="0C4A3E3A" w14:textId="439CF843" w:rsidR="00DA2B95" w:rsidRPr="00064254" w:rsidDel="00DA2926" w:rsidRDefault="006809D5" w:rsidP="00AC7703">
            <w:pPr>
              <w:spacing w:before="300" w:after="300"/>
              <w:rPr>
                <w:del w:id="3044" w:author="Fnu, Sonam" w:date="2019-11-27T19:12:00Z"/>
                <w:rFonts w:ascii="Calibri" w:hAnsi="Calibri"/>
              </w:rPr>
            </w:pPr>
            <w:del w:id="3045" w:author="Fnu, Sonam" w:date="2019-11-27T19:12:00Z">
              <w:r w:rsidRPr="00064254" w:rsidDel="00DA2926">
                <w:rPr>
                  <w:rFonts w:ascii="Calibri" w:hAnsi="Calibri"/>
                </w:rPr>
                <w:delText>&lt;Fill in the out of scope/not touched modules(items) within your proposed design solution&gt;</w:delText>
              </w:r>
            </w:del>
          </w:p>
        </w:tc>
      </w:tr>
      <w:tr w:rsidR="00DA2B95" w:rsidRPr="00012DAF" w:rsidDel="00DA2926" w14:paraId="0C4A3E3E" w14:textId="07C20587" w:rsidTr="00064254">
        <w:trPr>
          <w:cantSplit/>
          <w:trHeight w:val="584"/>
          <w:del w:id="3046" w:author="Fnu, Sonam" w:date="2019-11-27T19:12:00Z"/>
        </w:trPr>
        <w:tc>
          <w:tcPr>
            <w:tcW w:w="1414" w:type="dxa"/>
            <w:shd w:val="clear" w:color="auto" w:fill="BFBFBF" w:themeFill="background1" w:themeFillShade="BF"/>
          </w:tcPr>
          <w:p w14:paraId="0C4A3E3C" w14:textId="1CFFE4E5" w:rsidR="00DA2B95" w:rsidRPr="00064254" w:rsidDel="00DA2926" w:rsidRDefault="00A96895" w:rsidP="00951B5F">
            <w:pPr>
              <w:rPr>
                <w:del w:id="3047" w:author="Fnu, Sonam" w:date="2019-11-27T19:12:00Z"/>
                <w:rFonts w:ascii="Calibri" w:hAnsi="Calibri"/>
              </w:rPr>
            </w:pPr>
            <w:del w:id="3048" w:author="Fnu, Sonam" w:date="2019-11-27T19:12:00Z">
              <w:r w:rsidRPr="00064254" w:rsidDel="00DA2926">
                <w:rPr>
                  <w:rFonts w:ascii="Calibri" w:hAnsi="Calibri"/>
                  <w:b/>
                  <w:bCs/>
                </w:rPr>
                <w:delText>Acceptance Test Cases</w:delText>
              </w:r>
            </w:del>
          </w:p>
        </w:tc>
        <w:tc>
          <w:tcPr>
            <w:tcW w:w="9322" w:type="dxa"/>
            <w:tcBorders>
              <w:bottom w:val="single" w:sz="4" w:space="0" w:color="auto"/>
            </w:tcBorders>
            <w:vAlign w:val="center"/>
          </w:tcPr>
          <w:p w14:paraId="21FE3A9B" w14:textId="7D3567F9" w:rsidR="00DA2B95" w:rsidRPr="00064254" w:rsidDel="00DA2926" w:rsidRDefault="006A1612" w:rsidP="004E6AB1">
            <w:pPr>
              <w:rPr>
                <w:del w:id="3049" w:author="Fnu, Sonam" w:date="2019-11-27T19:12:00Z"/>
                <w:rFonts w:ascii="Calibri" w:hAnsi="Calibri"/>
              </w:rPr>
            </w:pPr>
            <w:del w:id="3050" w:author="Fnu, Sonam" w:date="2019-11-27T19:12:00Z">
              <w:r w:rsidRPr="00064254" w:rsidDel="00DA2926">
                <w:rPr>
                  <w:rFonts w:ascii="Calibri" w:hAnsi="Calibri"/>
                </w:rPr>
                <w:delText>&lt;Fill in any high level proposed test cases to illustrate/explain your proposed design sol</w:delText>
              </w:r>
              <w:r w:rsidR="00F625AA" w:rsidRPr="00064254" w:rsidDel="00DA2926">
                <w:rPr>
                  <w:rFonts w:ascii="Calibri" w:hAnsi="Calibri"/>
                </w:rPr>
                <w:delText>ution</w:delText>
              </w:r>
              <w:r w:rsidR="003A1EFF" w:rsidRPr="00064254" w:rsidDel="00DA2926">
                <w:rPr>
                  <w:rFonts w:ascii="Calibri" w:hAnsi="Calibri"/>
                </w:rPr>
                <w:delText xml:space="preserve"> (if you have any input to do that test cases)</w:delText>
              </w:r>
              <w:r w:rsidRPr="00064254" w:rsidDel="00DA2926">
                <w:rPr>
                  <w:rFonts w:ascii="Calibri" w:hAnsi="Calibri"/>
                </w:rPr>
                <w:delText>&gt;</w:delText>
              </w:r>
            </w:del>
          </w:p>
          <w:p w14:paraId="0C4A3E3D" w14:textId="04E2B18C" w:rsidR="00022BC4" w:rsidRPr="00064254" w:rsidDel="00DA2926" w:rsidRDefault="00022BC4" w:rsidP="004E6AB1">
            <w:pPr>
              <w:rPr>
                <w:del w:id="3051" w:author="Fnu, Sonam" w:date="2019-11-27T19:12:00Z"/>
                <w:rFonts w:ascii="Calibri" w:hAnsi="Calibri"/>
              </w:rPr>
            </w:pPr>
          </w:p>
        </w:tc>
      </w:tr>
      <w:tr w:rsidR="00AC7703" w:rsidRPr="00012DAF" w:rsidDel="00DA2926" w14:paraId="0C4A3E42" w14:textId="4446DE2A" w:rsidTr="00064254">
        <w:trPr>
          <w:cantSplit/>
          <w:trHeight w:val="1383"/>
          <w:del w:id="3052" w:author="Fnu, Sonam" w:date="2019-11-27T19:12:00Z"/>
        </w:trPr>
        <w:tc>
          <w:tcPr>
            <w:tcW w:w="1414" w:type="dxa"/>
            <w:shd w:val="clear" w:color="auto" w:fill="BFBFBF" w:themeFill="background1" w:themeFillShade="BF"/>
          </w:tcPr>
          <w:p w14:paraId="0C4A3E3F" w14:textId="6C43A286" w:rsidR="00AC7703" w:rsidRPr="00064254" w:rsidDel="00DA2926" w:rsidRDefault="00022BC4" w:rsidP="00A12C1F">
            <w:pPr>
              <w:rPr>
                <w:del w:id="3053" w:author="Fnu, Sonam" w:date="2019-11-27T19:12:00Z"/>
                <w:rFonts w:ascii="Calibri" w:hAnsi="Calibri"/>
                <w:b/>
                <w:bCs/>
              </w:rPr>
            </w:pPr>
            <w:del w:id="3054" w:author="Fnu, Sonam" w:date="2019-11-27T19:12:00Z">
              <w:r w:rsidRPr="00064254" w:rsidDel="00DA2926">
                <w:rPr>
                  <w:rFonts w:ascii="Calibri" w:hAnsi="Calibri"/>
                  <w:b/>
                  <w:bCs/>
                </w:rPr>
                <w:delText>Estimation</w:delText>
              </w:r>
            </w:del>
          </w:p>
        </w:tc>
        <w:tc>
          <w:tcPr>
            <w:tcW w:w="9322" w:type="dxa"/>
            <w:shd w:val="clear" w:color="auto" w:fill="auto"/>
            <w:vAlign w:val="center"/>
          </w:tcPr>
          <w:tbl>
            <w:tblPr>
              <w:tblW w:w="0" w:type="auto"/>
              <w:tblLook w:val="0000" w:firstRow="0" w:lastRow="0" w:firstColumn="0" w:lastColumn="0" w:noHBand="0" w:noVBand="0"/>
            </w:tblPr>
            <w:tblGrid>
              <w:gridCol w:w="789"/>
              <w:gridCol w:w="1152"/>
              <w:gridCol w:w="2187"/>
              <w:gridCol w:w="888"/>
              <w:gridCol w:w="752"/>
              <w:gridCol w:w="785"/>
              <w:gridCol w:w="903"/>
              <w:gridCol w:w="716"/>
            </w:tblGrid>
            <w:tr w:rsidR="00022BC4" w:rsidRPr="00012DAF" w:rsidDel="00DA2926" w14:paraId="41973D25" w14:textId="257C3ACF" w:rsidTr="003D28A7">
              <w:trPr>
                <w:cantSplit/>
                <w:trHeight w:val="160"/>
                <w:del w:id="3055" w:author="Fnu, Sonam" w:date="2019-11-27T19:12:00Z"/>
              </w:trPr>
              <w:tc>
                <w:tcPr>
                  <w:tcW w:w="789" w:type="dxa"/>
                  <w:tcBorders>
                    <w:left w:val="single" w:sz="6" w:space="0" w:color="auto"/>
                    <w:bottom w:val="single" w:sz="6" w:space="0" w:color="auto"/>
                    <w:right w:val="single" w:sz="6" w:space="0" w:color="auto"/>
                  </w:tcBorders>
                  <w:shd w:val="pct10" w:color="auto" w:fill="FFFFFF"/>
                </w:tcPr>
                <w:p w14:paraId="724CB57F" w14:textId="2D048418" w:rsidR="00022BC4" w:rsidRPr="00064254" w:rsidDel="00DA2926" w:rsidRDefault="003C466C" w:rsidP="002A5E4E">
                  <w:pPr>
                    <w:rPr>
                      <w:del w:id="3056" w:author="Fnu, Sonam" w:date="2019-11-27T19:12:00Z"/>
                      <w:rFonts w:ascii="Calibri" w:hAnsi="Calibri"/>
                      <w:sz w:val="16"/>
                      <w:szCs w:val="16"/>
                    </w:rPr>
                  </w:pPr>
                  <w:del w:id="3057" w:author="Fnu, Sonam" w:date="2019-11-27T19:12:00Z">
                    <w:r w:rsidRPr="00064254" w:rsidDel="00DA2926">
                      <w:rPr>
                        <w:rFonts w:ascii="Calibri" w:hAnsi="Calibri"/>
                        <w:sz w:val="16"/>
                        <w:szCs w:val="16"/>
                      </w:rPr>
                      <w:delText>Module</w:delText>
                    </w:r>
                  </w:del>
                </w:p>
              </w:tc>
              <w:tc>
                <w:tcPr>
                  <w:tcW w:w="1152" w:type="dxa"/>
                  <w:tcBorders>
                    <w:left w:val="single" w:sz="6" w:space="0" w:color="auto"/>
                    <w:bottom w:val="single" w:sz="6" w:space="0" w:color="auto"/>
                    <w:right w:val="single" w:sz="6" w:space="0" w:color="auto"/>
                  </w:tcBorders>
                  <w:shd w:val="pct10" w:color="auto" w:fill="FFFFFF"/>
                </w:tcPr>
                <w:p w14:paraId="1AD47B40" w14:textId="19039CE5" w:rsidR="00022BC4" w:rsidRPr="00064254" w:rsidDel="00DA2926" w:rsidRDefault="00022BC4" w:rsidP="002A5E4E">
                  <w:pPr>
                    <w:rPr>
                      <w:del w:id="3058" w:author="Fnu, Sonam" w:date="2019-11-27T19:12:00Z"/>
                      <w:rFonts w:ascii="Calibri" w:hAnsi="Calibri"/>
                      <w:sz w:val="16"/>
                      <w:szCs w:val="16"/>
                    </w:rPr>
                  </w:pPr>
                  <w:del w:id="3059" w:author="Fnu, Sonam" w:date="2019-11-27T19:12:00Z">
                    <w:r w:rsidRPr="00064254" w:rsidDel="00DA2926">
                      <w:rPr>
                        <w:rFonts w:ascii="Calibri" w:hAnsi="Calibri"/>
                        <w:sz w:val="16"/>
                        <w:szCs w:val="16"/>
                      </w:rPr>
                      <w:delText xml:space="preserve">Task/User Story </w:delText>
                    </w:r>
                  </w:del>
                </w:p>
              </w:tc>
              <w:tc>
                <w:tcPr>
                  <w:tcW w:w="2187" w:type="dxa"/>
                  <w:tcBorders>
                    <w:top w:val="single" w:sz="6" w:space="0" w:color="auto"/>
                    <w:left w:val="single" w:sz="6" w:space="0" w:color="auto"/>
                    <w:bottom w:val="single" w:sz="6" w:space="0" w:color="auto"/>
                    <w:right w:val="single" w:sz="6" w:space="0" w:color="auto"/>
                  </w:tcBorders>
                  <w:shd w:val="clear" w:color="auto" w:fill="E0E0E0"/>
                </w:tcPr>
                <w:p w14:paraId="766DFFE7" w14:textId="2BA895B2" w:rsidR="00022BC4" w:rsidRPr="00064254" w:rsidDel="00DA2926" w:rsidRDefault="00022BC4" w:rsidP="00022BC4">
                  <w:pPr>
                    <w:jc w:val="center"/>
                    <w:rPr>
                      <w:del w:id="3060" w:author="Fnu, Sonam" w:date="2019-11-27T19:12:00Z"/>
                      <w:rFonts w:ascii="Calibri" w:hAnsi="Calibri"/>
                      <w:sz w:val="16"/>
                      <w:szCs w:val="16"/>
                    </w:rPr>
                  </w:pPr>
                  <w:del w:id="3061" w:author="Fnu, Sonam" w:date="2019-11-27T19:12:00Z">
                    <w:r w:rsidRPr="00064254" w:rsidDel="00DA2926">
                      <w:rPr>
                        <w:rFonts w:ascii="Calibri" w:hAnsi="Calibri"/>
                        <w:sz w:val="16"/>
                        <w:szCs w:val="16"/>
                      </w:rPr>
                      <w:delText>Description</w:delText>
                    </w:r>
                  </w:del>
                </w:p>
              </w:tc>
              <w:tc>
                <w:tcPr>
                  <w:tcW w:w="888" w:type="dxa"/>
                  <w:tcBorders>
                    <w:left w:val="single" w:sz="6" w:space="0" w:color="auto"/>
                    <w:bottom w:val="single" w:sz="6" w:space="0" w:color="auto"/>
                    <w:right w:val="single" w:sz="6" w:space="0" w:color="auto"/>
                  </w:tcBorders>
                  <w:shd w:val="pct10" w:color="auto" w:fill="FFFFFF"/>
                </w:tcPr>
                <w:p w14:paraId="74FF368D" w14:textId="3B0C1C15" w:rsidR="00022BC4" w:rsidRPr="00064254" w:rsidDel="00DA2926" w:rsidRDefault="00022BC4" w:rsidP="002A5E4E">
                  <w:pPr>
                    <w:jc w:val="center"/>
                    <w:rPr>
                      <w:del w:id="3062" w:author="Fnu, Sonam" w:date="2019-11-27T19:12:00Z"/>
                      <w:rFonts w:ascii="Calibri" w:hAnsi="Calibri"/>
                      <w:sz w:val="16"/>
                      <w:szCs w:val="16"/>
                    </w:rPr>
                  </w:pPr>
                  <w:del w:id="3063" w:author="Fnu, Sonam" w:date="2019-11-27T19:12:00Z">
                    <w:r w:rsidRPr="00064254" w:rsidDel="00DA2926">
                      <w:rPr>
                        <w:rFonts w:ascii="Calibri" w:hAnsi="Calibri"/>
                        <w:sz w:val="16"/>
                        <w:szCs w:val="16"/>
                      </w:rPr>
                      <w:delText>Design</w:delText>
                    </w:r>
                  </w:del>
                </w:p>
              </w:tc>
              <w:tc>
                <w:tcPr>
                  <w:tcW w:w="752" w:type="dxa"/>
                  <w:tcBorders>
                    <w:left w:val="single" w:sz="6" w:space="0" w:color="auto"/>
                    <w:bottom w:val="single" w:sz="6" w:space="0" w:color="auto"/>
                    <w:right w:val="single" w:sz="6" w:space="0" w:color="auto"/>
                  </w:tcBorders>
                  <w:shd w:val="pct10" w:color="auto" w:fill="FFFFFF"/>
                </w:tcPr>
                <w:p w14:paraId="7DDCC651" w14:textId="02DF1649" w:rsidR="00022BC4" w:rsidRPr="00064254" w:rsidDel="00DA2926" w:rsidRDefault="00022BC4" w:rsidP="002A5E4E">
                  <w:pPr>
                    <w:jc w:val="center"/>
                    <w:rPr>
                      <w:del w:id="3064" w:author="Fnu, Sonam" w:date="2019-11-27T19:12:00Z"/>
                      <w:rFonts w:ascii="Calibri" w:hAnsi="Calibri"/>
                      <w:sz w:val="16"/>
                      <w:szCs w:val="16"/>
                    </w:rPr>
                  </w:pPr>
                  <w:del w:id="3065" w:author="Fnu, Sonam" w:date="2019-11-27T19:12:00Z">
                    <w:r w:rsidRPr="00064254" w:rsidDel="00DA2926">
                      <w:rPr>
                        <w:rFonts w:ascii="Calibri" w:hAnsi="Calibri"/>
                        <w:sz w:val="16"/>
                        <w:szCs w:val="16"/>
                      </w:rPr>
                      <w:delText>Code</w:delText>
                    </w:r>
                  </w:del>
                </w:p>
              </w:tc>
              <w:tc>
                <w:tcPr>
                  <w:tcW w:w="785" w:type="dxa"/>
                  <w:tcBorders>
                    <w:top w:val="single" w:sz="6" w:space="0" w:color="auto"/>
                    <w:left w:val="single" w:sz="6" w:space="0" w:color="auto"/>
                    <w:bottom w:val="single" w:sz="6" w:space="0" w:color="auto"/>
                    <w:right w:val="single" w:sz="6" w:space="0" w:color="auto"/>
                  </w:tcBorders>
                  <w:shd w:val="pct10" w:color="auto" w:fill="FFFFFF"/>
                </w:tcPr>
                <w:p w14:paraId="35ADF2C9" w14:textId="51CF176A" w:rsidR="00022BC4" w:rsidRPr="00064254" w:rsidDel="00DA2926" w:rsidRDefault="00022BC4" w:rsidP="002A5E4E">
                  <w:pPr>
                    <w:jc w:val="center"/>
                    <w:rPr>
                      <w:del w:id="3066" w:author="Fnu, Sonam" w:date="2019-11-27T19:12:00Z"/>
                      <w:rFonts w:ascii="Calibri" w:hAnsi="Calibri"/>
                      <w:sz w:val="16"/>
                      <w:szCs w:val="16"/>
                    </w:rPr>
                  </w:pPr>
                  <w:del w:id="3067" w:author="Fnu, Sonam" w:date="2019-11-27T19:12:00Z">
                    <w:r w:rsidRPr="00064254" w:rsidDel="00DA2926">
                      <w:rPr>
                        <w:rFonts w:ascii="Calibri" w:hAnsi="Calibri"/>
                        <w:sz w:val="16"/>
                        <w:szCs w:val="16"/>
                      </w:rPr>
                      <w:delText>Test</w:delText>
                    </w:r>
                  </w:del>
                </w:p>
              </w:tc>
              <w:tc>
                <w:tcPr>
                  <w:tcW w:w="903" w:type="dxa"/>
                  <w:tcBorders>
                    <w:top w:val="single" w:sz="6" w:space="0" w:color="auto"/>
                    <w:left w:val="single" w:sz="6" w:space="0" w:color="auto"/>
                    <w:bottom w:val="single" w:sz="6" w:space="0" w:color="auto"/>
                    <w:right w:val="single" w:sz="6" w:space="0" w:color="auto"/>
                  </w:tcBorders>
                  <w:shd w:val="pct10" w:color="auto" w:fill="FFFFFF"/>
                </w:tcPr>
                <w:p w14:paraId="19B0FE73" w14:textId="04A1397F" w:rsidR="00022BC4" w:rsidRPr="00064254" w:rsidDel="00DA2926" w:rsidRDefault="00022BC4" w:rsidP="002A5E4E">
                  <w:pPr>
                    <w:jc w:val="center"/>
                    <w:rPr>
                      <w:del w:id="3068" w:author="Fnu, Sonam" w:date="2019-11-27T19:12:00Z"/>
                      <w:rFonts w:ascii="Calibri" w:hAnsi="Calibri"/>
                      <w:sz w:val="16"/>
                      <w:szCs w:val="16"/>
                    </w:rPr>
                  </w:pPr>
                  <w:del w:id="3069" w:author="Fnu, Sonam" w:date="2019-11-27T19:12:00Z">
                    <w:r w:rsidRPr="00064254" w:rsidDel="00DA2926">
                      <w:rPr>
                        <w:rFonts w:ascii="Calibri" w:hAnsi="Calibri"/>
                        <w:sz w:val="16"/>
                        <w:szCs w:val="16"/>
                      </w:rPr>
                      <w:delText>Retrofit</w:delText>
                    </w:r>
                  </w:del>
                </w:p>
              </w:tc>
              <w:tc>
                <w:tcPr>
                  <w:tcW w:w="716" w:type="dxa"/>
                  <w:tcBorders>
                    <w:top w:val="single" w:sz="6" w:space="0" w:color="auto"/>
                    <w:left w:val="single" w:sz="6" w:space="0" w:color="auto"/>
                    <w:bottom w:val="single" w:sz="6" w:space="0" w:color="auto"/>
                    <w:right w:val="single" w:sz="6" w:space="0" w:color="auto"/>
                  </w:tcBorders>
                  <w:shd w:val="pct10" w:color="auto" w:fill="FFFFFF"/>
                </w:tcPr>
                <w:p w14:paraId="361E4058" w14:textId="5940C96D" w:rsidR="00022BC4" w:rsidRPr="00064254" w:rsidDel="00DA2926" w:rsidRDefault="00022BC4" w:rsidP="002A5E4E">
                  <w:pPr>
                    <w:jc w:val="center"/>
                    <w:rPr>
                      <w:del w:id="3070" w:author="Fnu, Sonam" w:date="2019-11-27T19:12:00Z"/>
                      <w:rFonts w:ascii="Calibri" w:hAnsi="Calibri"/>
                      <w:sz w:val="16"/>
                      <w:szCs w:val="16"/>
                    </w:rPr>
                  </w:pPr>
                  <w:del w:id="3071" w:author="Fnu, Sonam" w:date="2019-11-27T19:12:00Z">
                    <w:r w:rsidRPr="00064254" w:rsidDel="00DA2926">
                      <w:rPr>
                        <w:rFonts w:ascii="Calibri" w:hAnsi="Calibri"/>
                        <w:sz w:val="16"/>
                        <w:szCs w:val="16"/>
                      </w:rPr>
                      <w:delText>Total</w:delText>
                    </w:r>
                  </w:del>
                </w:p>
              </w:tc>
            </w:tr>
            <w:tr w:rsidR="00022BC4" w:rsidRPr="00012DAF" w:rsidDel="00DA2926" w14:paraId="791A23C6" w14:textId="27B153C6" w:rsidTr="003D28A7">
              <w:trPr>
                <w:cantSplit/>
                <w:trHeight w:val="160"/>
                <w:del w:id="3072"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210748F2" w14:textId="29E8D35E" w:rsidR="00022BC4" w:rsidRPr="00064254" w:rsidDel="00DA2926" w:rsidRDefault="00022BC4" w:rsidP="002A5E4E">
                  <w:pPr>
                    <w:rPr>
                      <w:del w:id="3073" w:author="Fnu, Sonam" w:date="2019-11-27T19:12:00Z"/>
                      <w:rFonts w:ascii="Calibri" w:hAnsi="Calibri"/>
                      <w:sz w:val="16"/>
                      <w:szCs w:val="16"/>
                    </w:rPr>
                  </w:pPr>
                </w:p>
              </w:tc>
              <w:tc>
                <w:tcPr>
                  <w:tcW w:w="1152" w:type="dxa"/>
                  <w:tcBorders>
                    <w:top w:val="single" w:sz="6" w:space="0" w:color="auto"/>
                    <w:left w:val="single" w:sz="6" w:space="0" w:color="auto"/>
                    <w:bottom w:val="single" w:sz="6" w:space="0" w:color="auto"/>
                    <w:right w:val="single" w:sz="6" w:space="0" w:color="auto"/>
                  </w:tcBorders>
                </w:tcPr>
                <w:p w14:paraId="621191BA" w14:textId="64019184" w:rsidR="00022BC4" w:rsidRPr="00064254" w:rsidDel="00DA2926" w:rsidRDefault="00022BC4" w:rsidP="002A5E4E">
                  <w:pPr>
                    <w:rPr>
                      <w:del w:id="3074" w:author="Fnu, Sonam" w:date="2019-11-27T19:12:00Z"/>
                      <w:rFonts w:ascii="Calibri" w:hAnsi="Calibri"/>
                      <w:sz w:val="16"/>
                      <w:szCs w:val="16"/>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2C077261" w14:textId="2B386306" w:rsidR="00022BC4" w:rsidRPr="00064254" w:rsidDel="00DA2926" w:rsidRDefault="00022BC4" w:rsidP="002A5E4E">
                  <w:pPr>
                    <w:rPr>
                      <w:del w:id="3075" w:author="Fnu, Sonam" w:date="2019-11-27T19:12:00Z"/>
                      <w:rFonts w:ascii="Calibri" w:hAnsi="Calibri"/>
                      <w:sz w:val="16"/>
                      <w:szCs w:val="16"/>
                    </w:rPr>
                  </w:pPr>
                </w:p>
              </w:tc>
              <w:tc>
                <w:tcPr>
                  <w:tcW w:w="888" w:type="dxa"/>
                  <w:tcBorders>
                    <w:top w:val="single" w:sz="6" w:space="0" w:color="auto"/>
                    <w:left w:val="single" w:sz="6" w:space="0" w:color="auto"/>
                    <w:bottom w:val="single" w:sz="6" w:space="0" w:color="auto"/>
                    <w:right w:val="single" w:sz="6" w:space="0" w:color="auto"/>
                  </w:tcBorders>
                </w:tcPr>
                <w:p w14:paraId="34BBAC56" w14:textId="2D3BB080" w:rsidR="00022BC4" w:rsidRPr="00064254" w:rsidDel="00DA2926" w:rsidRDefault="00022BC4" w:rsidP="002A5E4E">
                  <w:pPr>
                    <w:jc w:val="center"/>
                    <w:rPr>
                      <w:del w:id="3076"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1ECF2275" w14:textId="65EEF7BD" w:rsidR="00022BC4" w:rsidRPr="00064254" w:rsidDel="00DA2926" w:rsidRDefault="00022BC4" w:rsidP="002A5E4E">
                  <w:pPr>
                    <w:jc w:val="center"/>
                    <w:rPr>
                      <w:del w:id="3077"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1D17C112" w14:textId="1BA2F451" w:rsidR="00022BC4" w:rsidRPr="00064254" w:rsidDel="00DA2926" w:rsidRDefault="00022BC4" w:rsidP="002A5E4E">
                  <w:pPr>
                    <w:jc w:val="center"/>
                    <w:rPr>
                      <w:del w:id="3078"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0B69935C" w14:textId="5583750E" w:rsidR="00022BC4" w:rsidRPr="00064254" w:rsidDel="00DA2926" w:rsidRDefault="00022BC4" w:rsidP="002A5E4E">
                  <w:pPr>
                    <w:jc w:val="center"/>
                    <w:rPr>
                      <w:del w:id="3079"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6C46F461" w14:textId="2F2E8BAE" w:rsidR="00022BC4" w:rsidRPr="00064254" w:rsidDel="00DA2926" w:rsidRDefault="00022BC4" w:rsidP="002A5E4E">
                  <w:pPr>
                    <w:jc w:val="center"/>
                    <w:rPr>
                      <w:del w:id="3080" w:author="Fnu, Sonam" w:date="2019-11-27T19:12:00Z"/>
                      <w:rFonts w:ascii="Calibri" w:hAnsi="Calibri"/>
                      <w:sz w:val="16"/>
                      <w:szCs w:val="16"/>
                    </w:rPr>
                  </w:pPr>
                </w:p>
              </w:tc>
            </w:tr>
            <w:tr w:rsidR="00022BC4" w:rsidRPr="00012DAF" w:rsidDel="00DA2926" w14:paraId="3BEC417B" w14:textId="19080511" w:rsidTr="003D28A7">
              <w:trPr>
                <w:cantSplit/>
                <w:trHeight w:val="160"/>
                <w:del w:id="3081"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488024B7" w14:textId="58E7AA4B" w:rsidR="00022BC4" w:rsidRPr="00064254" w:rsidDel="00DA2926" w:rsidRDefault="00022BC4" w:rsidP="002A5E4E">
                  <w:pPr>
                    <w:rPr>
                      <w:del w:id="3082" w:author="Fnu, Sonam" w:date="2019-11-27T19:12:00Z"/>
                      <w:rFonts w:ascii="Calibri" w:hAnsi="Calibri"/>
                      <w:sz w:val="16"/>
                      <w:szCs w:val="16"/>
                    </w:rPr>
                  </w:pPr>
                </w:p>
              </w:tc>
              <w:tc>
                <w:tcPr>
                  <w:tcW w:w="1152" w:type="dxa"/>
                  <w:tcBorders>
                    <w:top w:val="single" w:sz="6" w:space="0" w:color="auto"/>
                    <w:left w:val="single" w:sz="6" w:space="0" w:color="auto"/>
                    <w:bottom w:val="single" w:sz="6" w:space="0" w:color="auto"/>
                    <w:right w:val="single" w:sz="6" w:space="0" w:color="auto"/>
                  </w:tcBorders>
                </w:tcPr>
                <w:p w14:paraId="7ADB4A8D" w14:textId="4A7CF781" w:rsidR="00022BC4" w:rsidRPr="00064254" w:rsidDel="00DA2926" w:rsidRDefault="00022BC4" w:rsidP="002A5E4E">
                  <w:pPr>
                    <w:rPr>
                      <w:del w:id="3083" w:author="Fnu, Sonam" w:date="2019-11-27T19:12:00Z"/>
                      <w:rFonts w:ascii="Calibri" w:hAnsi="Calibri"/>
                      <w:sz w:val="16"/>
                      <w:szCs w:val="16"/>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1A6EB061" w14:textId="372FFE29" w:rsidR="00022BC4" w:rsidRPr="00064254" w:rsidDel="00DA2926" w:rsidRDefault="00022BC4" w:rsidP="002A5E4E">
                  <w:pPr>
                    <w:rPr>
                      <w:del w:id="3084" w:author="Fnu, Sonam" w:date="2019-11-27T19:12:00Z"/>
                      <w:rFonts w:ascii="Calibri" w:hAnsi="Calibri"/>
                      <w:sz w:val="16"/>
                      <w:szCs w:val="16"/>
                    </w:rPr>
                  </w:pPr>
                </w:p>
              </w:tc>
              <w:tc>
                <w:tcPr>
                  <w:tcW w:w="888" w:type="dxa"/>
                  <w:tcBorders>
                    <w:top w:val="single" w:sz="6" w:space="0" w:color="auto"/>
                    <w:left w:val="single" w:sz="6" w:space="0" w:color="auto"/>
                    <w:bottom w:val="single" w:sz="6" w:space="0" w:color="auto"/>
                    <w:right w:val="single" w:sz="6" w:space="0" w:color="auto"/>
                  </w:tcBorders>
                </w:tcPr>
                <w:p w14:paraId="23714285" w14:textId="47362CC2" w:rsidR="00022BC4" w:rsidRPr="00064254" w:rsidDel="00DA2926" w:rsidRDefault="00022BC4" w:rsidP="002A5E4E">
                  <w:pPr>
                    <w:jc w:val="center"/>
                    <w:rPr>
                      <w:del w:id="3085"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4B11B485" w14:textId="045FDB5B" w:rsidR="00022BC4" w:rsidRPr="00064254" w:rsidDel="00DA2926" w:rsidRDefault="00022BC4" w:rsidP="002A5E4E">
                  <w:pPr>
                    <w:jc w:val="center"/>
                    <w:rPr>
                      <w:del w:id="3086"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5DB50984" w14:textId="6C6EF378" w:rsidR="00022BC4" w:rsidRPr="00064254" w:rsidDel="00DA2926" w:rsidRDefault="00022BC4" w:rsidP="002A5E4E">
                  <w:pPr>
                    <w:jc w:val="center"/>
                    <w:rPr>
                      <w:del w:id="3087"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014721BF" w14:textId="777F3262" w:rsidR="00022BC4" w:rsidRPr="00064254" w:rsidDel="00DA2926" w:rsidRDefault="00022BC4" w:rsidP="002A5E4E">
                  <w:pPr>
                    <w:jc w:val="center"/>
                    <w:rPr>
                      <w:del w:id="3088"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20E63E2E" w14:textId="65BCDA1A" w:rsidR="00022BC4" w:rsidRPr="00064254" w:rsidDel="00DA2926" w:rsidRDefault="00022BC4" w:rsidP="002A5E4E">
                  <w:pPr>
                    <w:jc w:val="center"/>
                    <w:rPr>
                      <w:del w:id="3089" w:author="Fnu, Sonam" w:date="2019-11-27T19:12:00Z"/>
                      <w:rFonts w:ascii="Calibri" w:hAnsi="Calibri"/>
                      <w:sz w:val="16"/>
                      <w:szCs w:val="16"/>
                    </w:rPr>
                  </w:pPr>
                </w:p>
              </w:tc>
            </w:tr>
            <w:tr w:rsidR="00C04B0C" w:rsidRPr="00012DAF" w:rsidDel="00DA2926" w14:paraId="2B08C8B3" w14:textId="2ED05AD4" w:rsidTr="003D28A7">
              <w:trPr>
                <w:cantSplit/>
                <w:trHeight w:val="160"/>
                <w:del w:id="3090"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451F88DE" w14:textId="63B72D0C" w:rsidR="00C04B0C" w:rsidRPr="00064254" w:rsidDel="00DA2926" w:rsidRDefault="00C04B0C" w:rsidP="002A5E4E">
                  <w:pPr>
                    <w:rPr>
                      <w:del w:id="3091" w:author="Fnu, Sonam" w:date="2019-11-27T19:12:00Z"/>
                      <w:rFonts w:ascii="Calibri" w:hAnsi="Calibri"/>
                      <w:sz w:val="16"/>
                      <w:szCs w:val="16"/>
                    </w:rPr>
                  </w:pPr>
                </w:p>
              </w:tc>
              <w:tc>
                <w:tcPr>
                  <w:tcW w:w="1152" w:type="dxa"/>
                  <w:tcBorders>
                    <w:top w:val="single" w:sz="6" w:space="0" w:color="auto"/>
                    <w:left w:val="single" w:sz="6" w:space="0" w:color="auto"/>
                    <w:bottom w:val="single" w:sz="6" w:space="0" w:color="auto"/>
                    <w:right w:val="single" w:sz="6" w:space="0" w:color="auto"/>
                  </w:tcBorders>
                </w:tcPr>
                <w:p w14:paraId="65D274CD" w14:textId="05481754" w:rsidR="00C04B0C" w:rsidRPr="00064254" w:rsidDel="00DA2926" w:rsidRDefault="00C04B0C" w:rsidP="002A5E4E">
                  <w:pPr>
                    <w:rPr>
                      <w:del w:id="3092" w:author="Fnu, Sonam" w:date="2019-11-27T19:12:00Z"/>
                      <w:rFonts w:ascii="Calibri" w:hAnsi="Calibri"/>
                      <w:sz w:val="16"/>
                      <w:szCs w:val="16"/>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55D7D99A" w14:textId="39B3AF8F" w:rsidR="00C04B0C" w:rsidRPr="00064254" w:rsidDel="00DA2926" w:rsidRDefault="00C04B0C" w:rsidP="002A5E4E">
                  <w:pPr>
                    <w:rPr>
                      <w:del w:id="3093" w:author="Fnu, Sonam" w:date="2019-11-27T19:12:00Z"/>
                      <w:rFonts w:ascii="Calibri" w:hAnsi="Calibri"/>
                      <w:sz w:val="16"/>
                      <w:szCs w:val="16"/>
                    </w:rPr>
                  </w:pPr>
                </w:p>
              </w:tc>
              <w:tc>
                <w:tcPr>
                  <w:tcW w:w="888" w:type="dxa"/>
                  <w:tcBorders>
                    <w:top w:val="single" w:sz="6" w:space="0" w:color="auto"/>
                    <w:left w:val="single" w:sz="6" w:space="0" w:color="auto"/>
                    <w:bottom w:val="single" w:sz="6" w:space="0" w:color="auto"/>
                    <w:right w:val="single" w:sz="6" w:space="0" w:color="auto"/>
                  </w:tcBorders>
                </w:tcPr>
                <w:p w14:paraId="54C3CFD2" w14:textId="3D62C3B6" w:rsidR="00C04B0C" w:rsidRPr="00064254" w:rsidDel="00DA2926" w:rsidRDefault="00C04B0C" w:rsidP="002A5E4E">
                  <w:pPr>
                    <w:jc w:val="center"/>
                    <w:rPr>
                      <w:del w:id="3094"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77089430" w14:textId="10FAF0E4" w:rsidR="00C04B0C" w:rsidRPr="00064254" w:rsidDel="00DA2926" w:rsidRDefault="00C04B0C" w:rsidP="002A5E4E">
                  <w:pPr>
                    <w:jc w:val="center"/>
                    <w:rPr>
                      <w:del w:id="3095"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1F29DAAB" w14:textId="05F81128" w:rsidR="00C04B0C" w:rsidRPr="00064254" w:rsidDel="00DA2926" w:rsidRDefault="00C04B0C" w:rsidP="002A5E4E">
                  <w:pPr>
                    <w:jc w:val="center"/>
                    <w:rPr>
                      <w:del w:id="3096"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23B694E2" w14:textId="18B6D319" w:rsidR="00C04B0C" w:rsidRPr="00064254" w:rsidDel="00DA2926" w:rsidRDefault="00C04B0C" w:rsidP="002A5E4E">
                  <w:pPr>
                    <w:jc w:val="center"/>
                    <w:rPr>
                      <w:del w:id="3097"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2E7A75DF" w14:textId="38CD15F6" w:rsidR="00C04B0C" w:rsidRPr="00064254" w:rsidDel="00DA2926" w:rsidRDefault="00C04B0C" w:rsidP="002A5E4E">
                  <w:pPr>
                    <w:jc w:val="center"/>
                    <w:rPr>
                      <w:del w:id="3098" w:author="Fnu, Sonam" w:date="2019-11-27T19:12:00Z"/>
                      <w:rFonts w:ascii="Calibri" w:hAnsi="Calibri"/>
                      <w:sz w:val="16"/>
                      <w:szCs w:val="16"/>
                    </w:rPr>
                  </w:pPr>
                </w:p>
              </w:tc>
            </w:tr>
            <w:tr w:rsidR="00C04B0C" w:rsidRPr="00012DAF" w:rsidDel="00DA2926" w14:paraId="4C9E555F" w14:textId="644CD331" w:rsidTr="003D28A7">
              <w:trPr>
                <w:cantSplit/>
                <w:trHeight w:val="160"/>
                <w:del w:id="3099"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796C7023" w14:textId="0A395667" w:rsidR="00C04B0C" w:rsidRPr="00064254" w:rsidDel="00DA2926" w:rsidRDefault="00C04B0C" w:rsidP="002A5E4E">
                  <w:pPr>
                    <w:rPr>
                      <w:del w:id="3100" w:author="Fnu, Sonam" w:date="2019-11-27T19:12:00Z"/>
                      <w:rFonts w:ascii="Calibri" w:hAnsi="Calibri"/>
                      <w:sz w:val="16"/>
                      <w:szCs w:val="16"/>
                    </w:rPr>
                  </w:pPr>
                </w:p>
              </w:tc>
              <w:tc>
                <w:tcPr>
                  <w:tcW w:w="1152" w:type="dxa"/>
                  <w:tcBorders>
                    <w:top w:val="single" w:sz="6" w:space="0" w:color="auto"/>
                    <w:left w:val="single" w:sz="6" w:space="0" w:color="auto"/>
                    <w:bottom w:val="single" w:sz="6" w:space="0" w:color="auto"/>
                    <w:right w:val="single" w:sz="6" w:space="0" w:color="auto"/>
                  </w:tcBorders>
                </w:tcPr>
                <w:p w14:paraId="5016F0A4" w14:textId="54B469A9" w:rsidR="00C04B0C" w:rsidRPr="00064254" w:rsidDel="00DA2926" w:rsidRDefault="00C04B0C" w:rsidP="002A5E4E">
                  <w:pPr>
                    <w:rPr>
                      <w:del w:id="3101" w:author="Fnu, Sonam" w:date="2019-11-27T19:12:00Z"/>
                      <w:rFonts w:ascii="Calibri" w:hAnsi="Calibri"/>
                      <w:sz w:val="16"/>
                      <w:szCs w:val="16"/>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1B1A9C39" w14:textId="284653BC" w:rsidR="00C04B0C" w:rsidRPr="00064254" w:rsidDel="00DA2926" w:rsidRDefault="00C04B0C" w:rsidP="002A5E4E">
                  <w:pPr>
                    <w:rPr>
                      <w:del w:id="3102" w:author="Fnu, Sonam" w:date="2019-11-27T19:12:00Z"/>
                      <w:rFonts w:ascii="Calibri" w:hAnsi="Calibri"/>
                      <w:sz w:val="16"/>
                      <w:szCs w:val="16"/>
                    </w:rPr>
                  </w:pPr>
                </w:p>
              </w:tc>
              <w:tc>
                <w:tcPr>
                  <w:tcW w:w="888" w:type="dxa"/>
                  <w:tcBorders>
                    <w:top w:val="single" w:sz="6" w:space="0" w:color="auto"/>
                    <w:left w:val="single" w:sz="6" w:space="0" w:color="auto"/>
                    <w:bottom w:val="single" w:sz="6" w:space="0" w:color="auto"/>
                    <w:right w:val="single" w:sz="6" w:space="0" w:color="auto"/>
                  </w:tcBorders>
                </w:tcPr>
                <w:p w14:paraId="66E7E59C" w14:textId="2D0716E2" w:rsidR="00C04B0C" w:rsidRPr="00064254" w:rsidDel="00DA2926" w:rsidRDefault="00C04B0C" w:rsidP="002A5E4E">
                  <w:pPr>
                    <w:jc w:val="center"/>
                    <w:rPr>
                      <w:del w:id="3103"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696086A2" w14:textId="0405AFCD" w:rsidR="00C04B0C" w:rsidRPr="00064254" w:rsidDel="00DA2926" w:rsidRDefault="00C04B0C" w:rsidP="002A5E4E">
                  <w:pPr>
                    <w:jc w:val="center"/>
                    <w:rPr>
                      <w:del w:id="3104"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3719E372" w14:textId="6935FAD3" w:rsidR="00C04B0C" w:rsidRPr="00064254" w:rsidDel="00DA2926" w:rsidRDefault="00C04B0C" w:rsidP="002A5E4E">
                  <w:pPr>
                    <w:jc w:val="center"/>
                    <w:rPr>
                      <w:del w:id="3105"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77376A25" w14:textId="56E46910" w:rsidR="00C04B0C" w:rsidRPr="00064254" w:rsidDel="00DA2926" w:rsidRDefault="00C04B0C" w:rsidP="002A5E4E">
                  <w:pPr>
                    <w:jc w:val="center"/>
                    <w:rPr>
                      <w:del w:id="3106"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23F01690" w14:textId="139F60AF" w:rsidR="00C04B0C" w:rsidRPr="00064254" w:rsidDel="00DA2926" w:rsidRDefault="00C04B0C" w:rsidP="002A5E4E">
                  <w:pPr>
                    <w:jc w:val="center"/>
                    <w:rPr>
                      <w:del w:id="3107" w:author="Fnu, Sonam" w:date="2019-11-27T19:12:00Z"/>
                      <w:rFonts w:ascii="Calibri" w:hAnsi="Calibri"/>
                      <w:sz w:val="16"/>
                      <w:szCs w:val="16"/>
                    </w:rPr>
                  </w:pPr>
                </w:p>
              </w:tc>
            </w:tr>
            <w:tr w:rsidR="00C04B0C" w:rsidRPr="00012DAF" w:rsidDel="00DA2926" w14:paraId="451EDDE2" w14:textId="446B19E6" w:rsidTr="003D28A7">
              <w:trPr>
                <w:cantSplit/>
                <w:trHeight w:val="160"/>
                <w:del w:id="3108"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3581A09C" w14:textId="724EF2C9" w:rsidR="00C04B0C" w:rsidRPr="00064254" w:rsidDel="00DA2926" w:rsidRDefault="00C04B0C" w:rsidP="002A5E4E">
                  <w:pPr>
                    <w:rPr>
                      <w:del w:id="3109" w:author="Fnu, Sonam" w:date="2019-11-27T19:12:00Z"/>
                      <w:rFonts w:ascii="Calibri" w:hAnsi="Calibri"/>
                      <w:sz w:val="16"/>
                      <w:szCs w:val="16"/>
                    </w:rPr>
                  </w:pPr>
                </w:p>
              </w:tc>
              <w:tc>
                <w:tcPr>
                  <w:tcW w:w="1152" w:type="dxa"/>
                  <w:tcBorders>
                    <w:top w:val="single" w:sz="6" w:space="0" w:color="auto"/>
                    <w:left w:val="single" w:sz="6" w:space="0" w:color="auto"/>
                    <w:bottom w:val="single" w:sz="6" w:space="0" w:color="auto"/>
                    <w:right w:val="single" w:sz="6" w:space="0" w:color="auto"/>
                  </w:tcBorders>
                </w:tcPr>
                <w:p w14:paraId="48FB4801" w14:textId="59C5101D" w:rsidR="00C04B0C" w:rsidRPr="00064254" w:rsidDel="00DA2926" w:rsidRDefault="00C04B0C" w:rsidP="002A5E4E">
                  <w:pPr>
                    <w:rPr>
                      <w:del w:id="3110" w:author="Fnu, Sonam" w:date="2019-11-27T19:12:00Z"/>
                      <w:rFonts w:ascii="Calibri" w:hAnsi="Calibri"/>
                      <w:sz w:val="16"/>
                      <w:szCs w:val="16"/>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6B062534" w14:textId="7808158D" w:rsidR="00C04B0C" w:rsidRPr="00064254" w:rsidDel="00DA2926" w:rsidRDefault="00C04B0C" w:rsidP="002A5E4E">
                  <w:pPr>
                    <w:rPr>
                      <w:del w:id="3111" w:author="Fnu, Sonam" w:date="2019-11-27T19:12:00Z"/>
                      <w:rFonts w:ascii="Calibri" w:hAnsi="Calibri"/>
                      <w:sz w:val="16"/>
                      <w:szCs w:val="16"/>
                    </w:rPr>
                  </w:pPr>
                </w:p>
              </w:tc>
              <w:tc>
                <w:tcPr>
                  <w:tcW w:w="888" w:type="dxa"/>
                  <w:tcBorders>
                    <w:top w:val="single" w:sz="6" w:space="0" w:color="auto"/>
                    <w:left w:val="single" w:sz="6" w:space="0" w:color="auto"/>
                    <w:bottom w:val="single" w:sz="6" w:space="0" w:color="auto"/>
                    <w:right w:val="single" w:sz="6" w:space="0" w:color="auto"/>
                  </w:tcBorders>
                </w:tcPr>
                <w:p w14:paraId="65CE29BC" w14:textId="692FCD70" w:rsidR="00C04B0C" w:rsidRPr="00064254" w:rsidDel="00DA2926" w:rsidRDefault="00C04B0C" w:rsidP="002A5E4E">
                  <w:pPr>
                    <w:jc w:val="center"/>
                    <w:rPr>
                      <w:del w:id="3112"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3123F63A" w14:textId="69E92E68" w:rsidR="00C04B0C" w:rsidRPr="00064254" w:rsidDel="00DA2926" w:rsidRDefault="00C04B0C" w:rsidP="002A5E4E">
                  <w:pPr>
                    <w:jc w:val="center"/>
                    <w:rPr>
                      <w:del w:id="3113"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4BA9DC3F" w14:textId="31A63B20" w:rsidR="00C04B0C" w:rsidRPr="00064254" w:rsidDel="00DA2926" w:rsidRDefault="00C04B0C" w:rsidP="002A5E4E">
                  <w:pPr>
                    <w:jc w:val="center"/>
                    <w:rPr>
                      <w:del w:id="3114"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4E733A2C" w14:textId="51371151" w:rsidR="00C04B0C" w:rsidRPr="00064254" w:rsidDel="00DA2926" w:rsidRDefault="00C04B0C" w:rsidP="002A5E4E">
                  <w:pPr>
                    <w:jc w:val="center"/>
                    <w:rPr>
                      <w:del w:id="3115"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358B894B" w14:textId="48A03055" w:rsidR="00C04B0C" w:rsidRPr="00064254" w:rsidDel="00DA2926" w:rsidRDefault="00C04B0C" w:rsidP="002A5E4E">
                  <w:pPr>
                    <w:jc w:val="center"/>
                    <w:rPr>
                      <w:del w:id="3116" w:author="Fnu, Sonam" w:date="2019-11-27T19:12:00Z"/>
                      <w:rFonts w:ascii="Calibri" w:hAnsi="Calibri"/>
                      <w:sz w:val="16"/>
                      <w:szCs w:val="16"/>
                    </w:rPr>
                  </w:pPr>
                </w:p>
              </w:tc>
            </w:tr>
            <w:tr w:rsidR="00E4693F" w:rsidRPr="00012DAF" w:rsidDel="00DA2926" w14:paraId="09E342CF" w14:textId="3858D71E" w:rsidTr="003D28A7">
              <w:trPr>
                <w:cantSplit/>
                <w:trHeight w:val="160"/>
                <w:del w:id="3117"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34FB306C" w14:textId="5BCD7168" w:rsidR="00E4693F" w:rsidRPr="00064254" w:rsidDel="00DA2926" w:rsidRDefault="00E4693F" w:rsidP="002A5E4E">
                  <w:pPr>
                    <w:rPr>
                      <w:del w:id="3118" w:author="Fnu, Sonam" w:date="2019-11-27T19:12:00Z"/>
                      <w:rFonts w:ascii="Calibri" w:hAnsi="Calibri"/>
                      <w:sz w:val="16"/>
                      <w:szCs w:val="16"/>
                    </w:rPr>
                  </w:pPr>
                </w:p>
              </w:tc>
              <w:tc>
                <w:tcPr>
                  <w:tcW w:w="1152" w:type="dxa"/>
                  <w:tcBorders>
                    <w:top w:val="single" w:sz="6" w:space="0" w:color="auto"/>
                    <w:left w:val="single" w:sz="6" w:space="0" w:color="auto"/>
                    <w:bottom w:val="single" w:sz="6" w:space="0" w:color="auto"/>
                    <w:right w:val="single" w:sz="6" w:space="0" w:color="auto"/>
                  </w:tcBorders>
                </w:tcPr>
                <w:p w14:paraId="237D67B1" w14:textId="73848F59" w:rsidR="00E4693F" w:rsidRPr="00064254" w:rsidDel="00DA2926" w:rsidRDefault="00E4693F" w:rsidP="002A5E4E">
                  <w:pPr>
                    <w:rPr>
                      <w:del w:id="3119" w:author="Fnu, Sonam" w:date="2019-11-27T19:12:00Z"/>
                      <w:rFonts w:ascii="Calibri" w:hAnsi="Calibri"/>
                      <w:sz w:val="16"/>
                      <w:szCs w:val="16"/>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1CFFBD95" w14:textId="3F7C511A" w:rsidR="00E4693F" w:rsidRPr="00064254" w:rsidDel="00DA2926" w:rsidRDefault="00E4693F" w:rsidP="002A5E4E">
                  <w:pPr>
                    <w:rPr>
                      <w:del w:id="3120" w:author="Fnu, Sonam" w:date="2019-11-27T19:12:00Z"/>
                      <w:rFonts w:ascii="Calibri" w:hAnsi="Calibri"/>
                      <w:sz w:val="16"/>
                      <w:szCs w:val="16"/>
                    </w:rPr>
                  </w:pPr>
                </w:p>
              </w:tc>
              <w:tc>
                <w:tcPr>
                  <w:tcW w:w="888" w:type="dxa"/>
                  <w:tcBorders>
                    <w:top w:val="single" w:sz="6" w:space="0" w:color="auto"/>
                    <w:left w:val="single" w:sz="6" w:space="0" w:color="auto"/>
                    <w:bottom w:val="single" w:sz="6" w:space="0" w:color="auto"/>
                    <w:right w:val="single" w:sz="6" w:space="0" w:color="auto"/>
                  </w:tcBorders>
                </w:tcPr>
                <w:p w14:paraId="1A18AD29" w14:textId="1F403162" w:rsidR="00E4693F" w:rsidRPr="00064254" w:rsidDel="00DA2926" w:rsidRDefault="00E4693F" w:rsidP="002A5E4E">
                  <w:pPr>
                    <w:jc w:val="center"/>
                    <w:rPr>
                      <w:del w:id="3121"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3FB7C1EE" w14:textId="7CB33565" w:rsidR="00E4693F" w:rsidRPr="00064254" w:rsidDel="00DA2926" w:rsidRDefault="00E4693F" w:rsidP="002A5E4E">
                  <w:pPr>
                    <w:jc w:val="center"/>
                    <w:rPr>
                      <w:del w:id="3122"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07979E9B" w14:textId="021457C2" w:rsidR="00E4693F" w:rsidRPr="00064254" w:rsidDel="00DA2926" w:rsidRDefault="00E4693F" w:rsidP="002A5E4E">
                  <w:pPr>
                    <w:jc w:val="center"/>
                    <w:rPr>
                      <w:del w:id="3123"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5EAC5D4C" w14:textId="61776EE3" w:rsidR="00E4693F" w:rsidRPr="00064254" w:rsidDel="00DA2926" w:rsidRDefault="00E4693F" w:rsidP="002A5E4E">
                  <w:pPr>
                    <w:jc w:val="center"/>
                    <w:rPr>
                      <w:del w:id="3124"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15842745" w14:textId="3DE5EA43" w:rsidR="00E4693F" w:rsidRPr="00064254" w:rsidDel="00DA2926" w:rsidRDefault="00E4693F" w:rsidP="002A5E4E">
                  <w:pPr>
                    <w:jc w:val="center"/>
                    <w:rPr>
                      <w:del w:id="3125" w:author="Fnu, Sonam" w:date="2019-11-27T19:12:00Z"/>
                      <w:rFonts w:ascii="Calibri" w:hAnsi="Calibri"/>
                      <w:sz w:val="16"/>
                      <w:szCs w:val="16"/>
                    </w:rPr>
                  </w:pPr>
                </w:p>
              </w:tc>
            </w:tr>
            <w:tr w:rsidR="00E4693F" w:rsidRPr="00012DAF" w:rsidDel="00DA2926" w14:paraId="0405ACC6" w14:textId="171894A9" w:rsidTr="003D28A7">
              <w:trPr>
                <w:cantSplit/>
                <w:trHeight w:val="160"/>
                <w:del w:id="3126"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0E784343" w14:textId="43417E61" w:rsidR="00E4693F" w:rsidRPr="00064254" w:rsidDel="00DA2926" w:rsidRDefault="00E4693F" w:rsidP="002E49CF">
                  <w:pPr>
                    <w:rPr>
                      <w:del w:id="3127" w:author="Fnu, Sonam" w:date="2019-11-27T19:12:00Z"/>
                      <w:rFonts w:ascii="Calibri" w:hAnsi="Calibri"/>
                      <w:sz w:val="16"/>
                      <w:szCs w:val="16"/>
                    </w:rPr>
                  </w:pPr>
                </w:p>
              </w:tc>
              <w:tc>
                <w:tcPr>
                  <w:tcW w:w="1152" w:type="dxa"/>
                  <w:tcBorders>
                    <w:top w:val="single" w:sz="6" w:space="0" w:color="auto"/>
                    <w:left w:val="single" w:sz="6" w:space="0" w:color="auto"/>
                    <w:bottom w:val="single" w:sz="6" w:space="0" w:color="auto"/>
                    <w:right w:val="single" w:sz="6" w:space="0" w:color="auto"/>
                  </w:tcBorders>
                </w:tcPr>
                <w:p w14:paraId="36B92C7E" w14:textId="429A18F8" w:rsidR="00E4693F" w:rsidRPr="00064254" w:rsidDel="00DA2926" w:rsidRDefault="00E4693F" w:rsidP="002A5E4E">
                  <w:pPr>
                    <w:rPr>
                      <w:del w:id="3128" w:author="Fnu, Sonam" w:date="2019-11-27T19:12:00Z"/>
                      <w:rFonts w:ascii="Calibri" w:hAnsi="Calibri"/>
                      <w:sz w:val="16"/>
                      <w:szCs w:val="16"/>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78ECBEBA" w14:textId="2CBCB1BE" w:rsidR="00E4693F" w:rsidRPr="00064254" w:rsidDel="00DA2926" w:rsidRDefault="00E4693F" w:rsidP="002A5E4E">
                  <w:pPr>
                    <w:rPr>
                      <w:del w:id="3129" w:author="Fnu, Sonam" w:date="2019-11-27T19:12:00Z"/>
                      <w:rFonts w:ascii="Calibri" w:hAnsi="Calibri"/>
                      <w:sz w:val="16"/>
                      <w:szCs w:val="16"/>
                    </w:rPr>
                  </w:pPr>
                </w:p>
              </w:tc>
              <w:tc>
                <w:tcPr>
                  <w:tcW w:w="888" w:type="dxa"/>
                  <w:tcBorders>
                    <w:top w:val="single" w:sz="6" w:space="0" w:color="auto"/>
                    <w:left w:val="single" w:sz="6" w:space="0" w:color="auto"/>
                    <w:bottom w:val="single" w:sz="6" w:space="0" w:color="auto"/>
                    <w:right w:val="single" w:sz="6" w:space="0" w:color="auto"/>
                  </w:tcBorders>
                </w:tcPr>
                <w:p w14:paraId="2D5DE76C" w14:textId="5DFBA315" w:rsidR="00E4693F" w:rsidRPr="00064254" w:rsidDel="00DA2926" w:rsidRDefault="00E4693F" w:rsidP="002A5E4E">
                  <w:pPr>
                    <w:jc w:val="center"/>
                    <w:rPr>
                      <w:del w:id="3130"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0683EBD6" w14:textId="19AC4D66" w:rsidR="00E4693F" w:rsidRPr="00064254" w:rsidDel="00DA2926" w:rsidRDefault="00E4693F" w:rsidP="002A5E4E">
                  <w:pPr>
                    <w:jc w:val="center"/>
                    <w:rPr>
                      <w:del w:id="3131"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0DFB1CCE" w14:textId="022203B2" w:rsidR="00E4693F" w:rsidRPr="00064254" w:rsidDel="00DA2926" w:rsidRDefault="00E4693F" w:rsidP="002A5E4E">
                  <w:pPr>
                    <w:jc w:val="center"/>
                    <w:rPr>
                      <w:del w:id="3132"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758CB6D1" w14:textId="6DF47BA2" w:rsidR="00E4693F" w:rsidRPr="00064254" w:rsidDel="00DA2926" w:rsidRDefault="00E4693F" w:rsidP="002A5E4E">
                  <w:pPr>
                    <w:jc w:val="center"/>
                    <w:rPr>
                      <w:del w:id="3133"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324E61AB" w14:textId="5737E9FE" w:rsidR="00E4693F" w:rsidRPr="00064254" w:rsidDel="00DA2926" w:rsidRDefault="00E4693F" w:rsidP="002A5E4E">
                  <w:pPr>
                    <w:jc w:val="center"/>
                    <w:rPr>
                      <w:del w:id="3134" w:author="Fnu, Sonam" w:date="2019-11-27T19:12:00Z"/>
                      <w:rFonts w:ascii="Calibri" w:hAnsi="Calibri"/>
                      <w:sz w:val="16"/>
                      <w:szCs w:val="16"/>
                    </w:rPr>
                  </w:pPr>
                </w:p>
              </w:tc>
            </w:tr>
            <w:tr w:rsidR="00E4693F" w:rsidRPr="00012DAF" w:rsidDel="00DA2926" w14:paraId="7290BB43" w14:textId="58A348C2" w:rsidTr="003D28A7">
              <w:trPr>
                <w:cantSplit/>
                <w:trHeight w:val="160"/>
                <w:del w:id="3135"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3B2AFA11" w14:textId="250BD3A4" w:rsidR="00E4693F" w:rsidRPr="00064254" w:rsidDel="00DA2926" w:rsidRDefault="00E4693F" w:rsidP="002E49CF">
                  <w:pPr>
                    <w:rPr>
                      <w:del w:id="3136" w:author="Fnu, Sonam" w:date="2019-11-27T19:12:00Z"/>
                      <w:rFonts w:ascii="Calibri" w:hAnsi="Calibri"/>
                      <w:sz w:val="16"/>
                      <w:szCs w:val="16"/>
                      <w:highlight w:val="cyan"/>
                    </w:rPr>
                  </w:pPr>
                </w:p>
              </w:tc>
              <w:tc>
                <w:tcPr>
                  <w:tcW w:w="1152" w:type="dxa"/>
                  <w:tcBorders>
                    <w:top w:val="single" w:sz="6" w:space="0" w:color="auto"/>
                    <w:left w:val="single" w:sz="6" w:space="0" w:color="auto"/>
                    <w:bottom w:val="single" w:sz="6" w:space="0" w:color="auto"/>
                    <w:right w:val="single" w:sz="6" w:space="0" w:color="auto"/>
                  </w:tcBorders>
                </w:tcPr>
                <w:p w14:paraId="7AC83B88" w14:textId="51C2EF8D" w:rsidR="00E4693F" w:rsidRPr="00064254" w:rsidDel="00DA2926" w:rsidRDefault="00E4693F" w:rsidP="002A5E4E">
                  <w:pPr>
                    <w:rPr>
                      <w:del w:id="3137" w:author="Fnu, Sonam" w:date="2019-11-27T19:12:00Z"/>
                      <w:rFonts w:ascii="Calibri" w:hAnsi="Calibri"/>
                      <w:sz w:val="16"/>
                      <w:szCs w:val="16"/>
                      <w:highlight w:val="cyan"/>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6EA0DD0B" w14:textId="3E6CDE2C" w:rsidR="00E4693F" w:rsidRPr="00064254" w:rsidDel="00DA2926" w:rsidRDefault="00E4693F" w:rsidP="002A5E4E">
                  <w:pPr>
                    <w:rPr>
                      <w:del w:id="3138" w:author="Fnu, Sonam" w:date="2019-11-27T19:12:00Z"/>
                      <w:rFonts w:ascii="Calibri" w:hAnsi="Calibri"/>
                      <w:sz w:val="16"/>
                      <w:szCs w:val="16"/>
                      <w:highlight w:val="cyan"/>
                    </w:rPr>
                  </w:pPr>
                </w:p>
              </w:tc>
              <w:tc>
                <w:tcPr>
                  <w:tcW w:w="888" w:type="dxa"/>
                  <w:tcBorders>
                    <w:top w:val="single" w:sz="6" w:space="0" w:color="auto"/>
                    <w:left w:val="single" w:sz="6" w:space="0" w:color="auto"/>
                    <w:bottom w:val="single" w:sz="6" w:space="0" w:color="auto"/>
                    <w:right w:val="single" w:sz="6" w:space="0" w:color="auto"/>
                  </w:tcBorders>
                </w:tcPr>
                <w:p w14:paraId="2C4CECF4" w14:textId="719411AD" w:rsidR="00E4693F" w:rsidRPr="00064254" w:rsidDel="00DA2926" w:rsidRDefault="00E4693F" w:rsidP="002A5E4E">
                  <w:pPr>
                    <w:jc w:val="center"/>
                    <w:rPr>
                      <w:del w:id="3139"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1E2B0D28" w14:textId="587715EE" w:rsidR="00E4693F" w:rsidRPr="00064254" w:rsidDel="00DA2926" w:rsidRDefault="00E4693F" w:rsidP="002A5E4E">
                  <w:pPr>
                    <w:jc w:val="center"/>
                    <w:rPr>
                      <w:del w:id="3140"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74A47A11" w14:textId="6B911D81" w:rsidR="00E4693F" w:rsidRPr="00064254" w:rsidDel="00DA2926" w:rsidRDefault="00E4693F" w:rsidP="002A5E4E">
                  <w:pPr>
                    <w:jc w:val="center"/>
                    <w:rPr>
                      <w:del w:id="3141"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64EBC367" w14:textId="3925DA18" w:rsidR="00E4693F" w:rsidRPr="00064254" w:rsidDel="00DA2926" w:rsidRDefault="00E4693F" w:rsidP="002A5E4E">
                  <w:pPr>
                    <w:jc w:val="center"/>
                    <w:rPr>
                      <w:del w:id="3142"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43B42F8B" w14:textId="7C2CAAD9" w:rsidR="00E4693F" w:rsidRPr="00064254" w:rsidDel="00DA2926" w:rsidRDefault="00E4693F" w:rsidP="002A5E4E">
                  <w:pPr>
                    <w:jc w:val="center"/>
                    <w:rPr>
                      <w:del w:id="3143" w:author="Fnu, Sonam" w:date="2019-11-27T19:12:00Z"/>
                      <w:rFonts w:ascii="Calibri" w:hAnsi="Calibri"/>
                      <w:sz w:val="16"/>
                      <w:szCs w:val="16"/>
                    </w:rPr>
                  </w:pPr>
                </w:p>
              </w:tc>
            </w:tr>
            <w:tr w:rsidR="00E4693F" w:rsidRPr="00012DAF" w:rsidDel="00DA2926" w14:paraId="4B7A4C1B" w14:textId="032E5A63" w:rsidTr="003D28A7">
              <w:trPr>
                <w:cantSplit/>
                <w:trHeight w:val="160"/>
                <w:del w:id="3144"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119F73CF" w14:textId="0B2B131F" w:rsidR="00E4693F" w:rsidRPr="00064254" w:rsidDel="00DA2926" w:rsidRDefault="00E4693F" w:rsidP="002E49CF">
                  <w:pPr>
                    <w:rPr>
                      <w:del w:id="3145" w:author="Fnu, Sonam" w:date="2019-11-27T19:12:00Z"/>
                      <w:rFonts w:ascii="Calibri" w:hAnsi="Calibri"/>
                      <w:sz w:val="16"/>
                      <w:szCs w:val="16"/>
                      <w:highlight w:val="cyan"/>
                    </w:rPr>
                  </w:pPr>
                </w:p>
              </w:tc>
              <w:tc>
                <w:tcPr>
                  <w:tcW w:w="1152" w:type="dxa"/>
                  <w:tcBorders>
                    <w:top w:val="single" w:sz="6" w:space="0" w:color="auto"/>
                    <w:left w:val="single" w:sz="6" w:space="0" w:color="auto"/>
                    <w:bottom w:val="single" w:sz="6" w:space="0" w:color="auto"/>
                    <w:right w:val="single" w:sz="6" w:space="0" w:color="auto"/>
                  </w:tcBorders>
                </w:tcPr>
                <w:p w14:paraId="2D2A86DF" w14:textId="0E893B2C" w:rsidR="002E49CF" w:rsidRPr="00064254" w:rsidDel="00DA2926" w:rsidRDefault="002E49CF" w:rsidP="002A5E4E">
                  <w:pPr>
                    <w:rPr>
                      <w:del w:id="3146" w:author="Fnu, Sonam" w:date="2019-11-27T19:12:00Z"/>
                      <w:rFonts w:ascii="Calibri" w:hAnsi="Calibri"/>
                      <w:sz w:val="16"/>
                      <w:szCs w:val="16"/>
                      <w:highlight w:val="cyan"/>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5384D51A" w14:textId="41AFAF39" w:rsidR="00E4693F" w:rsidRPr="00064254" w:rsidDel="00DA2926" w:rsidRDefault="00E4693F" w:rsidP="002A5E4E">
                  <w:pPr>
                    <w:rPr>
                      <w:del w:id="3147" w:author="Fnu, Sonam" w:date="2019-11-27T19:12:00Z"/>
                      <w:rFonts w:ascii="Calibri" w:hAnsi="Calibri"/>
                      <w:sz w:val="16"/>
                      <w:szCs w:val="16"/>
                      <w:highlight w:val="cyan"/>
                    </w:rPr>
                  </w:pPr>
                </w:p>
              </w:tc>
              <w:tc>
                <w:tcPr>
                  <w:tcW w:w="888" w:type="dxa"/>
                  <w:tcBorders>
                    <w:top w:val="single" w:sz="6" w:space="0" w:color="auto"/>
                    <w:left w:val="single" w:sz="6" w:space="0" w:color="auto"/>
                    <w:bottom w:val="single" w:sz="6" w:space="0" w:color="auto"/>
                    <w:right w:val="single" w:sz="6" w:space="0" w:color="auto"/>
                  </w:tcBorders>
                </w:tcPr>
                <w:p w14:paraId="29F03A36" w14:textId="0BE1E5F1" w:rsidR="00E4693F" w:rsidRPr="00064254" w:rsidDel="00DA2926" w:rsidRDefault="00E4693F" w:rsidP="002A5E4E">
                  <w:pPr>
                    <w:jc w:val="center"/>
                    <w:rPr>
                      <w:del w:id="3148"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7FF5F571" w14:textId="743F05EC" w:rsidR="00E4693F" w:rsidRPr="00064254" w:rsidDel="00DA2926" w:rsidRDefault="00E4693F" w:rsidP="002A5E4E">
                  <w:pPr>
                    <w:jc w:val="center"/>
                    <w:rPr>
                      <w:del w:id="3149"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19D5E95D" w14:textId="30D3117E" w:rsidR="00E4693F" w:rsidRPr="00064254" w:rsidDel="00DA2926" w:rsidRDefault="00E4693F" w:rsidP="002A5E4E">
                  <w:pPr>
                    <w:jc w:val="center"/>
                    <w:rPr>
                      <w:del w:id="3150"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3E664B42" w14:textId="2C52D1D6" w:rsidR="00E4693F" w:rsidRPr="00064254" w:rsidDel="00DA2926" w:rsidRDefault="00E4693F" w:rsidP="002A5E4E">
                  <w:pPr>
                    <w:jc w:val="center"/>
                    <w:rPr>
                      <w:del w:id="3151"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7561FED6" w14:textId="0048C807" w:rsidR="00E4693F" w:rsidRPr="00064254" w:rsidDel="00DA2926" w:rsidRDefault="00E4693F" w:rsidP="002A5E4E">
                  <w:pPr>
                    <w:jc w:val="center"/>
                    <w:rPr>
                      <w:del w:id="3152" w:author="Fnu, Sonam" w:date="2019-11-27T19:12:00Z"/>
                      <w:rFonts w:ascii="Calibri" w:hAnsi="Calibri"/>
                      <w:sz w:val="16"/>
                      <w:szCs w:val="16"/>
                    </w:rPr>
                  </w:pPr>
                </w:p>
              </w:tc>
            </w:tr>
            <w:tr w:rsidR="00E4693F" w:rsidRPr="00012DAF" w:rsidDel="00DA2926" w14:paraId="3455F858" w14:textId="47ED5B3B" w:rsidTr="003D28A7">
              <w:trPr>
                <w:cantSplit/>
                <w:trHeight w:val="160"/>
                <w:del w:id="3153"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1A6485EF" w14:textId="244E3107" w:rsidR="00E4693F" w:rsidRPr="00064254" w:rsidDel="00DA2926" w:rsidRDefault="00E4693F" w:rsidP="002A5E4E">
                  <w:pPr>
                    <w:rPr>
                      <w:del w:id="3154" w:author="Fnu, Sonam" w:date="2019-11-27T19:12:00Z"/>
                      <w:rFonts w:ascii="Calibri" w:hAnsi="Calibri"/>
                      <w:sz w:val="16"/>
                      <w:szCs w:val="16"/>
                    </w:rPr>
                  </w:pPr>
                </w:p>
              </w:tc>
              <w:tc>
                <w:tcPr>
                  <w:tcW w:w="1152" w:type="dxa"/>
                  <w:tcBorders>
                    <w:top w:val="single" w:sz="6" w:space="0" w:color="auto"/>
                    <w:left w:val="single" w:sz="6" w:space="0" w:color="auto"/>
                    <w:bottom w:val="single" w:sz="6" w:space="0" w:color="auto"/>
                    <w:right w:val="single" w:sz="6" w:space="0" w:color="auto"/>
                  </w:tcBorders>
                </w:tcPr>
                <w:p w14:paraId="1D72E257" w14:textId="66BBB012" w:rsidR="00E4693F" w:rsidRPr="00064254" w:rsidDel="00DA2926" w:rsidRDefault="00E4693F" w:rsidP="002A5E4E">
                  <w:pPr>
                    <w:rPr>
                      <w:del w:id="3155" w:author="Fnu, Sonam" w:date="2019-11-27T19:12:00Z"/>
                      <w:rFonts w:ascii="Calibri" w:hAnsi="Calibri"/>
                      <w:sz w:val="16"/>
                      <w:szCs w:val="16"/>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5B61E624" w14:textId="495E9AFC" w:rsidR="00E4693F" w:rsidRPr="00064254" w:rsidDel="00DA2926" w:rsidRDefault="00E4693F" w:rsidP="002A5E4E">
                  <w:pPr>
                    <w:rPr>
                      <w:del w:id="3156" w:author="Fnu, Sonam" w:date="2019-11-27T19:12:00Z"/>
                      <w:rFonts w:ascii="Calibri" w:hAnsi="Calibri"/>
                      <w:sz w:val="16"/>
                      <w:szCs w:val="16"/>
                    </w:rPr>
                  </w:pPr>
                </w:p>
              </w:tc>
              <w:tc>
                <w:tcPr>
                  <w:tcW w:w="888" w:type="dxa"/>
                  <w:tcBorders>
                    <w:top w:val="single" w:sz="6" w:space="0" w:color="auto"/>
                    <w:left w:val="single" w:sz="6" w:space="0" w:color="auto"/>
                    <w:bottom w:val="single" w:sz="6" w:space="0" w:color="auto"/>
                    <w:right w:val="single" w:sz="6" w:space="0" w:color="auto"/>
                  </w:tcBorders>
                </w:tcPr>
                <w:p w14:paraId="55C6D84E" w14:textId="4D6CA20B" w:rsidR="00E4693F" w:rsidRPr="00064254" w:rsidDel="00DA2926" w:rsidRDefault="00E4693F" w:rsidP="002A5E4E">
                  <w:pPr>
                    <w:jc w:val="center"/>
                    <w:rPr>
                      <w:del w:id="3157"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48651163" w14:textId="5B915A6F" w:rsidR="00E4693F" w:rsidRPr="00064254" w:rsidDel="00DA2926" w:rsidRDefault="00E4693F" w:rsidP="002A5E4E">
                  <w:pPr>
                    <w:jc w:val="center"/>
                    <w:rPr>
                      <w:del w:id="3158"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6858CFC4" w14:textId="72473760" w:rsidR="00E4693F" w:rsidRPr="00064254" w:rsidDel="00DA2926" w:rsidRDefault="00E4693F" w:rsidP="002A5E4E">
                  <w:pPr>
                    <w:jc w:val="center"/>
                    <w:rPr>
                      <w:del w:id="3159"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32277303" w14:textId="31246306" w:rsidR="00E4693F" w:rsidRPr="00064254" w:rsidDel="00DA2926" w:rsidRDefault="00E4693F" w:rsidP="002A5E4E">
                  <w:pPr>
                    <w:jc w:val="center"/>
                    <w:rPr>
                      <w:del w:id="3160"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2E7407A4" w14:textId="5BF7AE7A" w:rsidR="00E4693F" w:rsidRPr="00064254" w:rsidDel="00DA2926" w:rsidRDefault="00E4693F" w:rsidP="002A5E4E">
                  <w:pPr>
                    <w:jc w:val="center"/>
                    <w:rPr>
                      <w:del w:id="3161" w:author="Fnu, Sonam" w:date="2019-11-27T19:12:00Z"/>
                      <w:rFonts w:ascii="Calibri" w:hAnsi="Calibri"/>
                      <w:sz w:val="16"/>
                      <w:szCs w:val="16"/>
                    </w:rPr>
                  </w:pPr>
                </w:p>
              </w:tc>
            </w:tr>
            <w:tr w:rsidR="00F661A8" w:rsidRPr="00012DAF" w:rsidDel="00DA2926" w14:paraId="3E5E94C8" w14:textId="773AF87E" w:rsidTr="003D28A7">
              <w:trPr>
                <w:cantSplit/>
                <w:trHeight w:val="160"/>
                <w:del w:id="3162"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08D61210" w14:textId="77D1C943" w:rsidR="00F661A8" w:rsidRPr="00064254" w:rsidDel="00DA2926" w:rsidRDefault="00F661A8" w:rsidP="002A5E4E">
                  <w:pPr>
                    <w:rPr>
                      <w:del w:id="3163" w:author="Fnu, Sonam" w:date="2019-11-27T19:12:00Z"/>
                      <w:rFonts w:ascii="Calibri" w:hAnsi="Calibri"/>
                      <w:sz w:val="16"/>
                      <w:szCs w:val="16"/>
                    </w:rPr>
                  </w:pPr>
                </w:p>
              </w:tc>
              <w:tc>
                <w:tcPr>
                  <w:tcW w:w="1152" w:type="dxa"/>
                  <w:tcBorders>
                    <w:top w:val="single" w:sz="6" w:space="0" w:color="auto"/>
                    <w:left w:val="single" w:sz="6" w:space="0" w:color="auto"/>
                    <w:bottom w:val="single" w:sz="6" w:space="0" w:color="auto"/>
                    <w:right w:val="single" w:sz="6" w:space="0" w:color="auto"/>
                  </w:tcBorders>
                </w:tcPr>
                <w:p w14:paraId="177F9F18" w14:textId="4622FF95" w:rsidR="00F661A8" w:rsidRPr="00064254" w:rsidDel="00DA2926" w:rsidRDefault="00F661A8" w:rsidP="002A5E4E">
                  <w:pPr>
                    <w:rPr>
                      <w:del w:id="3164" w:author="Fnu, Sonam" w:date="2019-11-27T19:12:00Z"/>
                      <w:rFonts w:ascii="Calibri" w:hAnsi="Calibri"/>
                      <w:sz w:val="16"/>
                      <w:szCs w:val="16"/>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160726CD" w14:textId="47B3D4DD" w:rsidR="00F661A8" w:rsidRPr="00064254" w:rsidDel="00DA2926" w:rsidRDefault="00F661A8" w:rsidP="002A5E4E">
                  <w:pPr>
                    <w:rPr>
                      <w:del w:id="3165" w:author="Fnu, Sonam" w:date="2019-11-27T19:12:00Z"/>
                      <w:rFonts w:ascii="Calibri" w:hAnsi="Calibri"/>
                      <w:sz w:val="16"/>
                      <w:szCs w:val="16"/>
                    </w:rPr>
                  </w:pPr>
                </w:p>
              </w:tc>
              <w:tc>
                <w:tcPr>
                  <w:tcW w:w="888" w:type="dxa"/>
                  <w:tcBorders>
                    <w:top w:val="single" w:sz="6" w:space="0" w:color="auto"/>
                    <w:left w:val="single" w:sz="6" w:space="0" w:color="auto"/>
                    <w:bottom w:val="single" w:sz="6" w:space="0" w:color="auto"/>
                    <w:right w:val="single" w:sz="6" w:space="0" w:color="auto"/>
                  </w:tcBorders>
                </w:tcPr>
                <w:p w14:paraId="2B683A1A" w14:textId="58FA050A" w:rsidR="00F661A8" w:rsidRPr="00064254" w:rsidDel="00DA2926" w:rsidRDefault="00F661A8" w:rsidP="002A5E4E">
                  <w:pPr>
                    <w:jc w:val="center"/>
                    <w:rPr>
                      <w:del w:id="3166"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5889B0B0" w14:textId="0AA039E9" w:rsidR="00F661A8" w:rsidRPr="00064254" w:rsidDel="00DA2926" w:rsidRDefault="00F661A8" w:rsidP="002A5E4E">
                  <w:pPr>
                    <w:jc w:val="center"/>
                    <w:rPr>
                      <w:del w:id="3167"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354C4773" w14:textId="3FDA5AFD" w:rsidR="00F661A8" w:rsidRPr="00064254" w:rsidDel="00DA2926" w:rsidRDefault="00F661A8" w:rsidP="002A5E4E">
                  <w:pPr>
                    <w:jc w:val="center"/>
                    <w:rPr>
                      <w:del w:id="3168"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4A5DD5C0" w14:textId="36E1705B" w:rsidR="00F661A8" w:rsidRPr="00064254" w:rsidDel="00DA2926" w:rsidRDefault="00F661A8" w:rsidP="002A5E4E">
                  <w:pPr>
                    <w:jc w:val="center"/>
                    <w:rPr>
                      <w:del w:id="3169"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0CDE11D3" w14:textId="01A021BD" w:rsidR="00F661A8" w:rsidRPr="00064254" w:rsidDel="00DA2926" w:rsidRDefault="00F661A8" w:rsidP="002A5E4E">
                  <w:pPr>
                    <w:jc w:val="center"/>
                    <w:rPr>
                      <w:del w:id="3170" w:author="Fnu, Sonam" w:date="2019-11-27T19:12:00Z"/>
                      <w:rFonts w:ascii="Calibri" w:hAnsi="Calibri"/>
                      <w:sz w:val="16"/>
                      <w:szCs w:val="16"/>
                    </w:rPr>
                  </w:pPr>
                </w:p>
              </w:tc>
            </w:tr>
            <w:tr w:rsidR="00917957" w:rsidRPr="00012DAF" w:rsidDel="00DA2926" w14:paraId="38267B84" w14:textId="69588940" w:rsidTr="003D28A7">
              <w:trPr>
                <w:cantSplit/>
                <w:trHeight w:val="160"/>
                <w:del w:id="3171"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4DBCA706" w14:textId="2C5BF9C1" w:rsidR="00917957" w:rsidRPr="00064254" w:rsidDel="00DA2926" w:rsidRDefault="00917957" w:rsidP="002A5E4E">
                  <w:pPr>
                    <w:rPr>
                      <w:del w:id="3172" w:author="Fnu, Sonam" w:date="2019-11-27T19:12:00Z"/>
                      <w:rFonts w:ascii="Calibri" w:hAnsi="Calibri"/>
                      <w:sz w:val="16"/>
                      <w:szCs w:val="16"/>
                    </w:rPr>
                  </w:pPr>
                </w:p>
              </w:tc>
              <w:tc>
                <w:tcPr>
                  <w:tcW w:w="1152" w:type="dxa"/>
                  <w:tcBorders>
                    <w:top w:val="single" w:sz="6" w:space="0" w:color="auto"/>
                    <w:left w:val="single" w:sz="6" w:space="0" w:color="auto"/>
                    <w:bottom w:val="single" w:sz="6" w:space="0" w:color="auto"/>
                    <w:right w:val="single" w:sz="6" w:space="0" w:color="auto"/>
                  </w:tcBorders>
                </w:tcPr>
                <w:p w14:paraId="59607BE0" w14:textId="5F89296B" w:rsidR="00917957" w:rsidRPr="00064254" w:rsidDel="00DA2926" w:rsidRDefault="00917957" w:rsidP="002A5E4E">
                  <w:pPr>
                    <w:rPr>
                      <w:del w:id="3173" w:author="Fnu, Sonam" w:date="2019-11-27T19:12:00Z"/>
                      <w:rFonts w:ascii="Calibri" w:hAnsi="Calibri"/>
                      <w:sz w:val="16"/>
                      <w:szCs w:val="16"/>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657D3363" w14:textId="2C06D294" w:rsidR="00917957" w:rsidRPr="00064254" w:rsidDel="00DA2926" w:rsidRDefault="00917957" w:rsidP="002A5E4E">
                  <w:pPr>
                    <w:rPr>
                      <w:del w:id="3174" w:author="Fnu, Sonam" w:date="2019-11-27T19:12:00Z"/>
                      <w:rFonts w:ascii="Calibri" w:hAnsi="Calibri"/>
                      <w:sz w:val="16"/>
                      <w:szCs w:val="16"/>
                    </w:rPr>
                  </w:pPr>
                </w:p>
              </w:tc>
              <w:tc>
                <w:tcPr>
                  <w:tcW w:w="888" w:type="dxa"/>
                  <w:tcBorders>
                    <w:top w:val="single" w:sz="6" w:space="0" w:color="auto"/>
                    <w:left w:val="single" w:sz="6" w:space="0" w:color="auto"/>
                    <w:bottom w:val="single" w:sz="6" w:space="0" w:color="auto"/>
                    <w:right w:val="single" w:sz="6" w:space="0" w:color="auto"/>
                  </w:tcBorders>
                </w:tcPr>
                <w:p w14:paraId="0F295634" w14:textId="1CC9300A" w:rsidR="00917957" w:rsidRPr="00064254" w:rsidDel="00DA2926" w:rsidRDefault="00917957" w:rsidP="002A5E4E">
                  <w:pPr>
                    <w:jc w:val="center"/>
                    <w:rPr>
                      <w:del w:id="3175"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3FDCB852" w14:textId="6D44B2EA" w:rsidR="00917957" w:rsidRPr="00064254" w:rsidDel="00DA2926" w:rsidRDefault="00917957" w:rsidP="002A5E4E">
                  <w:pPr>
                    <w:jc w:val="center"/>
                    <w:rPr>
                      <w:del w:id="3176"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1197FACF" w14:textId="7F90BF8D" w:rsidR="00917957" w:rsidRPr="00064254" w:rsidDel="00DA2926" w:rsidRDefault="00917957" w:rsidP="002A5E4E">
                  <w:pPr>
                    <w:jc w:val="center"/>
                    <w:rPr>
                      <w:del w:id="3177"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0E7D8296" w14:textId="6F1190DC" w:rsidR="00917957" w:rsidRPr="00064254" w:rsidDel="00DA2926" w:rsidRDefault="00917957" w:rsidP="002A5E4E">
                  <w:pPr>
                    <w:jc w:val="center"/>
                    <w:rPr>
                      <w:del w:id="3178"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00076E7E" w14:textId="0FEF45E1" w:rsidR="00917957" w:rsidRPr="00064254" w:rsidDel="00DA2926" w:rsidRDefault="00917957" w:rsidP="002A5E4E">
                  <w:pPr>
                    <w:jc w:val="center"/>
                    <w:rPr>
                      <w:del w:id="3179" w:author="Fnu, Sonam" w:date="2019-11-27T19:12:00Z"/>
                      <w:rFonts w:ascii="Calibri" w:hAnsi="Calibri"/>
                      <w:sz w:val="16"/>
                      <w:szCs w:val="16"/>
                    </w:rPr>
                  </w:pPr>
                </w:p>
              </w:tc>
            </w:tr>
            <w:tr w:rsidR="00EA09F9" w:rsidRPr="00012DAF" w:rsidDel="00DA2926" w14:paraId="24BA9EEF" w14:textId="345C0825" w:rsidTr="003D28A7">
              <w:trPr>
                <w:cantSplit/>
                <w:trHeight w:val="160"/>
                <w:del w:id="3180" w:author="Fnu, Sonam" w:date="2019-11-27T19:12:00Z"/>
              </w:trPr>
              <w:tc>
                <w:tcPr>
                  <w:tcW w:w="789" w:type="dxa"/>
                  <w:tcBorders>
                    <w:top w:val="single" w:sz="6" w:space="0" w:color="auto"/>
                    <w:left w:val="single" w:sz="6" w:space="0" w:color="auto"/>
                    <w:bottom w:val="single" w:sz="6" w:space="0" w:color="auto"/>
                    <w:right w:val="single" w:sz="6" w:space="0" w:color="auto"/>
                  </w:tcBorders>
                </w:tcPr>
                <w:p w14:paraId="6C33F496" w14:textId="04964527" w:rsidR="00EA09F9" w:rsidRPr="00064254" w:rsidDel="00DA2926" w:rsidRDefault="00EA09F9" w:rsidP="002A5E4E">
                  <w:pPr>
                    <w:rPr>
                      <w:del w:id="3181" w:author="Fnu, Sonam" w:date="2019-11-27T19:12:00Z"/>
                      <w:rFonts w:ascii="Calibri" w:hAnsi="Calibri"/>
                      <w:sz w:val="16"/>
                      <w:szCs w:val="16"/>
                    </w:rPr>
                  </w:pPr>
                </w:p>
              </w:tc>
              <w:tc>
                <w:tcPr>
                  <w:tcW w:w="1152" w:type="dxa"/>
                  <w:tcBorders>
                    <w:top w:val="single" w:sz="6" w:space="0" w:color="auto"/>
                    <w:left w:val="single" w:sz="6" w:space="0" w:color="auto"/>
                    <w:bottom w:val="single" w:sz="6" w:space="0" w:color="auto"/>
                    <w:right w:val="single" w:sz="6" w:space="0" w:color="auto"/>
                  </w:tcBorders>
                </w:tcPr>
                <w:p w14:paraId="203B1DF3" w14:textId="13E7A809" w:rsidR="00EA09F9" w:rsidRPr="00064254" w:rsidDel="00DA2926" w:rsidRDefault="00EA09F9" w:rsidP="002A5E4E">
                  <w:pPr>
                    <w:rPr>
                      <w:del w:id="3182" w:author="Fnu, Sonam" w:date="2019-11-27T19:12:00Z"/>
                      <w:rFonts w:ascii="Calibri" w:hAnsi="Calibri"/>
                      <w:sz w:val="16"/>
                      <w:szCs w:val="16"/>
                    </w:rPr>
                  </w:pPr>
                </w:p>
              </w:tc>
              <w:tc>
                <w:tcPr>
                  <w:tcW w:w="2187" w:type="dxa"/>
                  <w:tcBorders>
                    <w:top w:val="single" w:sz="6" w:space="0" w:color="auto"/>
                    <w:left w:val="single" w:sz="6" w:space="0" w:color="auto"/>
                    <w:bottom w:val="single" w:sz="6" w:space="0" w:color="auto"/>
                    <w:right w:val="single" w:sz="6" w:space="0" w:color="auto"/>
                  </w:tcBorders>
                  <w:shd w:val="clear" w:color="auto" w:fill="auto"/>
                </w:tcPr>
                <w:p w14:paraId="16F8A5B5" w14:textId="392623F5" w:rsidR="00EA09F9" w:rsidRPr="00064254" w:rsidDel="00DA2926" w:rsidRDefault="00EA09F9" w:rsidP="002A5E4E">
                  <w:pPr>
                    <w:rPr>
                      <w:del w:id="3183" w:author="Fnu, Sonam" w:date="2019-11-27T19:12:00Z"/>
                      <w:rFonts w:ascii="Calibri" w:hAnsi="Calibri"/>
                      <w:sz w:val="16"/>
                      <w:szCs w:val="16"/>
                    </w:rPr>
                  </w:pPr>
                </w:p>
              </w:tc>
              <w:tc>
                <w:tcPr>
                  <w:tcW w:w="888" w:type="dxa"/>
                  <w:tcBorders>
                    <w:top w:val="single" w:sz="6" w:space="0" w:color="auto"/>
                    <w:left w:val="single" w:sz="6" w:space="0" w:color="auto"/>
                    <w:bottom w:val="single" w:sz="6" w:space="0" w:color="auto"/>
                    <w:right w:val="single" w:sz="6" w:space="0" w:color="auto"/>
                  </w:tcBorders>
                </w:tcPr>
                <w:p w14:paraId="5BF9CD98" w14:textId="073E3ACF" w:rsidR="00EA09F9" w:rsidRPr="00064254" w:rsidDel="00DA2926" w:rsidRDefault="00EA09F9" w:rsidP="002A5E4E">
                  <w:pPr>
                    <w:jc w:val="center"/>
                    <w:rPr>
                      <w:del w:id="3184" w:author="Fnu, Sonam" w:date="2019-11-27T19:12:00Z"/>
                      <w:rFonts w:ascii="Calibri" w:hAnsi="Calibri"/>
                      <w:sz w:val="16"/>
                      <w:szCs w:val="16"/>
                    </w:rPr>
                  </w:pPr>
                </w:p>
              </w:tc>
              <w:tc>
                <w:tcPr>
                  <w:tcW w:w="752" w:type="dxa"/>
                  <w:tcBorders>
                    <w:top w:val="single" w:sz="6" w:space="0" w:color="auto"/>
                    <w:left w:val="single" w:sz="6" w:space="0" w:color="auto"/>
                    <w:bottom w:val="single" w:sz="6" w:space="0" w:color="auto"/>
                    <w:right w:val="single" w:sz="6" w:space="0" w:color="auto"/>
                  </w:tcBorders>
                </w:tcPr>
                <w:p w14:paraId="19512CF1" w14:textId="7962D1A4" w:rsidR="00EA09F9" w:rsidRPr="00064254" w:rsidDel="00DA2926" w:rsidRDefault="00EA09F9" w:rsidP="002A5E4E">
                  <w:pPr>
                    <w:jc w:val="center"/>
                    <w:rPr>
                      <w:del w:id="3185" w:author="Fnu, Sonam" w:date="2019-11-27T19:12:00Z"/>
                      <w:rFonts w:ascii="Calibri" w:hAnsi="Calibri"/>
                      <w:sz w:val="16"/>
                      <w:szCs w:val="16"/>
                    </w:rPr>
                  </w:pPr>
                </w:p>
              </w:tc>
              <w:tc>
                <w:tcPr>
                  <w:tcW w:w="785" w:type="dxa"/>
                  <w:tcBorders>
                    <w:top w:val="single" w:sz="6" w:space="0" w:color="auto"/>
                    <w:left w:val="single" w:sz="6" w:space="0" w:color="auto"/>
                    <w:bottom w:val="single" w:sz="6" w:space="0" w:color="auto"/>
                    <w:right w:val="single" w:sz="6" w:space="0" w:color="auto"/>
                  </w:tcBorders>
                  <w:shd w:val="clear" w:color="auto" w:fill="auto"/>
                </w:tcPr>
                <w:p w14:paraId="5A35E288" w14:textId="5F11747E" w:rsidR="00EA09F9" w:rsidRPr="00064254" w:rsidDel="00DA2926" w:rsidRDefault="00EA09F9" w:rsidP="002A5E4E">
                  <w:pPr>
                    <w:jc w:val="center"/>
                    <w:rPr>
                      <w:del w:id="3186" w:author="Fnu, Sonam" w:date="2019-11-27T19:12:00Z"/>
                      <w:rFonts w:ascii="Calibri" w:hAnsi="Calibri"/>
                      <w:sz w:val="16"/>
                      <w:szCs w:val="16"/>
                    </w:rPr>
                  </w:pPr>
                </w:p>
              </w:tc>
              <w:tc>
                <w:tcPr>
                  <w:tcW w:w="903" w:type="dxa"/>
                  <w:tcBorders>
                    <w:top w:val="single" w:sz="6" w:space="0" w:color="auto"/>
                    <w:left w:val="single" w:sz="6" w:space="0" w:color="auto"/>
                    <w:bottom w:val="single" w:sz="6" w:space="0" w:color="auto"/>
                    <w:right w:val="single" w:sz="6" w:space="0" w:color="auto"/>
                  </w:tcBorders>
                  <w:shd w:val="clear" w:color="auto" w:fill="auto"/>
                </w:tcPr>
                <w:p w14:paraId="60405219" w14:textId="3BAEDF9D" w:rsidR="00EA09F9" w:rsidRPr="00064254" w:rsidDel="00DA2926" w:rsidRDefault="00EA09F9" w:rsidP="002A5E4E">
                  <w:pPr>
                    <w:jc w:val="center"/>
                    <w:rPr>
                      <w:del w:id="3187" w:author="Fnu, Sonam" w:date="2019-11-27T19:12:00Z"/>
                      <w:rFonts w:ascii="Calibri" w:hAnsi="Calibri"/>
                      <w:sz w:val="16"/>
                      <w:szCs w:val="16"/>
                    </w:rPr>
                  </w:pPr>
                </w:p>
              </w:tc>
              <w:tc>
                <w:tcPr>
                  <w:tcW w:w="716" w:type="dxa"/>
                  <w:tcBorders>
                    <w:top w:val="single" w:sz="6" w:space="0" w:color="auto"/>
                    <w:left w:val="single" w:sz="6" w:space="0" w:color="auto"/>
                    <w:bottom w:val="single" w:sz="6" w:space="0" w:color="auto"/>
                    <w:right w:val="single" w:sz="6" w:space="0" w:color="auto"/>
                  </w:tcBorders>
                  <w:shd w:val="clear" w:color="auto" w:fill="auto"/>
                </w:tcPr>
                <w:p w14:paraId="1E9A68FE" w14:textId="3EC55BB5" w:rsidR="00EA09F9" w:rsidRPr="00064254" w:rsidDel="00DA2926" w:rsidRDefault="00EA09F9" w:rsidP="002A5E4E">
                  <w:pPr>
                    <w:jc w:val="center"/>
                    <w:rPr>
                      <w:del w:id="3188" w:author="Fnu, Sonam" w:date="2019-11-27T19:12:00Z"/>
                      <w:rFonts w:ascii="Calibri" w:hAnsi="Calibri"/>
                      <w:sz w:val="16"/>
                      <w:szCs w:val="16"/>
                    </w:rPr>
                  </w:pPr>
                </w:p>
              </w:tc>
            </w:tr>
            <w:tr w:rsidR="00022BC4" w:rsidRPr="00012DAF" w:rsidDel="00DA2926" w14:paraId="4B90D031" w14:textId="5E276E93" w:rsidTr="003D28A7">
              <w:trPr>
                <w:cantSplit/>
                <w:trHeight w:val="160"/>
                <w:del w:id="3189" w:author="Fnu, Sonam" w:date="2019-11-27T19:12:00Z"/>
              </w:trPr>
              <w:tc>
                <w:tcPr>
                  <w:tcW w:w="7456" w:type="dxa"/>
                  <w:gridSpan w:val="7"/>
                  <w:tcBorders>
                    <w:top w:val="single" w:sz="6" w:space="0" w:color="auto"/>
                    <w:left w:val="single" w:sz="6" w:space="0" w:color="auto"/>
                    <w:bottom w:val="single" w:sz="6" w:space="0" w:color="auto"/>
                    <w:right w:val="single" w:sz="6" w:space="0" w:color="auto"/>
                  </w:tcBorders>
                </w:tcPr>
                <w:p w14:paraId="7198D7B2" w14:textId="303108E0" w:rsidR="00022BC4" w:rsidRPr="00064254" w:rsidDel="00DA2926" w:rsidRDefault="00022BC4" w:rsidP="002A5E4E">
                  <w:pPr>
                    <w:jc w:val="right"/>
                    <w:rPr>
                      <w:del w:id="3190" w:author="Fnu, Sonam" w:date="2019-11-27T19:12:00Z"/>
                      <w:rFonts w:ascii="Calibri" w:hAnsi="Calibri"/>
                      <w:sz w:val="16"/>
                      <w:szCs w:val="16"/>
                    </w:rPr>
                  </w:pPr>
                  <w:del w:id="3191" w:author="Fnu, Sonam" w:date="2019-11-27T19:12:00Z">
                    <w:r w:rsidRPr="00064254" w:rsidDel="00DA2926">
                      <w:rPr>
                        <w:rFonts w:ascii="Calibri" w:hAnsi="Calibri"/>
                        <w:sz w:val="16"/>
                        <w:szCs w:val="16"/>
                      </w:rPr>
                      <w:delText>Total Estimate</w:delText>
                    </w:r>
                  </w:del>
                </w:p>
              </w:tc>
              <w:tc>
                <w:tcPr>
                  <w:tcW w:w="716" w:type="dxa"/>
                  <w:tcBorders>
                    <w:top w:val="single" w:sz="6" w:space="0" w:color="auto"/>
                    <w:left w:val="nil"/>
                    <w:bottom w:val="single" w:sz="6" w:space="0" w:color="auto"/>
                    <w:right w:val="single" w:sz="6" w:space="0" w:color="auto"/>
                  </w:tcBorders>
                </w:tcPr>
                <w:p w14:paraId="0F97BF41" w14:textId="642E455A" w:rsidR="00022BC4" w:rsidRPr="00064254" w:rsidDel="00DA2926" w:rsidRDefault="00022BC4" w:rsidP="002A5E4E">
                  <w:pPr>
                    <w:jc w:val="center"/>
                    <w:rPr>
                      <w:del w:id="3192" w:author="Fnu, Sonam" w:date="2019-11-27T19:12:00Z"/>
                      <w:rFonts w:ascii="Calibri" w:hAnsi="Calibri"/>
                      <w:sz w:val="16"/>
                      <w:szCs w:val="16"/>
                    </w:rPr>
                  </w:pPr>
                </w:p>
              </w:tc>
            </w:tr>
          </w:tbl>
          <w:p w14:paraId="0C4A3E41" w14:textId="29C9F849" w:rsidR="00AC7703" w:rsidRPr="00064254" w:rsidDel="00DA2926" w:rsidRDefault="00AC7703" w:rsidP="00AC7703">
            <w:pPr>
              <w:spacing w:before="300" w:after="300"/>
              <w:rPr>
                <w:del w:id="3193" w:author="Fnu, Sonam" w:date="2019-11-27T19:12:00Z"/>
                <w:rFonts w:ascii="Calibri" w:hAnsi="Calibri"/>
              </w:rPr>
            </w:pPr>
          </w:p>
        </w:tc>
      </w:tr>
    </w:tbl>
    <w:p w14:paraId="0C4A42AA" w14:textId="67BE936F" w:rsidR="00B71EF0" w:rsidRPr="00064254" w:rsidDel="00737460" w:rsidRDefault="00B71EF0" w:rsidP="00106B10">
      <w:pPr>
        <w:rPr>
          <w:del w:id="3194" w:author="Fnu, Sonam" w:date="2019-11-27T19:14:00Z"/>
          <w:rFonts w:ascii="Calibri" w:hAnsi="Calibri"/>
        </w:rPr>
      </w:pPr>
    </w:p>
    <w:p w14:paraId="5D08B5EC" w14:textId="3E935E5F" w:rsidR="000D7976" w:rsidRPr="00064254" w:rsidDel="00737460" w:rsidRDefault="009E399A" w:rsidP="00F661A8">
      <w:pPr>
        <w:rPr>
          <w:del w:id="3195" w:author="Fnu, Sonam" w:date="2019-11-27T19:14:00Z"/>
          <w:rFonts w:ascii="Calibri" w:hAnsi="Calibri"/>
        </w:rPr>
      </w:pPr>
      <w:del w:id="3196" w:author="Fnu, Sonam" w:date="2019-11-27T19:14:00Z">
        <w:r w:rsidRPr="00064254" w:rsidDel="00737460">
          <w:rPr>
            <w:rFonts w:ascii="Calibri" w:hAnsi="Calibri"/>
          </w:rPr>
          <w:delText xml:space="preserve">If the estimation and above provided solution approved, the below sections will be filled </w:delText>
        </w:r>
      </w:del>
    </w:p>
    <w:p w14:paraId="4F4DE234" w14:textId="3698360F" w:rsidR="004F6D96" w:rsidRPr="00064254" w:rsidDel="00737460" w:rsidRDefault="004F6D96" w:rsidP="00F661A8">
      <w:pPr>
        <w:rPr>
          <w:del w:id="3197" w:author="Fnu, Sonam" w:date="2019-11-27T19:14:00Z"/>
          <w:rFonts w:ascii="Calibri" w:hAnsi="Calibri"/>
        </w:rPr>
      </w:pPr>
    </w:p>
    <w:p w14:paraId="16162613" w14:textId="085EA53C" w:rsidR="004F6D96" w:rsidRPr="00064254" w:rsidDel="00737460" w:rsidRDefault="004F6D96" w:rsidP="00F661A8">
      <w:pPr>
        <w:rPr>
          <w:del w:id="3198" w:author="Fnu, Sonam" w:date="2019-11-27T19:14:00Z"/>
          <w:rFonts w:ascii="Calibri" w:hAnsi="Calibri"/>
        </w:rPr>
      </w:pPr>
    </w:p>
    <w:p w14:paraId="6ABF65D7" w14:textId="31F5A2B9" w:rsidR="004F6D96" w:rsidRPr="00064254" w:rsidDel="00737460" w:rsidRDefault="004F6D96" w:rsidP="00F661A8">
      <w:pPr>
        <w:rPr>
          <w:del w:id="3199" w:author="Fnu, Sonam" w:date="2019-11-27T19:14:00Z"/>
          <w:rFonts w:ascii="Calibri" w:hAnsi="Calibri"/>
        </w:rPr>
      </w:pPr>
    </w:p>
    <w:p w14:paraId="4BB2D91F" w14:textId="37706854" w:rsidR="004F6D96" w:rsidRPr="00064254" w:rsidDel="00737460" w:rsidRDefault="004F6D96" w:rsidP="00F661A8">
      <w:pPr>
        <w:rPr>
          <w:del w:id="3200" w:author="Fnu, Sonam" w:date="2019-11-27T19:14:00Z"/>
          <w:rFonts w:ascii="Calibri" w:hAnsi="Calibri"/>
        </w:rPr>
      </w:pPr>
    </w:p>
    <w:p w14:paraId="2740694F" w14:textId="6E5F1F2D" w:rsidR="004F6D96" w:rsidRPr="00064254" w:rsidDel="00737460" w:rsidRDefault="004F6D96" w:rsidP="00F661A8">
      <w:pPr>
        <w:rPr>
          <w:del w:id="3201" w:author="Fnu, Sonam" w:date="2019-11-27T19:14:00Z"/>
          <w:rFonts w:ascii="Calibri" w:hAnsi="Calibri"/>
        </w:rPr>
      </w:pPr>
    </w:p>
    <w:p w14:paraId="39751BE6" w14:textId="6220C517" w:rsidR="00207FE9" w:rsidRPr="00064254" w:rsidDel="00737460" w:rsidRDefault="007D1C31" w:rsidP="00064254">
      <w:pPr>
        <w:rPr>
          <w:del w:id="3202" w:author="Fnu, Sonam" w:date="2019-11-27T19:14:00Z"/>
          <w:rFonts w:ascii="Calibri" w:hAnsi="Calibri"/>
        </w:rPr>
      </w:pPr>
      <w:bookmarkStart w:id="3203" w:name="_Toc508035486"/>
      <w:bookmarkStart w:id="3204" w:name="_Toc508035613"/>
      <w:bookmarkStart w:id="3205" w:name="_Toc508035739"/>
      <w:bookmarkStart w:id="3206" w:name="_Toc508036643"/>
      <w:bookmarkStart w:id="3207" w:name="_Toc513623445"/>
      <w:bookmarkStart w:id="3208" w:name="_Toc513707347"/>
      <w:bookmarkStart w:id="3209" w:name="_Toc508035487"/>
      <w:bookmarkStart w:id="3210" w:name="_Toc508035614"/>
      <w:bookmarkStart w:id="3211" w:name="_Toc508035740"/>
      <w:bookmarkStart w:id="3212" w:name="_Toc508036644"/>
      <w:bookmarkStart w:id="3213" w:name="_Toc513623446"/>
      <w:bookmarkStart w:id="3214" w:name="_Toc513707348"/>
      <w:bookmarkStart w:id="3215" w:name="_Toc508035488"/>
      <w:bookmarkStart w:id="3216" w:name="_Toc508035615"/>
      <w:bookmarkStart w:id="3217" w:name="_Toc508035741"/>
      <w:bookmarkStart w:id="3218" w:name="_Toc508036645"/>
      <w:bookmarkStart w:id="3219" w:name="_Toc513623447"/>
      <w:bookmarkStart w:id="3220" w:name="_Toc513707349"/>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del w:id="3221" w:author="Fnu, Sonam" w:date="2019-11-27T19:14:00Z">
        <w:r w:rsidRPr="00064254" w:rsidDel="00737460">
          <w:rPr>
            <w:rFonts w:ascii="Calibri" w:hAnsi="Calibri"/>
          </w:rPr>
          <w:delText xml:space="preserve">Business Scenario </w:delText>
        </w:r>
        <w:r w:rsidR="00E87D83" w:rsidRPr="00064254" w:rsidDel="00737460">
          <w:rPr>
            <w:rFonts w:ascii="Calibri" w:hAnsi="Calibri"/>
          </w:rPr>
          <w:delText>and Proposed</w:delText>
        </w:r>
        <w:r w:rsidR="00DB0DD2" w:rsidRPr="00064254" w:rsidDel="00737460">
          <w:rPr>
            <w:rFonts w:ascii="Calibri" w:hAnsi="Calibri"/>
          </w:rPr>
          <w:delText xml:space="preserve"> System Changes</w:delText>
        </w:r>
        <w:r w:rsidR="00EC78C8" w:rsidRPr="00064254" w:rsidDel="00737460">
          <w:rPr>
            <w:rFonts w:ascii="Calibri" w:hAnsi="Calibri"/>
          </w:rPr>
          <w:delText>:</w:delText>
        </w:r>
      </w:del>
    </w:p>
    <w:p w14:paraId="13DE1329" w14:textId="0769D69E" w:rsidR="009E78A1" w:rsidRPr="00064254" w:rsidDel="00737460" w:rsidRDefault="009E78A1">
      <w:pPr>
        <w:pStyle w:val="Heading2"/>
        <w:numPr>
          <w:ilvl w:val="1"/>
          <w:numId w:val="3"/>
        </w:numPr>
        <w:rPr>
          <w:del w:id="3222" w:author="Fnu, Sonam" w:date="2019-11-27T19:14:00Z"/>
          <w:rFonts w:ascii="Calibri" w:hAnsi="Calibri"/>
        </w:rPr>
      </w:pPr>
      <w:bookmarkStart w:id="3223" w:name="_Toc513707351"/>
      <w:bookmarkStart w:id="3224" w:name="_Toc5265615"/>
      <w:del w:id="3225" w:author="Fnu, Sonam" w:date="2019-11-27T19:14:00Z">
        <w:r w:rsidRPr="00064254" w:rsidDel="00737460">
          <w:rPr>
            <w:rFonts w:ascii="Calibri" w:hAnsi="Calibri"/>
          </w:rPr>
          <w:delText>Business Scenario:</w:delText>
        </w:r>
        <w:bookmarkEnd w:id="3223"/>
        <w:bookmarkEnd w:id="3224"/>
        <w:r w:rsidRPr="00064254" w:rsidDel="00737460">
          <w:rPr>
            <w:rFonts w:ascii="Calibri" w:hAnsi="Calibri"/>
          </w:rPr>
          <w:delText xml:space="preserve"> </w:delText>
        </w:r>
        <w:r w:rsidRPr="00064254" w:rsidDel="00737460">
          <w:rPr>
            <w:rFonts w:ascii="Calibri" w:hAnsi="Calibri"/>
          </w:rPr>
          <w:tab/>
        </w:r>
      </w:del>
    </w:p>
    <w:p w14:paraId="4991B8B4" w14:textId="025B2C37" w:rsidR="009E78A1" w:rsidRPr="00064254" w:rsidDel="00737460" w:rsidRDefault="009E78A1">
      <w:pPr>
        <w:pStyle w:val="Heading2"/>
        <w:numPr>
          <w:ilvl w:val="1"/>
          <w:numId w:val="3"/>
        </w:numPr>
        <w:rPr>
          <w:del w:id="3226" w:author="Fnu, Sonam" w:date="2019-11-27T19:14:00Z"/>
          <w:rFonts w:ascii="Calibri" w:hAnsi="Calibri"/>
        </w:rPr>
        <w:pPrChange w:id="3227" w:author="Fnu, Sonam" w:date="2019-11-27T19:14:00Z">
          <w:pPr/>
        </w:pPrChange>
      </w:pPr>
    </w:p>
    <w:p w14:paraId="76679CB1" w14:textId="7EBBF206" w:rsidR="009E78A1" w:rsidRPr="00064254" w:rsidDel="00737460" w:rsidRDefault="009E78A1">
      <w:pPr>
        <w:pStyle w:val="Heading2"/>
        <w:numPr>
          <w:ilvl w:val="1"/>
          <w:numId w:val="3"/>
        </w:numPr>
        <w:rPr>
          <w:del w:id="3228" w:author="Fnu, Sonam" w:date="2019-11-27T19:14:00Z"/>
          <w:rFonts w:ascii="Calibri" w:hAnsi="Calibri"/>
        </w:rPr>
        <w:pPrChange w:id="3229" w:author="Fnu, Sonam" w:date="2019-11-27T19:14:00Z">
          <w:pPr/>
        </w:pPrChange>
      </w:pPr>
      <w:del w:id="3230" w:author="Fnu, Sonam" w:date="2019-11-27T19:14:00Z">
        <w:r w:rsidRPr="00064254" w:rsidDel="00737460">
          <w:rPr>
            <w:rFonts w:ascii="Calibri" w:hAnsi="Calibri"/>
            <w:b w:val="0"/>
            <w:bCs w:val="0"/>
            <w:noProof/>
          </w:rPr>
          <w:drawing>
            <wp:inline distT="0" distB="0" distL="0" distR="0" wp14:anchorId="0A003A46" wp14:editId="313B1922">
              <wp:extent cx="6126480" cy="55778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6480" cy="5577840"/>
                      </a:xfrm>
                      <a:prstGeom prst="rect">
                        <a:avLst/>
                      </a:prstGeom>
                      <a:noFill/>
                      <a:ln>
                        <a:noFill/>
                      </a:ln>
                    </pic:spPr>
                  </pic:pic>
                </a:graphicData>
              </a:graphic>
            </wp:inline>
          </w:drawing>
        </w:r>
      </w:del>
    </w:p>
    <w:p w14:paraId="7FF32131" w14:textId="77777777" w:rsidR="009E78A1" w:rsidRPr="00064254" w:rsidRDefault="009E78A1">
      <w:pPr>
        <w:pStyle w:val="Heading2"/>
        <w:rPr>
          <w:rFonts w:ascii="Calibri" w:hAnsi="Calibri"/>
          <w:noProof/>
        </w:rPr>
        <w:pPrChange w:id="3231" w:author="Fnu, Sonam" w:date="2019-11-27T19:15:00Z">
          <w:pPr>
            <w:pStyle w:val="Heading2"/>
            <w:ind w:left="450"/>
          </w:pPr>
        </w:pPrChange>
      </w:pPr>
    </w:p>
    <w:p w14:paraId="2D4D4E69" w14:textId="77777777" w:rsidR="009E78A1" w:rsidRPr="00064254" w:rsidRDefault="009E78A1" w:rsidP="009E78A1">
      <w:pPr>
        <w:pStyle w:val="Heading2"/>
        <w:ind w:left="450"/>
        <w:rPr>
          <w:rFonts w:ascii="Calibri" w:hAnsi="Calibri"/>
        </w:rPr>
      </w:pPr>
    </w:p>
    <w:p w14:paraId="09C5E47F" w14:textId="77777777" w:rsidR="009E78A1" w:rsidRPr="00064254" w:rsidRDefault="009E78A1" w:rsidP="009E78A1">
      <w:pPr>
        <w:pStyle w:val="Heading2"/>
        <w:ind w:left="450"/>
        <w:rPr>
          <w:rFonts w:ascii="Calibri" w:hAnsi="Calibri"/>
        </w:rPr>
      </w:pPr>
      <w:r w:rsidRPr="00064254">
        <w:rPr>
          <w:rFonts w:ascii="Calibri" w:hAnsi="Calibri"/>
        </w:rPr>
        <w:tab/>
      </w:r>
    </w:p>
    <w:p w14:paraId="07DB8128" w14:textId="77777777" w:rsidR="009E78A1" w:rsidRPr="00064254" w:rsidRDefault="009E78A1" w:rsidP="009E78A1">
      <w:pPr>
        <w:rPr>
          <w:rFonts w:ascii="Calibri" w:eastAsiaTheme="majorEastAsia" w:hAnsi="Calibri" w:cstheme="majorBidi"/>
          <w:b/>
          <w:bCs/>
          <w:sz w:val="26"/>
          <w:szCs w:val="26"/>
        </w:rPr>
      </w:pPr>
      <w:r w:rsidRPr="00064254">
        <w:rPr>
          <w:rFonts w:ascii="Calibri" w:hAnsi="Calibri"/>
        </w:rPr>
        <w:br w:type="page"/>
      </w:r>
    </w:p>
    <w:p w14:paraId="0AF684AC" w14:textId="317C49F6" w:rsidR="009E78A1" w:rsidRPr="00064254" w:rsidDel="00737460" w:rsidRDefault="009E78A1" w:rsidP="009E78A1">
      <w:pPr>
        <w:pStyle w:val="Heading2"/>
        <w:numPr>
          <w:ilvl w:val="2"/>
          <w:numId w:val="3"/>
        </w:numPr>
        <w:rPr>
          <w:del w:id="3232" w:author="Fnu, Sonam" w:date="2019-11-27T19:17:00Z"/>
          <w:rFonts w:ascii="Calibri" w:hAnsi="Calibri"/>
        </w:rPr>
      </w:pPr>
      <w:bookmarkStart w:id="3233" w:name="_Toc513707352"/>
      <w:bookmarkStart w:id="3234" w:name="_Toc5265616"/>
      <w:del w:id="3235" w:author="Fnu, Sonam" w:date="2019-11-27T19:17:00Z">
        <w:r w:rsidRPr="00064254" w:rsidDel="00737460">
          <w:rPr>
            <w:rFonts w:ascii="Calibri" w:hAnsi="Calibri"/>
          </w:rPr>
          <w:lastRenderedPageBreak/>
          <w:delText>Corporate and Retail implementation</w:delText>
        </w:r>
        <w:bookmarkEnd w:id="3233"/>
        <w:bookmarkEnd w:id="3234"/>
        <w:r w:rsidRPr="00064254" w:rsidDel="00737460">
          <w:rPr>
            <w:rFonts w:ascii="Calibri" w:hAnsi="Calibri"/>
          </w:rPr>
          <w:delText xml:space="preserve"> </w:delText>
        </w:r>
      </w:del>
    </w:p>
    <w:p w14:paraId="2E4C633F" w14:textId="53481B18" w:rsidR="009E78A1" w:rsidRPr="00064254" w:rsidDel="00737460" w:rsidRDefault="009E78A1" w:rsidP="00064254">
      <w:pPr>
        <w:pStyle w:val="ListParagraph"/>
        <w:numPr>
          <w:ilvl w:val="0"/>
          <w:numId w:val="137"/>
        </w:numPr>
        <w:spacing w:before="300" w:after="300"/>
        <w:rPr>
          <w:del w:id="3236" w:author="Fnu, Sonam" w:date="2019-11-27T19:15:00Z"/>
          <w:rStyle w:val="Hyperlink"/>
          <w:rFonts w:ascii="Calibri" w:eastAsiaTheme="majorEastAsia" w:hAnsi="Calibri" w:cstheme="majorBidi"/>
          <w:b/>
          <w:bCs/>
          <w:color w:val="auto"/>
          <w:sz w:val="26"/>
          <w:szCs w:val="26"/>
          <w:u w:val="none"/>
        </w:rPr>
      </w:pPr>
      <w:del w:id="3237" w:author="Fnu, Sonam" w:date="2019-11-27T19:15:00Z">
        <w:r w:rsidRPr="00064254" w:rsidDel="00737460">
          <w:rPr>
            <w:rFonts w:ascii="Calibri" w:hAnsi="Calibri"/>
          </w:rPr>
          <w:delText xml:space="preserve">Implementation team should perform initial setup to support notifications modules, refer to </w:delText>
        </w:r>
        <w:r w:rsidR="006B2592" w:rsidDel="00737460">
          <w:fldChar w:fldCharType="begin"/>
        </w:r>
        <w:r w:rsidR="006B2592" w:rsidDel="00737460">
          <w:delInstrText xml:space="preserve"> HYPERLINK \l "_Setup" </w:delInstrText>
        </w:r>
        <w:r w:rsidR="006B2592" w:rsidDel="00737460">
          <w:fldChar w:fldCharType="separate"/>
        </w:r>
        <w:r w:rsidRPr="00064254" w:rsidDel="00737460">
          <w:rPr>
            <w:rStyle w:val="Hyperlink"/>
            <w:rFonts w:ascii="Calibri" w:hAnsi="Calibri"/>
          </w:rPr>
          <w:delText>setup section</w:delText>
        </w:r>
        <w:r w:rsidR="006B2592" w:rsidDel="00737460">
          <w:rPr>
            <w:rStyle w:val="Hyperlink"/>
            <w:rFonts w:ascii="Calibri" w:hAnsi="Calibri"/>
          </w:rPr>
          <w:fldChar w:fldCharType="end"/>
        </w:r>
      </w:del>
    </w:p>
    <w:p w14:paraId="1772FB33" w14:textId="28203BF1" w:rsidR="00DA1F83" w:rsidRPr="00064254" w:rsidDel="00737460" w:rsidRDefault="00DA1F83" w:rsidP="00064254">
      <w:pPr>
        <w:pStyle w:val="ListParagraph"/>
        <w:numPr>
          <w:ilvl w:val="0"/>
          <w:numId w:val="137"/>
        </w:numPr>
        <w:spacing w:before="300" w:after="300"/>
        <w:rPr>
          <w:del w:id="3238" w:author="Fnu, Sonam" w:date="2019-11-27T19:15:00Z"/>
          <w:rFonts w:ascii="Calibri" w:hAnsi="Calibri"/>
        </w:rPr>
      </w:pPr>
      <w:del w:id="3239" w:author="Fnu, Sonam" w:date="2019-11-27T19:15:00Z">
        <w:r w:rsidRPr="00064254" w:rsidDel="00737460">
          <w:rPr>
            <w:rFonts w:ascii="Calibri" w:hAnsi="Calibri"/>
          </w:rPr>
          <w:delText>Setup will prepare the BAN</w:delText>
        </w:r>
        <w:r w:rsidR="00A96F60" w:rsidDel="00737460">
          <w:rPr>
            <w:rFonts w:ascii="Calibri" w:hAnsi="Calibri"/>
          </w:rPr>
          <w:delText>K</w:delText>
        </w:r>
        <w:r w:rsidRPr="00064254" w:rsidDel="00737460">
          <w:rPr>
            <w:rFonts w:ascii="Calibri" w:hAnsi="Calibri"/>
          </w:rPr>
          <w:delText xml:space="preserve">_NOTIFICATION table so that of each function in </w:delText>
        </w:r>
        <w:r w:rsidR="00E87A81" w:rsidDel="00737460">
          <w:rPr>
            <w:rFonts w:ascii="Calibri" w:hAnsi="Calibri"/>
          </w:rPr>
          <w:delText xml:space="preserve"> SYS_FUN</w:delText>
        </w:r>
        <w:r w:rsidRPr="00064254" w:rsidDel="00737460">
          <w:rPr>
            <w:rFonts w:ascii="Calibri" w:hAnsi="Calibri"/>
          </w:rPr>
          <w:delText>CTION that will be subject to notification should have the properties:</w:delText>
        </w:r>
      </w:del>
    </w:p>
    <w:p w14:paraId="57A83CFE" w14:textId="1CCCF8EC" w:rsidR="00DA1F83" w:rsidRPr="00064254" w:rsidDel="00737460" w:rsidRDefault="00DA1F83" w:rsidP="00064254">
      <w:pPr>
        <w:pStyle w:val="ListParagraph"/>
        <w:numPr>
          <w:ilvl w:val="1"/>
          <w:numId w:val="138"/>
        </w:numPr>
        <w:spacing w:before="300" w:after="300"/>
        <w:rPr>
          <w:del w:id="3240" w:author="Fnu, Sonam" w:date="2019-11-27T19:15:00Z"/>
          <w:rFonts w:ascii="Calibri" w:hAnsi="Calibri"/>
          <w:highlight w:val="yellow"/>
        </w:rPr>
      </w:pPr>
      <w:del w:id="3241" w:author="Fnu, Sonam" w:date="2019-11-27T19:15:00Z">
        <w:r w:rsidRPr="00064254" w:rsidDel="00737460">
          <w:rPr>
            <w:rFonts w:ascii="Calibri" w:hAnsi="Calibri"/>
            <w:highlight w:val="yellow"/>
          </w:rPr>
          <w:delText>NOTIFICATION_CATEGORY [</w:delText>
        </w:r>
        <w:r w:rsidR="006C38B9" w:rsidRPr="00064254" w:rsidDel="00737460">
          <w:rPr>
            <w:rFonts w:ascii="Calibri" w:hAnsi="Calibri"/>
            <w:highlight w:val="yellow"/>
          </w:rPr>
          <w:delText>1:Account Related, 2:Channel Activities, 3:Security/Sensitive</w:delText>
        </w:r>
        <w:r w:rsidRPr="00064254" w:rsidDel="00737460">
          <w:rPr>
            <w:rFonts w:ascii="Calibri" w:hAnsi="Calibri"/>
            <w:highlight w:val="yellow"/>
          </w:rPr>
          <w:delText>]</w:delText>
        </w:r>
      </w:del>
    </w:p>
    <w:p w14:paraId="58AE708A" w14:textId="080ACFA1" w:rsidR="00DA1F83" w:rsidRPr="00064254" w:rsidDel="00737460" w:rsidRDefault="00DA1F83" w:rsidP="00064254">
      <w:pPr>
        <w:pStyle w:val="ListParagraph"/>
        <w:numPr>
          <w:ilvl w:val="1"/>
          <w:numId w:val="138"/>
        </w:numPr>
        <w:spacing w:before="300" w:after="300"/>
        <w:rPr>
          <w:del w:id="3242" w:author="Fnu, Sonam" w:date="2019-11-27T19:15:00Z"/>
          <w:rFonts w:ascii="Calibri" w:hAnsi="Calibri"/>
          <w:highlight w:val="yellow"/>
        </w:rPr>
      </w:pPr>
      <w:del w:id="3243" w:author="Fnu, Sonam" w:date="2019-11-27T19:15:00Z">
        <w:r w:rsidRPr="00064254" w:rsidDel="00737460">
          <w:rPr>
            <w:rFonts w:ascii="Calibri" w:hAnsi="Calibri"/>
            <w:highlight w:val="yellow"/>
          </w:rPr>
          <w:delText>RECEIPENT_CATEGORY  [ BB-&gt; Bank Back office,  CW-&gt; Customer workstation]</w:delText>
        </w:r>
      </w:del>
    </w:p>
    <w:p w14:paraId="06DFC1B7" w14:textId="385FFCA1" w:rsidR="006C38B9" w:rsidRPr="00064254" w:rsidDel="00737460" w:rsidRDefault="006C38B9" w:rsidP="00064254">
      <w:pPr>
        <w:pStyle w:val="ListParagraph"/>
        <w:numPr>
          <w:ilvl w:val="1"/>
          <w:numId w:val="138"/>
        </w:numPr>
        <w:spacing w:before="300" w:after="300"/>
        <w:rPr>
          <w:del w:id="3244" w:author="Fnu, Sonam" w:date="2019-11-27T19:15:00Z"/>
          <w:rFonts w:ascii="Calibri" w:hAnsi="Calibri"/>
          <w:highlight w:val="yellow"/>
        </w:rPr>
      </w:pPr>
      <w:del w:id="3245" w:author="Fnu, Sonam" w:date="2019-11-27T19:15:00Z">
        <w:r w:rsidRPr="00064254" w:rsidDel="00737460">
          <w:rPr>
            <w:rFonts w:ascii="Calibri" w:hAnsi="Calibri"/>
            <w:highlight w:val="yellow"/>
          </w:rPr>
          <w:delText xml:space="preserve">RECEIPENT_TYPE </w:delText>
        </w:r>
        <w:r w:rsidRPr="00064254" w:rsidDel="00737460">
          <w:rPr>
            <w:rFonts w:ascii="Calibri" w:eastAsia="Times New Roman" w:hAnsi="Calibri" w:cs="Times New Roman"/>
            <w:color w:val="000000"/>
            <w:highlight w:val="yellow"/>
          </w:rPr>
          <w:delText>[0:Customer, 1: Role, 2: Account Group, 3:Department</w:delText>
        </w:r>
        <w:r w:rsidR="009F0F8C" w:rsidRPr="00012DAF" w:rsidDel="00737460">
          <w:rPr>
            <w:rFonts w:ascii="Calibri" w:eastAsia="Times New Roman" w:hAnsi="Calibri" w:cs="Times New Roman"/>
            <w:color w:val="000000"/>
            <w:highlight w:val="yellow"/>
          </w:rPr>
          <w:delText xml:space="preserve"> , 4:Authorizer</w:delText>
        </w:r>
        <w:r w:rsidRPr="00064254" w:rsidDel="00737460">
          <w:rPr>
            <w:rFonts w:ascii="Calibri" w:eastAsia="Times New Roman" w:hAnsi="Calibri" w:cs="Times New Roman"/>
            <w:color w:val="000000"/>
            <w:highlight w:val="yellow"/>
          </w:rPr>
          <w:delText>]</w:delText>
        </w:r>
      </w:del>
    </w:p>
    <w:p w14:paraId="76CC10CB" w14:textId="5980CD17" w:rsidR="00DA1F83" w:rsidRPr="00064254" w:rsidDel="00737460" w:rsidRDefault="00DA1F83" w:rsidP="00064254">
      <w:pPr>
        <w:pStyle w:val="ListParagraph"/>
        <w:numPr>
          <w:ilvl w:val="1"/>
          <w:numId w:val="138"/>
        </w:numPr>
        <w:spacing w:before="300" w:after="300"/>
        <w:rPr>
          <w:del w:id="3246" w:author="Fnu, Sonam" w:date="2019-11-27T19:15:00Z"/>
          <w:rFonts w:ascii="Calibri" w:hAnsi="Calibri"/>
          <w:highlight w:val="yellow"/>
        </w:rPr>
      </w:pPr>
      <w:del w:id="3247" w:author="Fnu, Sonam" w:date="2019-11-27T19:15:00Z">
        <w:r w:rsidRPr="00064254" w:rsidDel="00737460">
          <w:rPr>
            <w:rFonts w:ascii="Calibri" w:hAnsi="Calibri"/>
            <w:highlight w:val="yellow"/>
          </w:rPr>
          <w:delText>IS_ACCOUNT_RELATED</w:delText>
        </w:r>
        <w:r w:rsidR="006C38B9" w:rsidRPr="00064254" w:rsidDel="00737460">
          <w:rPr>
            <w:rFonts w:ascii="Calibri" w:hAnsi="Calibri"/>
            <w:highlight w:val="yellow"/>
          </w:rPr>
          <w:delText xml:space="preserve"> [ YES , NO ]</w:delText>
        </w:r>
      </w:del>
    </w:p>
    <w:p w14:paraId="0DAD44F1" w14:textId="2E47EA8E" w:rsidR="00DA1F83" w:rsidRPr="00064254" w:rsidDel="00737460" w:rsidRDefault="006C38B9" w:rsidP="00064254">
      <w:pPr>
        <w:pStyle w:val="ListParagraph"/>
        <w:numPr>
          <w:ilvl w:val="1"/>
          <w:numId w:val="138"/>
        </w:numPr>
        <w:spacing w:before="300" w:after="300"/>
        <w:rPr>
          <w:del w:id="3248" w:author="Fnu, Sonam" w:date="2019-11-27T19:15:00Z"/>
          <w:rStyle w:val="Hyperlink"/>
          <w:rFonts w:ascii="Calibri" w:hAnsi="Calibri"/>
          <w:color w:val="auto"/>
          <w:highlight w:val="yellow"/>
          <w:u w:val="none"/>
        </w:rPr>
      </w:pPr>
      <w:del w:id="3249" w:author="Fnu, Sonam" w:date="2019-11-27T19:15:00Z">
        <w:r w:rsidRPr="00064254" w:rsidDel="00737460">
          <w:rPr>
            <w:rStyle w:val="Hyperlink"/>
            <w:rFonts w:ascii="Calibri" w:hAnsi="Calibri"/>
            <w:color w:val="auto"/>
            <w:highlight w:val="yellow"/>
            <w:u w:val="none"/>
          </w:rPr>
          <w:delText>SOURCE_CHANNEL [ NET, OTHERS -&gt; ‘SMS CONTACT’]</w:delText>
        </w:r>
      </w:del>
    </w:p>
    <w:p w14:paraId="43883A88" w14:textId="082E3431" w:rsidR="009E78A1" w:rsidRPr="00064254" w:rsidDel="00737460" w:rsidRDefault="009E78A1" w:rsidP="009E78A1">
      <w:pPr>
        <w:pStyle w:val="Heading2"/>
        <w:rPr>
          <w:del w:id="3250" w:author="Fnu, Sonam" w:date="2019-11-27T19:17:00Z"/>
          <w:rFonts w:ascii="Calibri" w:hAnsi="Calibri"/>
        </w:rPr>
      </w:pPr>
      <w:bookmarkStart w:id="3251" w:name="_Toc513707353"/>
      <w:bookmarkStart w:id="3252" w:name="_Toc5265617"/>
      <w:del w:id="3253" w:author="Fnu, Sonam" w:date="2019-11-27T19:15:00Z">
        <w:r w:rsidRPr="00064254" w:rsidDel="00737460">
          <w:rPr>
            <w:rFonts w:ascii="Calibri" w:hAnsi="Calibri"/>
          </w:rPr>
          <w:delText>Use Cases 1– BB-</w:delText>
        </w:r>
        <w:r w:rsidRPr="00064254" w:rsidDel="00737460">
          <w:rPr>
            <w:rFonts w:ascii="Calibri" w:hAnsi="Calibri" w:cstheme="minorHAnsi"/>
            <w:sz w:val="24"/>
            <w:szCs w:val="24"/>
          </w:rPr>
          <w:delText>Configure notification methods</w:delText>
        </w:r>
      </w:del>
      <w:bookmarkEnd w:id="3251"/>
      <w:bookmarkEnd w:id="3252"/>
    </w:p>
    <w:tbl>
      <w:tblPr>
        <w:tblStyle w:val="TableGrid"/>
        <w:tblW w:w="9895" w:type="dxa"/>
        <w:tblLook w:val="04A0" w:firstRow="1" w:lastRow="0" w:firstColumn="1" w:lastColumn="0" w:noHBand="0" w:noVBand="1"/>
      </w:tblPr>
      <w:tblGrid>
        <w:gridCol w:w="607"/>
        <w:gridCol w:w="1188"/>
        <w:gridCol w:w="6926"/>
        <w:gridCol w:w="1174"/>
      </w:tblGrid>
      <w:tr w:rsidR="009E78A1" w:rsidRPr="00012DAF" w:rsidDel="00737460" w14:paraId="42DFC0C4" w14:textId="5F357ADD" w:rsidTr="009E78A1">
        <w:trPr>
          <w:gridAfter w:val="1"/>
          <w:wAfter w:w="1174" w:type="dxa"/>
          <w:trHeight w:val="339"/>
          <w:del w:id="3254" w:author="Fnu, Sonam" w:date="2019-11-27T19:17:00Z"/>
        </w:trPr>
        <w:tc>
          <w:tcPr>
            <w:tcW w:w="1795" w:type="dxa"/>
            <w:gridSpan w:val="2"/>
          </w:tcPr>
          <w:p w14:paraId="5C3A5AA8" w14:textId="41B1B130" w:rsidR="009E78A1" w:rsidRPr="00064254" w:rsidDel="00737460" w:rsidRDefault="009E78A1" w:rsidP="009E78A1">
            <w:pPr>
              <w:rPr>
                <w:del w:id="3255" w:author="Fnu, Sonam" w:date="2019-11-27T19:17:00Z"/>
                <w:rFonts w:ascii="Calibri" w:hAnsi="Calibri"/>
              </w:rPr>
            </w:pPr>
            <w:del w:id="3256" w:author="Fnu, Sonam" w:date="2019-11-27T19:17:00Z">
              <w:r w:rsidRPr="00064254" w:rsidDel="00737460">
                <w:rPr>
                  <w:rFonts w:ascii="Calibri" w:hAnsi="Calibri"/>
                </w:rPr>
                <w:delText>Id</w:delText>
              </w:r>
            </w:del>
          </w:p>
        </w:tc>
        <w:tc>
          <w:tcPr>
            <w:tcW w:w="6926" w:type="dxa"/>
          </w:tcPr>
          <w:p w14:paraId="45B4C469" w14:textId="3C38843A" w:rsidR="009E78A1" w:rsidRPr="00064254" w:rsidDel="00737460" w:rsidRDefault="009E78A1" w:rsidP="009E78A1">
            <w:pPr>
              <w:rPr>
                <w:del w:id="3257" w:author="Fnu, Sonam" w:date="2019-11-27T19:17:00Z"/>
                <w:rFonts w:ascii="Calibri" w:hAnsi="Calibri"/>
              </w:rPr>
            </w:pPr>
            <w:del w:id="3258" w:author="Fnu, Sonam" w:date="2019-11-27T19:17:00Z">
              <w:r w:rsidRPr="00064254" w:rsidDel="00737460">
                <w:rPr>
                  <w:rFonts w:ascii="Calibri" w:hAnsi="Calibri"/>
                </w:rPr>
                <w:delText>UC1</w:delText>
              </w:r>
            </w:del>
          </w:p>
        </w:tc>
      </w:tr>
      <w:tr w:rsidR="009E78A1" w:rsidRPr="00012DAF" w:rsidDel="00737460" w14:paraId="2F628495" w14:textId="70E171C3" w:rsidTr="009E78A1">
        <w:trPr>
          <w:gridAfter w:val="1"/>
          <w:wAfter w:w="1174" w:type="dxa"/>
          <w:trHeight w:val="320"/>
          <w:del w:id="3259" w:author="Fnu, Sonam" w:date="2019-11-27T19:17:00Z"/>
        </w:trPr>
        <w:tc>
          <w:tcPr>
            <w:tcW w:w="1795" w:type="dxa"/>
            <w:gridSpan w:val="2"/>
          </w:tcPr>
          <w:p w14:paraId="1CF30A21" w14:textId="0F83E0B9" w:rsidR="009E78A1" w:rsidRPr="00064254" w:rsidDel="00737460" w:rsidRDefault="009E78A1" w:rsidP="009E78A1">
            <w:pPr>
              <w:rPr>
                <w:del w:id="3260" w:author="Fnu, Sonam" w:date="2019-11-27T19:17:00Z"/>
                <w:rFonts w:ascii="Calibri" w:hAnsi="Calibri"/>
              </w:rPr>
            </w:pPr>
            <w:del w:id="3261" w:author="Fnu, Sonam" w:date="2019-11-27T19:17:00Z">
              <w:r w:rsidRPr="00064254" w:rsidDel="00737460">
                <w:rPr>
                  <w:rFonts w:ascii="Calibri" w:hAnsi="Calibri"/>
                </w:rPr>
                <w:delText>Name</w:delText>
              </w:r>
            </w:del>
          </w:p>
        </w:tc>
        <w:tc>
          <w:tcPr>
            <w:tcW w:w="6926" w:type="dxa"/>
          </w:tcPr>
          <w:p w14:paraId="32D84F2F" w14:textId="24C33BFF" w:rsidR="009E78A1" w:rsidRPr="00064254" w:rsidDel="00737460" w:rsidRDefault="009E78A1" w:rsidP="009E78A1">
            <w:pPr>
              <w:rPr>
                <w:del w:id="3262" w:author="Fnu, Sonam" w:date="2019-11-27T19:17:00Z"/>
                <w:rFonts w:ascii="Calibri" w:hAnsi="Calibri"/>
              </w:rPr>
            </w:pPr>
            <w:del w:id="3263" w:author="Fnu, Sonam" w:date="2019-11-27T19:17:00Z">
              <w:r w:rsidRPr="00064254" w:rsidDel="00737460">
                <w:rPr>
                  <w:rFonts w:ascii="Calibri" w:hAnsi="Calibri" w:cstheme="minorHAnsi"/>
                  <w:sz w:val="24"/>
                  <w:szCs w:val="24"/>
                </w:rPr>
                <w:delText>BB-Configure notification methods</w:delText>
              </w:r>
            </w:del>
          </w:p>
        </w:tc>
      </w:tr>
      <w:tr w:rsidR="009E78A1" w:rsidRPr="00012DAF" w:rsidDel="00737460" w14:paraId="4C5A69A8" w14:textId="0F346E2A" w:rsidTr="009E78A1">
        <w:trPr>
          <w:gridAfter w:val="1"/>
          <w:wAfter w:w="1174" w:type="dxa"/>
          <w:trHeight w:val="339"/>
          <w:del w:id="3264" w:author="Fnu, Sonam" w:date="2019-11-27T19:17:00Z"/>
        </w:trPr>
        <w:tc>
          <w:tcPr>
            <w:tcW w:w="1795" w:type="dxa"/>
            <w:gridSpan w:val="2"/>
          </w:tcPr>
          <w:p w14:paraId="71851F0B" w14:textId="1BAF03C0" w:rsidR="009E78A1" w:rsidRPr="00064254" w:rsidDel="00737460" w:rsidRDefault="009E78A1" w:rsidP="009E78A1">
            <w:pPr>
              <w:rPr>
                <w:del w:id="3265" w:author="Fnu, Sonam" w:date="2019-11-27T19:17:00Z"/>
                <w:rFonts w:ascii="Calibri" w:hAnsi="Calibri"/>
              </w:rPr>
            </w:pPr>
            <w:del w:id="3266" w:author="Fnu, Sonam" w:date="2019-11-27T19:17:00Z">
              <w:r w:rsidRPr="00064254" w:rsidDel="00737460">
                <w:rPr>
                  <w:rFonts w:ascii="Calibri" w:hAnsi="Calibri"/>
                </w:rPr>
                <w:delText>Description</w:delText>
              </w:r>
            </w:del>
          </w:p>
        </w:tc>
        <w:tc>
          <w:tcPr>
            <w:tcW w:w="6926" w:type="dxa"/>
          </w:tcPr>
          <w:p w14:paraId="1B04DDD0" w14:textId="58DB0D46" w:rsidR="009E78A1" w:rsidRPr="00064254" w:rsidDel="00737460" w:rsidRDefault="009E78A1" w:rsidP="009E78A1">
            <w:pPr>
              <w:rPr>
                <w:del w:id="3267" w:author="Fnu, Sonam" w:date="2019-11-27T19:17:00Z"/>
                <w:rFonts w:ascii="Calibri" w:hAnsi="Calibri" w:cstheme="minorHAnsi"/>
                <w:sz w:val="24"/>
                <w:szCs w:val="24"/>
              </w:rPr>
            </w:pPr>
            <w:del w:id="3268" w:author="Fnu, Sonam" w:date="2019-11-27T19:17:00Z">
              <w:r w:rsidRPr="00064254" w:rsidDel="00737460">
                <w:rPr>
                  <w:rFonts w:ascii="Calibri" w:hAnsi="Calibri" w:cstheme="minorHAnsi"/>
                  <w:sz w:val="24"/>
                  <w:szCs w:val="24"/>
                </w:rPr>
                <w:delText>The bank user can define list of notification methods, he can allow some or all of the below methods:</w:delText>
              </w:r>
            </w:del>
          </w:p>
          <w:p w14:paraId="24BE2EEF" w14:textId="19F7EE65" w:rsidR="009E78A1" w:rsidRPr="00064254" w:rsidDel="00737460" w:rsidRDefault="009E78A1" w:rsidP="009E78A1">
            <w:pPr>
              <w:pStyle w:val="ListParagraph"/>
              <w:numPr>
                <w:ilvl w:val="0"/>
                <w:numId w:val="50"/>
              </w:numPr>
              <w:rPr>
                <w:del w:id="3269" w:author="Fnu, Sonam" w:date="2019-11-27T19:17:00Z"/>
                <w:rFonts w:ascii="Calibri" w:hAnsi="Calibri" w:cstheme="minorHAnsi"/>
                <w:sz w:val="24"/>
                <w:szCs w:val="24"/>
              </w:rPr>
            </w:pPr>
            <w:del w:id="3270" w:author="Fnu, Sonam" w:date="2019-11-27T19:17:00Z">
              <w:r w:rsidRPr="00064254" w:rsidDel="00737460">
                <w:rPr>
                  <w:rFonts w:ascii="Calibri" w:hAnsi="Calibri" w:cstheme="minorHAnsi"/>
                  <w:sz w:val="24"/>
                  <w:szCs w:val="24"/>
                </w:rPr>
                <w:delText>SMS</w:delText>
              </w:r>
            </w:del>
          </w:p>
          <w:p w14:paraId="2F1B4D68" w14:textId="1898852C" w:rsidR="009E78A1" w:rsidRPr="00064254" w:rsidDel="00737460" w:rsidRDefault="009E78A1" w:rsidP="009E78A1">
            <w:pPr>
              <w:pStyle w:val="ListParagraph"/>
              <w:numPr>
                <w:ilvl w:val="0"/>
                <w:numId w:val="50"/>
              </w:numPr>
              <w:rPr>
                <w:del w:id="3271" w:author="Fnu, Sonam" w:date="2019-11-27T19:17:00Z"/>
                <w:rFonts w:ascii="Calibri" w:hAnsi="Calibri" w:cstheme="minorHAnsi"/>
                <w:sz w:val="24"/>
                <w:szCs w:val="24"/>
              </w:rPr>
            </w:pPr>
            <w:del w:id="3272" w:author="Fnu, Sonam" w:date="2019-11-27T19:17:00Z">
              <w:r w:rsidRPr="00064254" w:rsidDel="00737460">
                <w:rPr>
                  <w:rFonts w:ascii="Calibri" w:hAnsi="Calibri" w:cstheme="minorHAnsi"/>
                  <w:sz w:val="24"/>
                  <w:szCs w:val="24"/>
                </w:rPr>
                <w:delText>Mobile</w:delText>
              </w:r>
            </w:del>
          </w:p>
          <w:p w14:paraId="45756CAB" w14:textId="74DD9965" w:rsidR="009E78A1" w:rsidRPr="00064254" w:rsidDel="00737460" w:rsidRDefault="009E78A1" w:rsidP="009E78A1">
            <w:pPr>
              <w:pStyle w:val="ListParagraph"/>
              <w:numPr>
                <w:ilvl w:val="0"/>
                <w:numId w:val="50"/>
              </w:numPr>
              <w:rPr>
                <w:del w:id="3273" w:author="Fnu, Sonam" w:date="2019-11-27T19:17:00Z"/>
                <w:rFonts w:ascii="Calibri" w:hAnsi="Calibri" w:cstheme="minorHAnsi"/>
                <w:sz w:val="24"/>
                <w:szCs w:val="24"/>
              </w:rPr>
            </w:pPr>
            <w:del w:id="3274" w:author="Fnu, Sonam" w:date="2019-11-27T19:17:00Z">
              <w:r w:rsidRPr="00064254" w:rsidDel="00737460">
                <w:rPr>
                  <w:rFonts w:ascii="Calibri" w:hAnsi="Calibri" w:cstheme="minorHAnsi"/>
                  <w:sz w:val="24"/>
                  <w:szCs w:val="24"/>
                </w:rPr>
                <w:delText>Email</w:delText>
              </w:r>
            </w:del>
          </w:p>
          <w:p w14:paraId="44D6A673" w14:textId="24E9D7FE" w:rsidR="009E78A1" w:rsidRPr="00064254" w:rsidDel="00737460" w:rsidRDefault="009E78A1" w:rsidP="009E78A1">
            <w:pPr>
              <w:pStyle w:val="ListParagraph"/>
              <w:numPr>
                <w:ilvl w:val="0"/>
                <w:numId w:val="50"/>
              </w:numPr>
              <w:rPr>
                <w:del w:id="3275" w:author="Fnu, Sonam" w:date="2019-11-27T19:17:00Z"/>
                <w:rFonts w:ascii="Calibri" w:hAnsi="Calibri" w:cstheme="minorHAnsi"/>
                <w:sz w:val="24"/>
                <w:szCs w:val="24"/>
              </w:rPr>
            </w:pPr>
            <w:del w:id="3276" w:author="Fnu, Sonam" w:date="2019-11-27T19:17:00Z">
              <w:r w:rsidRPr="00064254" w:rsidDel="00737460">
                <w:rPr>
                  <w:rFonts w:ascii="Calibri" w:hAnsi="Calibri" w:cstheme="minorHAnsi"/>
                  <w:sz w:val="24"/>
                  <w:szCs w:val="24"/>
                </w:rPr>
                <w:delText>Alert</w:delText>
              </w:r>
            </w:del>
          </w:p>
          <w:p w14:paraId="79BC6ACE" w14:textId="3A0FE797" w:rsidR="009E78A1" w:rsidRPr="00064254" w:rsidDel="00737460" w:rsidRDefault="009E78A1" w:rsidP="009E78A1">
            <w:pPr>
              <w:rPr>
                <w:del w:id="3277" w:author="Fnu, Sonam" w:date="2019-11-27T19:17:00Z"/>
                <w:rFonts w:ascii="Calibri" w:hAnsi="Calibri"/>
              </w:rPr>
            </w:pPr>
          </w:p>
        </w:tc>
      </w:tr>
      <w:tr w:rsidR="009E78A1" w:rsidRPr="00012DAF" w:rsidDel="00737460" w14:paraId="3AD3CBE5" w14:textId="2A7AD1F9" w:rsidTr="009E78A1">
        <w:trPr>
          <w:gridAfter w:val="1"/>
          <w:wAfter w:w="1174" w:type="dxa"/>
          <w:trHeight w:val="320"/>
          <w:del w:id="3278" w:author="Fnu, Sonam" w:date="2019-11-27T19:17:00Z"/>
        </w:trPr>
        <w:tc>
          <w:tcPr>
            <w:tcW w:w="1795" w:type="dxa"/>
            <w:gridSpan w:val="2"/>
          </w:tcPr>
          <w:p w14:paraId="43941F95" w14:textId="300BAEFE" w:rsidR="009E78A1" w:rsidRPr="00064254" w:rsidDel="00737460" w:rsidRDefault="009E78A1" w:rsidP="009E78A1">
            <w:pPr>
              <w:rPr>
                <w:del w:id="3279" w:author="Fnu, Sonam" w:date="2019-11-27T19:17:00Z"/>
                <w:rFonts w:ascii="Calibri" w:hAnsi="Calibri"/>
              </w:rPr>
            </w:pPr>
            <w:del w:id="3280" w:author="Fnu, Sonam" w:date="2019-11-27T19:17:00Z">
              <w:r w:rsidRPr="00064254" w:rsidDel="00737460">
                <w:rPr>
                  <w:rFonts w:ascii="Calibri" w:hAnsi="Calibri"/>
                </w:rPr>
                <w:delText>Primary Actor</w:delText>
              </w:r>
            </w:del>
          </w:p>
        </w:tc>
        <w:tc>
          <w:tcPr>
            <w:tcW w:w="6926" w:type="dxa"/>
          </w:tcPr>
          <w:p w14:paraId="248C70E5" w14:textId="31AF3B18" w:rsidR="009E78A1" w:rsidRPr="00064254" w:rsidDel="00737460" w:rsidRDefault="009E78A1" w:rsidP="009E78A1">
            <w:pPr>
              <w:rPr>
                <w:del w:id="3281" w:author="Fnu, Sonam" w:date="2019-11-27T19:17:00Z"/>
                <w:rFonts w:ascii="Calibri" w:hAnsi="Calibri"/>
              </w:rPr>
            </w:pPr>
            <w:del w:id="3282" w:author="Fnu, Sonam" w:date="2019-11-27T19:17:00Z">
              <w:r w:rsidRPr="00064254" w:rsidDel="00737460">
                <w:rPr>
                  <w:rFonts w:ascii="Calibri" w:hAnsi="Calibri"/>
                </w:rPr>
                <w:delText>Back Office User</w:delText>
              </w:r>
            </w:del>
          </w:p>
        </w:tc>
      </w:tr>
      <w:tr w:rsidR="009E78A1" w:rsidRPr="00012DAF" w:rsidDel="00737460" w14:paraId="4E8067D7" w14:textId="72DA3CB0" w:rsidTr="009E78A1">
        <w:trPr>
          <w:gridAfter w:val="1"/>
          <w:wAfter w:w="1174" w:type="dxa"/>
          <w:trHeight w:val="320"/>
          <w:del w:id="3283" w:author="Fnu, Sonam" w:date="2019-11-27T19:17:00Z"/>
        </w:trPr>
        <w:tc>
          <w:tcPr>
            <w:tcW w:w="1795" w:type="dxa"/>
            <w:gridSpan w:val="2"/>
          </w:tcPr>
          <w:p w14:paraId="6A41EDB3" w14:textId="19A73138" w:rsidR="009E78A1" w:rsidRPr="00064254" w:rsidDel="00737460" w:rsidRDefault="009E78A1" w:rsidP="009E78A1">
            <w:pPr>
              <w:rPr>
                <w:del w:id="3284" w:author="Fnu, Sonam" w:date="2019-11-27T19:17:00Z"/>
                <w:rFonts w:ascii="Calibri" w:hAnsi="Calibri"/>
              </w:rPr>
            </w:pPr>
            <w:del w:id="3285" w:author="Fnu, Sonam" w:date="2019-11-27T19:17:00Z">
              <w:r w:rsidRPr="00064254" w:rsidDel="00737460">
                <w:rPr>
                  <w:rFonts w:ascii="Calibri" w:hAnsi="Calibri"/>
                </w:rPr>
                <w:delText>Pre-Condition</w:delText>
              </w:r>
            </w:del>
          </w:p>
        </w:tc>
        <w:tc>
          <w:tcPr>
            <w:tcW w:w="6926" w:type="dxa"/>
          </w:tcPr>
          <w:p w14:paraId="7E48E03D" w14:textId="39DF6DDA" w:rsidR="009E78A1" w:rsidRPr="00064254" w:rsidDel="00737460" w:rsidRDefault="009E78A1" w:rsidP="009E78A1">
            <w:pPr>
              <w:pStyle w:val="ListParagraph"/>
              <w:numPr>
                <w:ilvl w:val="0"/>
                <w:numId w:val="13"/>
              </w:numPr>
              <w:rPr>
                <w:del w:id="3286" w:author="Fnu, Sonam" w:date="2019-11-27T19:17:00Z"/>
                <w:rFonts w:ascii="Calibri" w:hAnsi="Calibri"/>
              </w:rPr>
            </w:pPr>
            <w:del w:id="3287" w:author="Fnu, Sonam" w:date="2019-11-27T19:17:00Z">
              <w:r w:rsidRPr="00064254" w:rsidDel="00737460">
                <w:rPr>
                  <w:rFonts w:ascii="Calibri" w:hAnsi="Calibri"/>
                </w:rPr>
                <w:delText xml:space="preserve">Bank user logged in </w:delText>
              </w:r>
            </w:del>
          </w:p>
          <w:p w14:paraId="4CCF79CC" w14:textId="43DF9169" w:rsidR="009E78A1" w:rsidRPr="00064254" w:rsidDel="00737460" w:rsidRDefault="009E78A1" w:rsidP="009E78A1">
            <w:pPr>
              <w:pStyle w:val="ListParagraph"/>
              <w:numPr>
                <w:ilvl w:val="0"/>
                <w:numId w:val="13"/>
              </w:numPr>
              <w:rPr>
                <w:del w:id="3288" w:author="Fnu, Sonam" w:date="2019-11-27T19:17:00Z"/>
                <w:rFonts w:ascii="Calibri" w:hAnsi="Calibri"/>
              </w:rPr>
            </w:pPr>
            <w:del w:id="3289" w:author="Fnu, Sonam" w:date="2019-11-27T19:17:00Z">
              <w:r w:rsidRPr="00064254" w:rsidDel="00737460">
                <w:rPr>
                  <w:rFonts w:ascii="Calibri" w:hAnsi="Calibri"/>
                </w:rPr>
                <w:delText>Bank User assigned to role that allow viewing ETHIX-Net Properties service</w:delText>
              </w:r>
            </w:del>
          </w:p>
        </w:tc>
      </w:tr>
      <w:tr w:rsidR="009E78A1" w:rsidRPr="00012DAF" w:rsidDel="00737460" w14:paraId="2622CB01" w14:textId="42EFB491" w:rsidTr="009E78A1">
        <w:trPr>
          <w:gridAfter w:val="1"/>
          <w:wAfter w:w="1174" w:type="dxa"/>
          <w:trHeight w:val="320"/>
          <w:del w:id="3290" w:author="Fnu, Sonam" w:date="2019-11-27T19:17:00Z"/>
        </w:trPr>
        <w:tc>
          <w:tcPr>
            <w:tcW w:w="1795" w:type="dxa"/>
            <w:gridSpan w:val="2"/>
          </w:tcPr>
          <w:p w14:paraId="2F1C900D" w14:textId="5D907211" w:rsidR="009E78A1" w:rsidRPr="00064254" w:rsidDel="00737460" w:rsidRDefault="009E78A1" w:rsidP="009E78A1">
            <w:pPr>
              <w:rPr>
                <w:del w:id="3291" w:author="Fnu, Sonam" w:date="2019-11-27T19:17:00Z"/>
                <w:rFonts w:ascii="Calibri" w:hAnsi="Calibri"/>
              </w:rPr>
            </w:pPr>
            <w:del w:id="3292" w:author="Fnu, Sonam" w:date="2019-11-27T19:17:00Z">
              <w:r w:rsidRPr="00064254" w:rsidDel="00737460">
                <w:rPr>
                  <w:rFonts w:ascii="Calibri" w:hAnsi="Calibri"/>
                </w:rPr>
                <w:delText>Post-Condition</w:delText>
              </w:r>
            </w:del>
          </w:p>
        </w:tc>
        <w:tc>
          <w:tcPr>
            <w:tcW w:w="6926" w:type="dxa"/>
          </w:tcPr>
          <w:p w14:paraId="75CF209B" w14:textId="62BE8B37" w:rsidR="009E78A1" w:rsidRPr="00064254" w:rsidDel="00737460" w:rsidRDefault="009E78A1" w:rsidP="009E78A1">
            <w:pPr>
              <w:pStyle w:val="ListParagraph"/>
              <w:numPr>
                <w:ilvl w:val="0"/>
                <w:numId w:val="14"/>
              </w:numPr>
              <w:rPr>
                <w:del w:id="3293" w:author="Fnu, Sonam" w:date="2019-11-27T19:17:00Z"/>
                <w:rFonts w:ascii="Calibri" w:hAnsi="Calibri"/>
              </w:rPr>
            </w:pPr>
            <w:del w:id="3294" w:author="Fnu, Sonam" w:date="2019-11-27T19:17:00Z">
              <w:r w:rsidRPr="00064254" w:rsidDel="00737460">
                <w:rPr>
                  <w:rFonts w:ascii="Calibri" w:hAnsi="Calibri"/>
                </w:rPr>
                <w:delText>Modify notification methods allowed by ETHIX-Net</w:delText>
              </w:r>
            </w:del>
          </w:p>
        </w:tc>
      </w:tr>
      <w:tr w:rsidR="009E78A1" w:rsidRPr="00012DAF" w:rsidDel="00737460" w14:paraId="66B525BD" w14:textId="4CB6D5EB" w:rsidTr="009E78A1">
        <w:trPr>
          <w:gridAfter w:val="1"/>
          <w:wAfter w:w="1174" w:type="dxa"/>
          <w:trHeight w:val="320"/>
          <w:del w:id="3295" w:author="Fnu, Sonam" w:date="2019-11-27T19:17:00Z"/>
        </w:trPr>
        <w:tc>
          <w:tcPr>
            <w:tcW w:w="1795" w:type="dxa"/>
            <w:gridSpan w:val="2"/>
          </w:tcPr>
          <w:p w14:paraId="1FD2A009" w14:textId="6A2B3859" w:rsidR="009E78A1" w:rsidRPr="00064254" w:rsidDel="00737460" w:rsidRDefault="009E78A1" w:rsidP="009E78A1">
            <w:pPr>
              <w:rPr>
                <w:del w:id="3296" w:author="Fnu, Sonam" w:date="2019-11-27T19:17:00Z"/>
                <w:rFonts w:ascii="Calibri" w:hAnsi="Calibri"/>
              </w:rPr>
            </w:pPr>
            <w:del w:id="3297" w:author="Fnu, Sonam" w:date="2019-11-27T19:17:00Z">
              <w:r w:rsidRPr="00064254" w:rsidDel="00737460">
                <w:rPr>
                  <w:rFonts w:ascii="Calibri" w:hAnsi="Calibri"/>
                </w:rPr>
                <w:delText>Basic Flow</w:delText>
              </w:r>
            </w:del>
          </w:p>
        </w:tc>
        <w:tc>
          <w:tcPr>
            <w:tcW w:w="6926" w:type="dxa"/>
          </w:tcPr>
          <w:p w14:paraId="6E52355C" w14:textId="664AF719" w:rsidR="009E78A1" w:rsidRPr="00064254" w:rsidDel="00737460" w:rsidRDefault="009E78A1" w:rsidP="009E78A1">
            <w:pPr>
              <w:pStyle w:val="ListParagraph"/>
              <w:numPr>
                <w:ilvl w:val="0"/>
                <w:numId w:val="58"/>
              </w:numPr>
              <w:rPr>
                <w:del w:id="3298" w:author="Fnu, Sonam" w:date="2019-11-27T19:17:00Z"/>
                <w:rFonts w:ascii="Calibri" w:hAnsi="Calibri"/>
              </w:rPr>
            </w:pPr>
            <w:del w:id="3299" w:author="Fnu, Sonam" w:date="2019-11-27T19:17:00Z">
              <w:r w:rsidRPr="00064254" w:rsidDel="00737460">
                <w:rPr>
                  <w:rFonts w:ascii="Calibri" w:hAnsi="Calibri"/>
                </w:rPr>
                <w:delText>Bank User open ETHIX-Net Properties service</w:delText>
              </w:r>
            </w:del>
          </w:p>
          <w:p w14:paraId="62D5FE2F" w14:textId="492CE3B0" w:rsidR="009E78A1" w:rsidRPr="00064254" w:rsidDel="00737460" w:rsidRDefault="009E78A1" w:rsidP="009E78A1">
            <w:pPr>
              <w:pStyle w:val="ListParagraph"/>
              <w:numPr>
                <w:ilvl w:val="0"/>
                <w:numId w:val="58"/>
              </w:numPr>
              <w:rPr>
                <w:del w:id="3300" w:author="Fnu, Sonam" w:date="2019-11-27T19:17:00Z"/>
                <w:rFonts w:ascii="Calibri" w:hAnsi="Calibri"/>
              </w:rPr>
            </w:pPr>
            <w:del w:id="3301" w:author="Fnu, Sonam" w:date="2019-11-27T19:17:00Z">
              <w:r w:rsidRPr="00064254" w:rsidDel="00737460">
                <w:rPr>
                  <w:rFonts w:ascii="Calibri" w:hAnsi="Calibri"/>
                </w:rPr>
                <w:delText>System redirect to ETHIX-Net properties page</w:delText>
              </w:r>
            </w:del>
          </w:p>
          <w:p w14:paraId="46854357" w14:textId="053A1D01" w:rsidR="009E78A1" w:rsidRPr="00064254" w:rsidDel="00737460" w:rsidRDefault="009E78A1" w:rsidP="009E78A1">
            <w:pPr>
              <w:pStyle w:val="ListParagraph"/>
              <w:numPr>
                <w:ilvl w:val="0"/>
                <w:numId w:val="58"/>
              </w:numPr>
              <w:rPr>
                <w:del w:id="3302" w:author="Fnu, Sonam" w:date="2019-11-27T19:17:00Z"/>
                <w:rFonts w:ascii="Calibri" w:hAnsi="Calibri"/>
              </w:rPr>
            </w:pPr>
            <w:del w:id="3303" w:author="Fnu, Sonam" w:date="2019-11-27T19:17:00Z">
              <w:r w:rsidRPr="00064254" w:rsidDel="00737460">
                <w:rPr>
                  <w:rFonts w:ascii="Calibri" w:hAnsi="Calibri"/>
                </w:rPr>
                <w:delText>Bank User Search for property with name “</w:delText>
              </w:r>
              <w:r w:rsidRPr="00064254" w:rsidDel="00737460">
                <w:rPr>
                  <w:rFonts w:ascii="Calibri" w:hAnsi="Calibri"/>
                  <w:b/>
                  <w:bCs/>
                </w:rPr>
                <w:delText>NOTIFICATION_METHODS</w:delText>
              </w:r>
              <w:r w:rsidRPr="00064254" w:rsidDel="00737460">
                <w:rPr>
                  <w:rFonts w:ascii="Calibri" w:hAnsi="Calibri"/>
                </w:rPr>
                <w:delText>”</w:delText>
              </w:r>
            </w:del>
          </w:p>
          <w:p w14:paraId="01753A86" w14:textId="16B6D842" w:rsidR="009E78A1" w:rsidRPr="00064254" w:rsidDel="00737460" w:rsidRDefault="009E78A1" w:rsidP="009E78A1">
            <w:pPr>
              <w:pStyle w:val="ListParagraph"/>
              <w:numPr>
                <w:ilvl w:val="0"/>
                <w:numId w:val="58"/>
              </w:numPr>
              <w:rPr>
                <w:del w:id="3304" w:author="Fnu, Sonam" w:date="2019-11-27T19:17:00Z"/>
                <w:rFonts w:ascii="Calibri" w:hAnsi="Calibri"/>
              </w:rPr>
            </w:pPr>
            <w:del w:id="3305" w:author="Fnu, Sonam" w:date="2019-11-27T19:17:00Z">
              <w:r w:rsidRPr="00064254" w:rsidDel="00737460">
                <w:rPr>
                  <w:rFonts w:ascii="Calibri" w:hAnsi="Calibri"/>
                </w:rPr>
                <w:delText>Bank user edit its value the allowed values any combination of the below methods separated with comma:</w:delText>
              </w:r>
            </w:del>
          </w:p>
          <w:p w14:paraId="0952D8F6" w14:textId="477FA9EB" w:rsidR="009E78A1" w:rsidRPr="00064254" w:rsidDel="00737460" w:rsidRDefault="009E78A1" w:rsidP="009E78A1">
            <w:pPr>
              <w:pStyle w:val="ListParagraph"/>
              <w:numPr>
                <w:ilvl w:val="1"/>
                <w:numId w:val="57"/>
              </w:numPr>
              <w:rPr>
                <w:del w:id="3306" w:author="Fnu, Sonam" w:date="2019-11-27T19:17:00Z"/>
                <w:rFonts w:ascii="Calibri" w:hAnsi="Calibri" w:cstheme="minorHAnsi"/>
                <w:sz w:val="24"/>
                <w:szCs w:val="24"/>
              </w:rPr>
            </w:pPr>
            <w:del w:id="3307" w:author="Fnu, Sonam" w:date="2019-11-27T19:17:00Z">
              <w:r w:rsidRPr="00064254" w:rsidDel="00737460">
                <w:rPr>
                  <w:rFonts w:ascii="Calibri" w:hAnsi="Calibri" w:cstheme="minorHAnsi"/>
                  <w:sz w:val="24"/>
                  <w:szCs w:val="24"/>
                </w:rPr>
                <w:delText>SMS</w:delText>
              </w:r>
            </w:del>
          </w:p>
          <w:p w14:paraId="4A5A0446" w14:textId="159963BE" w:rsidR="009E78A1" w:rsidRPr="00064254" w:rsidDel="00737460" w:rsidRDefault="009E78A1" w:rsidP="009E78A1">
            <w:pPr>
              <w:pStyle w:val="ListParagraph"/>
              <w:numPr>
                <w:ilvl w:val="1"/>
                <w:numId w:val="57"/>
              </w:numPr>
              <w:rPr>
                <w:del w:id="3308" w:author="Fnu, Sonam" w:date="2019-11-27T19:17:00Z"/>
                <w:rFonts w:ascii="Calibri" w:hAnsi="Calibri" w:cstheme="minorHAnsi"/>
                <w:sz w:val="24"/>
                <w:szCs w:val="24"/>
              </w:rPr>
            </w:pPr>
            <w:del w:id="3309" w:author="Fnu, Sonam" w:date="2019-11-27T19:17:00Z">
              <w:r w:rsidRPr="00064254" w:rsidDel="00737460">
                <w:rPr>
                  <w:rFonts w:ascii="Calibri" w:hAnsi="Calibri" w:cstheme="minorHAnsi"/>
                  <w:sz w:val="24"/>
                  <w:szCs w:val="24"/>
                </w:rPr>
                <w:delText>Mobile</w:delText>
              </w:r>
            </w:del>
          </w:p>
          <w:p w14:paraId="7A62CB87" w14:textId="29B4CE0C" w:rsidR="009E78A1" w:rsidRPr="00064254" w:rsidDel="00737460" w:rsidRDefault="009E78A1" w:rsidP="009E78A1">
            <w:pPr>
              <w:pStyle w:val="ListParagraph"/>
              <w:numPr>
                <w:ilvl w:val="1"/>
                <w:numId w:val="57"/>
              </w:numPr>
              <w:rPr>
                <w:del w:id="3310" w:author="Fnu, Sonam" w:date="2019-11-27T19:17:00Z"/>
                <w:rFonts w:ascii="Calibri" w:hAnsi="Calibri" w:cstheme="minorHAnsi"/>
                <w:sz w:val="24"/>
                <w:szCs w:val="24"/>
              </w:rPr>
            </w:pPr>
            <w:del w:id="3311" w:author="Fnu, Sonam" w:date="2019-11-27T19:17:00Z">
              <w:r w:rsidRPr="00064254" w:rsidDel="00737460">
                <w:rPr>
                  <w:rFonts w:ascii="Calibri" w:hAnsi="Calibri" w:cstheme="minorHAnsi"/>
                  <w:sz w:val="24"/>
                  <w:szCs w:val="24"/>
                </w:rPr>
                <w:delText>Email</w:delText>
              </w:r>
            </w:del>
          </w:p>
          <w:p w14:paraId="3B26F753" w14:textId="08198D95" w:rsidR="009E78A1" w:rsidRPr="00064254" w:rsidDel="00737460" w:rsidRDefault="009E78A1" w:rsidP="009E78A1">
            <w:pPr>
              <w:pStyle w:val="ListParagraph"/>
              <w:numPr>
                <w:ilvl w:val="1"/>
                <w:numId w:val="57"/>
              </w:numPr>
              <w:rPr>
                <w:del w:id="3312" w:author="Fnu, Sonam" w:date="2019-11-27T19:17:00Z"/>
                <w:rFonts w:ascii="Calibri" w:hAnsi="Calibri" w:cstheme="minorHAnsi"/>
                <w:sz w:val="24"/>
                <w:szCs w:val="24"/>
              </w:rPr>
            </w:pPr>
            <w:del w:id="3313" w:author="Fnu, Sonam" w:date="2019-11-27T19:17:00Z">
              <w:r w:rsidRPr="00064254" w:rsidDel="00737460">
                <w:rPr>
                  <w:rFonts w:ascii="Calibri" w:hAnsi="Calibri" w:cstheme="minorHAnsi"/>
                  <w:sz w:val="24"/>
                  <w:szCs w:val="24"/>
                </w:rPr>
                <w:delText>Alert</w:delText>
              </w:r>
            </w:del>
          </w:p>
          <w:p w14:paraId="60EAF99A" w14:textId="646930DC" w:rsidR="009E78A1" w:rsidRPr="00064254" w:rsidDel="00737460" w:rsidRDefault="009E78A1" w:rsidP="009E78A1">
            <w:pPr>
              <w:pStyle w:val="ListParagraph"/>
              <w:numPr>
                <w:ilvl w:val="0"/>
                <w:numId w:val="58"/>
              </w:numPr>
              <w:rPr>
                <w:del w:id="3314" w:author="Fnu, Sonam" w:date="2019-11-27T19:17:00Z"/>
                <w:rFonts w:ascii="Calibri" w:hAnsi="Calibri"/>
              </w:rPr>
            </w:pPr>
            <w:del w:id="3315" w:author="Fnu, Sonam" w:date="2019-11-27T19:17:00Z">
              <w:r w:rsidRPr="00064254" w:rsidDel="00737460">
                <w:rPr>
                  <w:rFonts w:ascii="Calibri" w:hAnsi="Calibri"/>
                </w:rPr>
                <w:delText>Bank user click Save button</w:delText>
              </w:r>
            </w:del>
          </w:p>
          <w:p w14:paraId="3176699B" w14:textId="750FA95A" w:rsidR="009E78A1" w:rsidRPr="00064254" w:rsidDel="00737460" w:rsidRDefault="009E78A1" w:rsidP="009E78A1">
            <w:pPr>
              <w:pStyle w:val="ListParagraph"/>
              <w:numPr>
                <w:ilvl w:val="0"/>
                <w:numId w:val="58"/>
              </w:numPr>
              <w:rPr>
                <w:del w:id="3316" w:author="Fnu, Sonam" w:date="2019-11-27T19:17:00Z"/>
                <w:rFonts w:ascii="Calibri" w:hAnsi="Calibri"/>
              </w:rPr>
            </w:pPr>
            <w:del w:id="3317" w:author="Fnu, Sonam" w:date="2019-11-27T19:17:00Z">
              <w:r w:rsidRPr="00064254" w:rsidDel="00737460">
                <w:rPr>
                  <w:rFonts w:ascii="Calibri" w:hAnsi="Calibri"/>
                </w:rPr>
                <w:delText>Bank user click clear configuration button</w:delText>
              </w:r>
            </w:del>
          </w:p>
          <w:p w14:paraId="26BE1EED" w14:textId="1E8418C4" w:rsidR="009E78A1" w:rsidRPr="00064254" w:rsidDel="00737460" w:rsidRDefault="009E78A1" w:rsidP="009E78A1">
            <w:pPr>
              <w:pStyle w:val="ListParagraph"/>
              <w:numPr>
                <w:ilvl w:val="0"/>
                <w:numId w:val="58"/>
              </w:numPr>
              <w:rPr>
                <w:del w:id="3318" w:author="Fnu, Sonam" w:date="2019-11-27T19:17:00Z"/>
                <w:rFonts w:ascii="Calibri" w:hAnsi="Calibri"/>
              </w:rPr>
            </w:pPr>
            <w:del w:id="3319" w:author="Fnu, Sonam" w:date="2019-11-27T19:17:00Z">
              <w:r w:rsidRPr="00064254" w:rsidDel="00737460">
                <w:rPr>
                  <w:rFonts w:ascii="Calibri" w:hAnsi="Calibri"/>
                </w:rPr>
                <w:delText>The system will replace the value of “</w:delText>
              </w:r>
              <w:r w:rsidRPr="00064254" w:rsidDel="00737460">
                <w:rPr>
                  <w:rFonts w:ascii="Calibri" w:hAnsi="Calibri"/>
                  <w:b/>
                  <w:bCs/>
                </w:rPr>
                <w:delText>NOTIFICATION_METHODS</w:delText>
              </w:r>
              <w:r w:rsidRPr="00064254" w:rsidDel="00737460">
                <w:rPr>
                  <w:rFonts w:ascii="Calibri" w:hAnsi="Calibri"/>
                </w:rPr>
                <w:delText xml:space="preserve">” property with the new value added by the user </w:delText>
              </w:r>
            </w:del>
          </w:p>
        </w:tc>
      </w:tr>
      <w:tr w:rsidR="009E78A1" w:rsidRPr="00012DAF" w:rsidDel="00737460" w14:paraId="0278CD94" w14:textId="7B9C940E" w:rsidTr="00064254">
        <w:trPr>
          <w:gridAfter w:val="1"/>
          <w:wAfter w:w="1174" w:type="dxa"/>
          <w:trHeight w:val="346"/>
          <w:del w:id="3320" w:author="Fnu, Sonam" w:date="2019-11-27T19:17:00Z"/>
        </w:trPr>
        <w:tc>
          <w:tcPr>
            <w:tcW w:w="1795" w:type="dxa"/>
            <w:gridSpan w:val="2"/>
          </w:tcPr>
          <w:p w14:paraId="4E75B3FA" w14:textId="40103117" w:rsidR="009E78A1" w:rsidRPr="00064254" w:rsidDel="00737460" w:rsidRDefault="009E78A1" w:rsidP="009E78A1">
            <w:pPr>
              <w:rPr>
                <w:del w:id="3321" w:author="Fnu, Sonam" w:date="2019-11-27T19:17:00Z"/>
                <w:rFonts w:ascii="Calibri" w:hAnsi="Calibri"/>
              </w:rPr>
            </w:pPr>
            <w:del w:id="3322" w:author="Fnu, Sonam" w:date="2019-11-27T19:17:00Z">
              <w:r w:rsidRPr="00064254" w:rsidDel="00737460">
                <w:rPr>
                  <w:rFonts w:ascii="Calibri" w:hAnsi="Calibri"/>
                </w:rPr>
                <w:delText>Alternative flow</w:delText>
              </w:r>
            </w:del>
          </w:p>
        </w:tc>
        <w:tc>
          <w:tcPr>
            <w:tcW w:w="6926" w:type="dxa"/>
          </w:tcPr>
          <w:p w14:paraId="14866261" w14:textId="2C19FA1A" w:rsidR="009E78A1" w:rsidRPr="00064254" w:rsidDel="00737460" w:rsidRDefault="009E78A1" w:rsidP="009E78A1">
            <w:pPr>
              <w:rPr>
                <w:del w:id="3323" w:author="Fnu, Sonam" w:date="2019-11-27T19:17:00Z"/>
                <w:rFonts w:ascii="Calibri" w:hAnsi="Calibri"/>
              </w:rPr>
            </w:pPr>
            <w:del w:id="3324" w:author="Fnu, Sonam" w:date="2019-11-27T19:17:00Z">
              <w:r w:rsidRPr="00064254" w:rsidDel="00737460">
                <w:rPr>
                  <w:rFonts w:ascii="Calibri" w:hAnsi="Calibri"/>
                </w:rPr>
                <w:delText>-</w:delText>
              </w:r>
            </w:del>
          </w:p>
        </w:tc>
      </w:tr>
      <w:tr w:rsidR="009E78A1" w:rsidRPr="00012DAF" w:rsidDel="00737460" w14:paraId="44BF4371" w14:textId="4AB9B1AE" w:rsidTr="009E78A1">
        <w:trPr>
          <w:gridBefore w:val="1"/>
          <w:wBefore w:w="607" w:type="dxa"/>
          <w:trHeight w:val="1438"/>
          <w:del w:id="3325" w:author="Fnu, Sonam" w:date="2019-11-27T19:17:00Z"/>
        </w:trPr>
        <w:tc>
          <w:tcPr>
            <w:tcW w:w="9288" w:type="dxa"/>
            <w:gridSpan w:val="3"/>
            <w:shd w:val="clear" w:color="auto" w:fill="DBE5F1" w:themeFill="accent1" w:themeFillTint="33"/>
          </w:tcPr>
          <w:p w14:paraId="6F734BED" w14:textId="36F29166" w:rsidR="009E78A1" w:rsidRPr="00064254" w:rsidDel="00737460" w:rsidRDefault="009E78A1" w:rsidP="009E78A1">
            <w:pPr>
              <w:pStyle w:val="ListParagraph"/>
              <w:ind w:left="0"/>
              <w:rPr>
                <w:del w:id="3326" w:author="Fnu, Sonam" w:date="2019-11-27T19:17:00Z"/>
                <w:rFonts w:ascii="Calibri" w:hAnsi="Calibri"/>
              </w:rPr>
            </w:pPr>
            <w:del w:id="3327" w:author="Fnu, Sonam" w:date="2019-11-27T19:17:00Z">
              <w:r w:rsidRPr="00064254" w:rsidDel="00737460">
                <w:rPr>
                  <w:rFonts w:ascii="Calibri" w:hAnsi="Calibri"/>
                  <w:b/>
                  <w:bCs/>
                  <w:color w:val="FF0000"/>
                </w:rPr>
                <w:delText>Design tips:</w:delText>
              </w:r>
              <w:r w:rsidRPr="00064254" w:rsidDel="00737460">
                <w:rPr>
                  <w:rFonts w:ascii="Calibri" w:hAnsi="Calibri"/>
                </w:rPr>
                <w:delText xml:space="preserve"> </w:delText>
              </w:r>
            </w:del>
          </w:p>
          <w:p w14:paraId="300900F4" w14:textId="3F8B88B6" w:rsidR="009E78A1" w:rsidRPr="00064254" w:rsidDel="00737460" w:rsidRDefault="009E78A1" w:rsidP="009E78A1">
            <w:pPr>
              <w:pStyle w:val="ListParagraph"/>
              <w:numPr>
                <w:ilvl w:val="0"/>
                <w:numId w:val="59"/>
              </w:numPr>
              <w:rPr>
                <w:del w:id="3328" w:author="Fnu, Sonam" w:date="2019-11-27T19:17:00Z"/>
                <w:rFonts w:ascii="Calibri" w:hAnsi="Calibri"/>
              </w:rPr>
            </w:pPr>
            <w:del w:id="3329" w:author="Fnu, Sonam" w:date="2019-11-27T19:17:00Z">
              <w:r w:rsidRPr="00064254" w:rsidDel="00737460">
                <w:rPr>
                  <w:rFonts w:ascii="Calibri" w:hAnsi="Calibri"/>
                </w:rPr>
                <w:delText xml:space="preserve">A new </w:delText>
              </w:r>
              <w:commentRangeStart w:id="3330"/>
              <w:r w:rsidRPr="00064254" w:rsidDel="00737460">
                <w:rPr>
                  <w:rFonts w:ascii="Calibri" w:hAnsi="Calibri"/>
                </w:rPr>
                <w:delText xml:space="preserve">configuration parameter added </w:delText>
              </w:r>
              <w:commentRangeEnd w:id="3330"/>
              <w:r w:rsidR="00994F9A" w:rsidDel="00737460">
                <w:rPr>
                  <w:rStyle w:val="CommentReference"/>
                </w:rPr>
                <w:commentReference w:id="3330"/>
              </w:r>
              <w:r w:rsidRPr="00064254" w:rsidDel="00737460">
                <w:rPr>
                  <w:rFonts w:ascii="Calibri" w:hAnsi="Calibri"/>
                </w:rPr>
                <w:delText>named “</w:delText>
              </w:r>
              <w:r w:rsidRPr="00064254" w:rsidDel="00737460">
                <w:rPr>
                  <w:rFonts w:ascii="Calibri" w:hAnsi="Calibri"/>
                  <w:b/>
                  <w:bCs/>
                </w:rPr>
                <w:delText>NOTIFICATION_METHODS</w:delText>
              </w:r>
              <w:r w:rsidRPr="00064254" w:rsidDel="00737460">
                <w:rPr>
                  <w:rFonts w:ascii="Calibri" w:hAnsi="Calibri"/>
                </w:rPr>
                <w:delText>” to define the allowed notification methods, its value is comma separated notification list, possible notification methods are SMS, Email, Alert and Mobile</w:delText>
              </w:r>
            </w:del>
          </w:p>
          <w:p w14:paraId="3534C6E6" w14:textId="67087692" w:rsidR="009E78A1" w:rsidRPr="00064254" w:rsidDel="00737460" w:rsidRDefault="009E78A1" w:rsidP="00064254">
            <w:pPr>
              <w:pStyle w:val="ListParagraph"/>
              <w:ind w:left="360"/>
              <w:rPr>
                <w:del w:id="3331" w:author="Fnu, Sonam" w:date="2019-11-27T19:17:00Z"/>
                <w:rFonts w:ascii="Calibri" w:hAnsi="Calibri"/>
              </w:rPr>
            </w:pPr>
          </w:p>
        </w:tc>
      </w:tr>
    </w:tbl>
    <w:p w14:paraId="788B1060" w14:textId="50E2369A" w:rsidR="009E78A1" w:rsidRPr="00064254" w:rsidDel="00737460" w:rsidRDefault="009E78A1" w:rsidP="009E78A1">
      <w:pPr>
        <w:pStyle w:val="ListParagraph"/>
        <w:spacing w:before="300" w:after="300"/>
        <w:ind w:left="2520"/>
        <w:rPr>
          <w:del w:id="3332" w:author="Fnu, Sonam" w:date="2019-11-27T19:17:00Z"/>
          <w:rStyle w:val="Hyperlink"/>
          <w:rFonts w:ascii="Calibri" w:eastAsiaTheme="majorEastAsia" w:hAnsi="Calibri" w:cstheme="majorBidi"/>
          <w:b/>
          <w:bCs/>
          <w:color w:val="auto"/>
          <w:sz w:val="26"/>
          <w:szCs w:val="26"/>
          <w:u w:val="none"/>
        </w:rPr>
      </w:pPr>
    </w:p>
    <w:p w14:paraId="7937DB7C" w14:textId="1C5BB31D" w:rsidR="001915BB" w:rsidDel="00737460" w:rsidRDefault="001915BB">
      <w:pPr>
        <w:rPr>
          <w:ins w:id="3333" w:author="mayada samir" w:date="2019-04-04T10:19:00Z"/>
          <w:del w:id="3334" w:author="Fnu, Sonam" w:date="2019-11-27T19:17:00Z"/>
          <w:rFonts w:ascii="Calibri" w:hAnsi="Calibri"/>
        </w:rPr>
      </w:pPr>
      <w:ins w:id="3335" w:author="mayada samir" w:date="2019-04-04T10:19:00Z">
        <w:del w:id="3336" w:author="Fnu, Sonam" w:date="2019-11-27T19:17:00Z">
          <w:r w:rsidDel="00737460">
            <w:rPr>
              <w:rFonts w:ascii="Calibri" w:hAnsi="Calibri"/>
            </w:rPr>
            <w:br w:type="page"/>
          </w:r>
        </w:del>
      </w:ins>
    </w:p>
    <w:p w14:paraId="2BA77F36" w14:textId="04F31C88" w:rsidR="008C2303" w:rsidRPr="00064254" w:rsidDel="00737460" w:rsidRDefault="008C2303" w:rsidP="00064254">
      <w:pPr>
        <w:rPr>
          <w:del w:id="3337" w:author="Fnu, Sonam" w:date="2019-11-27T19:17:00Z"/>
          <w:rFonts w:ascii="Calibri" w:hAnsi="Calibri"/>
        </w:rPr>
      </w:pPr>
    </w:p>
    <w:p w14:paraId="08BA4CD2" w14:textId="7D9A3B55" w:rsidR="00A32574" w:rsidRPr="00064254" w:rsidDel="00737460" w:rsidRDefault="00A32574" w:rsidP="00B956DF">
      <w:pPr>
        <w:tabs>
          <w:tab w:val="left" w:pos="3899"/>
          <w:tab w:val="left" w:pos="4904"/>
        </w:tabs>
        <w:jc w:val="center"/>
        <w:rPr>
          <w:del w:id="3338" w:author="Fnu, Sonam" w:date="2019-11-27T19:17:00Z"/>
          <w:rFonts w:ascii="Calibri" w:hAnsi="Calibri"/>
          <w:color w:val="FF0000"/>
        </w:rPr>
      </w:pPr>
      <w:bookmarkStart w:id="3339" w:name="_Use_Cases_1–"/>
      <w:bookmarkStart w:id="3340" w:name="_Toc508034247"/>
      <w:bookmarkStart w:id="3341" w:name="_Toc508035500"/>
      <w:bookmarkStart w:id="3342" w:name="_Toc508035626"/>
      <w:bookmarkStart w:id="3343" w:name="_Toc508035752"/>
      <w:bookmarkStart w:id="3344" w:name="_Toc508036656"/>
      <w:bookmarkStart w:id="3345" w:name="_Toc513623458"/>
      <w:bookmarkStart w:id="3346" w:name="_Toc513707360"/>
      <w:bookmarkStart w:id="3347" w:name="_Toc508034248"/>
      <w:bookmarkStart w:id="3348" w:name="_Toc508035501"/>
      <w:bookmarkStart w:id="3349" w:name="_Toc508035627"/>
      <w:bookmarkStart w:id="3350" w:name="_Toc508035753"/>
      <w:bookmarkStart w:id="3351" w:name="_Toc508036657"/>
      <w:bookmarkStart w:id="3352" w:name="_Toc513623459"/>
      <w:bookmarkStart w:id="3353" w:name="_Toc513707361"/>
      <w:bookmarkStart w:id="3354" w:name="_Toc508034249"/>
      <w:bookmarkStart w:id="3355" w:name="_Toc508035502"/>
      <w:bookmarkStart w:id="3356" w:name="_Toc508035628"/>
      <w:bookmarkStart w:id="3357" w:name="_Toc508035754"/>
      <w:bookmarkStart w:id="3358" w:name="_Toc508036658"/>
      <w:bookmarkStart w:id="3359" w:name="_Toc513623460"/>
      <w:bookmarkStart w:id="3360" w:name="_Toc513707362"/>
      <w:bookmarkStart w:id="3361" w:name="_Toc508034250"/>
      <w:bookmarkStart w:id="3362" w:name="_Toc508035503"/>
      <w:bookmarkStart w:id="3363" w:name="_Toc508035629"/>
      <w:bookmarkStart w:id="3364" w:name="_Toc508035755"/>
      <w:bookmarkStart w:id="3365" w:name="_Toc508036659"/>
      <w:bookmarkStart w:id="3366" w:name="_Toc513623461"/>
      <w:bookmarkStart w:id="3367" w:name="_Toc513707363"/>
      <w:bookmarkStart w:id="3368" w:name="_Toc508034251"/>
      <w:bookmarkStart w:id="3369" w:name="_Toc508035504"/>
      <w:bookmarkStart w:id="3370" w:name="_Toc508035630"/>
      <w:bookmarkStart w:id="3371" w:name="_Toc508035756"/>
      <w:bookmarkStart w:id="3372" w:name="_Toc508036660"/>
      <w:bookmarkStart w:id="3373" w:name="_Toc513623462"/>
      <w:bookmarkStart w:id="3374" w:name="_Toc513707364"/>
      <w:bookmarkStart w:id="3375" w:name="_Toc456083935"/>
      <w:bookmarkStart w:id="3376" w:name="_Toc456083934"/>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p>
    <w:p w14:paraId="17F48CEA" w14:textId="481BBC69" w:rsidR="009F38EA" w:rsidRPr="00064254" w:rsidDel="00737460" w:rsidRDefault="009F38EA" w:rsidP="009F38EA">
      <w:pPr>
        <w:pStyle w:val="Heading2"/>
        <w:numPr>
          <w:ilvl w:val="2"/>
          <w:numId w:val="3"/>
        </w:numPr>
        <w:rPr>
          <w:del w:id="3377" w:author="Fnu, Sonam" w:date="2019-11-27T19:17:00Z"/>
          <w:rFonts w:ascii="Calibri" w:hAnsi="Calibri"/>
        </w:rPr>
      </w:pPr>
      <w:bookmarkStart w:id="3378" w:name="_Toc513707354"/>
      <w:bookmarkStart w:id="3379" w:name="_Toc5265618"/>
      <w:del w:id="3380" w:author="Fnu, Sonam" w:date="2019-11-27T19:17:00Z">
        <w:r w:rsidRPr="00064254" w:rsidDel="00737460">
          <w:rPr>
            <w:rFonts w:ascii="Calibri" w:hAnsi="Calibri"/>
          </w:rPr>
          <w:delText>Corporate and Retail Back office:</w:delText>
        </w:r>
        <w:bookmarkEnd w:id="3378"/>
        <w:bookmarkEnd w:id="3379"/>
      </w:del>
    </w:p>
    <w:p w14:paraId="1BCE9BFE" w14:textId="6B17E102" w:rsidR="009F38EA" w:rsidRPr="00064254" w:rsidDel="00737460" w:rsidRDefault="009F38EA" w:rsidP="009F38EA">
      <w:pPr>
        <w:pStyle w:val="ListParagraph"/>
        <w:ind w:left="1440"/>
        <w:rPr>
          <w:del w:id="3381" w:author="Fnu, Sonam" w:date="2019-11-27T19:17:00Z"/>
          <w:rFonts w:ascii="Calibri" w:hAnsi="Calibri"/>
          <w:b/>
          <w:bCs/>
          <w:u w:val="single"/>
        </w:rPr>
      </w:pPr>
    </w:p>
    <w:p w14:paraId="6043257B" w14:textId="0746CF17" w:rsidR="009F38EA" w:rsidRPr="00064254" w:rsidDel="00737460" w:rsidRDefault="009F38EA" w:rsidP="009F38EA">
      <w:pPr>
        <w:pStyle w:val="Heading2"/>
        <w:numPr>
          <w:ilvl w:val="3"/>
          <w:numId w:val="3"/>
        </w:numPr>
        <w:rPr>
          <w:del w:id="3382" w:author="Fnu, Sonam" w:date="2019-11-27T19:17:00Z"/>
          <w:rFonts w:ascii="Calibri" w:hAnsi="Calibri"/>
        </w:rPr>
      </w:pPr>
      <w:bookmarkStart w:id="3383" w:name="_Toc513707355"/>
      <w:bookmarkStart w:id="3384" w:name="_Toc5265619"/>
      <w:commentRangeStart w:id="3385"/>
      <w:del w:id="3386" w:author="Fnu, Sonam" w:date="2019-11-27T19:17:00Z">
        <w:r w:rsidRPr="00064254" w:rsidDel="00737460">
          <w:rPr>
            <w:rFonts w:ascii="Calibri" w:hAnsi="Calibri"/>
          </w:rPr>
          <w:delText>Notification Subscription (Images 1</w:delText>
        </w:r>
        <w:r w:rsidRPr="00064254" w:rsidDel="00737460">
          <w:rPr>
            <w:rFonts w:ascii="Calibri" w:hAnsi="Calibri"/>
          </w:rPr>
          <w:sym w:font="Wingdings" w:char="F0E0"/>
        </w:r>
        <w:r w:rsidRPr="00064254" w:rsidDel="00737460">
          <w:rPr>
            <w:rFonts w:ascii="Calibri" w:hAnsi="Calibri"/>
          </w:rPr>
          <w:delText xml:space="preserve"> 3)</w:delText>
        </w:r>
        <w:bookmarkEnd w:id="3383"/>
        <w:r w:rsidR="00FB21A8" w:rsidDel="00737460">
          <w:rPr>
            <w:rFonts w:ascii="Calibri" w:hAnsi="Calibri"/>
          </w:rPr>
          <w:delText xml:space="preserve"> </w:delText>
        </w:r>
        <w:commentRangeEnd w:id="3385"/>
        <w:r w:rsidR="00FB21A8" w:rsidDel="00737460">
          <w:rPr>
            <w:rStyle w:val="CommentReference"/>
            <w:rFonts w:asciiTheme="minorHAnsi" w:eastAsiaTheme="minorHAnsi" w:hAnsiTheme="minorHAnsi" w:cstheme="minorBidi"/>
            <w:b w:val="0"/>
            <w:bCs w:val="0"/>
          </w:rPr>
          <w:commentReference w:id="3385"/>
        </w:r>
        <w:bookmarkEnd w:id="3384"/>
      </w:del>
    </w:p>
    <w:p w14:paraId="444D045C" w14:textId="42836006" w:rsidR="006D3A77" w:rsidRPr="00064254" w:rsidDel="00737460" w:rsidRDefault="006D3A77" w:rsidP="00064254">
      <w:pPr>
        <w:pStyle w:val="ListParagraph"/>
        <w:spacing w:line="240" w:lineRule="auto"/>
        <w:ind w:left="0"/>
        <w:rPr>
          <w:del w:id="3387" w:author="Fnu, Sonam" w:date="2019-11-27T19:17:00Z"/>
          <w:rFonts w:ascii="Calibri" w:hAnsi="Calibri"/>
          <w:sz w:val="20"/>
          <w:szCs w:val="20"/>
        </w:rPr>
      </w:pPr>
    </w:p>
    <w:p w14:paraId="03F63F18" w14:textId="4507A8A3" w:rsidR="006D3A77" w:rsidRPr="00064254" w:rsidDel="00737460" w:rsidRDefault="006D3A77" w:rsidP="00064254">
      <w:pPr>
        <w:pStyle w:val="ListParagraph"/>
        <w:spacing w:line="240" w:lineRule="auto"/>
        <w:ind w:left="0"/>
        <w:rPr>
          <w:del w:id="3388" w:author="Fnu, Sonam" w:date="2019-11-27T19:17:00Z"/>
          <w:rFonts w:ascii="Calibri" w:hAnsi="Calibri"/>
          <w:sz w:val="20"/>
          <w:szCs w:val="20"/>
        </w:rPr>
      </w:pPr>
    </w:p>
    <w:p w14:paraId="37866B62" w14:textId="78C8327C" w:rsidR="00236B6E" w:rsidRPr="00064254" w:rsidDel="00737460" w:rsidRDefault="007274A4" w:rsidP="00064254">
      <w:pPr>
        <w:pStyle w:val="ListParagraph"/>
        <w:keepNext/>
        <w:ind w:left="0"/>
        <w:jc w:val="center"/>
        <w:rPr>
          <w:del w:id="3389" w:author="Fnu, Sonam" w:date="2019-11-27T19:17:00Z"/>
          <w:rFonts w:ascii="Calibri" w:hAnsi="Calibri"/>
        </w:rPr>
      </w:pPr>
      <w:del w:id="3390" w:author="Fnu, Sonam" w:date="2019-11-27T19:17:00Z">
        <w:r w:rsidRPr="00064254" w:rsidDel="00737460">
          <w:rPr>
            <w:rFonts w:ascii="Calibri" w:hAnsi="Calibri"/>
          </w:rPr>
          <w:object w:dxaOrig="12392" w:dyaOrig="7559" w14:anchorId="1269C28E">
            <v:shape id="_x0000_i1033" type="#_x0000_t75" style="width:439.3pt;height:265.35pt" o:ole="">
              <v:imagedata r:id="rId25" o:title=""/>
            </v:shape>
            <o:OLEObject Type="Embed" ProgID="PBrush" ShapeID="_x0000_i1033" DrawAspect="Content" ObjectID="_1636818928" r:id="rId43"/>
          </w:object>
        </w:r>
      </w:del>
    </w:p>
    <w:p w14:paraId="7CC62701" w14:textId="73D4E7C6" w:rsidR="007274A4" w:rsidRPr="00064254" w:rsidDel="00737460" w:rsidRDefault="00236B6E" w:rsidP="00064254">
      <w:pPr>
        <w:pStyle w:val="Caption"/>
        <w:jc w:val="center"/>
        <w:rPr>
          <w:del w:id="3391" w:author="Fnu, Sonam" w:date="2019-11-27T19:17:00Z"/>
          <w:rFonts w:ascii="Calibri" w:hAnsi="Calibri"/>
        </w:rPr>
      </w:pPr>
      <w:del w:id="3392" w:author="Fnu, Sonam" w:date="2019-11-27T19:17:00Z">
        <w:r w:rsidRPr="00064254" w:rsidDel="00737460">
          <w:rPr>
            <w:rFonts w:ascii="Calibri" w:hAnsi="Calibri"/>
          </w:rPr>
          <w:delText xml:space="preserve">Figure </w:delText>
        </w:r>
        <w:r w:rsidRPr="00064254" w:rsidDel="00737460">
          <w:rPr>
            <w:rFonts w:ascii="Calibri" w:hAnsi="Calibri"/>
            <w:i w:val="0"/>
            <w:iCs w:val="0"/>
          </w:rPr>
          <w:fldChar w:fldCharType="begin"/>
        </w:r>
        <w:r w:rsidRPr="00064254" w:rsidDel="00737460">
          <w:rPr>
            <w:rFonts w:ascii="Calibri" w:hAnsi="Calibri"/>
          </w:rPr>
          <w:delInstrText xml:space="preserve"> SEQ Figure \* ARABIC </w:delInstrText>
        </w:r>
        <w:r w:rsidRPr="00064254" w:rsidDel="00737460">
          <w:rPr>
            <w:rFonts w:ascii="Calibri" w:hAnsi="Calibri"/>
            <w:i w:val="0"/>
            <w:iCs w:val="0"/>
          </w:rPr>
          <w:fldChar w:fldCharType="separate"/>
        </w:r>
        <w:r w:rsidR="00D50CFE" w:rsidDel="00737460">
          <w:rPr>
            <w:rFonts w:ascii="Calibri" w:hAnsi="Calibri"/>
            <w:noProof/>
          </w:rPr>
          <w:delText>1</w:delText>
        </w:r>
        <w:r w:rsidRPr="00064254" w:rsidDel="00737460">
          <w:rPr>
            <w:rFonts w:ascii="Calibri" w:hAnsi="Calibri"/>
            <w:i w:val="0"/>
            <w:iCs w:val="0"/>
          </w:rPr>
          <w:fldChar w:fldCharType="end"/>
        </w:r>
        <w:r w:rsidRPr="00064254" w:rsidDel="00737460">
          <w:rPr>
            <w:rFonts w:ascii="Calibri" w:hAnsi="Calibri"/>
          </w:rPr>
          <w:delText>- BB Notification Setup</w:delText>
        </w:r>
      </w:del>
    </w:p>
    <w:p w14:paraId="58D35A55" w14:textId="49CC93AF" w:rsidR="007274A4" w:rsidRPr="00064254" w:rsidDel="00737460" w:rsidRDefault="007274A4" w:rsidP="00064254">
      <w:pPr>
        <w:pStyle w:val="ListParagraph"/>
        <w:ind w:left="0"/>
        <w:rPr>
          <w:del w:id="3393" w:author="Fnu, Sonam" w:date="2019-11-27T19:17:00Z"/>
          <w:rFonts w:ascii="Calibri" w:hAnsi="Calibri"/>
        </w:rPr>
      </w:pPr>
    </w:p>
    <w:p w14:paraId="69A65BA7" w14:textId="110BBA67" w:rsidR="00236B6E" w:rsidRPr="00064254" w:rsidDel="00737460" w:rsidRDefault="007274A4" w:rsidP="00064254">
      <w:pPr>
        <w:pStyle w:val="ListParagraph"/>
        <w:keepNext/>
        <w:ind w:left="0"/>
        <w:jc w:val="center"/>
        <w:rPr>
          <w:del w:id="3394" w:author="Fnu, Sonam" w:date="2019-11-27T19:17:00Z"/>
          <w:rFonts w:ascii="Calibri" w:hAnsi="Calibri"/>
        </w:rPr>
      </w:pPr>
      <w:del w:id="3395" w:author="Fnu, Sonam" w:date="2019-11-27T19:17:00Z">
        <w:r w:rsidRPr="00064254" w:rsidDel="00737460">
          <w:rPr>
            <w:rFonts w:ascii="Calibri" w:hAnsi="Calibri"/>
          </w:rPr>
          <w:object w:dxaOrig="12405" w:dyaOrig="5130" w14:anchorId="7E598EC2">
            <v:shape id="_x0000_i1034" type="#_x0000_t75" style="width:439.7pt;height:180pt" o:ole="">
              <v:imagedata r:id="rId27" o:title=""/>
            </v:shape>
            <o:OLEObject Type="Embed" ProgID="PBrush" ShapeID="_x0000_i1034" DrawAspect="Content" ObjectID="_1636818929" r:id="rId44"/>
          </w:object>
        </w:r>
      </w:del>
    </w:p>
    <w:p w14:paraId="3F3D4A38" w14:textId="02351004" w:rsidR="007274A4" w:rsidRPr="00064254" w:rsidDel="00737460" w:rsidRDefault="00236B6E" w:rsidP="00064254">
      <w:pPr>
        <w:pStyle w:val="Caption"/>
        <w:jc w:val="center"/>
        <w:rPr>
          <w:del w:id="3396" w:author="Fnu, Sonam" w:date="2019-11-27T19:17:00Z"/>
          <w:rFonts w:ascii="Calibri" w:hAnsi="Calibri"/>
        </w:rPr>
      </w:pPr>
      <w:del w:id="3397" w:author="Fnu, Sonam" w:date="2019-11-27T19:17:00Z">
        <w:r w:rsidRPr="00064254" w:rsidDel="00737460">
          <w:rPr>
            <w:rFonts w:ascii="Calibri" w:hAnsi="Calibri"/>
          </w:rPr>
          <w:delText xml:space="preserve">Figure </w:delText>
        </w:r>
        <w:r w:rsidRPr="00064254" w:rsidDel="00737460">
          <w:rPr>
            <w:rFonts w:ascii="Calibri" w:hAnsi="Calibri"/>
            <w:i w:val="0"/>
            <w:iCs w:val="0"/>
          </w:rPr>
          <w:fldChar w:fldCharType="begin"/>
        </w:r>
        <w:r w:rsidRPr="00064254" w:rsidDel="00737460">
          <w:rPr>
            <w:rFonts w:ascii="Calibri" w:hAnsi="Calibri"/>
          </w:rPr>
          <w:delInstrText xml:space="preserve"> SEQ Figure \* ARABIC </w:delInstrText>
        </w:r>
        <w:r w:rsidRPr="00064254" w:rsidDel="00737460">
          <w:rPr>
            <w:rFonts w:ascii="Calibri" w:hAnsi="Calibri"/>
            <w:i w:val="0"/>
            <w:iCs w:val="0"/>
          </w:rPr>
          <w:fldChar w:fldCharType="separate"/>
        </w:r>
        <w:r w:rsidR="00D50CFE" w:rsidDel="00737460">
          <w:rPr>
            <w:rFonts w:ascii="Calibri" w:hAnsi="Calibri"/>
            <w:noProof/>
          </w:rPr>
          <w:delText>2</w:delText>
        </w:r>
        <w:r w:rsidRPr="00064254" w:rsidDel="00737460">
          <w:rPr>
            <w:rFonts w:ascii="Calibri" w:hAnsi="Calibri"/>
            <w:i w:val="0"/>
            <w:iCs w:val="0"/>
          </w:rPr>
          <w:fldChar w:fldCharType="end"/>
        </w:r>
        <w:r w:rsidRPr="00064254" w:rsidDel="00737460">
          <w:rPr>
            <w:rFonts w:ascii="Calibri" w:hAnsi="Calibri"/>
          </w:rPr>
          <w:delText>-BB Add Recipient</w:delText>
        </w:r>
      </w:del>
    </w:p>
    <w:p w14:paraId="2D5509EE" w14:textId="48B41908" w:rsidR="007274A4" w:rsidRPr="00064254" w:rsidDel="00737460" w:rsidRDefault="007274A4" w:rsidP="007274A4">
      <w:pPr>
        <w:pStyle w:val="ListParagraph"/>
        <w:ind w:left="0"/>
        <w:rPr>
          <w:del w:id="3398" w:author="Fnu, Sonam" w:date="2019-11-27T19:17:00Z"/>
          <w:rFonts w:ascii="Calibri" w:hAnsi="Calibri"/>
        </w:rPr>
      </w:pPr>
    </w:p>
    <w:p w14:paraId="0EEBF1CD" w14:textId="277B8809" w:rsidR="00236B6E" w:rsidRPr="00064254" w:rsidDel="00737460" w:rsidRDefault="007274A4" w:rsidP="00064254">
      <w:pPr>
        <w:pStyle w:val="ListParagraph"/>
        <w:keepNext/>
        <w:ind w:left="0"/>
        <w:jc w:val="center"/>
        <w:rPr>
          <w:del w:id="3399" w:author="Fnu, Sonam" w:date="2019-11-27T19:17:00Z"/>
          <w:rFonts w:ascii="Calibri" w:hAnsi="Calibri"/>
        </w:rPr>
      </w:pPr>
      <w:del w:id="3400" w:author="Fnu, Sonam" w:date="2019-11-27T19:17:00Z">
        <w:r w:rsidRPr="00064254" w:rsidDel="00737460">
          <w:rPr>
            <w:rFonts w:ascii="Calibri" w:hAnsi="Calibri"/>
          </w:rPr>
          <w:object w:dxaOrig="12392" w:dyaOrig="7559" w14:anchorId="4CC6AC20">
            <v:shape id="_x0000_i1035" type="#_x0000_t75" style="width:439.3pt;height:265.35pt" o:ole="">
              <v:imagedata r:id="rId29" o:title=""/>
            </v:shape>
            <o:OLEObject Type="Embed" ProgID="PBrush" ShapeID="_x0000_i1035" DrawAspect="Content" ObjectID="_1636818930" r:id="rId45"/>
          </w:object>
        </w:r>
      </w:del>
    </w:p>
    <w:p w14:paraId="44CDAB40" w14:textId="17AE983E" w:rsidR="007274A4" w:rsidRPr="00064254" w:rsidDel="00737460" w:rsidRDefault="00236B6E" w:rsidP="00064254">
      <w:pPr>
        <w:pStyle w:val="Caption"/>
        <w:jc w:val="center"/>
        <w:rPr>
          <w:del w:id="3401" w:author="Fnu, Sonam" w:date="2019-11-27T19:17:00Z"/>
          <w:rFonts w:ascii="Calibri" w:hAnsi="Calibri"/>
        </w:rPr>
      </w:pPr>
      <w:del w:id="3402" w:author="Fnu, Sonam" w:date="2019-11-27T19:17:00Z">
        <w:r w:rsidRPr="00064254" w:rsidDel="00737460">
          <w:rPr>
            <w:rFonts w:ascii="Calibri" w:hAnsi="Calibri"/>
          </w:rPr>
          <w:delText xml:space="preserve">Figure </w:delText>
        </w:r>
        <w:r w:rsidRPr="00064254" w:rsidDel="00737460">
          <w:rPr>
            <w:rFonts w:ascii="Calibri" w:hAnsi="Calibri"/>
            <w:i w:val="0"/>
            <w:iCs w:val="0"/>
          </w:rPr>
          <w:fldChar w:fldCharType="begin"/>
        </w:r>
        <w:r w:rsidRPr="00064254" w:rsidDel="00737460">
          <w:rPr>
            <w:rFonts w:ascii="Calibri" w:hAnsi="Calibri"/>
          </w:rPr>
          <w:delInstrText xml:space="preserve"> SEQ Figure \* ARABIC </w:delInstrText>
        </w:r>
        <w:r w:rsidRPr="00064254" w:rsidDel="00737460">
          <w:rPr>
            <w:rFonts w:ascii="Calibri" w:hAnsi="Calibri"/>
            <w:i w:val="0"/>
            <w:iCs w:val="0"/>
          </w:rPr>
          <w:fldChar w:fldCharType="separate"/>
        </w:r>
        <w:r w:rsidR="00D50CFE" w:rsidDel="00737460">
          <w:rPr>
            <w:rFonts w:ascii="Calibri" w:hAnsi="Calibri"/>
            <w:noProof/>
          </w:rPr>
          <w:delText>3</w:delText>
        </w:r>
        <w:r w:rsidRPr="00064254" w:rsidDel="00737460">
          <w:rPr>
            <w:rFonts w:ascii="Calibri" w:hAnsi="Calibri"/>
            <w:i w:val="0"/>
            <w:iCs w:val="0"/>
          </w:rPr>
          <w:fldChar w:fldCharType="end"/>
        </w:r>
        <w:r w:rsidRPr="00064254" w:rsidDel="00737460">
          <w:rPr>
            <w:rFonts w:ascii="Calibri" w:hAnsi="Calibri"/>
          </w:rPr>
          <w:delText>- Success Page</w:delText>
        </w:r>
      </w:del>
    </w:p>
    <w:p w14:paraId="73CF0DCF" w14:textId="20893BF2" w:rsidR="006D3A77" w:rsidRPr="00064254" w:rsidDel="00737460" w:rsidRDefault="006D3A77" w:rsidP="00064254">
      <w:pPr>
        <w:pStyle w:val="CommentText"/>
        <w:numPr>
          <w:ilvl w:val="0"/>
          <w:numId w:val="134"/>
        </w:numPr>
        <w:rPr>
          <w:del w:id="3403" w:author="Fnu, Sonam" w:date="2019-11-27T19:17:00Z"/>
          <w:rFonts w:ascii="Calibri" w:hAnsi="Calibri"/>
        </w:rPr>
      </w:pPr>
      <w:del w:id="3404" w:author="Fnu, Sonam" w:date="2019-11-27T19:17:00Z">
        <w:r w:rsidRPr="00064254" w:rsidDel="00737460">
          <w:rPr>
            <w:rFonts w:ascii="Calibri" w:hAnsi="Calibri"/>
          </w:rPr>
          <w:delText>Notification categories will be defined as:</w:delText>
        </w:r>
      </w:del>
    </w:p>
    <w:p w14:paraId="6951C2F8" w14:textId="7E957D94" w:rsidR="006D3A77" w:rsidRPr="00064254" w:rsidDel="00737460" w:rsidRDefault="00236B6E" w:rsidP="00064254">
      <w:pPr>
        <w:pStyle w:val="CommentText"/>
        <w:numPr>
          <w:ilvl w:val="1"/>
          <w:numId w:val="135"/>
        </w:numPr>
        <w:spacing w:before="240"/>
        <w:rPr>
          <w:del w:id="3405" w:author="Fnu, Sonam" w:date="2019-11-27T19:17:00Z"/>
          <w:rFonts w:ascii="Calibri" w:hAnsi="Calibri"/>
        </w:rPr>
      </w:pPr>
      <w:del w:id="3406" w:author="Fnu, Sonam" w:date="2019-11-27T19:17:00Z">
        <w:r w:rsidRPr="00064254" w:rsidDel="00737460">
          <w:rPr>
            <w:rFonts w:ascii="Calibri" w:hAnsi="Calibri"/>
          </w:rPr>
          <w:delText xml:space="preserve"> </w:delText>
        </w:r>
        <w:r w:rsidR="006D3A77" w:rsidRPr="00064254" w:rsidDel="00737460">
          <w:rPr>
            <w:rFonts w:ascii="Calibri" w:hAnsi="Calibri"/>
          </w:rPr>
          <w:delText>Account related / SMS Contact</w:delText>
        </w:r>
      </w:del>
    </w:p>
    <w:p w14:paraId="00B19F35" w14:textId="26D9A96E" w:rsidR="006D3A77" w:rsidRPr="00064254" w:rsidDel="00737460" w:rsidRDefault="006D3A77" w:rsidP="00064254">
      <w:pPr>
        <w:pStyle w:val="CommentText"/>
        <w:numPr>
          <w:ilvl w:val="1"/>
          <w:numId w:val="135"/>
        </w:numPr>
        <w:spacing w:before="240"/>
        <w:rPr>
          <w:del w:id="3407" w:author="Fnu, Sonam" w:date="2019-11-27T19:17:00Z"/>
          <w:rFonts w:ascii="Calibri" w:hAnsi="Calibri"/>
        </w:rPr>
      </w:pPr>
      <w:del w:id="3408" w:author="Fnu, Sonam" w:date="2019-11-27T19:17:00Z">
        <w:r w:rsidRPr="00064254" w:rsidDel="00737460">
          <w:rPr>
            <w:rFonts w:ascii="Calibri" w:hAnsi="Calibri"/>
          </w:rPr>
          <w:delText xml:space="preserve"> Channel Activities / Net &amp; mobile ( as if in future new channel added will be added ) </w:delText>
        </w:r>
      </w:del>
    </w:p>
    <w:p w14:paraId="4D9A87FB" w14:textId="144DD380" w:rsidR="006D3A77" w:rsidRPr="00064254" w:rsidDel="00737460" w:rsidRDefault="006D3A77" w:rsidP="00064254">
      <w:pPr>
        <w:pStyle w:val="ListParagraph"/>
        <w:numPr>
          <w:ilvl w:val="1"/>
          <w:numId w:val="135"/>
        </w:numPr>
        <w:spacing w:before="240" w:after="300" w:line="240" w:lineRule="auto"/>
        <w:rPr>
          <w:del w:id="3409" w:author="Fnu, Sonam" w:date="2019-11-27T19:17:00Z"/>
          <w:rFonts w:ascii="Calibri" w:hAnsi="Calibri"/>
          <w:sz w:val="20"/>
          <w:szCs w:val="20"/>
        </w:rPr>
      </w:pPr>
      <w:del w:id="3410" w:author="Fnu, Sonam" w:date="2019-11-27T19:17:00Z">
        <w:r w:rsidRPr="00064254" w:rsidDel="00737460">
          <w:rPr>
            <w:rFonts w:ascii="Calibri" w:hAnsi="Calibri"/>
            <w:sz w:val="20"/>
            <w:szCs w:val="20"/>
          </w:rPr>
          <w:delText xml:space="preserve"> Security / sensitive notifications</w:delText>
        </w:r>
      </w:del>
    </w:p>
    <w:p w14:paraId="3C5F8EC3" w14:textId="01A23923" w:rsidR="006D3A77" w:rsidRPr="00064254" w:rsidDel="00737460" w:rsidRDefault="006D3A77" w:rsidP="00064254">
      <w:pPr>
        <w:pStyle w:val="CommentText"/>
        <w:numPr>
          <w:ilvl w:val="0"/>
          <w:numId w:val="134"/>
        </w:numPr>
        <w:rPr>
          <w:del w:id="3411" w:author="Fnu, Sonam" w:date="2019-11-27T19:17:00Z"/>
          <w:rFonts w:ascii="Calibri" w:hAnsi="Calibri"/>
        </w:rPr>
      </w:pPr>
      <w:del w:id="3412" w:author="Fnu, Sonam" w:date="2019-11-27T19:17:00Z">
        <w:r w:rsidRPr="00064254" w:rsidDel="00737460">
          <w:rPr>
            <w:rFonts w:ascii="Calibri" w:hAnsi="Calibri"/>
          </w:rPr>
          <w:delText xml:space="preserve">Security/ Sensitive notification will be controlled by bank administration to be enabled/disabled for all bank customers  </w:delText>
        </w:r>
      </w:del>
    </w:p>
    <w:p w14:paraId="38F49BDE" w14:textId="612ED217" w:rsidR="006D3A77" w:rsidRPr="00064254" w:rsidDel="00737460" w:rsidRDefault="006D3A77" w:rsidP="00064254">
      <w:pPr>
        <w:pStyle w:val="CommentText"/>
        <w:numPr>
          <w:ilvl w:val="0"/>
          <w:numId w:val="134"/>
        </w:numPr>
        <w:rPr>
          <w:del w:id="3413" w:author="Fnu, Sonam" w:date="2019-11-27T19:17:00Z"/>
          <w:rFonts w:ascii="Calibri" w:hAnsi="Calibri"/>
        </w:rPr>
      </w:pPr>
      <w:del w:id="3414" w:author="Fnu, Sonam" w:date="2019-11-27T19:17:00Z">
        <w:r w:rsidRPr="00064254" w:rsidDel="00737460">
          <w:rPr>
            <w:rFonts w:ascii="Calibri" w:hAnsi="Calibri"/>
          </w:rPr>
          <w:delText>Back office will have fixed list of security sensitive activities</w:delText>
        </w:r>
      </w:del>
    </w:p>
    <w:p w14:paraId="1B0C6300" w14:textId="6C08A050" w:rsidR="006D3A77" w:rsidRPr="00064254" w:rsidDel="00737460" w:rsidRDefault="006D3A77" w:rsidP="00064254">
      <w:pPr>
        <w:pStyle w:val="ListParagraph"/>
        <w:numPr>
          <w:ilvl w:val="1"/>
          <w:numId w:val="136"/>
        </w:numPr>
        <w:spacing w:before="300" w:after="300"/>
        <w:rPr>
          <w:del w:id="3415" w:author="Fnu, Sonam" w:date="2019-11-27T19:17:00Z"/>
          <w:rFonts w:ascii="Calibri" w:hAnsi="Calibri"/>
        </w:rPr>
      </w:pPr>
      <w:del w:id="3416" w:author="Fnu, Sonam" w:date="2019-11-27T19:17:00Z">
        <w:r w:rsidRPr="00064254" w:rsidDel="00737460">
          <w:rPr>
            <w:rFonts w:ascii="Calibri" w:hAnsi="Calibri"/>
          </w:rPr>
          <w:delText>Customer login in different session in same time</w:delText>
        </w:r>
      </w:del>
    </w:p>
    <w:p w14:paraId="453EB830" w14:textId="34E18207" w:rsidR="006D3A77" w:rsidRPr="00064254" w:rsidDel="00737460" w:rsidRDefault="006D3A77" w:rsidP="00064254">
      <w:pPr>
        <w:pStyle w:val="ListParagraph"/>
        <w:numPr>
          <w:ilvl w:val="1"/>
          <w:numId w:val="136"/>
        </w:numPr>
        <w:spacing w:before="300" w:after="300"/>
        <w:rPr>
          <w:del w:id="3417" w:author="Fnu, Sonam" w:date="2019-11-27T19:17:00Z"/>
          <w:rFonts w:ascii="Calibri" w:hAnsi="Calibri"/>
        </w:rPr>
      </w:pPr>
      <w:del w:id="3418" w:author="Fnu, Sonam" w:date="2019-11-27T19:17:00Z">
        <w:r w:rsidRPr="00064254" w:rsidDel="00737460">
          <w:rPr>
            <w:rFonts w:ascii="Calibri" w:hAnsi="Calibri"/>
          </w:rPr>
          <w:delText xml:space="preserve">Customer Transfer from account doesn’t belong to him </w:delText>
        </w:r>
      </w:del>
    </w:p>
    <w:p w14:paraId="122CE454" w14:textId="7C782240" w:rsidR="006D3A77" w:rsidRPr="00064254" w:rsidDel="00737460" w:rsidRDefault="006D3A77" w:rsidP="00064254">
      <w:pPr>
        <w:pStyle w:val="ListParagraph"/>
        <w:numPr>
          <w:ilvl w:val="1"/>
          <w:numId w:val="136"/>
        </w:numPr>
        <w:spacing w:before="300" w:after="300"/>
        <w:rPr>
          <w:del w:id="3419" w:author="Fnu, Sonam" w:date="2019-11-27T19:17:00Z"/>
          <w:rFonts w:ascii="Calibri" w:hAnsi="Calibri"/>
        </w:rPr>
      </w:pPr>
      <w:del w:id="3420" w:author="Fnu, Sonam" w:date="2019-11-27T19:17:00Z">
        <w:r w:rsidRPr="00064254" w:rsidDel="00737460">
          <w:rPr>
            <w:rFonts w:ascii="Calibri" w:hAnsi="Calibri"/>
          </w:rPr>
          <w:delText xml:space="preserve">Customer transfer to beneficiary doesn’t belong to him </w:delText>
        </w:r>
      </w:del>
    </w:p>
    <w:p w14:paraId="5F402AA7" w14:textId="129A89F6" w:rsidR="006D3A77" w:rsidRPr="00064254" w:rsidDel="00737460" w:rsidRDefault="006D3A77" w:rsidP="00064254">
      <w:pPr>
        <w:pStyle w:val="ListParagraph"/>
        <w:numPr>
          <w:ilvl w:val="1"/>
          <w:numId w:val="136"/>
        </w:numPr>
        <w:spacing w:before="300" w:after="300"/>
        <w:rPr>
          <w:del w:id="3421" w:author="Fnu, Sonam" w:date="2019-11-27T19:17:00Z"/>
          <w:rFonts w:ascii="Calibri" w:hAnsi="Calibri"/>
        </w:rPr>
      </w:pPr>
      <w:del w:id="3422" w:author="Fnu, Sonam" w:date="2019-11-27T19:17:00Z">
        <w:r w:rsidRPr="00064254" w:rsidDel="00737460">
          <w:rPr>
            <w:rFonts w:ascii="Calibri" w:hAnsi="Calibri"/>
          </w:rPr>
          <w:delText>Login failed</w:delText>
        </w:r>
      </w:del>
    </w:p>
    <w:p w14:paraId="3BB13517" w14:textId="415382CB" w:rsidR="006D3A77" w:rsidRPr="00064254" w:rsidDel="00737460" w:rsidRDefault="006D3A77" w:rsidP="00064254">
      <w:pPr>
        <w:pStyle w:val="ListParagraph"/>
        <w:numPr>
          <w:ilvl w:val="1"/>
          <w:numId w:val="136"/>
        </w:numPr>
        <w:spacing w:before="300" w:after="300"/>
        <w:rPr>
          <w:del w:id="3423" w:author="Fnu, Sonam" w:date="2019-11-27T19:17:00Z"/>
          <w:rFonts w:ascii="Calibri" w:hAnsi="Calibri"/>
        </w:rPr>
      </w:pPr>
      <w:del w:id="3424" w:author="Fnu, Sonam" w:date="2019-11-27T19:17:00Z">
        <w:r w:rsidRPr="00064254" w:rsidDel="00737460">
          <w:rPr>
            <w:rFonts w:ascii="Calibri" w:hAnsi="Calibri"/>
          </w:rPr>
          <w:delText>Customer account is locked out</w:delText>
        </w:r>
      </w:del>
    </w:p>
    <w:p w14:paraId="184E86D4" w14:textId="364D4A50" w:rsidR="006D3A77" w:rsidRPr="00064254" w:rsidDel="00737460" w:rsidRDefault="006D3A77" w:rsidP="00064254">
      <w:pPr>
        <w:pStyle w:val="ListParagraph"/>
        <w:numPr>
          <w:ilvl w:val="1"/>
          <w:numId w:val="136"/>
        </w:numPr>
        <w:spacing w:before="300" w:after="300"/>
        <w:rPr>
          <w:del w:id="3425" w:author="Fnu, Sonam" w:date="2019-11-27T19:17:00Z"/>
          <w:rFonts w:ascii="Calibri" w:hAnsi="Calibri"/>
        </w:rPr>
      </w:pPr>
      <w:del w:id="3426" w:author="Fnu, Sonam" w:date="2019-11-27T19:17:00Z">
        <w:r w:rsidRPr="00064254" w:rsidDel="00737460">
          <w:rPr>
            <w:rFonts w:ascii="Calibri" w:hAnsi="Calibri"/>
          </w:rPr>
          <w:delText xml:space="preserve">Customer change login credentials </w:delText>
        </w:r>
      </w:del>
    </w:p>
    <w:p w14:paraId="179733D5" w14:textId="0A6FD16C" w:rsidR="006D3A77" w:rsidRPr="00064254" w:rsidDel="00737460" w:rsidRDefault="006D3A77" w:rsidP="00064254">
      <w:pPr>
        <w:pStyle w:val="ListParagraph"/>
        <w:numPr>
          <w:ilvl w:val="1"/>
          <w:numId w:val="136"/>
        </w:numPr>
        <w:spacing w:before="300" w:after="300"/>
        <w:rPr>
          <w:del w:id="3427" w:author="Fnu, Sonam" w:date="2019-11-27T19:17:00Z"/>
          <w:rFonts w:ascii="Calibri" w:hAnsi="Calibri"/>
        </w:rPr>
      </w:pPr>
      <w:del w:id="3428" w:author="Fnu, Sonam" w:date="2019-11-27T19:17:00Z">
        <w:r w:rsidRPr="00064254" w:rsidDel="00737460">
          <w:rPr>
            <w:rFonts w:ascii="Calibri" w:hAnsi="Calibri"/>
          </w:rPr>
          <w:delText>The bank reset customer security questions</w:delText>
        </w:r>
      </w:del>
    </w:p>
    <w:p w14:paraId="1EAC2A6D" w14:textId="6D2A80B3" w:rsidR="006D3A77" w:rsidRPr="00064254" w:rsidDel="00737460" w:rsidRDefault="006D3A77" w:rsidP="00064254">
      <w:pPr>
        <w:pStyle w:val="ListParagraph"/>
        <w:numPr>
          <w:ilvl w:val="1"/>
          <w:numId w:val="136"/>
        </w:numPr>
        <w:spacing w:before="300" w:after="300"/>
        <w:rPr>
          <w:del w:id="3429" w:author="Fnu, Sonam" w:date="2019-11-27T19:17:00Z"/>
          <w:rFonts w:ascii="Calibri" w:hAnsi="Calibri"/>
        </w:rPr>
      </w:pPr>
      <w:del w:id="3430" w:author="Fnu, Sonam" w:date="2019-11-27T19:17:00Z">
        <w:r w:rsidRPr="00064254" w:rsidDel="00737460">
          <w:rPr>
            <w:rFonts w:ascii="Calibri" w:hAnsi="Calibri"/>
          </w:rPr>
          <w:delText>The bank reset customer password(s)</w:delText>
        </w:r>
      </w:del>
    </w:p>
    <w:p w14:paraId="4DE46C57" w14:textId="767EEA0B" w:rsidR="006D3A77" w:rsidRPr="00064254" w:rsidDel="00737460" w:rsidRDefault="006D3A77" w:rsidP="00064254">
      <w:pPr>
        <w:pStyle w:val="ListParagraph"/>
        <w:numPr>
          <w:ilvl w:val="1"/>
          <w:numId w:val="136"/>
        </w:numPr>
        <w:spacing w:before="300" w:after="300"/>
        <w:rPr>
          <w:del w:id="3431" w:author="Fnu, Sonam" w:date="2019-11-27T19:17:00Z"/>
          <w:rFonts w:ascii="Calibri" w:hAnsi="Calibri"/>
        </w:rPr>
      </w:pPr>
      <w:del w:id="3432" w:author="Fnu, Sonam" w:date="2019-11-27T19:17:00Z">
        <w:r w:rsidRPr="00064254" w:rsidDel="00737460">
          <w:rPr>
            <w:rFonts w:ascii="Calibri" w:hAnsi="Calibri"/>
          </w:rPr>
          <w:delText>Add beneficiary</w:delText>
        </w:r>
      </w:del>
    </w:p>
    <w:p w14:paraId="4F1D3027" w14:textId="6C75B53D" w:rsidR="006D3A77" w:rsidRPr="00064254" w:rsidDel="00737460" w:rsidRDefault="006D3A77" w:rsidP="00064254">
      <w:pPr>
        <w:pStyle w:val="ListParagraph"/>
        <w:numPr>
          <w:ilvl w:val="1"/>
          <w:numId w:val="136"/>
        </w:numPr>
        <w:spacing w:before="300" w:after="300"/>
        <w:rPr>
          <w:del w:id="3433" w:author="Fnu, Sonam" w:date="2019-11-27T19:17:00Z"/>
          <w:rFonts w:ascii="Calibri" w:hAnsi="Calibri"/>
        </w:rPr>
      </w:pPr>
      <w:del w:id="3434" w:author="Fnu, Sonam" w:date="2019-11-27T19:17:00Z">
        <w:r w:rsidRPr="00064254" w:rsidDel="00737460">
          <w:rPr>
            <w:rFonts w:ascii="Calibri" w:hAnsi="Calibri"/>
          </w:rPr>
          <w:delText>Add Utility Payee</w:delText>
        </w:r>
      </w:del>
    </w:p>
    <w:p w14:paraId="2DCD2D3F" w14:textId="51E69C6F" w:rsidR="006D3A77" w:rsidRPr="00064254" w:rsidDel="00737460" w:rsidRDefault="006D3A77" w:rsidP="00064254">
      <w:pPr>
        <w:pStyle w:val="ListParagraph"/>
        <w:numPr>
          <w:ilvl w:val="1"/>
          <w:numId w:val="136"/>
        </w:numPr>
        <w:spacing w:before="300" w:after="300"/>
        <w:rPr>
          <w:del w:id="3435" w:author="Fnu, Sonam" w:date="2019-11-27T19:17:00Z"/>
          <w:rFonts w:ascii="Calibri" w:hAnsi="Calibri"/>
        </w:rPr>
      </w:pPr>
      <w:del w:id="3436" w:author="Fnu, Sonam" w:date="2019-11-27T19:17:00Z">
        <w:r w:rsidRPr="00064254" w:rsidDel="00737460">
          <w:rPr>
            <w:rFonts w:ascii="Calibri" w:hAnsi="Calibri"/>
          </w:rPr>
          <w:delText>Register/unregister mobile</w:delText>
        </w:r>
      </w:del>
    </w:p>
    <w:p w14:paraId="44BFC60B" w14:textId="484B267B" w:rsidR="006D3A77" w:rsidRPr="00064254" w:rsidDel="00737460" w:rsidRDefault="006D3A77" w:rsidP="00064254">
      <w:pPr>
        <w:pStyle w:val="CommentText"/>
        <w:numPr>
          <w:ilvl w:val="0"/>
          <w:numId w:val="134"/>
        </w:numPr>
        <w:rPr>
          <w:del w:id="3437" w:author="Fnu, Sonam" w:date="2019-11-27T19:17:00Z"/>
          <w:rFonts w:ascii="Calibri" w:hAnsi="Calibri"/>
        </w:rPr>
      </w:pPr>
      <w:del w:id="3438" w:author="Fnu, Sonam" w:date="2019-11-27T19:17:00Z">
        <w:r w:rsidRPr="00064254" w:rsidDel="00737460">
          <w:rPr>
            <w:rFonts w:ascii="Calibri" w:hAnsi="Calibri"/>
          </w:rPr>
          <w:delText>For each notification the bank user will specify:</w:delText>
        </w:r>
      </w:del>
    </w:p>
    <w:p w14:paraId="0C1D740F" w14:textId="32DCD903" w:rsidR="006D3A77" w:rsidRPr="00064254" w:rsidDel="00737460" w:rsidRDefault="006D3A77" w:rsidP="006D3A77">
      <w:pPr>
        <w:pStyle w:val="ListParagraph"/>
        <w:numPr>
          <w:ilvl w:val="1"/>
          <w:numId w:val="133"/>
        </w:numPr>
        <w:rPr>
          <w:del w:id="3439" w:author="Fnu, Sonam" w:date="2019-11-27T19:17:00Z"/>
          <w:rFonts w:ascii="Calibri" w:hAnsi="Calibri"/>
        </w:rPr>
      </w:pPr>
      <w:del w:id="3440" w:author="Fnu, Sonam" w:date="2019-11-27T19:17:00Z">
        <w:r w:rsidRPr="00064254" w:rsidDel="00737460">
          <w:rPr>
            <w:rFonts w:ascii="Calibri" w:hAnsi="Calibri"/>
          </w:rPr>
          <w:delText>Subscribe/Unsubscribe option</w:delText>
        </w:r>
      </w:del>
    </w:p>
    <w:p w14:paraId="60FA11AE" w14:textId="16D2B144" w:rsidR="006D3A77" w:rsidRPr="00064254" w:rsidDel="00737460" w:rsidRDefault="006D3A77" w:rsidP="006D3A77">
      <w:pPr>
        <w:pStyle w:val="ListParagraph"/>
        <w:numPr>
          <w:ilvl w:val="1"/>
          <w:numId w:val="133"/>
        </w:numPr>
        <w:rPr>
          <w:del w:id="3441" w:author="Fnu, Sonam" w:date="2019-11-27T19:17:00Z"/>
          <w:rFonts w:ascii="Calibri" w:hAnsi="Calibri"/>
        </w:rPr>
      </w:pPr>
      <w:del w:id="3442" w:author="Fnu, Sonam" w:date="2019-11-27T19:17:00Z">
        <w:r w:rsidRPr="00064254" w:rsidDel="00737460">
          <w:rPr>
            <w:rFonts w:ascii="Calibri" w:hAnsi="Calibri"/>
          </w:rPr>
          <w:delText>Method: one of the available methods that are configured by the bank ( SMS, mail, Alert, and/or mobile)</w:delText>
        </w:r>
      </w:del>
    </w:p>
    <w:p w14:paraId="74851CD2" w14:textId="06A918AC" w:rsidR="006D3A77" w:rsidRPr="00064254" w:rsidDel="00737460" w:rsidRDefault="006D3A77" w:rsidP="00064254">
      <w:pPr>
        <w:pStyle w:val="CommentText"/>
        <w:numPr>
          <w:ilvl w:val="0"/>
          <w:numId w:val="134"/>
        </w:numPr>
        <w:rPr>
          <w:del w:id="3443" w:author="Fnu, Sonam" w:date="2019-11-27T19:17:00Z"/>
          <w:rFonts w:ascii="Calibri" w:hAnsi="Calibri"/>
        </w:rPr>
      </w:pPr>
      <w:del w:id="3444" w:author="Fnu, Sonam" w:date="2019-11-27T19:17:00Z">
        <w:r w:rsidRPr="00064254" w:rsidDel="00737460">
          <w:rPr>
            <w:rFonts w:ascii="Calibri" w:hAnsi="Calibri"/>
          </w:rPr>
          <w:delText>Recipients: by default notification will be sent to initiator  customer ( for both corporate and retail) and back office can add one or more bank user departments</w:delText>
        </w:r>
      </w:del>
    </w:p>
    <w:p w14:paraId="637FBCB1" w14:textId="202441C6" w:rsidR="009F38EA" w:rsidRPr="00064254" w:rsidDel="00737460" w:rsidRDefault="009F38EA" w:rsidP="009F38EA">
      <w:pPr>
        <w:pStyle w:val="ListParagraph"/>
        <w:ind w:left="1440"/>
        <w:rPr>
          <w:del w:id="3445" w:author="Fnu, Sonam" w:date="2019-11-27T19:17:00Z"/>
          <w:rFonts w:ascii="Calibri" w:hAnsi="Calibri"/>
          <w:b/>
          <w:bCs/>
          <w:u w:val="single"/>
        </w:rPr>
      </w:pPr>
    </w:p>
    <w:p w14:paraId="3676AEC3" w14:textId="29FC00C1" w:rsidR="009F38EA" w:rsidRPr="00064254" w:rsidDel="00737460" w:rsidRDefault="009F38EA" w:rsidP="009F38EA">
      <w:pPr>
        <w:pStyle w:val="ListParagraph"/>
        <w:ind w:left="1440"/>
        <w:rPr>
          <w:del w:id="3446" w:author="Fnu, Sonam" w:date="2019-11-27T19:17:00Z"/>
          <w:rFonts w:ascii="Calibri" w:hAnsi="Calibri"/>
          <w:b/>
          <w:bCs/>
          <w:u w:val="single"/>
        </w:rPr>
      </w:pPr>
    </w:p>
    <w:p w14:paraId="021B4E3A" w14:textId="4B0C0301" w:rsidR="009F38EA" w:rsidRPr="00064254" w:rsidDel="00737460" w:rsidRDefault="009F38EA" w:rsidP="009F38EA">
      <w:pPr>
        <w:pStyle w:val="Heading2"/>
        <w:rPr>
          <w:del w:id="3447" w:author="Fnu, Sonam" w:date="2019-11-27T19:17:00Z"/>
          <w:rFonts w:ascii="Calibri" w:hAnsi="Calibri"/>
        </w:rPr>
      </w:pPr>
      <w:bookmarkStart w:id="3448" w:name="_Toc513707356"/>
      <w:bookmarkStart w:id="3449" w:name="_Toc5265620"/>
      <w:del w:id="3450" w:author="Fnu, Sonam" w:date="2019-11-27T19:17:00Z">
        <w:r w:rsidRPr="00064254" w:rsidDel="00737460">
          <w:rPr>
            <w:rFonts w:ascii="Calibri" w:hAnsi="Calibri"/>
          </w:rPr>
          <w:delText>Use Cases 2– BB-</w:delText>
        </w:r>
        <w:r w:rsidRPr="00064254" w:rsidDel="00737460">
          <w:rPr>
            <w:rFonts w:ascii="Calibri" w:hAnsi="Calibri" w:cstheme="minorHAnsi"/>
            <w:sz w:val="24"/>
            <w:szCs w:val="24"/>
          </w:rPr>
          <w:delText>Subscribe/unsubscribe to customer Notifications</w:delText>
        </w:r>
        <w:bookmarkEnd w:id="3448"/>
        <w:bookmarkEnd w:id="3449"/>
      </w:del>
    </w:p>
    <w:tbl>
      <w:tblPr>
        <w:tblStyle w:val="TableGrid"/>
        <w:tblW w:w="0" w:type="auto"/>
        <w:tblLook w:val="04A0" w:firstRow="1" w:lastRow="0" w:firstColumn="1" w:lastColumn="0" w:noHBand="0" w:noVBand="1"/>
      </w:tblPr>
      <w:tblGrid>
        <w:gridCol w:w="1795"/>
        <w:gridCol w:w="6926"/>
      </w:tblGrid>
      <w:tr w:rsidR="009F38EA" w:rsidRPr="00012DAF" w:rsidDel="00737460" w14:paraId="34F6DD02" w14:textId="3A4AA71B" w:rsidTr="002257FB">
        <w:trPr>
          <w:trHeight w:val="339"/>
          <w:del w:id="3451" w:author="Fnu, Sonam" w:date="2019-11-27T19:17:00Z"/>
        </w:trPr>
        <w:tc>
          <w:tcPr>
            <w:tcW w:w="1795" w:type="dxa"/>
          </w:tcPr>
          <w:p w14:paraId="6C94C34F" w14:textId="673EB75C" w:rsidR="009F38EA" w:rsidRPr="00064254" w:rsidDel="00737460" w:rsidRDefault="009F38EA" w:rsidP="002257FB">
            <w:pPr>
              <w:rPr>
                <w:del w:id="3452" w:author="Fnu, Sonam" w:date="2019-11-27T19:17:00Z"/>
                <w:rFonts w:ascii="Calibri" w:hAnsi="Calibri"/>
              </w:rPr>
            </w:pPr>
            <w:del w:id="3453" w:author="Fnu, Sonam" w:date="2019-11-27T19:17:00Z">
              <w:r w:rsidRPr="00064254" w:rsidDel="00737460">
                <w:rPr>
                  <w:rFonts w:ascii="Calibri" w:hAnsi="Calibri"/>
                </w:rPr>
                <w:delText>Id</w:delText>
              </w:r>
            </w:del>
          </w:p>
        </w:tc>
        <w:tc>
          <w:tcPr>
            <w:tcW w:w="6926" w:type="dxa"/>
          </w:tcPr>
          <w:p w14:paraId="2215AF68" w14:textId="4FB0521B" w:rsidR="009F38EA" w:rsidRPr="00064254" w:rsidDel="00737460" w:rsidRDefault="009F38EA" w:rsidP="002257FB">
            <w:pPr>
              <w:rPr>
                <w:del w:id="3454" w:author="Fnu, Sonam" w:date="2019-11-27T19:17:00Z"/>
                <w:rFonts w:ascii="Calibri" w:hAnsi="Calibri"/>
              </w:rPr>
            </w:pPr>
            <w:del w:id="3455" w:author="Fnu, Sonam" w:date="2019-11-27T19:17:00Z">
              <w:r w:rsidRPr="00064254" w:rsidDel="00737460">
                <w:rPr>
                  <w:rFonts w:ascii="Calibri" w:hAnsi="Calibri"/>
                </w:rPr>
                <w:delText>UC2</w:delText>
              </w:r>
            </w:del>
          </w:p>
        </w:tc>
      </w:tr>
      <w:tr w:rsidR="009F38EA" w:rsidRPr="00012DAF" w:rsidDel="00737460" w14:paraId="7E743AFD" w14:textId="78CE6E17" w:rsidTr="002257FB">
        <w:trPr>
          <w:trHeight w:val="320"/>
          <w:del w:id="3456" w:author="Fnu, Sonam" w:date="2019-11-27T19:17:00Z"/>
        </w:trPr>
        <w:tc>
          <w:tcPr>
            <w:tcW w:w="1795" w:type="dxa"/>
          </w:tcPr>
          <w:p w14:paraId="7D89605A" w14:textId="6DA4DCAC" w:rsidR="009F38EA" w:rsidRPr="00064254" w:rsidDel="00737460" w:rsidRDefault="009F38EA" w:rsidP="002257FB">
            <w:pPr>
              <w:rPr>
                <w:del w:id="3457" w:author="Fnu, Sonam" w:date="2019-11-27T19:17:00Z"/>
                <w:rFonts w:ascii="Calibri" w:hAnsi="Calibri"/>
              </w:rPr>
            </w:pPr>
            <w:del w:id="3458" w:author="Fnu, Sonam" w:date="2019-11-27T19:17:00Z">
              <w:r w:rsidRPr="00064254" w:rsidDel="00737460">
                <w:rPr>
                  <w:rFonts w:ascii="Calibri" w:hAnsi="Calibri"/>
                </w:rPr>
                <w:delText>Name</w:delText>
              </w:r>
            </w:del>
          </w:p>
        </w:tc>
        <w:tc>
          <w:tcPr>
            <w:tcW w:w="6926" w:type="dxa"/>
          </w:tcPr>
          <w:p w14:paraId="1A42599A" w14:textId="2819974F" w:rsidR="009F38EA" w:rsidRPr="00064254" w:rsidDel="00737460" w:rsidRDefault="009F38EA" w:rsidP="002257FB">
            <w:pPr>
              <w:rPr>
                <w:del w:id="3459" w:author="Fnu, Sonam" w:date="2019-11-27T19:17:00Z"/>
                <w:rFonts w:ascii="Calibri" w:hAnsi="Calibri"/>
              </w:rPr>
            </w:pPr>
            <w:del w:id="3460" w:author="Fnu, Sonam" w:date="2019-11-27T19:17:00Z">
              <w:r w:rsidRPr="00064254" w:rsidDel="00737460">
                <w:rPr>
                  <w:rFonts w:ascii="Calibri" w:hAnsi="Calibri" w:cstheme="minorHAnsi"/>
                  <w:sz w:val="24"/>
                  <w:szCs w:val="24"/>
                </w:rPr>
                <w:delText>BB-Subscribe/unsubscribe to customer Notifications</w:delText>
              </w:r>
            </w:del>
          </w:p>
        </w:tc>
      </w:tr>
      <w:tr w:rsidR="009F38EA" w:rsidRPr="00012DAF" w:rsidDel="00737460" w14:paraId="434FBC2E" w14:textId="232815D0" w:rsidTr="002257FB">
        <w:trPr>
          <w:trHeight w:val="339"/>
          <w:del w:id="3461" w:author="Fnu, Sonam" w:date="2019-11-27T19:17:00Z"/>
        </w:trPr>
        <w:tc>
          <w:tcPr>
            <w:tcW w:w="1795" w:type="dxa"/>
          </w:tcPr>
          <w:p w14:paraId="4C07F824" w14:textId="30E26F45" w:rsidR="009F38EA" w:rsidRPr="00064254" w:rsidDel="00737460" w:rsidRDefault="009F38EA" w:rsidP="002257FB">
            <w:pPr>
              <w:rPr>
                <w:del w:id="3462" w:author="Fnu, Sonam" w:date="2019-11-27T19:17:00Z"/>
                <w:rFonts w:ascii="Calibri" w:hAnsi="Calibri"/>
              </w:rPr>
            </w:pPr>
            <w:del w:id="3463" w:author="Fnu, Sonam" w:date="2019-11-27T19:17:00Z">
              <w:r w:rsidRPr="00064254" w:rsidDel="00737460">
                <w:rPr>
                  <w:rFonts w:ascii="Calibri" w:hAnsi="Calibri"/>
                </w:rPr>
                <w:delText>Description</w:delText>
              </w:r>
            </w:del>
          </w:p>
        </w:tc>
        <w:tc>
          <w:tcPr>
            <w:tcW w:w="6926" w:type="dxa"/>
          </w:tcPr>
          <w:p w14:paraId="68C75D35" w14:textId="42B48A3D" w:rsidR="009F38EA" w:rsidRPr="00064254" w:rsidDel="00737460" w:rsidRDefault="009F38EA" w:rsidP="002257FB">
            <w:pPr>
              <w:rPr>
                <w:del w:id="3464" w:author="Fnu, Sonam" w:date="2019-11-27T19:17:00Z"/>
                <w:rFonts w:ascii="Calibri" w:hAnsi="Calibri"/>
              </w:rPr>
            </w:pPr>
            <w:del w:id="3465" w:author="Fnu, Sonam" w:date="2019-11-27T19:17:00Z">
              <w:r w:rsidRPr="00064254" w:rsidDel="00737460">
                <w:rPr>
                  <w:rFonts w:ascii="Calibri" w:hAnsi="Calibri" w:cstheme="minorHAnsi"/>
                  <w:sz w:val="24"/>
                  <w:szCs w:val="24"/>
                </w:rPr>
                <w:delText>Subscribe/unsubscribe to customer Notifications</w:delText>
              </w:r>
            </w:del>
          </w:p>
        </w:tc>
      </w:tr>
      <w:tr w:rsidR="009F38EA" w:rsidRPr="00012DAF" w:rsidDel="00737460" w14:paraId="66B17C8C" w14:textId="2AAE09CE" w:rsidTr="002257FB">
        <w:trPr>
          <w:trHeight w:val="320"/>
          <w:del w:id="3466" w:author="Fnu, Sonam" w:date="2019-11-27T19:17:00Z"/>
        </w:trPr>
        <w:tc>
          <w:tcPr>
            <w:tcW w:w="1795" w:type="dxa"/>
          </w:tcPr>
          <w:p w14:paraId="64F30933" w14:textId="5A8D6BBE" w:rsidR="009F38EA" w:rsidRPr="00064254" w:rsidDel="00737460" w:rsidRDefault="009F38EA" w:rsidP="002257FB">
            <w:pPr>
              <w:rPr>
                <w:del w:id="3467" w:author="Fnu, Sonam" w:date="2019-11-27T19:17:00Z"/>
                <w:rFonts w:ascii="Calibri" w:hAnsi="Calibri"/>
              </w:rPr>
            </w:pPr>
            <w:del w:id="3468" w:author="Fnu, Sonam" w:date="2019-11-27T19:17:00Z">
              <w:r w:rsidRPr="00064254" w:rsidDel="00737460">
                <w:rPr>
                  <w:rFonts w:ascii="Calibri" w:hAnsi="Calibri"/>
                </w:rPr>
                <w:delText>Primary Actor</w:delText>
              </w:r>
            </w:del>
          </w:p>
        </w:tc>
        <w:tc>
          <w:tcPr>
            <w:tcW w:w="6926" w:type="dxa"/>
          </w:tcPr>
          <w:p w14:paraId="5AB4D739" w14:textId="73840483" w:rsidR="009F38EA" w:rsidRPr="00064254" w:rsidDel="00737460" w:rsidRDefault="009F38EA" w:rsidP="002257FB">
            <w:pPr>
              <w:rPr>
                <w:del w:id="3469" w:author="Fnu, Sonam" w:date="2019-11-27T19:17:00Z"/>
                <w:rFonts w:ascii="Calibri" w:hAnsi="Calibri"/>
              </w:rPr>
            </w:pPr>
            <w:del w:id="3470" w:author="Fnu, Sonam" w:date="2019-11-27T19:17:00Z">
              <w:r w:rsidRPr="00064254" w:rsidDel="00737460">
                <w:rPr>
                  <w:rFonts w:ascii="Calibri" w:hAnsi="Calibri"/>
                </w:rPr>
                <w:delText>Bank user</w:delText>
              </w:r>
            </w:del>
          </w:p>
        </w:tc>
      </w:tr>
      <w:tr w:rsidR="009F38EA" w:rsidRPr="00012DAF" w:rsidDel="00737460" w14:paraId="2FED1D3C" w14:textId="022F1AD8" w:rsidTr="002257FB">
        <w:trPr>
          <w:trHeight w:val="320"/>
          <w:del w:id="3471" w:author="Fnu, Sonam" w:date="2019-11-27T19:17:00Z"/>
        </w:trPr>
        <w:tc>
          <w:tcPr>
            <w:tcW w:w="1795" w:type="dxa"/>
          </w:tcPr>
          <w:p w14:paraId="4203F4B4" w14:textId="057F8A2B" w:rsidR="009F38EA" w:rsidRPr="00064254" w:rsidDel="00737460" w:rsidRDefault="009F38EA" w:rsidP="002257FB">
            <w:pPr>
              <w:rPr>
                <w:del w:id="3472" w:author="Fnu, Sonam" w:date="2019-11-27T19:17:00Z"/>
                <w:rFonts w:ascii="Calibri" w:hAnsi="Calibri"/>
              </w:rPr>
            </w:pPr>
            <w:del w:id="3473" w:author="Fnu, Sonam" w:date="2019-11-27T19:17:00Z">
              <w:r w:rsidRPr="00064254" w:rsidDel="00737460">
                <w:rPr>
                  <w:rFonts w:ascii="Calibri" w:hAnsi="Calibri"/>
                </w:rPr>
                <w:delText>Pre-Condition</w:delText>
              </w:r>
            </w:del>
          </w:p>
        </w:tc>
        <w:tc>
          <w:tcPr>
            <w:tcW w:w="6926" w:type="dxa"/>
          </w:tcPr>
          <w:p w14:paraId="2CCF822C" w14:textId="36C5100F" w:rsidR="009F38EA" w:rsidRPr="00064254" w:rsidDel="00737460" w:rsidRDefault="009F38EA" w:rsidP="002257FB">
            <w:pPr>
              <w:pStyle w:val="ListParagraph"/>
              <w:numPr>
                <w:ilvl w:val="0"/>
                <w:numId w:val="13"/>
              </w:numPr>
              <w:rPr>
                <w:del w:id="3474" w:author="Fnu, Sonam" w:date="2019-11-27T19:17:00Z"/>
                <w:rFonts w:ascii="Calibri" w:hAnsi="Calibri"/>
              </w:rPr>
            </w:pPr>
            <w:del w:id="3475" w:author="Fnu, Sonam" w:date="2019-11-27T19:17:00Z">
              <w:r w:rsidRPr="00064254" w:rsidDel="00737460">
                <w:rPr>
                  <w:rFonts w:ascii="Calibri" w:hAnsi="Calibri"/>
                </w:rPr>
                <w:delText xml:space="preserve">Bank user logged in </w:delText>
              </w:r>
            </w:del>
          </w:p>
          <w:p w14:paraId="2FC1913A" w14:textId="7249542C" w:rsidR="009F38EA" w:rsidRPr="00064254" w:rsidDel="00737460" w:rsidRDefault="009F38EA" w:rsidP="002257FB">
            <w:pPr>
              <w:pStyle w:val="ListParagraph"/>
              <w:numPr>
                <w:ilvl w:val="0"/>
                <w:numId w:val="13"/>
              </w:numPr>
              <w:rPr>
                <w:del w:id="3476" w:author="Fnu, Sonam" w:date="2019-11-27T19:17:00Z"/>
                <w:rFonts w:ascii="Calibri" w:hAnsi="Calibri"/>
              </w:rPr>
            </w:pPr>
            <w:del w:id="3477" w:author="Fnu, Sonam" w:date="2019-11-27T19:17:00Z">
              <w:r w:rsidRPr="00064254" w:rsidDel="00737460">
                <w:rPr>
                  <w:rFonts w:ascii="Calibri" w:hAnsi="Calibri"/>
                </w:rPr>
                <w:delText>Bank User assigned to role that allow viewing Notification subscription service</w:delText>
              </w:r>
            </w:del>
          </w:p>
        </w:tc>
      </w:tr>
      <w:tr w:rsidR="009F38EA" w:rsidRPr="00012DAF" w:rsidDel="00737460" w14:paraId="0468D2F8" w14:textId="0A9145BF" w:rsidTr="002257FB">
        <w:trPr>
          <w:trHeight w:val="320"/>
          <w:del w:id="3478" w:author="Fnu, Sonam" w:date="2019-11-27T19:17:00Z"/>
        </w:trPr>
        <w:tc>
          <w:tcPr>
            <w:tcW w:w="1795" w:type="dxa"/>
          </w:tcPr>
          <w:p w14:paraId="3687655B" w14:textId="0B808C68" w:rsidR="009F38EA" w:rsidRPr="00064254" w:rsidDel="00737460" w:rsidRDefault="009F38EA" w:rsidP="002257FB">
            <w:pPr>
              <w:rPr>
                <w:del w:id="3479" w:author="Fnu, Sonam" w:date="2019-11-27T19:17:00Z"/>
                <w:rFonts w:ascii="Calibri" w:hAnsi="Calibri"/>
              </w:rPr>
            </w:pPr>
            <w:del w:id="3480" w:author="Fnu, Sonam" w:date="2019-11-27T19:17:00Z">
              <w:r w:rsidRPr="00064254" w:rsidDel="00737460">
                <w:rPr>
                  <w:rFonts w:ascii="Calibri" w:hAnsi="Calibri"/>
                </w:rPr>
                <w:delText>Post-Condition</w:delText>
              </w:r>
            </w:del>
          </w:p>
        </w:tc>
        <w:tc>
          <w:tcPr>
            <w:tcW w:w="6926" w:type="dxa"/>
          </w:tcPr>
          <w:p w14:paraId="034836BE" w14:textId="5D9725C8" w:rsidR="009F38EA" w:rsidRPr="00064254" w:rsidDel="00737460" w:rsidRDefault="009F38EA" w:rsidP="002257FB">
            <w:pPr>
              <w:rPr>
                <w:del w:id="3481" w:author="Fnu, Sonam" w:date="2019-11-27T19:17:00Z"/>
                <w:rFonts w:ascii="Calibri" w:hAnsi="Calibri"/>
              </w:rPr>
            </w:pPr>
          </w:p>
        </w:tc>
      </w:tr>
      <w:tr w:rsidR="009F38EA" w:rsidRPr="00012DAF" w:rsidDel="00737460" w14:paraId="0A41E6F9" w14:textId="10D19597" w:rsidTr="002257FB">
        <w:trPr>
          <w:trHeight w:val="320"/>
          <w:del w:id="3482" w:author="Fnu, Sonam" w:date="2019-11-27T19:17:00Z"/>
        </w:trPr>
        <w:tc>
          <w:tcPr>
            <w:tcW w:w="1795" w:type="dxa"/>
          </w:tcPr>
          <w:p w14:paraId="4472338F" w14:textId="23B8B750" w:rsidR="009F38EA" w:rsidRPr="00064254" w:rsidDel="00737460" w:rsidRDefault="009F38EA" w:rsidP="002257FB">
            <w:pPr>
              <w:rPr>
                <w:del w:id="3483" w:author="Fnu, Sonam" w:date="2019-11-27T19:17:00Z"/>
                <w:rFonts w:ascii="Calibri" w:hAnsi="Calibri"/>
              </w:rPr>
            </w:pPr>
            <w:del w:id="3484" w:author="Fnu, Sonam" w:date="2019-11-27T19:17:00Z">
              <w:r w:rsidRPr="00064254" w:rsidDel="00737460">
                <w:rPr>
                  <w:rFonts w:ascii="Calibri" w:hAnsi="Calibri"/>
                </w:rPr>
                <w:delText>Basic Flow</w:delText>
              </w:r>
            </w:del>
          </w:p>
        </w:tc>
        <w:tc>
          <w:tcPr>
            <w:tcW w:w="6926" w:type="dxa"/>
          </w:tcPr>
          <w:p w14:paraId="6C30E003" w14:textId="114DD675" w:rsidR="009F38EA" w:rsidRPr="00064254" w:rsidDel="00737460" w:rsidRDefault="009F38EA" w:rsidP="002257FB">
            <w:pPr>
              <w:pStyle w:val="ListParagraph"/>
              <w:numPr>
                <w:ilvl w:val="0"/>
                <w:numId w:val="64"/>
              </w:numPr>
              <w:rPr>
                <w:del w:id="3485" w:author="Fnu, Sonam" w:date="2019-11-27T19:17:00Z"/>
                <w:rFonts w:ascii="Calibri" w:hAnsi="Calibri"/>
              </w:rPr>
            </w:pPr>
            <w:del w:id="3486" w:author="Fnu, Sonam" w:date="2019-11-27T19:17:00Z">
              <w:r w:rsidRPr="00064254" w:rsidDel="00737460">
                <w:rPr>
                  <w:rFonts w:ascii="Calibri" w:hAnsi="Calibri"/>
                </w:rPr>
                <w:delText>Bank User open Notification Subscription service</w:delText>
              </w:r>
            </w:del>
          </w:p>
          <w:p w14:paraId="2A0EB34D" w14:textId="2AB45F16" w:rsidR="009F38EA" w:rsidRPr="00064254" w:rsidDel="00737460" w:rsidRDefault="009F38EA" w:rsidP="002257FB">
            <w:pPr>
              <w:pStyle w:val="ListParagraph"/>
              <w:numPr>
                <w:ilvl w:val="0"/>
                <w:numId w:val="64"/>
              </w:numPr>
              <w:rPr>
                <w:del w:id="3487" w:author="Fnu, Sonam" w:date="2019-11-27T19:17:00Z"/>
                <w:rFonts w:ascii="Calibri" w:hAnsi="Calibri"/>
              </w:rPr>
            </w:pPr>
            <w:del w:id="3488" w:author="Fnu, Sonam" w:date="2019-11-27T19:17:00Z">
              <w:r w:rsidRPr="00064254" w:rsidDel="00737460">
                <w:rPr>
                  <w:rFonts w:ascii="Calibri" w:hAnsi="Calibri"/>
                </w:rPr>
                <w:delText>System retrieves current Notification Subscription setup</w:delText>
              </w:r>
            </w:del>
          </w:p>
          <w:p w14:paraId="11014D25" w14:textId="7EB119C9" w:rsidR="009F38EA" w:rsidRPr="00064254" w:rsidDel="00737460" w:rsidRDefault="009F38EA" w:rsidP="002257FB">
            <w:pPr>
              <w:pStyle w:val="ListParagraph"/>
              <w:numPr>
                <w:ilvl w:val="0"/>
                <w:numId w:val="64"/>
              </w:numPr>
              <w:rPr>
                <w:del w:id="3489" w:author="Fnu, Sonam" w:date="2019-11-27T19:17:00Z"/>
                <w:rFonts w:ascii="Calibri" w:hAnsi="Calibri"/>
              </w:rPr>
            </w:pPr>
            <w:del w:id="3490" w:author="Fnu, Sonam" w:date="2019-11-27T19:17:00Z">
              <w:r w:rsidRPr="00064254" w:rsidDel="00737460">
                <w:rPr>
                  <w:rFonts w:ascii="Calibri" w:hAnsi="Calibri"/>
                </w:rPr>
                <w:delText>System populate the page as below:</w:delText>
              </w:r>
            </w:del>
          </w:p>
          <w:p w14:paraId="79F93272" w14:textId="559A0DAD" w:rsidR="009F38EA" w:rsidRPr="00064254" w:rsidDel="00737460" w:rsidRDefault="009F38EA" w:rsidP="002257FB">
            <w:pPr>
              <w:pStyle w:val="ListParagraph"/>
              <w:numPr>
                <w:ilvl w:val="1"/>
                <w:numId w:val="64"/>
              </w:numPr>
              <w:rPr>
                <w:del w:id="3491" w:author="Fnu, Sonam" w:date="2019-11-27T19:17:00Z"/>
                <w:rFonts w:ascii="Calibri" w:hAnsi="Calibri"/>
              </w:rPr>
            </w:pPr>
            <w:del w:id="3492" w:author="Fnu, Sonam" w:date="2019-11-27T19:17:00Z">
              <w:r w:rsidRPr="00064254" w:rsidDel="00737460">
                <w:rPr>
                  <w:rFonts w:ascii="Calibri" w:hAnsi="Calibri"/>
                </w:rPr>
                <w:delText xml:space="preserve">Notification methods will be hide/show as per the configuration done in  </w:delText>
              </w:r>
              <w:r w:rsidR="006B2592" w:rsidDel="00737460">
                <w:fldChar w:fldCharType="begin"/>
              </w:r>
              <w:r w:rsidR="006B2592" w:rsidDel="00737460">
                <w:delInstrText xml:space="preserve"> HYPERLINK \l "_Use_Cases_1–" </w:delInstrText>
              </w:r>
              <w:r w:rsidR="006B2592" w:rsidDel="00737460">
                <w:fldChar w:fldCharType="separate"/>
              </w:r>
              <w:r w:rsidRPr="00064254" w:rsidDel="00737460">
                <w:rPr>
                  <w:rStyle w:val="Hyperlink"/>
                  <w:rFonts w:ascii="Calibri" w:hAnsi="Calibri"/>
                </w:rPr>
                <w:delText>UC1</w:delText>
              </w:r>
              <w:r w:rsidR="006B2592" w:rsidDel="00737460">
                <w:rPr>
                  <w:rStyle w:val="Hyperlink"/>
                  <w:rFonts w:ascii="Calibri" w:hAnsi="Calibri"/>
                </w:rPr>
                <w:fldChar w:fldCharType="end"/>
              </w:r>
            </w:del>
          </w:p>
          <w:p w14:paraId="68112D7B" w14:textId="502F3E16" w:rsidR="009F38EA" w:rsidRPr="00064254" w:rsidDel="00737460" w:rsidRDefault="009F38EA" w:rsidP="002257FB">
            <w:pPr>
              <w:pStyle w:val="ListParagraph"/>
              <w:numPr>
                <w:ilvl w:val="1"/>
                <w:numId w:val="64"/>
              </w:numPr>
              <w:rPr>
                <w:del w:id="3493" w:author="Fnu, Sonam" w:date="2019-11-27T19:17:00Z"/>
                <w:rFonts w:ascii="Calibri" w:hAnsi="Calibri"/>
              </w:rPr>
            </w:pPr>
            <w:del w:id="3494" w:author="Fnu, Sonam" w:date="2019-11-27T19:17:00Z">
              <w:r w:rsidRPr="00064254" w:rsidDel="00737460">
                <w:rPr>
                  <w:rFonts w:ascii="Calibri" w:hAnsi="Calibri"/>
                </w:rPr>
                <w:delText>For subscribed notifications, one or more notification methods are checked and one or more recipient departments are selected</w:delText>
              </w:r>
            </w:del>
          </w:p>
          <w:p w14:paraId="760AC170" w14:textId="7A36EF71" w:rsidR="009F38EA" w:rsidRPr="00064254" w:rsidDel="00737460" w:rsidRDefault="009F38EA" w:rsidP="002257FB">
            <w:pPr>
              <w:pStyle w:val="ListParagraph"/>
              <w:numPr>
                <w:ilvl w:val="1"/>
                <w:numId w:val="64"/>
              </w:numPr>
              <w:rPr>
                <w:del w:id="3495" w:author="Fnu, Sonam" w:date="2019-11-27T19:17:00Z"/>
                <w:rFonts w:ascii="Calibri" w:hAnsi="Calibri"/>
              </w:rPr>
            </w:pPr>
            <w:del w:id="3496" w:author="Fnu, Sonam" w:date="2019-11-27T19:17:00Z">
              <w:r w:rsidRPr="00064254" w:rsidDel="00737460">
                <w:rPr>
                  <w:rFonts w:ascii="Calibri" w:hAnsi="Calibri"/>
                </w:rPr>
                <w:delText xml:space="preserve">For unsubscribed notifications, notification methods checkboxes and Add recipient  link are </w:delText>
              </w:r>
              <w:r w:rsidRPr="00064254" w:rsidDel="00737460">
                <w:rPr>
                  <w:rFonts w:ascii="Calibri" w:hAnsi="Calibri" w:cs="Arial"/>
                  <w:sz w:val="20"/>
                  <w:szCs w:val="20"/>
                  <w:shd w:val="clear" w:color="auto" w:fill="FFFFFF"/>
                </w:rPr>
                <w:delText>dimmed</w:delText>
              </w:r>
            </w:del>
          </w:p>
          <w:p w14:paraId="15ABEC43" w14:textId="3747D480" w:rsidR="009F38EA" w:rsidRPr="00064254" w:rsidDel="00737460" w:rsidRDefault="009F38EA" w:rsidP="002257FB">
            <w:pPr>
              <w:pStyle w:val="ListParagraph"/>
              <w:numPr>
                <w:ilvl w:val="0"/>
                <w:numId w:val="64"/>
              </w:numPr>
              <w:rPr>
                <w:del w:id="3497" w:author="Fnu, Sonam" w:date="2019-11-27T19:17:00Z"/>
                <w:rFonts w:ascii="Calibri" w:hAnsi="Calibri"/>
              </w:rPr>
            </w:pPr>
            <w:del w:id="3498" w:author="Fnu, Sonam" w:date="2019-11-27T19:17:00Z">
              <w:r w:rsidRPr="00064254" w:rsidDel="00737460">
                <w:rPr>
                  <w:rFonts w:ascii="Calibri" w:hAnsi="Calibri"/>
                </w:rPr>
                <w:delText>System redirect to notification setup page</w:delText>
              </w:r>
            </w:del>
          </w:p>
          <w:p w14:paraId="7F938281" w14:textId="528B4F21" w:rsidR="009F38EA" w:rsidRPr="00064254" w:rsidDel="00737460" w:rsidRDefault="009F38EA" w:rsidP="002257FB">
            <w:pPr>
              <w:pStyle w:val="ListParagraph"/>
              <w:numPr>
                <w:ilvl w:val="0"/>
                <w:numId w:val="64"/>
              </w:numPr>
              <w:rPr>
                <w:del w:id="3499" w:author="Fnu, Sonam" w:date="2019-11-27T19:17:00Z"/>
                <w:rFonts w:ascii="Calibri" w:hAnsi="Calibri"/>
              </w:rPr>
            </w:pPr>
            <w:del w:id="3500" w:author="Fnu, Sonam" w:date="2019-11-27T19:17:00Z">
              <w:r w:rsidRPr="00064254" w:rsidDel="00737460">
                <w:rPr>
                  <w:rFonts w:ascii="Calibri" w:hAnsi="Calibri"/>
                </w:rPr>
                <w:delText>For each notifications, the bank user allowed to:</w:delText>
              </w:r>
            </w:del>
          </w:p>
          <w:p w14:paraId="59028998" w14:textId="2FBE2E13" w:rsidR="009F38EA" w:rsidRPr="00064254" w:rsidDel="00737460" w:rsidRDefault="009F38EA" w:rsidP="002257FB">
            <w:pPr>
              <w:pStyle w:val="ListParagraph"/>
              <w:numPr>
                <w:ilvl w:val="1"/>
                <w:numId w:val="64"/>
              </w:numPr>
              <w:rPr>
                <w:del w:id="3501" w:author="Fnu, Sonam" w:date="2019-11-27T19:17:00Z"/>
                <w:rFonts w:ascii="Calibri" w:hAnsi="Calibri"/>
              </w:rPr>
            </w:pPr>
            <w:del w:id="3502" w:author="Fnu, Sonam" w:date="2019-11-27T19:17:00Z">
              <w:r w:rsidRPr="00064254" w:rsidDel="00737460">
                <w:rPr>
                  <w:rFonts w:ascii="Calibri" w:hAnsi="Calibri"/>
                </w:rPr>
                <w:delText>Subscribe/unsubscribe</w:delText>
              </w:r>
            </w:del>
          </w:p>
          <w:p w14:paraId="51657A70" w14:textId="7F593678" w:rsidR="009F38EA" w:rsidRPr="00064254" w:rsidDel="00737460" w:rsidRDefault="009F38EA" w:rsidP="002257FB">
            <w:pPr>
              <w:pStyle w:val="ListParagraph"/>
              <w:numPr>
                <w:ilvl w:val="1"/>
                <w:numId w:val="64"/>
              </w:numPr>
              <w:rPr>
                <w:del w:id="3503" w:author="Fnu, Sonam" w:date="2019-11-27T19:17:00Z"/>
                <w:rFonts w:ascii="Calibri" w:hAnsi="Calibri"/>
              </w:rPr>
            </w:pPr>
            <w:del w:id="3504" w:author="Fnu, Sonam" w:date="2019-11-27T19:17:00Z">
              <w:r w:rsidRPr="00064254" w:rsidDel="00737460">
                <w:rPr>
                  <w:rFonts w:ascii="Calibri" w:hAnsi="Calibri"/>
                </w:rPr>
                <w:delText>Select notification method(s)</w:delText>
              </w:r>
            </w:del>
          </w:p>
          <w:p w14:paraId="3D16FBF2" w14:textId="7B7F34F9" w:rsidR="009F38EA" w:rsidRPr="00064254" w:rsidDel="00737460" w:rsidRDefault="009F38EA" w:rsidP="002257FB">
            <w:pPr>
              <w:pStyle w:val="ListParagraph"/>
              <w:numPr>
                <w:ilvl w:val="1"/>
                <w:numId w:val="64"/>
              </w:numPr>
              <w:rPr>
                <w:del w:id="3505" w:author="Fnu, Sonam" w:date="2019-11-27T19:17:00Z"/>
                <w:rFonts w:ascii="Calibri" w:hAnsi="Calibri"/>
              </w:rPr>
            </w:pPr>
            <w:del w:id="3506" w:author="Fnu, Sonam" w:date="2019-11-27T19:17:00Z">
              <w:r w:rsidRPr="00064254" w:rsidDel="00737460">
                <w:rPr>
                  <w:rFonts w:ascii="Calibri" w:hAnsi="Calibri"/>
                </w:rPr>
                <w:delText xml:space="preserve">Add the recipient department(s) </w:delText>
              </w:r>
            </w:del>
          </w:p>
          <w:p w14:paraId="35CC43EA" w14:textId="5A2040CC" w:rsidR="009F38EA" w:rsidRPr="00064254" w:rsidDel="00737460" w:rsidRDefault="009F38EA" w:rsidP="002257FB">
            <w:pPr>
              <w:pStyle w:val="ListParagraph"/>
              <w:rPr>
                <w:del w:id="3507" w:author="Fnu, Sonam" w:date="2019-11-27T19:17:00Z"/>
                <w:rFonts w:ascii="Calibri" w:hAnsi="Calibri"/>
              </w:rPr>
            </w:pPr>
          </w:p>
          <w:p w14:paraId="7856290B" w14:textId="19CE75A4" w:rsidR="009F38EA" w:rsidRPr="00064254" w:rsidDel="00737460" w:rsidRDefault="009F38EA" w:rsidP="002257FB">
            <w:pPr>
              <w:pStyle w:val="ListParagraph"/>
              <w:numPr>
                <w:ilvl w:val="0"/>
                <w:numId w:val="64"/>
              </w:numPr>
              <w:rPr>
                <w:del w:id="3508" w:author="Fnu, Sonam" w:date="2019-11-27T19:17:00Z"/>
                <w:rFonts w:ascii="Calibri" w:hAnsi="Calibri"/>
                <w:color w:val="548DD4" w:themeColor="text2" w:themeTint="99"/>
              </w:rPr>
            </w:pPr>
            <w:del w:id="3509" w:author="Fnu, Sonam" w:date="2019-11-27T19:17:00Z">
              <w:r w:rsidRPr="00064254" w:rsidDel="00737460">
                <w:rPr>
                  <w:rFonts w:ascii="Calibri" w:hAnsi="Calibri"/>
                  <w:color w:val="548DD4" w:themeColor="text2" w:themeTint="99"/>
                </w:rPr>
                <w:delText>Bank user check subscribe option for a certain notification</w:delText>
              </w:r>
            </w:del>
          </w:p>
          <w:p w14:paraId="1C717E50" w14:textId="7F0DFFAC" w:rsidR="009F38EA" w:rsidRPr="00064254" w:rsidDel="00737460" w:rsidRDefault="009F38EA" w:rsidP="002257FB">
            <w:pPr>
              <w:pStyle w:val="ListParagraph"/>
              <w:numPr>
                <w:ilvl w:val="0"/>
                <w:numId w:val="64"/>
              </w:numPr>
              <w:rPr>
                <w:del w:id="3510" w:author="Fnu, Sonam" w:date="2019-11-27T19:17:00Z"/>
                <w:rFonts w:ascii="Calibri" w:hAnsi="Calibri"/>
                <w:color w:val="548DD4" w:themeColor="text2" w:themeTint="99"/>
              </w:rPr>
            </w:pPr>
            <w:del w:id="3511" w:author="Fnu, Sonam" w:date="2019-11-27T19:17:00Z">
              <w:r w:rsidRPr="00064254" w:rsidDel="00737460">
                <w:rPr>
                  <w:rFonts w:ascii="Calibri" w:hAnsi="Calibri"/>
                  <w:color w:val="548DD4" w:themeColor="text2" w:themeTint="99"/>
                </w:rPr>
                <w:delText xml:space="preserve">The system undim all correspondents methods, and undim Add recipient link </w:delText>
              </w:r>
            </w:del>
          </w:p>
          <w:p w14:paraId="49078B85" w14:textId="0F54D3F8" w:rsidR="009F38EA" w:rsidRPr="00064254" w:rsidDel="00737460" w:rsidRDefault="009F38EA" w:rsidP="002257FB">
            <w:pPr>
              <w:pStyle w:val="ListParagraph"/>
              <w:numPr>
                <w:ilvl w:val="0"/>
                <w:numId w:val="64"/>
              </w:numPr>
              <w:rPr>
                <w:del w:id="3512" w:author="Fnu, Sonam" w:date="2019-11-27T19:17:00Z"/>
                <w:rFonts w:ascii="Calibri" w:hAnsi="Calibri"/>
                <w:color w:val="548DD4" w:themeColor="text2" w:themeTint="99"/>
              </w:rPr>
            </w:pPr>
            <w:del w:id="3513" w:author="Fnu, Sonam" w:date="2019-11-27T19:17:00Z">
              <w:r w:rsidRPr="00064254" w:rsidDel="00737460">
                <w:rPr>
                  <w:rFonts w:ascii="Calibri" w:hAnsi="Calibri"/>
                  <w:color w:val="548DD4" w:themeColor="text2" w:themeTint="99"/>
                </w:rPr>
                <w:delText>Bank user select notification method(s) and add recipients</w:delText>
              </w:r>
            </w:del>
          </w:p>
          <w:p w14:paraId="41803998" w14:textId="6B876E9F" w:rsidR="009F38EA" w:rsidRPr="00064254" w:rsidDel="00737460" w:rsidRDefault="009F38EA" w:rsidP="002257FB">
            <w:pPr>
              <w:pStyle w:val="ListParagraph"/>
              <w:numPr>
                <w:ilvl w:val="0"/>
                <w:numId w:val="64"/>
              </w:numPr>
              <w:rPr>
                <w:del w:id="3514" w:author="Fnu, Sonam" w:date="2019-11-27T19:17:00Z"/>
                <w:rFonts w:ascii="Calibri" w:hAnsi="Calibri"/>
                <w:color w:val="548DD4" w:themeColor="text2" w:themeTint="99"/>
              </w:rPr>
            </w:pPr>
            <w:del w:id="3515" w:author="Fnu, Sonam" w:date="2019-11-27T19:17:00Z">
              <w:r w:rsidRPr="00064254" w:rsidDel="00737460">
                <w:rPr>
                  <w:rFonts w:ascii="Calibri" w:hAnsi="Calibri"/>
                  <w:color w:val="548DD4" w:themeColor="text2" w:themeTint="99"/>
                </w:rPr>
                <w:delText>Bank user click submit</w:delText>
              </w:r>
            </w:del>
          </w:p>
          <w:p w14:paraId="6F2E529C" w14:textId="6280B32B" w:rsidR="009F38EA" w:rsidRPr="00064254" w:rsidDel="00737460" w:rsidRDefault="009F38EA" w:rsidP="002257FB">
            <w:pPr>
              <w:pStyle w:val="ListParagraph"/>
              <w:numPr>
                <w:ilvl w:val="0"/>
                <w:numId w:val="64"/>
              </w:numPr>
              <w:rPr>
                <w:del w:id="3516" w:author="Fnu, Sonam" w:date="2019-11-27T19:17:00Z"/>
                <w:rFonts w:ascii="Calibri" w:hAnsi="Calibri"/>
                <w:color w:val="548DD4" w:themeColor="text2" w:themeTint="99"/>
              </w:rPr>
            </w:pPr>
            <w:del w:id="3517" w:author="Fnu, Sonam" w:date="2019-11-27T19:17:00Z">
              <w:r w:rsidRPr="00064254" w:rsidDel="00737460">
                <w:rPr>
                  <w:rFonts w:ascii="Calibri" w:hAnsi="Calibri"/>
                  <w:color w:val="548DD4" w:themeColor="text2" w:themeTint="99"/>
                </w:rPr>
                <w:delText>The system will validate:</w:delText>
              </w:r>
            </w:del>
          </w:p>
          <w:p w14:paraId="5F241512" w14:textId="2FBF9F00" w:rsidR="009F38EA" w:rsidRPr="00064254" w:rsidDel="00737460" w:rsidRDefault="009F38EA" w:rsidP="002257FB">
            <w:pPr>
              <w:pStyle w:val="ListParagraph"/>
              <w:numPr>
                <w:ilvl w:val="1"/>
                <w:numId w:val="64"/>
              </w:numPr>
              <w:rPr>
                <w:del w:id="3518" w:author="Fnu, Sonam" w:date="2019-11-27T19:17:00Z"/>
                <w:rFonts w:ascii="Calibri" w:hAnsi="Calibri"/>
                <w:color w:val="548DD4" w:themeColor="text2" w:themeTint="99"/>
              </w:rPr>
            </w:pPr>
            <w:del w:id="3519" w:author="Fnu, Sonam" w:date="2019-11-27T19:17:00Z">
              <w:r w:rsidRPr="00064254" w:rsidDel="00737460">
                <w:rPr>
                  <w:rFonts w:ascii="Calibri" w:hAnsi="Calibri"/>
                  <w:color w:val="548DD4" w:themeColor="text2" w:themeTint="99"/>
                </w:rPr>
                <w:delText>Each subscribed notification, should have at least one notification method selected, and at least one department assigned</w:delText>
              </w:r>
            </w:del>
          </w:p>
          <w:p w14:paraId="06492AAF" w14:textId="6C38690B" w:rsidR="009F38EA" w:rsidRPr="00064254" w:rsidDel="00737460" w:rsidRDefault="009F38EA" w:rsidP="002257FB">
            <w:pPr>
              <w:pStyle w:val="ListParagraph"/>
              <w:numPr>
                <w:ilvl w:val="0"/>
                <w:numId w:val="64"/>
              </w:numPr>
              <w:rPr>
                <w:del w:id="3520" w:author="Fnu, Sonam" w:date="2019-11-27T19:17:00Z"/>
                <w:rFonts w:ascii="Calibri" w:hAnsi="Calibri"/>
                <w:color w:val="548DD4" w:themeColor="text2" w:themeTint="99"/>
              </w:rPr>
            </w:pPr>
            <w:del w:id="3521" w:author="Fnu, Sonam" w:date="2019-11-27T19:17:00Z">
              <w:r w:rsidRPr="00064254" w:rsidDel="00737460">
                <w:rPr>
                  <w:rFonts w:ascii="Calibri" w:hAnsi="Calibri"/>
                  <w:color w:val="548DD4" w:themeColor="text2" w:themeTint="99"/>
                </w:rPr>
                <w:delText>The system will update notification setup</w:delText>
              </w:r>
            </w:del>
          </w:p>
          <w:p w14:paraId="3FF73891" w14:textId="4B22CAF9" w:rsidR="009F38EA" w:rsidRPr="00064254" w:rsidDel="00737460" w:rsidRDefault="009F38EA" w:rsidP="002257FB">
            <w:pPr>
              <w:pStyle w:val="ListParagraph"/>
              <w:rPr>
                <w:del w:id="3522" w:author="Fnu, Sonam" w:date="2019-11-27T19:17:00Z"/>
                <w:rFonts w:ascii="Calibri" w:hAnsi="Calibri"/>
              </w:rPr>
            </w:pPr>
          </w:p>
        </w:tc>
      </w:tr>
      <w:tr w:rsidR="009F38EA" w:rsidRPr="00012DAF" w:rsidDel="00737460" w14:paraId="4B62339B" w14:textId="78242369" w:rsidTr="002257FB">
        <w:trPr>
          <w:trHeight w:val="339"/>
          <w:del w:id="3523" w:author="Fnu, Sonam" w:date="2019-11-27T19:17:00Z"/>
        </w:trPr>
        <w:tc>
          <w:tcPr>
            <w:tcW w:w="1795" w:type="dxa"/>
          </w:tcPr>
          <w:p w14:paraId="1D469F33" w14:textId="51BF1AFD" w:rsidR="009F38EA" w:rsidRPr="00064254" w:rsidDel="00737460" w:rsidRDefault="009F38EA" w:rsidP="002257FB">
            <w:pPr>
              <w:rPr>
                <w:del w:id="3524" w:author="Fnu, Sonam" w:date="2019-11-27T19:17:00Z"/>
                <w:rFonts w:ascii="Calibri" w:hAnsi="Calibri"/>
              </w:rPr>
            </w:pPr>
            <w:del w:id="3525" w:author="Fnu, Sonam" w:date="2019-11-27T19:17:00Z">
              <w:r w:rsidRPr="00064254" w:rsidDel="00737460">
                <w:rPr>
                  <w:rFonts w:ascii="Calibri" w:hAnsi="Calibri"/>
                </w:rPr>
                <w:delText>Alternative flow</w:delText>
              </w:r>
            </w:del>
          </w:p>
        </w:tc>
        <w:tc>
          <w:tcPr>
            <w:tcW w:w="6926" w:type="dxa"/>
          </w:tcPr>
          <w:p w14:paraId="3956189B" w14:textId="23D08ED2" w:rsidR="009F38EA" w:rsidRPr="00064254" w:rsidDel="00737460" w:rsidRDefault="009F38EA" w:rsidP="002257FB">
            <w:pPr>
              <w:rPr>
                <w:del w:id="3526" w:author="Fnu, Sonam" w:date="2019-11-27T19:17:00Z"/>
                <w:rFonts w:ascii="Calibri" w:hAnsi="Calibri"/>
                <w:u w:val="single"/>
              </w:rPr>
            </w:pPr>
            <w:del w:id="3527" w:author="Fnu, Sonam" w:date="2019-11-27T19:17:00Z">
              <w:r w:rsidRPr="00064254" w:rsidDel="00737460">
                <w:rPr>
                  <w:rFonts w:ascii="Calibri" w:hAnsi="Calibri"/>
                  <w:u w:val="single"/>
                </w:rPr>
                <w:delText>Alternative 1-Bank user choose to unsubscribe from subscribed notification:</w:delText>
              </w:r>
            </w:del>
          </w:p>
          <w:p w14:paraId="36FACB2D" w14:textId="5A7800BC" w:rsidR="009F38EA" w:rsidRPr="00064254" w:rsidDel="00737460" w:rsidRDefault="009F38EA" w:rsidP="002257FB">
            <w:pPr>
              <w:pStyle w:val="ListParagraph"/>
              <w:numPr>
                <w:ilvl w:val="0"/>
                <w:numId w:val="68"/>
              </w:numPr>
              <w:rPr>
                <w:del w:id="3528" w:author="Fnu, Sonam" w:date="2019-11-27T19:17:00Z"/>
                <w:rFonts w:ascii="Calibri" w:hAnsi="Calibri"/>
                <w:color w:val="548DD4" w:themeColor="text2" w:themeTint="99"/>
              </w:rPr>
            </w:pPr>
            <w:del w:id="3529" w:author="Fnu, Sonam" w:date="2019-11-27T19:17:00Z">
              <w:r w:rsidRPr="00064254" w:rsidDel="00737460">
                <w:rPr>
                  <w:rFonts w:ascii="Calibri" w:hAnsi="Calibri"/>
                  <w:color w:val="548DD4" w:themeColor="text2" w:themeTint="99"/>
                </w:rPr>
                <w:delText>Bank user uncheck subscribe option for a certain subscribed notification</w:delText>
              </w:r>
            </w:del>
          </w:p>
          <w:p w14:paraId="4E514128" w14:textId="329361AD" w:rsidR="009F38EA" w:rsidRPr="00064254" w:rsidDel="00737460" w:rsidRDefault="009F38EA" w:rsidP="002257FB">
            <w:pPr>
              <w:pStyle w:val="ListParagraph"/>
              <w:numPr>
                <w:ilvl w:val="0"/>
                <w:numId w:val="68"/>
              </w:numPr>
              <w:rPr>
                <w:del w:id="3530" w:author="Fnu, Sonam" w:date="2019-11-27T19:17:00Z"/>
                <w:rFonts w:ascii="Calibri" w:hAnsi="Calibri"/>
                <w:color w:val="548DD4" w:themeColor="text2" w:themeTint="99"/>
              </w:rPr>
            </w:pPr>
            <w:del w:id="3531" w:author="Fnu, Sonam" w:date="2019-11-27T19:17:00Z">
              <w:r w:rsidRPr="00064254" w:rsidDel="00737460">
                <w:rPr>
                  <w:rFonts w:ascii="Calibri" w:hAnsi="Calibri"/>
                  <w:color w:val="548DD4" w:themeColor="text2" w:themeTint="99"/>
                </w:rPr>
                <w:delText xml:space="preserve">The system uncheck all correspondents notification methods, and all correspondents recipient department(s) </w:delText>
              </w:r>
            </w:del>
          </w:p>
          <w:p w14:paraId="1E3D8422" w14:textId="0CBD2A31" w:rsidR="009F38EA" w:rsidRPr="00064254" w:rsidDel="00737460" w:rsidRDefault="009F38EA" w:rsidP="002257FB">
            <w:pPr>
              <w:pStyle w:val="ListParagraph"/>
              <w:numPr>
                <w:ilvl w:val="0"/>
                <w:numId w:val="68"/>
              </w:numPr>
              <w:rPr>
                <w:del w:id="3532" w:author="Fnu, Sonam" w:date="2019-11-27T19:17:00Z"/>
                <w:rFonts w:ascii="Calibri" w:hAnsi="Calibri"/>
                <w:color w:val="548DD4" w:themeColor="text2" w:themeTint="99"/>
              </w:rPr>
            </w:pPr>
            <w:del w:id="3533" w:author="Fnu, Sonam" w:date="2019-11-27T19:17:00Z">
              <w:r w:rsidRPr="00064254" w:rsidDel="00737460">
                <w:rPr>
                  <w:rFonts w:ascii="Calibri" w:hAnsi="Calibri"/>
                  <w:color w:val="548DD4" w:themeColor="text2" w:themeTint="99"/>
                </w:rPr>
                <w:delText xml:space="preserve">The system dim all correspondents notification methods, add recipient link </w:delText>
              </w:r>
            </w:del>
          </w:p>
          <w:p w14:paraId="3902D5B5" w14:textId="26C27035" w:rsidR="009F38EA" w:rsidRPr="00064254" w:rsidDel="00737460" w:rsidRDefault="009F38EA" w:rsidP="002257FB">
            <w:pPr>
              <w:pStyle w:val="ListParagraph"/>
              <w:numPr>
                <w:ilvl w:val="0"/>
                <w:numId w:val="68"/>
              </w:numPr>
              <w:rPr>
                <w:del w:id="3534" w:author="Fnu, Sonam" w:date="2019-11-27T19:17:00Z"/>
                <w:rFonts w:ascii="Calibri" w:hAnsi="Calibri"/>
                <w:color w:val="548DD4" w:themeColor="text2" w:themeTint="99"/>
              </w:rPr>
            </w:pPr>
            <w:del w:id="3535" w:author="Fnu, Sonam" w:date="2019-11-27T19:17:00Z">
              <w:r w:rsidRPr="00064254" w:rsidDel="00737460">
                <w:rPr>
                  <w:rFonts w:ascii="Calibri" w:hAnsi="Calibri"/>
                  <w:color w:val="548DD4" w:themeColor="text2" w:themeTint="99"/>
                </w:rPr>
                <w:delText>Bank user click submit</w:delText>
              </w:r>
            </w:del>
          </w:p>
          <w:p w14:paraId="3CCD53ED" w14:textId="11652D0D" w:rsidR="009F38EA" w:rsidRPr="00064254" w:rsidDel="00737460" w:rsidRDefault="009F38EA" w:rsidP="002257FB">
            <w:pPr>
              <w:pStyle w:val="ListParagraph"/>
              <w:numPr>
                <w:ilvl w:val="0"/>
                <w:numId w:val="68"/>
              </w:numPr>
              <w:rPr>
                <w:del w:id="3536" w:author="Fnu, Sonam" w:date="2019-11-27T19:17:00Z"/>
                <w:rFonts w:ascii="Calibri" w:hAnsi="Calibri"/>
                <w:color w:val="548DD4" w:themeColor="text2" w:themeTint="99"/>
              </w:rPr>
            </w:pPr>
            <w:del w:id="3537" w:author="Fnu, Sonam" w:date="2019-11-27T19:17:00Z">
              <w:r w:rsidRPr="00064254" w:rsidDel="00737460">
                <w:rPr>
                  <w:rFonts w:ascii="Calibri" w:hAnsi="Calibri"/>
                  <w:color w:val="548DD4" w:themeColor="text2" w:themeTint="99"/>
                </w:rPr>
                <w:delText>The system will validate:</w:delText>
              </w:r>
            </w:del>
          </w:p>
          <w:p w14:paraId="2C197667" w14:textId="0B85C440" w:rsidR="009F38EA" w:rsidRPr="00064254" w:rsidDel="00737460" w:rsidRDefault="009F38EA" w:rsidP="002257FB">
            <w:pPr>
              <w:pStyle w:val="ListParagraph"/>
              <w:numPr>
                <w:ilvl w:val="1"/>
                <w:numId w:val="68"/>
              </w:numPr>
              <w:rPr>
                <w:del w:id="3538" w:author="Fnu, Sonam" w:date="2019-11-27T19:17:00Z"/>
                <w:rFonts w:ascii="Calibri" w:hAnsi="Calibri"/>
                <w:color w:val="548DD4" w:themeColor="text2" w:themeTint="99"/>
              </w:rPr>
            </w:pPr>
            <w:del w:id="3539" w:author="Fnu, Sonam" w:date="2019-11-27T19:17:00Z">
              <w:r w:rsidRPr="00064254" w:rsidDel="00737460">
                <w:rPr>
                  <w:rFonts w:ascii="Calibri" w:hAnsi="Calibri"/>
                  <w:color w:val="548DD4" w:themeColor="text2" w:themeTint="99"/>
                </w:rPr>
                <w:delText>Each subscribed notification, should have at least one notification method selected, and at least one department assigned</w:delText>
              </w:r>
            </w:del>
          </w:p>
          <w:p w14:paraId="67E015F2" w14:textId="7387761C" w:rsidR="009F38EA" w:rsidRPr="00064254" w:rsidDel="00737460" w:rsidRDefault="009F38EA" w:rsidP="002257FB">
            <w:pPr>
              <w:pStyle w:val="ListParagraph"/>
              <w:numPr>
                <w:ilvl w:val="0"/>
                <w:numId w:val="68"/>
              </w:numPr>
              <w:rPr>
                <w:del w:id="3540" w:author="Fnu, Sonam" w:date="2019-11-27T19:17:00Z"/>
                <w:rFonts w:ascii="Calibri" w:hAnsi="Calibri"/>
                <w:color w:val="548DD4" w:themeColor="text2" w:themeTint="99"/>
              </w:rPr>
            </w:pPr>
            <w:del w:id="3541" w:author="Fnu, Sonam" w:date="2019-11-27T19:17:00Z">
              <w:r w:rsidRPr="00064254" w:rsidDel="00737460">
                <w:rPr>
                  <w:rFonts w:ascii="Calibri" w:hAnsi="Calibri"/>
                  <w:color w:val="548DD4" w:themeColor="text2" w:themeTint="99"/>
                </w:rPr>
                <w:delText>The system will update notification setup</w:delText>
              </w:r>
            </w:del>
          </w:p>
          <w:p w14:paraId="1AB6DE86" w14:textId="2ECB0210" w:rsidR="009F38EA" w:rsidRPr="00064254" w:rsidDel="00737460" w:rsidRDefault="009F38EA" w:rsidP="002257FB">
            <w:pPr>
              <w:rPr>
                <w:del w:id="3542" w:author="Fnu, Sonam" w:date="2019-11-27T19:17:00Z"/>
                <w:rFonts w:ascii="Calibri" w:hAnsi="Calibri"/>
              </w:rPr>
            </w:pPr>
          </w:p>
          <w:p w14:paraId="74838CF3" w14:textId="51B29D98" w:rsidR="009F38EA" w:rsidRPr="00064254" w:rsidDel="00737460" w:rsidRDefault="009F38EA" w:rsidP="002257FB">
            <w:pPr>
              <w:rPr>
                <w:del w:id="3543" w:author="Fnu, Sonam" w:date="2019-11-27T19:17:00Z"/>
                <w:rFonts w:ascii="Calibri" w:hAnsi="Calibri"/>
                <w:u w:val="single"/>
              </w:rPr>
            </w:pPr>
            <w:del w:id="3544" w:author="Fnu, Sonam" w:date="2019-11-27T19:17:00Z">
              <w:r w:rsidRPr="00064254" w:rsidDel="00737460">
                <w:rPr>
                  <w:rFonts w:ascii="Calibri" w:hAnsi="Calibri"/>
                  <w:u w:val="single"/>
                </w:rPr>
                <w:delText>Alternative 2 -Bank user choose to edit recipients of subscribed notification:</w:delText>
              </w:r>
            </w:del>
          </w:p>
          <w:p w14:paraId="75C3310C" w14:textId="685A441E" w:rsidR="009F38EA" w:rsidRPr="00064254" w:rsidDel="00737460" w:rsidRDefault="009F38EA" w:rsidP="002257FB">
            <w:pPr>
              <w:pStyle w:val="ListParagraph"/>
              <w:numPr>
                <w:ilvl w:val="0"/>
                <w:numId w:val="68"/>
              </w:numPr>
              <w:rPr>
                <w:del w:id="3545" w:author="Fnu, Sonam" w:date="2019-11-27T19:17:00Z"/>
                <w:rFonts w:ascii="Calibri" w:hAnsi="Calibri"/>
                <w:color w:val="548DD4" w:themeColor="text2" w:themeTint="99"/>
              </w:rPr>
            </w:pPr>
            <w:del w:id="3546" w:author="Fnu, Sonam" w:date="2019-11-27T19:17:00Z">
              <w:r w:rsidRPr="00064254" w:rsidDel="00737460">
                <w:rPr>
                  <w:rFonts w:ascii="Calibri" w:hAnsi="Calibri"/>
                  <w:color w:val="548DD4" w:themeColor="text2" w:themeTint="99"/>
                </w:rPr>
                <w:delText>Bank user click add recipient for a subscribed notification</w:delText>
              </w:r>
            </w:del>
          </w:p>
          <w:p w14:paraId="5C3D936B" w14:textId="55A19D6A" w:rsidR="009F38EA" w:rsidRPr="00064254" w:rsidDel="00737460" w:rsidRDefault="009F38EA" w:rsidP="002257FB">
            <w:pPr>
              <w:pStyle w:val="ListParagraph"/>
              <w:numPr>
                <w:ilvl w:val="0"/>
                <w:numId w:val="68"/>
              </w:numPr>
              <w:rPr>
                <w:del w:id="3547" w:author="Fnu, Sonam" w:date="2019-11-27T19:17:00Z"/>
                <w:rFonts w:ascii="Calibri" w:hAnsi="Calibri"/>
                <w:color w:val="548DD4" w:themeColor="text2" w:themeTint="99"/>
              </w:rPr>
            </w:pPr>
            <w:del w:id="3548" w:author="Fnu, Sonam" w:date="2019-11-27T19:17:00Z">
              <w:r w:rsidRPr="00064254" w:rsidDel="00737460">
                <w:rPr>
                  <w:rFonts w:ascii="Calibri" w:hAnsi="Calibri"/>
                  <w:color w:val="548DD4" w:themeColor="text2" w:themeTint="99"/>
                </w:rPr>
                <w:delText>The system display popup with all active departments</w:delText>
              </w:r>
            </w:del>
          </w:p>
          <w:p w14:paraId="414D45AA" w14:textId="7D75E5A0" w:rsidR="009F38EA" w:rsidRPr="00064254" w:rsidDel="00737460" w:rsidRDefault="009F38EA" w:rsidP="002257FB">
            <w:pPr>
              <w:pStyle w:val="ListParagraph"/>
              <w:numPr>
                <w:ilvl w:val="0"/>
                <w:numId w:val="68"/>
              </w:numPr>
              <w:rPr>
                <w:del w:id="3549" w:author="Fnu, Sonam" w:date="2019-11-27T19:17:00Z"/>
                <w:rFonts w:ascii="Calibri" w:hAnsi="Calibri"/>
                <w:color w:val="548DD4" w:themeColor="text2" w:themeTint="99"/>
              </w:rPr>
            </w:pPr>
            <w:del w:id="3550" w:author="Fnu, Sonam" w:date="2019-11-27T19:17:00Z">
              <w:r w:rsidRPr="00064254" w:rsidDel="00737460">
                <w:rPr>
                  <w:rFonts w:ascii="Calibri" w:hAnsi="Calibri"/>
                  <w:color w:val="548DD4" w:themeColor="text2" w:themeTint="99"/>
                </w:rPr>
                <w:delText>Bank user uncheck/check department(s)</w:delText>
              </w:r>
            </w:del>
          </w:p>
          <w:p w14:paraId="4C7663C6" w14:textId="59158068" w:rsidR="009F38EA" w:rsidRPr="00064254" w:rsidDel="00737460" w:rsidRDefault="009F38EA" w:rsidP="002257FB">
            <w:pPr>
              <w:pStyle w:val="ListParagraph"/>
              <w:numPr>
                <w:ilvl w:val="0"/>
                <w:numId w:val="68"/>
              </w:numPr>
              <w:rPr>
                <w:del w:id="3551" w:author="Fnu, Sonam" w:date="2019-11-27T19:17:00Z"/>
                <w:rFonts w:ascii="Calibri" w:hAnsi="Calibri"/>
                <w:color w:val="548DD4" w:themeColor="text2" w:themeTint="99"/>
              </w:rPr>
            </w:pPr>
            <w:del w:id="3552" w:author="Fnu, Sonam" w:date="2019-11-27T19:17:00Z">
              <w:r w:rsidRPr="00064254" w:rsidDel="00737460">
                <w:rPr>
                  <w:rFonts w:ascii="Calibri" w:hAnsi="Calibri"/>
                  <w:color w:val="548DD4" w:themeColor="text2" w:themeTint="99"/>
                </w:rPr>
                <w:delText xml:space="preserve"> Bank user click submit</w:delText>
              </w:r>
            </w:del>
          </w:p>
          <w:p w14:paraId="74DE74AC" w14:textId="7DF59CB3" w:rsidR="009F38EA" w:rsidRPr="00064254" w:rsidDel="00737460" w:rsidRDefault="009F38EA" w:rsidP="002257FB">
            <w:pPr>
              <w:pStyle w:val="ListParagraph"/>
              <w:numPr>
                <w:ilvl w:val="0"/>
                <w:numId w:val="68"/>
              </w:numPr>
              <w:rPr>
                <w:del w:id="3553" w:author="Fnu, Sonam" w:date="2019-11-27T19:17:00Z"/>
                <w:rFonts w:ascii="Calibri" w:hAnsi="Calibri"/>
                <w:color w:val="548DD4" w:themeColor="text2" w:themeTint="99"/>
              </w:rPr>
            </w:pPr>
            <w:del w:id="3554" w:author="Fnu, Sonam" w:date="2019-11-27T19:17:00Z">
              <w:r w:rsidRPr="00064254" w:rsidDel="00737460">
                <w:rPr>
                  <w:rFonts w:ascii="Calibri" w:hAnsi="Calibri"/>
                  <w:color w:val="548DD4" w:themeColor="text2" w:themeTint="99"/>
                </w:rPr>
                <w:delText>The system will validate:</w:delText>
              </w:r>
            </w:del>
          </w:p>
          <w:p w14:paraId="152EF135" w14:textId="6BA4EF70" w:rsidR="009F38EA" w:rsidRPr="00064254" w:rsidDel="00737460" w:rsidRDefault="009F38EA" w:rsidP="002257FB">
            <w:pPr>
              <w:pStyle w:val="ListParagraph"/>
              <w:numPr>
                <w:ilvl w:val="1"/>
                <w:numId w:val="68"/>
              </w:numPr>
              <w:rPr>
                <w:del w:id="3555" w:author="Fnu, Sonam" w:date="2019-11-27T19:17:00Z"/>
                <w:rFonts w:ascii="Calibri" w:hAnsi="Calibri"/>
                <w:color w:val="548DD4" w:themeColor="text2" w:themeTint="99"/>
              </w:rPr>
            </w:pPr>
            <w:del w:id="3556" w:author="Fnu, Sonam" w:date="2019-11-27T19:17:00Z">
              <w:r w:rsidRPr="00064254" w:rsidDel="00737460">
                <w:rPr>
                  <w:rFonts w:ascii="Calibri" w:hAnsi="Calibri"/>
                  <w:color w:val="548DD4" w:themeColor="text2" w:themeTint="99"/>
                </w:rPr>
                <w:delText>Each subscribed notification, should have at least one notification method selected, and at least one department assigned</w:delText>
              </w:r>
            </w:del>
          </w:p>
          <w:p w14:paraId="44E84882" w14:textId="7A446FEA" w:rsidR="009F38EA" w:rsidRPr="00064254" w:rsidDel="00737460" w:rsidRDefault="009F38EA" w:rsidP="002257FB">
            <w:pPr>
              <w:pStyle w:val="ListParagraph"/>
              <w:numPr>
                <w:ilvl w:val="0"/>
                <w:numId w:val="68"/>
              </w:numPr>
              <w:rPr>
                <w:del w:id="3557" w:author="Fnu, Sonam" w:date="2019-11-27T19:17:00Z"/>
                <w:rFonts w:ascii="Calibri" w:hAnsi="Calibri"/>
                <w:color w:val="548DD4" w:themeColor="text2" w:themeTint="99"/>
              </w:rPr>
            </w:pPr>
            <w:del w:id="3558" w:author="Fnu, Sonam" w:date="2019-11-27T19:17:00Z">
              <w:r w:rsidRPr="00064254" w:rsidDel="00737460">
                <w:rPr>
                  <w:rFonts w:ascii="Calibri" w:hAnsi="Calibri"/>
                  <w:color w:val="548DD4" w:themeColor="text2" w:themeTint="99"/>
                </w:rPr>
                <w:delText>The system will update notification setup</w:delText>
              </w:r>
            </w:del>
          </w:p>
          <w:p w14:paraId="1E327D4B" w14:textId="2E86603E" w:rsidR="009F38EA" w:rsidRPr="00064254" w:rsidDel="00737460" w:rsidRDefault="009F38EA" w:rsidP="002257FB">
            <w:pPr>
              <w:pStyle w:val="ListParagraph"/>
              <w:rPr>
                <w:del w:id="3559" w:author="Fnu, Sonam" w:date="2019-11-27T19:17:00Z"/>
                <w:rFonts w:ascii="Calibri" w:hAnsi="Calibri"/>
              </w:rPr>
            </w:pPr>
          </w:p>
          <w:p w14:paraId="11FD6676" w14:textId="0B5999D8" w:rsidR="009F38EA" w:rsidRPr="00064254" w:rsidDel="00737460" w:rsidRDefault="009F38EA" w:rsidP="002257FB">
            <w:pPr>
              <w:rPr>
                <w:del w:id="3560" w:author="Fnu, Sonam" w:date="2019-11-27T19:17:00Z"/>
                <w:rFonts w:ascii="Calibri" w:hAnsi="Calibri"/>
                <w:u w:val="single"/>
              </w:rPr>
            </w:pPr>
            <w:del w:id="3561" w:author="Fnu, Sonam" w:date="2019-11-27T19:17:00Z">
              <w:r w:rsidRPr="00064254" w:rsidDel="00737460">
                <w:rPr>
                  <w:rFonts w:ascii="Calibri" w:hAnsi="Calibri"/>
                  <w:u w:val="single"/>
                </w:rPr>
                <w:delText>Alternative 3 -Bank user choose to edit notifications methods of subscribed notification:</w:delText>
              </w:r>
            </w:del>
          </w:p>
          <w:p w14:paraId="415089E5" w14:textId="5E0F71F5" w:rsidR="009F38EA" w:rsidRPr="00064254" w:rsidDel="00737460" w:rsidRDefault="009F38EA" w:rsidP="002257FB">
            <w:pPr>
              <w:pStyle w:val="ListParagraph"/>
              <w:numPr>
                <w:ilvl w:val="0"/>
                <w:numId w:val="68"/>
              </w:numPr>
              <w:rPr>
                <w:del w:id="3562" w:author="Fnu, Sonam" w:date="2019-11-27T19:17:00Z"/>
                <w:rFonts w:ascii="Calibri" w:hAnsi="Calibri"/>
                <w:color w:val="548DD4" w:themeColor="text2" w:themeTint="99"/>
              </w:rPr>
            </w:pPr>
            <w:del w:id="3563" w:author="Fnu, Sonam" w:date="2019-11-27T19:17:00Z">
              <w:r w:rsidRPr="00064254" w:rsidDel="00737460">
                <w:rPr>
                  <w:rFonts w:ascii="Calibri" w:hAnsi="Calibri"/>
                  <w:color w:val="548DD4" w:themeColor="text2" w:themeTint="99"/>
                </w:rPr>
                <w:delText>Bank user check/uncheck notification method for a subscribed notification</w:delText>
              </w:r>
            </w:del>
          </w:p>
          <w:p w14:paraId="49C6E58A" w14:textId="687149C0" w:rsidR="009F38EA" w:rsidRPr="00064254" w:rsidDel="00737460" w:rsidRDefault="009F38EA" w:rsidP="002257FB">
            <w:pPr>
              <w:pStyle w:val="ListParagraph"/>
              <w:numPr>
                <w:ilvl w:val="0"/>
                <w:numId w:val="68"/>
              </w:numPr>
              <w:rPr>
                <w:del w:id="3564" w:author="Fnu, Sonam" w:date="2019-11-27T19:17:00Z"/>
                <w:rFonts w:ascii="Calibri" w:hAnsi="Calibri"/>
                <w:color w:val="548DD4" w:themeColor="text2" w:themeTint="99"/>
              </w:rPr>
            </w:pPr>
            <w:del w:id="3565" w:author="Fnu, Sonam" w:date="2019-11-27T19:17:00Z">
              <w:r w:rsidRPr="00064254" w:rsidDel="00737460">
                <w:rPr>
                  <w:rFonts w:ascii="Calibri" w:hAnsi="Calibri"/>
                  <w:color w:val="548DD4" w:themeColor="text2" w:themeTint="99"/>
                </w:rPr>
                <w:delText>Bank user click submit</w:delText>
              </w:r>
            </w:del>
          </w:p>
          <w:p w14:paraId="6E60C6AE" w14:textId="42E158F3" w:rsidR="009F38EA" w:rsidRPr="00064254" w:rsidDel="00737460" w:rsidRDefault="009F38EA" w:rsidP="002257FB">
            <w:pPr>
              <w:pStyle w:val="ListParagraph"/>
              <w:numPr>
                <w:ilvl w:val="0"/>
                <w:numId w:val="68"/>
              </w:numPr>
              <w:rPr>
                <w:del w:id="3566" w:author="Fnu, Sonam" w:date="2019-11-27T19:17:00Z"/>
                <w:rFonts w:ascii="Calibri" w:hAnsi="Calibri"/>
                <w:color w:val="548DD4" w:themeColor="text2" w:themeTint="99"/>
              </w:rPr>
            </w:pPr>
            <w:del w:id="3567" w:author="Fnu, Sonam" w:date="2019-11-27T19:17:00Z">
              <w:r w:rsidRPr="00064254" w:rsidDel="00737460">
                <w:rPr>
                  <w:rFonts w:ascii="Calibri" w:hAnsi="Calibri"/>
                  <w:color w:val="548DD4" w:themeColor="text2" w:themeTint="99"/>
                </w:rPr>
                <w:delText>The system will validate:</w:delText>
              </w:r>
            </w:del>
          </w:p>
          <w:p w14:paraId="11B30277" w14:textId="2B5A44B9" w:rsidR="009F38EA" w:rsidRPr="00064254" w:rsidDel="00737460" w:rsidRDefault="009F38EA" w:rsidP="002257FB">
            <w:pPr>
              <w:pStyle w:val="ListParagraph"/>
              <w:numPr>
                <w:ilvl w:val="1"/>
                <w:numId w:val="68"/>
              </w:numPr>
              <w:rPr>
                <w:del w:id="3568" w:author="Fnu, Sonam" w:date="2019-11-27T19:17:00Z"/>
                <w:rFonts w:ascii="Calibri" w:hAnsi="Calibri"/>
                <w:color w:val="548DD4" w:themeColor="text2" w:themeTint="99"/>
              </w:rPr>
            </w:pPr>
            <w:del w:id="3569" w:author="Fnu, Sonam" w:date="2019-11-27T19:17:00Z">
              <w:r w:rsidRPr="00064254" w:rsidDel="00737460">
                <w:rPr>
                  <w:rFonts w:ascii="Calibri" w:hAnsi="Calibri"/>
                  <w:color w:val="548DD4" w:themeColor="text2" w:themeTint="99"/>
                </w:rPr>
                <w:delText>Each subscribed notification, should have at least one notification method selected, and at least one department assigned</w:delText>
              </w:r>
            </w:del>
          </w:p>
          <w:p w14:paraId="1B724F72" w14:textId="410B29F9" w:rsidR="009F38EA" w:rsidRPr="00064254" w:rsidDel="00737460" w:rsidRDefault="009F38EA" w:rsidP="002257FB">
            <w:pPr>
              <w:pStyle w:val="ListParagraph"/>
              <w:rPr>
                <w:del w:id="3570" w:author="Fnu, Sonam" w:date="2019-11-27T19:17:00Z"/>
                <w:rFonts w:ascii="Calibri" w:hAnsi="Calibri"/>
                <w:color w:val="548DD4" w:themeColor="text2" w:themeTint="99"/>
              </w:rPr>
            </w:pPr>
          </w:p>
          <w:p w14:paraId="0B5E9572" w14:textId="0A21702A" w:rsidR="009F38EA" w:rsidRPr="00064254" w:rsidDel="00737460" w:rsidRDefault="009F38EA" w:rsidP="002257FB">
            <w:pPr>
              <w:pStyle w:val="ListParagraph"/>
              <w:numPr>
                <w:ilvl w:val="0"/>
                <w:numId w:val="68"/>
              </w:numPr>
              <w:rPr>
                <w:del w:id="3571" w:author="Fnu, Sonam" w:date="2019-11-27T19:17:00Z"/>
                <w:rFonts w:ascii="Calibri" w:hAnsi="Calibri"/>
                <w:color w:val="548DD4" w:themeColor="text2" w:themeTint="99"/>
              </w:rPr>
            </w:pPr>
            <w:del w:id="3572" w:author="Fnu, Sonam" w:date="2019-11-27T19:17:00Z">
              <w:r w:rsidRPr="00064254" w:rsidDel="00737460">
                <w:rPr>
                  <w:rFonts w:ascii="Calibri" w:hAnsi="Calibri"/>
                  <w:color w:val="548DD4" w:themeColor="text2" w:themeTint="99"/>
                </w:rPr>
                <w:delText>The system will update notification setup</w:delText>
              </w:r>
            </w:del>
          </w:p>
          <w:p w14:paraId="4697DF66" w14:textId="3FD8B853" w:rsidR="009F38EA" w:rsidRPr="00064254" w:rsidDel="00737460" w:rsidRDefault="009F38EA" w:rsidP="002257FB">
            <w:pPr>
              <w:rPr>
                <w:del w:id="3573" w:author="Fnu, Sonam" w:date="2019-11-27T19:17:00Z"/>
                <w:rFonts w:ascii="Calibri" w:hAnsi="Calibri"/>
              </w:rPr>
            </w:pPr>
          </w:p>
        </w:tc>
      </w:tr>
    </w:tbl>
    <w:p w14:paraId="11629C33" w14:textId="1D6F7C7E" w:rsidR="009F38EA" w:rsidRPr="00064254" w:rsidDel="00737460" w:rsidRDefault="009F38EA" w:rsidP="009F38EA">
      <w:pPr>
        <w:ind w:left="1440"/>
        <w:rPr>
          <w:del w:id="3574" w:author="Fnu, Sonam" w:date="2019-11-27T19:17:00Z"/>
          <w:rFonts w:ascii="Calibri" w:hAnsi="Calibri"/>
          <w:u w:val="single"/>
        </w:rPr>
      </w:pPr>
    </w:p>
    <w:tbl>
      <w:tblPr>
        <w:tblStyle w:val="TableGrid"/>
        <w:tblW w:w="9288" w:type="dxa"/>
        <w:tblInd w:w="607" w:type="dxa"/>
        <w:tblLook w:val="04A0" w:firstRow="1" w:lastRow="0" w:firstColumn="1" w:lastColumn="0" w:noHBand="0" w:noVBand="1"/>
      </w:tblPr>
      <w:tblGrid>
        <w:gridCol w:w="9288"/>
      </w:tblGrid>
      <w:tr w:rsidR="009F38EA" w:rsidRPr="00012DAF" w:rsidDel="00737460" w14:paraId="0BC126BA" w14:textId="4B3045FE" w:rsidTr="002257FB">
        <w:trPr>
          <w:trHeight w:val="1438"/>
          <w:del w:id="3575" w:author="Fnu, Sonam" w:date="2019-11-27T19:17:00Z"/>
        </w:trPr>
        <w:tc>
          <w:tcPr>
            <w:tcW w:w="9288" w:type="dxa"/>
            <w:shd w:val="clear" w:color="auto" w:fill="DBE5F1" w:themeFill="accent1" w:themeFillTint="33"/>
          </w:tcPr>
          <w:p w14:paraId="0F0F10AB" w14:textId="1B4D3C95" w:rsidR="009F38EA" w:rsidRPr="00064254" w:rsidDel="00737460" w:rsidRDefault="009F38EA" w:rsidP="002257FB">
            <w:pPr>
              <w:pStyle w:val="ListParagraph"/>
              <w:ind w:left="0"/>
              <w:rPr>
                <w:del w:id="3576" w:author="Fnu, Sonam" w:date="2019-11-27T19:17:00Z"/>
                <w:rFonts w:ascii="Calibri" w:hAnsi="Calibri"/>
              </w:rPr>
            </w:pPr>
            <w:del w:id="3577" w:author="Fnu, Sonam" w:date="2019-11-27T19:17:00Z">
              <w:r w:rsidRPr="00064254" w:rsidDel="00737460">
                <w:rPr>
                  <w:rFonts w:ascii="Calibri" w:hAnsi="Calibri"/>
                  <w:b/>
                  <w:bCs/>
                  <w:color w:val="FF0000"/>
                </w:rPr>
                <w:delText>Design tips:</w:delText>
              </w:r>
              <w:r w:rsidRPr="00064254" w:rsidDel="00737460">
                <w:rPr>
                  <w:rFonts w:ascii="Calibri" w:hAnsi="Calibri"/>
                </w:rPr>
                <w:delText xml:space="preserve"> </w:delText>
              </w:r>
            </w:del>
          </w:p>
          <w:p w14:paraId="4FFF362E" w14:textId="7D19D45A" w:rsidR="009F38EA" w:rsidRPr="00064254" w:rsidDel="00737460" w:rsidRDefault="009F38EA" w:rsidP="002257FB">
            <w:pPr>
              <w:pStyle w:val="ListParagraph"/>
              <w:ind w:left="360"/>
              <w:rPr>
                <w:del w:id="3578" w:author="Fnu, Sonam" w:date="2019-11-27T19:17:00Z"/>
                <w:rFonts w:ascii="Calibri" w:hAnsi="Calibri"/>
              </w:rPr>
            </w:pPr>
          </w:p>
          <w:p w14:paraId="0CCE562F" w14:textId="411B3543" w:rsidR="009F38EA" w:rsidRPr="00064254" w:rsidDel="00737460" w:rsidRDefault="009F38EA" w:rsidP="002257FB">
            <w:pPr>
              <w:pStyle w:val="ListParagraph"/>
              <w:numPr>
                <w:ilvl w:val="0"/>
                <w:numId w:val="86"/>
              </w:numPr>
              <w:rPr>
                <w:del w:id="3579" w:author="Fnu, Sonam" w:date="2019-11-27T19:17:00Z"/>
                <w:rFonts w:ascii="Calibri" w:hAnsi="Calibri"/>
              </w:rPr>
            </w:pPr>
            <w:del w:id="3580" w:author="Fnu, Sonam" w:date="2019-11-27T19:17:00Z">
              <w:r w:rsidRPr="00064254" w:rsidDel="00737460">
                <w:rPr>
                  <w:rFonts w:ascii="Calibri" w:hAnsi="Calibri"/>
                </w:rPr>
                <w:delText xml:space="preserve">When user access this module, the system retrieve notifications from table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b/>
                  <w:bCs/>
                </w:rPr>
                <w:delText>BANK_NOTIFICATIONS</w:delText>
              </w:r>
              <w:r w:rsidR="006B2592" w:rsidDel="00737460">
                <w:rPr>
                  <w:rStyle w:val="Hyperlink"/>
                  <w:rFonts w:ascii="Calibri" w:hAnsi="Calibri"/>
                  <w:b/>
                  <w:bCs/>
                </w:rPr>
                <w:fldChar w:fldCharType="end"/>
              </w:r>
              <w:r w:rsidRPr="00064254" w:rsidDel="00737460">
                <w:rPr>
                  <w:rFonts w:ascii="Calibri" w:hAnsi="Calibri"/>
                </w:rPr>
                <w:delText xml:space="preserve"> where</w:delText>
              </w:r>
              <w:r w:rsidRPr="00064254" w:rsidDel="00737460">
                <w:rPr>
                  <w:rFonts w:ascii="Calibri" w:hAnsi="Calibri" w:cs="Arial"/>
                  <w:b/>
                  <w:bCs/>
                  <w:color w:val="000000"/>
                  <w:sz w:val="16"/>
                  <w:szCs w:val="16"/>
                </w:rPr>
                <w:delText xml:space="preserve"> </w:delText>
              </w:r>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=BB </w:delText>
              </w:r>
              <w:r w:rsidRPr="00064254" w:rsidDel="00737460">
                <w:rPr>
                  <w:rFonts w:ascii="Calibri" w:hAnsi="Calibri"/>
                  <w:highlight w:val="yellow"/>
                </w:rPr>
                <w:delText>OR NOTIFICATION_CATEGORY =</w:delText>
              </w:r>
              <w:r w:rsidR="00C208F0" w:rsidRPr="00064254" w:rsidDel="00737460">
                <w:rPr>
                  <w:rFonts w:ascii="Calibri" w:hAnsi="Calibri"/>
                  <w:highlight w:val="yellow"/>
                </w:rPr>
                <w:delText xml:space="preserve"> 3</w:delText>
              </w:r>
              <w:r w:rsidRPr="00064254" w:rsidDel="00737460">
                <w:rPr>
                  <w:rFonts w:ascii="Calibri" w:hAnsi="Calibri"/>
                </w:rPr>
                <w:delText xml:space="preserve"> </w:delText>
              </w:r>
            </w:del>
          </w:p>
          <w:p w14:paraId="79C4E306" w14:textId="332DAC62" w:rsidR="001E5CDB" w:rsidRPr="00064254" w:rsidDel="00737460" w:rsidRDefault="001E5CDB" w:rsidP="00064254">
            <w:pPr>
              <w:pStyle w:val="ListParagraph"/>
              <w:ind w:left="360"/>
              <w:rPr>
                <w:del w:id="3581" w:author="Fnu, Sonam" w:date="2019-11-27T19:17:00Z"/>
                <w:rFonts w:ascii="Calibri" w:hAnsi="Calibri"/>
              </w:rPr>
            </w:pPr>
            <w:del w:id="3582" w:author="Fnu, Sonam" w:date="2019-11-27T19:17:00Z">
              <w:r w:rsidRPr="00064254" w:rsidDel="00737460">
                <w:rPr>
                  <w:rFonts w:ascii="Calibri" w:hAnsi="Calibri"/>
                  <w:highlight w:val="yellow"/>
                </w:rPr>
                <w:delText>[1:Account Related, 2:Channel Activities, 3:Security/Sensitive]</w:delText>
              </w:r>
            </w:del>
          </w:p>
          <w:p w14:paraId="62CD09E3" w14:textId="7A3B0C1B" w:rsidR="009F38EA" w:rsidRPr="00064254" w:rsidDel="00737460" w:rsidRDefault="009F38EA" w:rsidP="002257FB">
            <w:pPr>
              <w:rPr>
                <w:del w:id="3583" w:author="Fnu, Sonam" w:date="2019-11-27T19:17:00Z"/>
                <w:rFonts w:ascii="Calibri" w:hAnsi="Calibri"/>
              </w:rPr>
            </w:pPr>
          </w:p>
          <w:p w14:paraId="6F0127DF" w14:textId="272A592B" w:rsidR="009F38EA" w:rsidRPr="00064254" w:rsidDel="00737460" w:rsidRDefault="009F38EA" w:rsidP="00D82A25">
            <w:pPr>
              <w:pStyle w:val="ListParagraph"/>
              <w:numPr>
                <w:ilvl w:val="0"/>
                <w:numId w:val="86"/>
              </w:numPr>
              <w:tabs>
                <w:tab w:val="left" w:pos="2610"/>
                <w:tab w:val="left" w:pos="2880"/>
              </w:tabs>
              <w:spacing w:before="240"/>
              <w:rPr>
                <w:del w:id="3584" w:author="Fnu, Sonam" w:date="2019-11-27T19:17:00Z"/>
                <w:rFonts w:ascii="Calibri" w:hAnsi="Calibri"/>
              </w:rPr>
            </w:pPr>
            <w:del w:id="3585" w:author="Fnu, Sonam" w:date="2019-11-27T19:17:00Z">
              <w:r w:rsidRPr="00064254" w:rsidDel="00737460">
                <w:rPr>
                  <w:rFonts w:ascii="Calibri" w:hAnsi="Calibri"/>
                </w:rPr>
                <w:delText xml:space="preserve">Then For each notification, The system retrieves the current setup (selected methods &amp; recipients) from tables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 xml:space="preserve">COM_NOTIFICATIONS_SETUP </w:delText>
              </w:r>
              <w:r w:rsidR="006B2592" w:rsidDel="00737460">
                <w:rPr>
                  <w:rStyle w:val="Hyperlink"/>
                  <w:rFonts w:ascii="Calibri" w:hAnsi="Calibri" w:cs="Arial"/>
                  <w:b/>
                  <w:bCs/>
                  <w:sz w:val="16"/>
                  <w:szCs w:val="16"/>
                </w:rPr>
                <w:fldChar w:fldCharType="end"/>
              </w:r>
              <w:r w:rsidRPr="00064254" w:rsidDel="00737460">
                <w:rPr>
                  <w:rFonts w:ascii="Calibri" w:hAnsi="Calibri" w:cs="Arial"/>
                  <w:b/>
                  <w:bCs/>
                  <w:color w:val="000000"/>
                  <w:sz w:val="16"/>
                  <w:szCs w:val="16"/>
                </w:rPr>
                <w:delText xml:space="preserve"> </w:delText>
              </w:r>
              <w:r w:rsidRPr="00064254" w:rsidDel="00737460">
                <w:rPr>
                  <w:rFonts w:ascii="Calibri" w:hAnsi="Calibri" w:cs="Arial"/>
                  <w:color w:val="000000"/>
                  <w:sz w:val="16"/>
                  <w:szCs w:val="16"/>
                </w:rPr>
                <w:delText>and</w:delText>
              </w:r>
              <w:r w:rsidRPr="00064254" w:rsidDel="00737460">
                <w:rPr>
                  <w:rFonts w:ascii="Calibri" w:hAnsi="Calibri" w:cs="Arial"/>
                  <w:b/>
                  <w:bCs/>
                  <w:color w:val="000000"/>
                  <w:sz w:val="16"/>
                  <w:szCs w:val="16"/>
                </w:rPr>
                <w:delText xml:space="preserve"> </w:delText>
              </w:r>
              <w:r w:rsidR="00D82A25" w:rsidRPr="00064254" w:rsidDel="00737460">
                <w:rPr>
                  <w:rStyle w:val="Hyperlink"/>
                  <w:rFonts w:cs="Arial"/>
                  <w:b/>
                  <w:bCs/>
                  <w:sz w:val="16"/>
                  <w:szCs w:val="16"/>
                </w:rPr>
                <w:delText>COM_NOTIFICATIONS_ RECIP_ DEPT</w:delText>
              </w:r>
              <w:r w:rsidRPr="00064254" w:rsidDel="00737460">
                <w:rPr>
                  <w:rFonts w:ascii="Calibri" w:hAnsi="Calibri"/>
                </w:rPr>
                <w:delText>, where:</w:delText>
              </w:r>
            </w:del>
          </w:p>
          <w:p w14:paraId="1A63911F" w14:textId="20DE6FC3" w:rsidR="009F38EA" w:rsidRPr="00064254" w:rsidDel="00737460" w:rsidRDefault="009F38EA" w:rsidP="002257FB">
            <w:pPr>
              <w:pStyle w:val="ListParagraph"/>
              <w:numPr>
                <w:ilvl w:val="1"/>
                <w:numId w:val="60"/>
              </w:numPr>
              <w:rPr>
                <w:del w:id="3586" w:author="Fnu, Sonam" w:date="2019-11-27T19:17:00Z"/>
                <w:rFonts w:ascii="Calibri" w:hAnsi="Calibri"/>
              </w:rPr>
            </w:pPr>
            <w:del w:id="3587" w:author="Fnu, Sonam" w:date="2019-11-27T19:17:00Z">
              <w:r w:rsidRPr="00064254" w:rsidDel="00737460">
                <w:rPr>
                  <w:rFonts w:ascii="Calibri" w:hAnsi="Calibri"/>
                </w:rPr>
                <w:delText>NOTIFICATION_ID=[current notification id]</w:delText>
              </w:r>
            </w:del>
          </w:p>
          <w:p w14:paraId="78C31685" w14:textId="0A8C313F" w:rsidR="009F38EA" w:rsidRPr="00064254" w:rsidDel="00737460" w:rsidRDefault="009F38EA" w:rsidP="002257FB">
            <w:pPr>
              <w:pStyle w:val="ListParagraph"/>
              <w:numPr>
                <w:ilvl w:val="1"/>
                <w:numId w:val="60"/>
              </w:numPr>
              <w:tabs>
                <w:tab w:val="left" w:pos="2610"/>
                <w:tab w:val="left" w:pos="2880"/>
              </w:tabs>
              <w:spacing w:before="240"/>
              <w:rPr>
                <w:del w:id="3588" w:author="Fnu, Sonam" w:date="2019-11-27T19:17:00Z"/>
                <w:rFonts w:ascii="Calibri" w:hAnsi="Calibri"/>
              </w:rPr>
            </w:pPr>
            <w:del w:id="3589" w:author="Fnu, Sonam" w:date="2019-11-27T19:17:00Z">
              <w:r w:rsidRPr="00064254" w:rsidDel="00737460">
                <w:rPr>
                  <w:rFonts w:ascii="Calibri" w:hAnsi="Calibri"/>
                </w:rPr>
                <w:delText>CORPORATE_ID=0</w:delText>
              </w:r>
            </w:del>
          </w:p>
          <w:p w14:paraId="6F43D85C" w14:textId="3F49FCAD" w:rsidR="009F38EA" w:rsidRPr="00064254" w:rsidDel="00737460" w:rsidRDefault="009F38EA" w:rsidP="002257FB">
            <w:pPr>
              <w:pStyle w:val="ListParagraph"/>
              <w:tabs>
                <w:tab w:val="left" w:pos="2610"/>
                <w:tab w:val="left" w:pos="2880"/>
              </w:tabs>
              <w:spacing w:before="240"/>
              <w:ind w:left="792"/>
              <w:rPr>
                <w:del w:id="3590" w:author="Fnu, Sonam" w:date="2019-11-27T19:17:00Z"/>
                <w:rFonts w:ascii="Calibri" w:hAnsi="Calibri"/>
              </w:rPr>
            </w:pPr>
          </w:p>
          <w:p w14:paraId="18D03EEE" w14:textId="471E47C3" w:rsidR="009F38EA" w:rsidRPr="00064254" w:rsidDel="00737460" w:rsidRDefault="009F38EA" w:rsidP="002257FB">
            <w:pPr>
              <w:pStyle w:val="ListParagraph"/>
              <w:numPr>
                <w:ilvl w:val="0"/>
                <w:numId w:val="86"/>
              </w:numPr>
              <w:tabs>
                <w:tab w:val="left" w:pos="2610"/>
                <w:tab w:val="left" w:pos="2880"/>
              </w:tabs>
              <w:spacing w:before="240"/>
              <w:rPr>
                <w:del w:id="3591" w:author="Fnu, Sonam" w:date="2019-11-27T19:17:00Z"/>
                <w:rFonts w:ascii="Calibri" w:hAnsi="Calibri"/>
              </w:rPr>
            </w:pPr>
            <w:del w:id="3592" w:author="Fnu, Sonam" w:date="2019-11-27T19:17:00Z">
              <w:r w:rsidRPr="00064254" w:rsidDel="00737460">
                <w:rPr>
                  <w:rFonts w:ascii="Calibri" w:hAnsi="Calibri"/>
                </w:rPr>
                <w:delText xml:space="preserve">System redirect to the landing page, where the system will populate the notification setup to the screen, but for notifications that doesn’t have setup in table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COM_NOTIFICATIONS_SETUP</w:delText>
              </w:r>
              <w:r w:rsidR="006B2592" w:rsidDel="00737460">
                <w:rPr>
                  <w:rStyle w:val="Hyperlink"/>
                  <w:rFonts w:ascii="Calibri" w:hAnsi="Calibri" w:cs="Arial"/>
                  <w:b/>
                  <w:bCs/>
                  <w:sz w:val="16"/>
                  <w:szCs w:val="16"/>
                </w:rPr>
                <w:fldChar w:fldCharType="end"/>
              </w:r>
              <w:r w:rsidRPr="00064254" w:rsidDel="00737460">
                <w:rPr>
                  <w:rFonts w:ascii="Calibri" w:hAnsi="Calibri" w:cs="Arial"/>
                  <w:b/>
                  <w:bCs/>
                  <w:color w:val="000000"/>
                  <w:sz w:val="16"/>
                  <w:szCs w:val="16"/>
                </w:rPr>
                <w:delText xml:space="preserve"> </w:delText>
              </w:r>
              <w:r w:rsidRPr="00064254" w:rsidDel="00737460">
                <w:rPr>
                  <w:rFonts w:ascii="Calibri" w:hAnsi="Calibri"/>
                </w:rPr>
                <w:delText>it will be populated as below:</w:delText>
              </w:r>
            </w:del>
          </w:p>
          <w:p w14:paraId="080AED88" w14:textId="63A23E7E" w:rsidR="009F38EA" w:rsidRPr="00064254" w:rsidDel="00737460" w:rsidRDefault="009F38EA" w:rsidP="002257FB">
            <w:pPr>
              <w:pStyle w:val="ListParagraph"/>
              <w:numPr>
                <w:ilvl w:val="1"/>
                <w:numId w:val="61"/>
              </w:numPr>
              <w:tabs>
                <w:tab w:val="left" w:pos="2610"/>
                <w:tab w:val="left" w:pos="2880"/>
              </w:tabs>
              <w:spacing w:before="240"/>
              <w:rPr>
                <w:del w:id="3593" w:author="Fnu, Sonam" w:date="2019-11-27T19:17:00Z"/>
                <w:rFonts w:ascii="Calibri" w:hAnsi="Calibri"/>
              </w:rPr>
            </w:pPr>
            <w:del w:id="3594" w:author="Fnu, Sonam" w:date="2019-11-27T19:17:00Z">
              <w:r w:rsidRPr="00064254" w:rsidDel="00737460">
                <w:rPr>
                  <w:rFonts w:ascii="Calibri" w:hAnsi="Calibri"/>
                </w:rPr>
                <w:delText>Subscribe checkbox will be unchecked and undimmed</w:delText>
              </w:r>
            </w:del>
          </w:p>
          <w:p w14:paraId="26472F4F" w14:textId="70C6A7FF" w:rsidR="009F38EA" w:rsidRPr="00064254" w:rsidDel="00737460" w:rsidRDefault="009F38EA" w:rsidP="002257FB">
            <w:pPr>
              <w:pStyle w:val="ListParagraph"/>
              <w:numPr>
                <w:ilvl w:val="1"/>
                <w:numId w:val="61"/>
              </w:numPr>
              <w:tabs>
                <w:tab w:val="left" w:pos="2610"/>
                <w:tab w:val="left" w:pos="2880"/>
              </w:tabs>
              <w:spacing w:before="240"/>
              <w:rPr>
                <w:del w:id="3595" w:author="Fnu, Sonam" w:date="2019-11-27T19:17:00Z"/>
                <w:rFonts w:ascii="Calibri" w:hAnsi="Calibri"/>
              </w:rPr>
            </w:pPr>
            <w:del w:id="3596" w:author="Fnu, Sonam" w:date="2019-11-27T19:17:00Z">
              <w:r w:rsidRPr="00064254" w:rsidDel="00737460">
                <w:rPr>
                  <w:rFonts w:ascii="Calibri" w:hAnsi="Calibri"/>
                </w:rPr>
                <w:delText>All methods and departments checkboxes unchecked and dimmed</w:delText>
              </w:r>
            </w:del>
          </w:p>
          <w:p w14:paraId="13EEA652" w14:textId="1027D28F" w:rsidR="009F38EA" w:rsidRPr="00064254" w:rsidDel="00737460" w:rsidRDefault="009F38EA" w:rsidP="002257FB">
            <w:pPr>
              <w:pStyle w:val="ListParagraph"/>
              <w:tabs>
                <w:tab w:val="left" w:pos="2610"/>
                <w:tab w:val="left" w:pos="2880"/>
              </w:tabs>
              <w:spacing w:before="240"/>
              <w:ind w:left="2232"/>
              <w:rPr>
                <w:del w:id="3597" w:author="Fnu, Sonam" w:date="2019-11-27T19:17:00Z"/>
                <w:rFonts w:ascii="Calibri" w:hAnsi="Calibri"/>
              </w:rPr>
            </w:pPr>
          </w:p>
          <w:p w14:paraId="456F493E" w14:textId="00FE00E3" w:rsidR="009F38EA" w:rsidRPr="00064254" w:rsidDel="00737460" w:rsidRDefault="009F38EA" w:rsidP="002257FB">
            <w:pPr>
              <w:pStyle w:val="ListParagraph"/>
              <w:numPr>
                <w:ilvl w:val="0"/>
                <w:numId w:val="86"/>
              </w:numPr>
              <w:tabs>
                <w:tab w:val="left" w:pos="2610"/>
                <w:tab w:val="left" w:pos="2880"/>
              </w:tabs>
              <w:spacing w:before="240"/>
              <w:rPr>
                <w:del w:id="3598" w:author="Fnu, Sonam" w:date="2019-11-27T19:17:00Z"/>
                <w:rFonts w:ascii="Calibri" w:hAnsi="Calibri"/>
              </w:rPr>
            </w:pPr>
            <w:del w:id="3599" w:author="Fnu, Sonam" w:date="2019-11-27T19:17:00Z">
              <w:r w:rsidRPr="00064254" w:rsidDel="00737460">
                <w:rPr>
                  <w:rFonts w:ascii="Calibri" w:hAnsi="Calibri"/>
                </w:rPr>
                <w:delText xml:space="preserve">The system will show notification methods columns only that allowed by configuration parameter </w:delText>
              </w:r>
              <w:r w:rsidRPr="00064254" w:rsidDel="00737460">
                <w:rPr>
                  <w:rFonts w:ascii="Calibri" w:hAnsi="Calibri"/>
                  <w:b/>
                  <w:bCs/>
                </w:rPr>
                <w:delText>NOTIFICATION_METHODS</w:delText>
              </w:r>
              <w:r w:rsidRPr="00064254" w:rsidDel="00737460">
                <w:rPr>
                  <w:rFonts w:ascii="Calibri" w:hAnsi="Calibri"/>
                </w:rPr>
                <w:delText xml:space="preserve"> </w:delText>
              </w:r>
            </w:del>
          </w:p>
          <w:p w14:paraId="5959A4DE" w14:textId="2B74C2CF" w:rsidR="009F38EA" w:rsidRPr="00064254" w:rsidDel="00737460" w:rsidRDefault="009F38EA" w:rsidP="002257FB">
            <w:pPr>
              <w:pStyle w:val="ListParagraph"/>
              <w:tabs>
                <w:tab w:val="left" w:pos="2610"/>
                <w:tab w:val="left" w:pos="2880"/>
              </w:tabs>
              <w:spacing w:before="240"/>
              <w:rPr>
                <w:del w:id="3600" w:author="Fnu, Sonam" w:date="2019-11-27T19:17:00Z"/>
                <w:rFonts w:ascii="Calibri" w:hAnsi="Calibri"/>
              </w:rPr>
            </w:pPr>
          </w:p>
          <w:p w14:paraId="5F16AE37" w14:textId="07F6EBBF" w:rsidR="009F38EA" w:rsidRPr="00064254" w:rsidDel="00737460" w:rsidRDefault="009F38EA" w:rsidP="002257FB">
            <w:pPr>
              <w:pStyle w:val="ListParagraph"/>
              <w:numPr>
                <w:ilvl w:val="0"/>
                <w:numId w:val="86"/>
              </w:numPr>
              <w:tabs>
                <w:tab w:val="left" w:pos="2610"/>
                <w:tab w:val="left" w:pos="2880"/>
              </w:tabs>
              <w:spacing w:before="240"/>
              <w:rPr>
                <w:del w:id="3601" w:author="Fnu, Sonam" w:date="2019-11-27T19:17:00Z"/>
                <w:rFonts w:ascii="Calibri" w:hAnsi="Calibri"/>
              </w:rPr>
            </w:pPr>
            <w:del w:id="3602" w:author="Fnu, Sonam" w:date="2019-11-27T19:17:00Z">
              <w:r w:rsidRPr="00064254" w:rsidDel="00737460">
                <w:rPr>
                  <w:rFonts w:ascii="Calibri" w:hAnsi="Calibri"/>
                </w:rPr>
                <w:delText xml:space="preserve">If the user check subscribe checkboxes, the methods checkboxes should be undimmed </w:delText>
              </w:r>
            </w:del>
          </w:p>
          <w:p w14:paraId="04265E75" w14:textId="26BEC4D2" w:rsidR="009F38EA" w:rsidRPr="00064254" w:rsidDel="00737460" w:rsidRDefault="009F38EA" w:rsidP="002257FB">
            <w:pPr>
              <w:pStyle w:val="ListParagraph"/>
              <w:tabs>
                <w:tab w:val="left" w:pos="2610"/>
                <w:tab w:val="left" w:pos="2880"/>
              </w:tabs>
              <w:spacing w:before="240"/>
              <w:rPr>
                <w:del w:id="3603" w:author="Fnu, Sonam" w:date="2019-11-27T19:17:00Z"/>
                <w:rFonts w:ascii="Calibri" w:hAnsi="Calibri"/>
              </w:rPr>
            </w:pPr>
          </w:p>
          <w:p w14:paraId="4F026640" w14:textId="0B5802BC" w:rsidR="009F38EA" w:rsidRPr="00064254" w:rsidDel="00737460" w:rsidRDefault="009F38EA" w:rsidP="002257FB">
            <w:pPr>
              <w:pStyle w:val="ListParagraph"/>
              <w:numPr>
                <w:ilvl w:val="0"/>
                <w:numId w:val="86"/>
              </w:numPr>
              <w:tabs>
                <w:tab w:val="left" w:pos="2610"/>
                <w:tab w:val="left" w:pos="2880"/>
              </w:tabs>
              <w:spacing w:before="240"/>
              <w:rPr>
                <w:del w:id="3604" w:author="Fnu, Sonam" w:date="2019-11-27T19:17:00Z"/>
                <w:rFonts w:ascii="Calibri" w:hAnsi="Calibri"/>
              </w:rPr>
            </w:pPr>
            <w:del w:id="3605" w:author="Fnu, Sonam" w:date="2019-11-27T19:17:00Z">
              <w:r w:rsidRPr="00064254" w:rsidDel="00737460">
                <w:rPr>
                  <w:rFonts w:ascii="Calibri" w:hAnsi="Calibri"/>
                </w:rPr>
                <w:delText>When the user modify the setup and submit:</w:delText>
              </w:r>
            </w:del>
          </w:p>
          <w:p w14:paraId="2A19847C" w14:textId="6FB78BD1" w:rsidR="009F38EA" w:rsidRPr="00064254" w:rsidDel="00737460" w:rsidRDefault="009F38EA" w:rsidP="002257FB">
            <w:pPr>
              <w:pStyle w:val="ListParagraph"/>
              <w:numPr>
                <w:ilvl w:val="1"/>
                <w:numId w:val="62"/>
              </w:numPr>
              <w:tabs>
                <w:tab w:val="left" w:pos="2610"/>
                <w:tab w:val="left" w:pos="2880"/>
              </w:tabs>
              <w:spacing w:before="240"/>
              <w:rPr>
                <w:del w:id="3606" w:author="Fnu, Sonam" w:date="2019-11-27T19:17:00Z"/>
                <w:rFonts w:ascii="Calibri" w:hAnsi="Calibri"/>
              </w:rPr>
            </w:pPr>
            <w:del w:id="3607" w:author="Fnu, Sonam" w:date="2019-11-27T19:17:00Z">
              <w:r w:rsidRPr="00064254" w:rsidDel="00737460">
                <w:rPr>
                  <w:rFonts w:ascii="Calibri" w:hAnsi="Calibri"/>
                </w:rPr>
                <w:delText>The system will validate that the customer add one or more recipient and method to each subscribed notification, if invalid the system will display a proper validation message, otherwise continue</w:delText>
              </w:r>
            </w:del>
          </w:p>
          <w:p w14:paraId="2FFC5DB8" w14:textId="6F7BB913" w:rsidR="009F38EA" w:rsidRPr="00064254" w:rsidDel="00737460" w:rsidRDefault="009F38EA" w:rsidP="002257FB">
            <w:pPr>
              <w:pStyle w:val="ListParagraph"/>
              <w:tabs>
                <w:tab w:val="left" w:pos="2610"/>
                <w:tab w:val="left" w:pos="2880"/>
              </w:tabs>
              <w:spacing w:before="240"/>
              <w:ind w:left="792"/>
              <w:rPr>
                <w:del w:id="3608" w:author="Fnu, Sonam" w:date="2019-11-27T19:17:00Z"/>
                <w:rFonts w:ascii="Calibri" w:hAnsi="Calibri"/>
              </w:rPr>
            </w:pPr>
          </w:p>
          <w:p w14:paraId="7FA4190E" w14:textId="6447F512" w:rsidR="009F38EA" w:rsidRPr="00064254" w:rsidDel="00737460" w:rsidRDefault="009F38EA" w:rsidP="002257FB">
            <w:pPr>
              <w:pStyle w:val="ListParagraph"/>
              <w:numPr>
                <w:ilvl w:val="1"/>
                <w:numId w:val="62"/>
              </w:numPr>
              <w:tabs>
                <w:tab w:val="left" w:pos="2610"/>
                <w:tab w:val="left" w:pos="2880"/>
              </w:tabs>
              <w:spacing w:before="240"/>
              <w:rPr>
                <w:del w:id="3609" w:author="Fnu, Sonam" w:date="2019-11-27T19:17:00Z"/>
                <w:rFonts w:ascii="Calibri" w:hAnsi="Calibri"/>
              </w:rPr>
            </w:pPr>
            <w:del w:id="3610" w:author="Fnu, Sonam" w:date="2019-11-27T19:17:00Z">
              <w:r w:rsidRPr="00064254" w:rsidDel="00737460">
                <w:rPr>
                  <w:rFonts w:ascii="Calibri" w:hAnsi="Calibri"/>
                </w:rPr>
                <w:delText xml:space="preserve">If the modified notification have already setup in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COM_NOTIFICATIONS_SETUP</w:delText>
              </w:r>
              <w:r w:rsidR="006B2592" w:rsidDel="00737460">
                <w:rPr>
                  <w:rStyle w:val="Hyperlink"/>
                  <w:rFonts w:ascii="Calibri" w:hAnsi="Calibri" w:cs="Arial"/>
                  <w:b/>
                  <w:bCs/>
                  <w:sz w:val="16"/>
                  <w:szCs w:val="16"/>
                </w:rPr>
                <w:fldChar w:fldCharType="end"/>
              </w:r>
              <w:r w:rsidRPr="00064254" w:rsidDel="00737460">
                <w:rPr>
                  <w:rFonts w:ascii="Calibri" w:hAnsi="Calibri"/>
                  <w:b/>
                  <w:bCs/>
                </w:rPr>
                <w:delText xml:space="preserve"> </w:delText>
              </w:r>
              <w:r w:rsidRPr="00064254" w:rsidDel="00737460">
                <w:rPr>
                  <w:rFonts w:ascii="Calibri" w:hAnsi="Calibri"/>
                </w:rPr>
                <w:delText>then system will</w:delText>
              </w:r>
              <w:r w:rsidRPr="00064254" w:rsidDel="00737460">
                <w:rPr>
                  <w:rFonts w:ascii="Calibri" w:hAnsi="Calibri" w:cs="Arial"/>
                  <w:b/>
                  <w:bCs/>
                  <w:color w:val="000000"/>
                  <w:sz w:val="16"/>
                  <w:szCs w:val="16"/>
                </w:rPr>
                <w:delText>:</w:delText>
              </w:r>
            </w:del>
          </w:p>
          <w:p w14:paraId="55623DA6" w14:textId="7A29F04D" w:rsidR="009F38EA" w:rsidRPr="00064254" w:rsidDel="00737460" w:rsidRDefault="009F38EA" w:rsidP="002257FB">
            <w:pPr>
              <w:pStyle w:val="ListParagraph"/>
              <w:numPr>
                <w:ilvl w:val="2"/>
                <w:numId w:val="63"/>
              </w:numPr>
              <w:tabs>
                <w:tab w:val="left" w:pos="2610"/>
                <w:tab w:val="left" w:pos="2880"/>
              </w:tabs>
              <w:spacing w:before="240"/>
              <w:rPr>
                <w:del w:id="3611" w:author="Fnu, Sonam" w:date="2019-11-27T19:17:00Z"/>
                <w:rFonts w:ascii="Calibri" w:hAnsi="Calibri"/>
              </w:rPr>
            </w:pPr>
            <w:del w:id="3612" w:author="Fnu, Sonam" w:date="2019-11-27T19:17:00Z">
              <w:r w:rsidRPr="00064254" w:rsidDel="00737460">
                <w:rPr>
                  <w:rFonts w:ascii="Calibri" w:hAnsi="Calibri"/>
                </w:rPr>
                <w:delText xml:space="preserve">Update the correspondent records in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COM_NOTIFICATIONS_SETUP</w:delText>
              </w:r>
              <w:r w:rsidR="006B2592" w:rsidDel="00737460">
                <w:rPr>
                  <w:rStyle w:val="Hyperlink"/>
                  <w:rFonts w:ascii="Calibri" w:hAnsi="Calibri" w:cs="Arial"/>
                  <w:b/>
                  <w:bCs/>
                  <w:sz w:val="16"/>
                  <w:szCs w:val="16"/>
                </w:rPr>
                <w:fldChar w:fldCharType="end"/>
              </w:r>
              <w:r w:rsidRPr="00064254" w:rsidDel="00737460">
                <w:rPr>
                  <w:rFonts w:ascii="Calibri" w:hAnsi="Calibri" w:cs="Arial"/>
                  <w:b/>
                  <w:bCs/>
                  <w:color w:val="000000"/>
                  <w:sz w:val="16"/>
                  <w:szCs w:val="16"/>
                </w:rPr>
                <w:delText xml:space="preserve"> </w:delText>
              </w:r>
              <w:r w:rsidRPr="00064254" w:rsidDel="00737460">
                <w:rPr>
                  <w:rFonts w:ascii="Calibri" w:hAnsi="Calibri"/>
                </w:rPr>
                <w:delText>table</w:delText>
              </w:r>
            </w:del>
          </w:p>
          <w:p w14:paraId="34E3E40B" w14:textId="6BF8D822" w:rsidR="009F38EA" w:rsidRPr="00064254" w:rsidDel="00737460" w:rsidRDefault="009F38EA" w:rsidP="002257FB">
            <w:pPr>
              <w:pStyle w:val="ListParagraph"/>
              <w:numPr>
                <w:ilvl w:val="2"/>
                <w:numId w:val="63"/>
              </w:numPr>
              <w:tabs>
                <w:tab w:val="left" w:pos="2610"/>
                <w:tab w:val="left" w:pos="2880"/>
              </w:tabs>
              <w:spacing w:before="240"/>
              <w:rPr>
                <w:del w:id="3613" w:author="Fnu, Sonam" w:date="2019-11-27T19:17:00Z"/>
                <w:rFonts w:ascii="Calibri" w:hAnsi="Calibri"/>
              </w:rPr>
            </w:pPr>
            <w:del w:id="3614" w:author="Fnu, Sonam" w:date="2019-11-27T19:17:00Z">
              <w:r w:rsidRPr="00064254" w:rsidDel="00737460">
                <w:rPr>
                  <w:rFonts w:ascii="Calibri" w:hAnsi="Calibri"/>
                </w:rPr>
                <w:delText>For each selected department the system will add record in</w:delText>
              </w:r>
              <w:r w:rsidRPr="00064254" w:rsidDel="00737460">
                <w:rPr>
                  <w:rFonts w:ascii="Calibri" w:hAnsi="Calibri" w:cs="Arial"/>
                  <w:b/>
                  <w:bCs/>
                  <w:color w:val="000000"/>
                  <w:sz w:val="16"/>
                  <w:szCs w:val="16"/>
                </w:rPr>
                <w:delText xml:space="preserv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b/>
                  <w:bCs/>
                </w:rPr>
                <w:delText>COM_NOTIFICATIONS_</w:delText>
              </w:r>
              <w:r w:rsidRPr="00064254" w:rsidDel="00737460">
                <w:rPr>
                  <w:rStyle w:val="Hyperlink"/>
                  <w:rFonts w:ascii="Calibri" w:hAnsi="Calibri" w:cs="Arial"/>
                  <w:b/>
                  <w:bCs/>
                  <w:sz w:val="16"/>
                  <w:szCs w:val="16"/>
                </w:rPr>
                <w:delText xml:space="preserve"> </w:delText>
              </w:r>
              <w:r w:rsidRPr="00064254" w:rsidDel="00737460">
                <w:rPr>
                  <w:rStyle w:val="Hyperlink"/>
                  <w:rFonts w:ascii="Calibri" w:hAnsi="Calibri"/>
                  <w:b/>
                  <w:bCs/>
                </w:rPr>
                <w:delText>RECIPIENT_ DEPARTMENTS</w:delText>
              </w:r>
              <w:r w:rsidR="006B2592" w:rsidDel="00737460">
                <w:rPr>
                  <w:rStyle w:val="Hyperlink"/>
                  <w:rFonts w:ascii="Calibri" w:hAnsi="Calibri"/>
                  <w:b/>
                  <w:bCs/>
                </w:rPr>
                <w:fldChar w:fldCharType="end"/>
              </w:r>
              <w:r w:rsidRPr="00064254" w:rsidDel="00737460">
                <w:rPr>
                  <w:rStyle w:val="Hyperlink"/>
                  <w:rFonts w:ascii="Calibri" w:hAnsi="Calibri"/>
                  <w:b/>
                  <w:bCs/>
                </w:rPr>
                <w:delText xml:space="preserve"> </w:delText>
              </w:r>
              <w:r w:rsidRPr="00064254" w:rsidDel="00737460">
                <w:rPr>
                  <w:rFonts w:ascii="Calibri" w:hAnsi="Calibri"/>
                </w:rPr>
                <w:delText>table</w:delText>
              </w:r>
            </w:del>
          </w:p>
          <w:p w14:paraId="25B05290" w14:textId="587DD227" w:rsidR="009F38EA" w:rsidRPr="00064254" w:rsidDel="00737460" w:rsidRDefault="009F38EA">
            <w:pPr>
              <w:pStyle w:val="ListParagraph"/>
              <w:numPr>
                <w:ilvl w:val="2"/>
                <w:numId w:val="63"/>
              </w:numPr>
              <w:tabs>
                <w:tab w:val="left" w:pos="2610"/>
                <w:tab w:val="left" w:pos="2880"/>
              </w:tabs>
              <w:spacing w:before="240"/>
              <w:rPr>
                <w:del w:id="3615" w:author="Fnu, Sonam" w:date="2019-11-27T19:17:00Z"/>
                <w:rFonts w:ascii="Calibri" w:hAnsi="Calibri"/>
              </w:rPr>
            </w:pPr>
            <w:del w:id="3616" w:author="Fnu, Sonam" w:date="2019-11-27T19:17:00Z">
              <w:r w:rsidRPr="00064254" w:rsidDel="00737460">
                <w:rPr>
                  <w:rFonts w:ascii="Calibri" w:hAnsi="Calibri"/>
                </w:rPr>
                <w:delText xml:space="preserve">For each deselected department the system will remove its record from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b/>
                  <w:bCs/>
                </w:rPr>
                <w:delText>COM_NOTIFICATIONS_</w:delText>
              </w:r>
              <w:r w:rsidRPr="00064254" w:rsidDel="00737460">
                <w:rPr>
                  <w:rStyle w:val="Hyperlink"/>
                  <w:rFonts w:ascii="Calibri" w:hAnsi="Calibri" w:cs="Arial"/>
                  <w:b/>
                  <w:bCs/>
                  <w:sz w:val="16"/>
                  <w:szCs w:val="16"/>
                </w:rPr>
                <w:delText xml:space="preserve"> </w:delText>
              </w:r>
              <w:r w:rsidR="00D82A25" w:rsidDel="00737460">
                <w:rPr>
                  <w:rStyle w:val="Hyperlink"/>
                  <w:rFonts w:ascii="Calibri" w:hAnsi="Calibri"/>
                  <w:b/>
                  <w:bCs/>
                </w:rPr>
                <w:delText>RECIP_ DEPT</w:delText>
              </w:r>
              <w:r w:rsidR="006B2592" w:rsidDel="00737460">
                <w:rPr>
                  <w:rStyle w:val="Hyperlink"/>
                  <w:rFonts w:ascii="Calibri" w:hAnsi="Calibri"/>
                  <w:b/>
                  <w:bCs/>
                </w:rPr>
                <w:fldChar w:fldCharType="end"/>
              </w:r>
              <w:r w:rsidRPr="00064254" w:rsidDel="00737460">
                <w:rPr>
                  <w:rStyle w:val="Hyperlink"/>
                  <w:rFonts w:ascii="Calibri" w:hAnsi="Calibri"/>
                  <w:b/>
                  <w:bCs/>
                </w:rPr>
                <w:delText xml:space="preserve"> </w:delText>
              </w:r>
              <w:r w:rsidRPr="00064254" w:rsidDel="00737460">
                <w:rPr>
                  <w:rFonts w:ascii="Calibri" w:hAnsi="Calibri"/>
                </w:rPr>
                <w:delText>table</w:delText>
              </w:r>
            </w:del>
          </w:p>
          <w:p w14:paraId="785C2C9C" w14:textId="6DF3F7F5" w:rsidR="009F38EA" w:rsidRPr="00064254" w:rsidDel="00737460" w:rsidRDefault="009F38EA" w:rsidP="002257FB">
            <w:pPr>
              <w:pStyle w:val="ListParagraph"/>
              <w:tabs>
                <w:tab w:val="left" w:pos="2610"/>
                <w:tab w:val="left" w:pos="2880"/>
              </w:tabs>
              <w:spacing w:before="240"/>
              <w:ind w:left="792"/>
              <w:rPr>
                <w:del w:id="3617" w:author="Fnu, Sonam" w:date="2019-11-27T19:17:00Z"/>
                <w:rFonts w:ascii="Calibri" w:hAnsi="Calibri"/>
              </w:rPr>
            </w:pPr>
          </w:p>
          <w:p w14:paraId="032855C3" w14:textId="0F9C307F" w:rsidR="009F38EA" w:rsidRPr="00064254" w:rsidDel="00737460" w:rsidRDefault="009F38EA">
            <w:pPr>
              <w:pStyle w:val="ListParagraph"/>
              <w:numPr>
                <w:ilvl w:val="1"/>
                <w:numId w:val="62"/>
              </w:numPr>
              <w:tabs>
                <w:tab w:val="left" w:pos="2610"/>
                <w:tab w:val="left" w:pos="2880"/>
              </w:tabs>
              <w:spacing w:before="240"/>
              <w:rPr>
                <w:del w:id="3618" w:author="Fnu, Sonam" w:date="2019-11-27T19:17:00Z"/>
                <w:rFonts w:ascii="Calibri" w:hAnsi="Calibri"/>
              </w:rPr>
            </w:pPr>
            <w:del w:id="3619" w:author="Fnu, Sonam" w:date="2019-11-27T19:17:00Z">
              <w:r w:rsidRPr="00064254" w:rsidDel="00737460">
                <w:rPr>
                  <w:rFonts w:ascii="Calibri" w:hAnsi="Calibri"/>
                </w:rPr>
                <w:delText xml:space="preserve">Else, the system will add new records in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COM_NOTIFICATIONS_SETUP</w:delText>
              </w:r>
              <w:r w:rsidR="006B2592" w:rsidDel="00737460">
                <w:rPr>
                  <w:rStyle w:val="Hyperlink"/>
                  <w:rFonts w:ascii="Calibri" w:hAnsi="Calibri" w:cs="Arial"/>
                  <w:b/>
                  <w:bCs/>
                  <w:sz w:val="16"/>
                  <w:szCs w:val="16"/>
                </w:rPr>
                <w:fldChar w:fldCharType="end"/>
              </w:r>
              <w:r w:rsidRPr="00064254" w:rsidDel="00737460">
                <w:rPr>
                  <w:rFonts w:ascii="Calibri" w:hAnsi="Calibri" w:cs="Arial"/>
                  <w:b/>
                  <w:bCs/>
                  <w:color w:val="000000"/>
                  <w:sz w:val="16"/>
                  <w:szCs w:val="16"/>
                </w:rPr>
                <w:delText xml:space="preserve"> </w:delText>
              </w:r>
              <w:r w:rsidRPr="00064254" w:rsidDel="00737460">
                <w:rPr>
                  <w:rFonts w:ascii="Calibri" w:hAnsi="Calibri" w:cs="Arial"/>
                  <w:color w:val="000000"/>
                  <w:sz w:val="16"/>
                  <w:szCs w:val="16"/>
                </w:rPr>
                <w:delText>and</w:delText>
              </w:r>
              <w:r w:rsidRPr="00064254" w:rsidDel="00737460">
                <w:rPr>
                  <w:rFonts w:ascii="Calibri" w:hAnsi="Calibri" w:cs="Arial"/>
                  <w:b/>
                  <w:bCs/>
                  <w:color w:val="000000"/>
                  <w:sz w:val="16"/>
                  <w:szCs w:val="16"/>
                </w:rPr>
                <w:delText xml:space="preserve"> </w:delText>
              </w:r>
              <w:r w:rsidRPr="00064254" w:rsidDel="00737460">
                <w:rPr>
                  <w:rFonts w:ascii="Calibri" w:hAnsi="Calibri"/>
                </w:rPr>
                <w:delText>in</w:delText>
              </w:r>
              <w:r w:rsidRPr="00064254" w:rsidDel="00737460">
                <w:rPr>
                  <w:rFonts w:ascii="Calibri" w:hAnsi="Calibri" w:cs="Arial"/>
                  <w:b/>
                  <w:bCs/>
                  <w:color w:val="000000"/>
                  <w:sz w:val="16"/>
                  <w:szCs w:val="16"/>
                </w:rPr>
                <w:delText xml:space="preserv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b/>
                  <w:bCs/>
                </w:rPr>
                <w:delText>COM_NOTIFICATIONS_</w:delText>
              </w:r>
              <w:r w:rsidRPr="00064254" w:rsidDel="00737460">
                <w:rPr>
                  <w:rStyle w:val="Hyperlink"/>
                  <w:rFonts w:ascii="Calibri" w:hAnsi="Calibri" w:cs="Arial"/>
                  <w:b/>
                  <w:bCs/>
                  <w:sz w:val="16"/>
                  <w:szCs w:val="16"/>
                </w:rPr>
                <w:delText xml:space="preserve"> </w:delText>
              </w:r>
              <w:r w:rsidRPr="00064254" w:rsidDel="00737460">
                <w:rPr>
                  <w:rStyle w:val="Hyperlink"/>
                  <w:rFonts w:ascii="Calibri" w:hAnsi="Calibri"/>
                  <w:b/>
                  <w:bCs/>
                </w:rPr>
                <w:delText>RECIP_ DEPT</w:delText>
              </w:r>
              <w:r w:rsidR="006B2592" w:rsidDel="00737460">
                <w:rPr>
                  <w:rStyle w:val="Hyperlink"/>
                  <w:rFonts w:ascii="Calibri" w:hAnsi="Calibri"/>
                  <w:b/>
                  <w:bCs/>
                </w:rPr>
                <w:fldChar w:fldCharType="end"/>
              </w:r>
              <w:r w:rsidRPr="00064254" w:rsidDel="00737460">
                <w:rPr>
                  <w:rStyle w:val="Hyperlink"/>
                  <w:rFonts w:ascii="Calibri" w:hAnsi="Calibri"/>
                  <w:b/>
                  <w:bCs/>
                </w:rPr>
                <w:delText xml:space="preserve"> </w:delText>
              </w:r>
              <w:r w:rsidRPr="00064254" w:rsidDel="00737460">
                <w:rPr>
                  <w:rFonts w:ascii="Calibri" w:hAnsi="Calibri"/>
                </w:rPr>
                <w:delText xml:space="preserve"> tables</w:delText>
              </w:r>
            </w:del>
          </w:p>
          <w:p w14:paraId="3D6EBB55" w14:textId="75FD3D4B" w:rsidR="009F38EA" w:rsidRPr="00064254" w:rsidDel="00737460" w:rsidRDefault="009F38EA" w:rsidP="002257FB">
            <w:pPr>
              <w:pStyle w:val="ListParagraph"/>
              <w:rPr>
                <w:del w:id="3620" w:author="Fnu, Sonam" w:date="2019-11-27T19:17:00Z"/>
                <w:rFonts w:ascii="Calibri" w:hAnsi="Calibri"/>
              </w:rPr>
            </w:pPr>
          </w:p>
          <w:p w14:paraId="5C158D23" w14:textId="4BE0B261" w:rsidR="009F38EA" w:rsidRPr="00064254" w:rsidDel="00737460" w:rsidRDefault="009F38EA" w:rsidP="002257FB">
            <w:pPr>
              <w:pStyle w:val="ListParagraph"/>
              <w:numPr>
                <w:ilvl w:val="1"/>
                <w:numId w:val="62"/>
              </w:numPr>
              <w:tabs>
                <w:tab w:val="left" w:pos="2610"/>
                <w:tab w:val="left" w:pos="2880"/>
              </w:tabs>
              <w:spacing w:before="240"/>
              <w:rPr>
                <w:del w:id="3621" w:author="Fnu, Sonam" w:date="2019-11-27T19:17:00Z"/>
                <w:rFonts w:ascii="Calibri" w:hAnsi="Calibri"/>
              </w:rPr>
            </w:pPr>
            <w:del w:id="3622" w:author="Fnu, Sonam" w:date="2019-11-27T19:17:00Z">
              <w:r w:rsidRPr="00064254" w:rsidDel="00737460">
                <w:rPr>
                  <w:rFonts w:ascii="Calibri" w:hAnsi="Calibri"/>
                </w:rPr>
                <w:delText xml:space="preserve">The below section describe how to add/edit in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COM_NOTIFICATIONS_SETUP</w:delText>
              </w:r>
              <w:r w:rsidR="006B2592" w:rsidDel="00737460">
                <w:rPr>
                  <w:rStyle w:val="Hyperlink"/>
                  <w:rFonts w:ascii="Calibri" w:hAnsi="Calibri" w:cs="Arial"/>
                  <w:b/>
                  <w:bCs/>
                  <w:sz w:val="16"/>
                  <w:szCs w:val="16"/>
                </w:rPr>
                <w:fldChar w:fldCharType="end"/>
              </w:r>
              <w:r w:rsidRPr="00064254" w:rsidDel="00737460">
                <w:rPr>
                  <w:rFonts w:ascii="Calibri" w:hAnsi="Calibri" w:cs="Arial"/>
                  <w:b/>
                  <w:bCs/>
                  <w:color w:val="000000"/>
                  <w:sz w:val="16"/>
                  <w:szCs w:val="16"/>
                </w:rPr>
                <w:delText xml:space="preserve"> </w:delText>
              </w:r>
              <w:r w:rsidRPr="00064254" w:rsidDel="00737460">
                <w:rPr>
                  <w:rFonts w:ascii="Calibri" w:hAnsi="Calibri"/>
                </w:rPr>
                <w:delText>table</w:delText>
              </w:r>
            </w:del>
          </w:p>
          <w:p w14:paraId="41D45FB7" w14:textId="3AD77DEE" w:rsidR="009F38EA" w:rsidRPr="00064254" w:rsidDel="00737460" w:rsidRDefault="009F38EA" w:rsidP="002257FB">
            <w:pPr>
              <w:tabs>
                <w:tab w:val="left" w:pos="2610"/>
                <w:tab w:val="left" w:pos="2880"/>
              </w:tabs>
              <w:spacing w:before="240"/>
              <w:ind w:left="720"/>
              <w:rPr>
                <w:del w:id="3623" w:author="Fnu, Sonam" w:date="2019-11-27T19:17:00Z"/>
                <w:rFonts w:ascii="Calibri" w:hAnsi="Calibri"/>
              </w:rPr>
            </w:pPr>
            <w:del w:id="3624" w:author="Fnu, Sonam" w:date="2019-11-27T19:17:00Z">
              <w:r w:rsidRPr="00064254" w:rsidDel="00737460">
                <w:rPr>
                  <w:rFonts w:ascii="Calibri" w:hAnsi="Calibri"/>
                </w:rPr>
                <w:delText>NOTIFICATION_ID</w:delText>
              </w:r>
              <w:r w:rsidRPr="00064254" w:rsidDel="00737460">
                <w:rPr>
                  <w:rFonts w:ascii="Calibri" w:hAnsi="Calibri"/>
                </w:rPr>
                <w:sym w:font="Wingdings" w:char="F0DF"/>
              </w:r>
              <w:r w:rsidRPr="00064254" w:rsidDel="00737460">
                <w:rPr>
                  <w:rFonts w:ascii="Calibri" w:hAnsi="Calibri"/>
                </w:rPr>
                <w:delText>[current notification id]</w:delText>
              </w:r>
            </w:del>
          </w:p>
          <w:p w14:paraId="0B68CDD2" w14:textId="16091AA4" w:rsidR="009F38EA" w:rsidRPr="00064254" w:rsidDel="00737460" w:rsidRDefault="009F38EA" w:rsidP="002257FB">
            <w:pPr>
              <w:tabs>
                <w:tab w:val="left" w:pos="2610"/>
                <w:tab w:val="left" w:pos="2880"/>
              </w:tabs>
              <w:spacing w:before="240"/>
              <w:ind w:left="720"/>
              <w:rPr>
                <w:del w:id="3625" w:author="Fnu, Sonam" w:date="2019-11-27T19:17:00Z"/>
                <w:rFonts w:ascii="Calibri" w:hAnsi="Calibri"/>
              </w:rPr>
            </w:pPr>
            <w:del w:id="3626" w:author="Fnu, Sonam" w:date="2019-11-27T19:17:00Z">
              <w:r w:rsidRPr="00064254" w:rsidDel="00737460">
                <w:rPr>
                  <w:rFonts w:ascii="Calibri" w:hAnsi="Calibri"/>
                </w:rPr>
                <w:delText>CORPORATE_ID</w:delText>
              </w:r>
              <w:r w:rsidRPr="00064254" w:rsidDel="00737460">
                <w:rPr>
                  <w:rFonts w:ascii="Calibri" w:hAnsi="Calibri"/>
                </w:rPr>
                <w:sym w:font="Wingdings" w:char="F0DF"/>
              </w:r>
              <w:r w:rsidRPr="00064254" w:rsidDel="00737460">
                <w:rPr>
                  <w:rFonts w:ascii="Calibri" w:hAnsi="Calibri"/>
                </w:rPr>
                <w:delText>0</w:delText>
              </w:r>
            </w:del>
          </w:p>
          <w:p w14:paraId="4EAC98B3" w14:textId="5810F3AD" w:rsidR="009F38EA" w:rsidRPr="00064254" w:rsidDel="00737460" w:rsidRDefault="009F38EA" w:rsidP="002257FB">
            <w:pPr>
              <w:tabs>
                <w:tab w:val="left" w:pos="2610"/>
                <w:tab w:val="left" w:pos="2880"/>
              </w:tabs>
              <w:spacing w:before="240"/>
              <w:ind w:left="720"/>
              <w:rPr>
                <w:del w:id="3627" w:author="Fnu, Sonam" w:date="2019-11-27T19:17:00Z"/>
                <w:rFonts w:ascii="Calibri" w:hAnsi="Calibri"/>
              </w:rPr>
            </w:pPr>
            <w:del w:id="3628" w:author="Fnu, Sonam" w:date="2019-11-27T19:17:00Z">
              <w:r w:rsidRPr="00064254" w:rsidDel="00737460">
                <w:rPr>
                  <w:rFonts w:ascii="Calibri" w:hAnsi="Calibri"/>
                </w:rPr>
                <w:delText>ACCOUNT_NO</w:delText>
              </w:r>
              <w:r w:rsidRPr="00064254" w:rsidDel="00737460">
                <w:rPr>
                  <w:rFonts w:ascii="Calibri" w:hAnsi="Calibri"/>
                </w:rPr>
                <w:sym w:font="Wingdings" w:char="F0DF"/>
              </w:r>
              <w:r w:rsidRPr="00064254" w:rsidDel="00737460">
                <w:rPr>
                  <w:rFonts w:ascii="Calibri" w:hAnsi="Calibri"/>
                </w:rPr>
                <w:delText>null</w:delText>
              </w:r>
            </w:del>
          </w:p>
          <w:p w14:paraId="4E6AF9B2" w14:textId="0DAE0696" w:rsidR="009F38EA" w:rsidDel="00737460" w:rsidRDefault="009F38EA" w:rsidP="002257FB">
            <w:pPr>
              <w:tabs>
                <w:tab w:val="left" w:pos="2610"/>
                <w:tab w:val="left" w:pos="2880"/>
              </w:tabs>
              <w:spacing w:before="240"/>
              <w:ind w:left="720"/>
              <w:rPr>
                <w:ins w:id="3629" w:author="mayada samir" w:date="2019-04-04T10:04:00Z"/>
                <w:del w:id="3630" w:author="Fnu, Sonam" w:date="2019-11-27T19:17:00Z"/>
                <w:rFonts w:ascii="Calibri" w:hAnsi="Calibri"/>
              </w:rPr>
            </w:pPr>
            <w:del w:id="3631" w:author="Fnu, Sonam" w:date="2019-11-27T19:17:00Z">
              <w:r w:rsidRPr="00064254" w:rsidDel="00737460">
                <w:rPr>
                  <w:rFonts w:ascii="Calibri" w:hAnsi="Calibri"/>
                </w:rPr>
                <w:delText>ACCOUNT_TYPE</w:delText>
              </w:r>
              <w:r w:rsidRPr="00064254" w:rsidDel="00737460">
                <w:rPr>
                  <w:rFonts w:ascii="Calibri" w:hAnsi="Calibri"/>
                </w:rPr>
                <w:sym w:font="Wingdings" w:char="F0DF"/>
              </w:r>
              <w:r w:rsidRPr="00064254" w:rsidDel="00737460">
                <w:rPr>
                  <w:rFonts w:ascii="Calibri" w:hAnsi="Calibri"/>
                </w:rPr>
                <w:delText>null</w:delText>
              </w:r>
            </w:del>
          </w:p>
          <w:p w14:paraId="5E6EC395" w14:textId="0F789263" w:rsidR="00032DCB" w:rsidRPr="00064254" w:rsidDel="00737460" w:rsidRDefault="00032DCB" w:rsidP="002257FB">
            <w:pPr>
              <w:tabs>
                <w:tab w:val="left" w:pos="2610"/>
                <w:tab w:val="left" w:pos="2880"/>
              </w:tabs>
              <w:spacing w:before="240"/>
              <w:ind w:left="720"/>
              <w:rPr>
                <w:del w:id="3632" w:author="Fnu, Sonam" w:date="2019-11-27T19:17:00Z"/>
                <w:rFonts w:ascii="Calibri" w:hAnsi="Calibri"/>
              </w:rPr>
            </w:pPr>
            <w:ins w:id="3633" w:author="mayada samir" w:date="2019-04-04T10:04:00Z">
              <w:del w:id="3634" w:author="Fnu, Sonam" w:date="2019-11-27T19:17:00Z">
                <w:r w:rsidRPr="00032DCB" w:rsidDel="00737460">
                  <w:rPr>
                    <w:rFonts w:ascii="Calibri" w:hAnsi="Calibri"/>
                    <w:highlight w:val="yellow"/>
                    <w:rPrChange w:id="3635" w:author="mayada samir" w:date="2019-04-04T10:05:00Z">
                      <w:rPr>
                        <w:rFonts w:ascii="Calibri" w:hAnsi="Calibri"/>
                      </w:rPr>
                    </w:rPrChange>
                  </w:rPr>
                  <w:delText>RECEPENT_</w:delText>
                </w:r>
              </w:del>
            </w:ins>
            <w:ins w:id="3636" w:author="mayada samir" w:date="2019-04-04T10:05:00Z">
              <w:del w:id="3637" w:author="Fnu, Sonam" w:date="2019-11-27T19:17:00Z">
                <w:r w:rsidRPr="00032DCB" w:rsidDel="00737460">
                  <w:rPr>
                    <w:rFonts w:ascii="Calibri" w:eastAsia="Times New Roman" w:hAnsi="Calibri" w:cs="Times New Roman"/>
                    <w:color w:val="000000"/>
                    <w:highlight w:val="yellow"/>
                    <w:rPrChange w:id="3638" w:author="mayada samir" w:date="2019-04-04T10:05:00Z">
                      <w:rPr>
                        <w:rFonts w:ascii="Calibri" w:eastAsia="Times New Roman" w:hAnsi="Calibri" w:cs="Times New Roman"/>
                        <w:color w:val="000000"/>
                      </w:rPr>
                    </w:rPrChange>
                  </w:rPr>
                  <w:delText>TYPE [ 1: if no department selected , 4: if department selected]</w:delText>
                </w:r>
              </w:del>
            </w:ins>
          </w:p>
          <w:p w14:paraId="78FA065D" w14:textId="477E2B50" w:rsidR="009F38EA" w:rsidRPr="00064254" w:rsidDel="00737460" w:rsidRDefault="009F38EA" w:rsidP="002257FB">
            <w:pPr>
              <w:tabs>
                <w:tab w:val="left" w:pos="2610"/>
                <w:tab w:val="left" w:pos="2880"/>
              </w:tabs>
              <w:spacing w:before="240"/>
              <w:ind w:left="720"/>
              <w:rPr>
                <w:del w:id="3639" w:author="Fnu, Sonam" w:date="2019-11-27T19:17:00Z"/>
                <w:rFonts w:ascii="Calibri" w:hAnsi="Calibri"/>
              </w:rPr>
            </w:pPr>
            <w:del w:id="3640" w:author="Fnu, Sonam" w:date="2019-11-27T19:17:00Z">
              <w:r w:rsidRPr="00064254" w:rsidDel="00737460">
                <w:rPr>
                  <w:rFonts w:ascii="Calibri" w:hAnsi="Calibri"/>
                </w:rPr>
                <w:delText>SMS</w:delText>
              </w:r>
              <w:r w:rsidRPr="00064254" w:rsidDel="00737460">
                <w:rPr>
                  <w:rFonts w:ascii="Calibri" w:hAnsi="Calibri"/>
                </w:rPr>
                <w:sym w:font="Wingdings" w:char="F0DF"/>
              </w:r>
              <w:r w:rsidRPr="00064254" w:rsidDel="00737460">
                <w:rPr>
                  <w:rFonts w:ascii="Calibri" w:hAnsi="Calibri"/>
                </w:rPr>
                <w:delText>[1: if SMS checked, 0: if SMS not checked]</w:delText>
              </w:r>
            </w:del>
          </w:p>
          <w:p w14:paraId="2AD322C9" w14:textId="27EC1F25" w:rsidR="009F38EA" w:rsidRPr="00064254" w:rsidDel="00737460" w:rsidRDefault="009F38EA" w:rsidP="002257FB">
            <w:pPr>
              <w:tabs>
                <w:tab w:val="left" w:pos="2610"/>
                <w:tab w:val="left" w:pos="2880"/>
              </w:tabs>
              <w:spacing w:before="240"/>
              <w:ind w:left="720"/>
              <w:rPr>
                <w:del w:id="3641" w:author="Fnu, Sonam" w:date="2019-11-27T19:17:00Z"/>
                <w:rFonts w:ascii="Calibri" w:hAnsi="Calibri"/>
              </w:rPr>
            </w:pPr>
            <w:del w:id="3642" w:author="Fnu, Sonam" w:date="2019-11-27T19:17:00Z">
              <w:r w:rsidRPr="00064254" w:rsidDel="00737460">
                <w:rPr>
                  <w:rFonts w:ascii="Calibri" w:hAnsi="Calibri"/>
                </w:rPr>
                <w:delText>EMAIL</w:delText>
              </w:r>
              <w:r w:rsidRPr="00064254" w:rsidDel="00737460">
                <w:rPr>
                  <w:rFonts w:ascii="Calibri" w:hAnsi="Calibri"/>
                </w:rPr>
                <w:sym w:font="Wingdings" w:char="F0DF"/>
              </w:r>
              <w:r w:rsidRPr="00064254" w:rsidDel="00737460">
                <w:rPr>
                  <w:rFonts w:ascii="Calibri" w:hAnsi="Calibri"/>
                </w:rPr>
                <w:delText>[1: if Email checked, 0: if Email not checked]</w:delText>
              </w:r>
            </w:del>
          </w:p>
          <w:p w14:paraId="00EA3C62" w14:textId="2B65048E" w:rsidR="009F38EA" w:rsidRPr="00064254" w:rsidDel="00737460" w:rsidRDefault="009F38EA" w:rsidP="002257FB">
            <w:pPr>
              <w:tabs>
                <w:tab w:val="left" w:pos="2610"/>
                <w:tab w:val="left" w:pos="2880"/>
              </w:tabs>
              <w:spacing w:before="240"/>
              <w:ind w:left="720"/>
              <w:rPr>
                <w:del w:id="3643" w:author="Fnu, Sonam" w:date="2019-11-27T19:17:00Z"/>
                <w:rFonts w:ascii="Calibri" w:hAnsi="Calibri"/>
              </w:rPr>
            </w:pPr>
            <w:del w:id="3644" w:author="Fnu, Sonam" w:date="2019-11-27T19:17:00Z">
              <w:r w:rsidRPr="00064254" w:rsidDel="00737460">
                <w:rPr>
                  <w:rFonts w:ascii="Calibri" w:hAnsi="Calibri"/>
                </w:rPr>
                <w:delText>ALERT</w:delText>
              </w:r>
              <w:r w:rsidRPr="00064254" w:rsidDel="00737460">
                <w:rPr>
                  <w:rFonts w:ascii="Calibri" w:hAnsi="Calibri"/>
                </w:rPr>
                <w:sym w:font="Wingdings" w:char="F0DF"/>
              </w:r>
              <w:r w:rsidRPr="00064254" w:rsidDel="00737460">
                <w:rPr>
                  <w:rFonts w:ascii="Calibri" w:hAnsi="Calibri"/>
                </w:rPr>
                <w:delText>[1: if Alert checked, 0: if Alert not checked]</w:delText>
              </w:r>
            </w:del>
          </w:p>
          <w:p w14:paraId="351B3A64" w14:textId="72718D76" w:rsidR="009F38EA" w:rsidRPr="00064254" w:rsidDel="00737460" w:rsidRDefault="009F38EA" w:rsidP="002257FB">
            <w:pPr>
              <w:tabs>
                <w:tab w:val="left" w:pos="2610"/>
                <w:tab w:val="left" w:pos="2880"/>
              </w:tabs>
              <w:spacing w:before="240"/>
              <w:ind w:left="720"/>
              <w:rPr>
                <w:del w:id="3645" w:author="Fnu, Sonam" w:date="2019-11-27T19:17:00Z"/>
                <w:rFonts w:ascii="Calibri" w:hAnsi="Calibri"/>
              </w:rPr>
            </w:pPr>
            <w:del w:id="3646" w:author="Fnu, Sonam" w:date="2019-11-27T19:17:00Z">
              <w:r w:rsidRPr="00064254" w:rsidDel="00737460">
                <w:rPr>
                  <w:rFonts w:ascii="Calibri" w:hAnsi="Calibri"/>
                </w:rPr>
                <w:delText>MOBILE</w:delText>
              </w:r>
              <w:r w:rsidRPr="00064254" w:rsidDel="00737460">
                <w:rPr>
                  <w:rFonts w:ascii="Calibri" w:hAnsi="Calibri"/>
                </w:rPr>
                <w:sym w:font="Wingdings" w:char="F0DF"/>
              </w:r>
              <w:r w:rsidRPr="00064254" w:rsidDel="00737460">
                <w:rPr>
                  <w:rFonts w:ascii="Calibri" w:hAnsi="Calibri"/>
                </w:rPr>
                <w:delText>[1: if Mobile checked, 0: if Mobile not checked]</w:delText>
              </w:r>
            </w:del>
          </w:p>
          <w:p w14:paraId="709BF068" w14:textId="3C74957B" w:rsidR="009F38EA" w:rsidRPr="00064254" w:rsidDel="00737460" w:rsidRDefault="009F38EA" w:rsidP="002257FB">
            <w:pPr>
              <w:tabs>
                <w:tab w:val="left" w:pos="2610"/>
                <w:tab w:val="left" w:pos="2880"/>
              </w:tabs>
              <w:spacing w:before="240"/>
              <w:ind w:left="720"/>
              <w:rPr>
                <w:del w:id="3647" w:author="Fnu, Sonam" w:date="2019-11-27T19:17:00Z"/>
                <w:rFonts w:ascii="Calibri" w:hAnsi="Calibri"/>
              </w:rPr>
            </w:pPr>
            <w:del w:id="3648" w:author="Fnu, Sonam" w:date="2019-11-27T19:17: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 (active)</w:delText>
              </w:r>
            </w:del>
          </w:p>
          <w:p w14:paraId="2962C892" w14:textId="4B2A5BA4" w:rsidR="009F38EA" w:rsidRPr="00064254" w:rsidDel="00737460" w:rsidRDefault="009F38EA" w:rsidP="002257FB">
            <w:pPr>
              <w:tabs>
                <w:tab w:val="left" w:pos="2610"/>
                <w:tab w:val="left" w:pos="2880"/>
              </w:tabs>
              <w:spacing w:before="240"/>
              <w:ind w:left="720"/>
              <w:rPr>
                <w:del w:id="3649" w:author="Fnu, Sonam" w:date="2019-11-27T19:17:00Z"/>
                <w:rFonts w:ascii="Calibri" w:hAnsi="Calibri"/>
              </w:rPr>
            </w:pPr>
            <w:del w:id="3650" w:author="Fnu, Sonam" w:date="2019-11-27T19:17: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[if new record this column should hold “Current BB user id”, if modified don’t edit this column]</w:delText>
              </w:r>
            </w:del>
          </w:p>
          <w:p w14:paraId="4DB551CB" w14:textId="23B6EE5F" w:rsidR="009F38EA" w:rsidRPr="00064254" w:rsidDel="00737460" w:rsidRDefault="009F38EA" w:rsidP="002257FB">
            <w:pPr>
              <w:tabs>
                <w:tab w:val="left" w:pos="2610"/>
                <w:tab w:val="left" w:pos="2880"/>
              </w:tabs>
              <w:spacing w:before="240"/>
              <w:ind w:left="720"/>
              <w:rPr>
                <w:del w:id="3651" w:author="Fnu, Sonam" w:date="2019-11-27T19:17:00Z"/>
                <w:rFonts w:ascii="Calibri" w:hAnsi="Calibri"/>
              </w:rPr>
            </w:pPr>
            <w:del w:id="3652" w:author="Fnu, Sonam" w:date="2019-11-27T19:17: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[if new record this column should hold “Current date time”, if modified don’t edit this column]</w:delText>
              </w:r>
            </w:del>
          </w:p>
          <w:p w14:paraId="400FC0E6" w14:textId="1A74D8B7" w:rsidR="009F38EA" w:rsidRPr="00064254" w:rsidDel="00737460" w:rsidRDefault="009F38EA" w:rsidP="002257FB">
            <w:pPr>
              <w:tabs>
                <w:tab w:val="left" w:pos="2610"/>
                <w:tab w:val="left" w:pos="2880"/>
              </w:tabs>
              <w:spacing w:before="240"/>
              <w:ind w:left="720"/>
              <w:rPr>
                <w:del w:id="3653" w:author="Fnu, Sonam" w:date="2019-11-27T19:17:00Z"/>
                <w:rFonts w:ascii="Calibri" w:hAnsi="Calibri"/>
              </w:rPr>
            </w:pPr>
            <w:del w:id="3654" w:author="Fnu, Sonam" w:date="2019-11-27T19:17:00Z">
              <w:r w:rsidRPr="00064254" w:rsidDel="00737460">
                <w:rPr>
                  <w:rFonts w:ascii="Calibri" w:hAnsi="Calibri"/>
                </w:rPr>
                <w:delText>MODIFIED_BY</w:delText>
              </w:r>
              <w:r w:rsidRPr="00064254" w:rsidDel="00737460">
                <w:rPr>
                  <w:rFonts w:ascii="Calibri" w:hAnsi="Calibri"/>
                </w:rPr>
                <w:sym w:font="Wingdings" w:char="F0DF"/>
              </w:r>
              <w:r w:rsidRPr="00064254" w:rsidDel="00737460">
                <w:rPr>
                  <w:rFonts w:ascii="Calibri" w:hAnsi="Calibri"/>
                </w:rPr>
                <w:delText>[if modified record this column should hold “Current BB user id”, if added don’t fill this column instead it should be null]</w:delText>
              </w:r>
            </w:del>
          </w:p>
          <w:p w14:paraId="3767FD77" w14:textId="6A6B1010" w:rsidR="009F38EA" w:rsidRPr="00064254" w:rsidDel="00737460" w:rsidRDefault="009F38EA" w:rsidP="002257FB">
            <w:pPr>
              <w:tabs>
                <w:tab w:val="left" w:pos="2610"/>
                <w:tab w:val="left" w:pos="2880"/>
              </w:tabs>
              <w:spacing w:before="240"/>
              <w:ind w:left="720"/>
              <w:rPr>
                <w:del w:id="3655" w:author="Fnu, Sonam" w:date="2019-11-27T19:17:00Z"/>
                <w:rFonts w:ascii="Calibri" w:hAnsi="Calibri"/>
              </w:rPr>
            </w:pPr>
            <w:del w:id="3656" w:author="Fnu, Sonam" w:date="2019-11-27T19:17: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[if modified record this column should hold “Current date time”, if added don’t fill this column instead it should be null]</w:delText>
              </w:r>
            </w:del>
          </w:p>
          <w:p w14:paraId="2B7383C4" w14:textId="797FD350" w:rsidR="009F38EA" w:rsidRPr="00064254" w:rsidDel="00737460" w:rsidRDefault="009F38EA" w:rsidP="002257FB">
            <w:pPr>
              <w:pStyle w:val="ListParagraph"/>
              <w:numPr>
                <w:ilvl w:val="1"/>
                <w:numId w:val="62"/>
              </w:numPr>
              <w:tabs>
                <w:tab w:val="left" w:pos="2610"/>
                <w:tab w:val="left" w:pos="2880"/>
              </w:tabs>
              <w:spacing w:before="240"/>
              <w:rPr>
                <w:del w:id="3657" w:author="Fnu, Sonam" w:date="2019-11-27T19:17:00Z"/>
                <w:rFonts w:ascii="Calibri" w:hAnsi="Calibri"/>
              </w:rPr>
            </w:pPr>
            <w:del w:id="3658" w:author="Fnu, Sonam" w:date="2019-11-27T19:17:00Z">
              <w:r w:rsidRPr="00064254" w:rsidDel="00737460">
                <w:rPr>
                  <w:rFonts w:ascii="Calibri" w:hAnsi="Calibri"/>
                </w:rPr>
                <w:delText xml:space="preserve">The below section describe how to add/edit in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b/>
                  <w:bCs/>
                </w:rPr>
                <w:delText>COM_NOTIFICATIONS_</w:delText>
              </w:r>
              <w:r w:rsidRPr="00064254" w:rsidDel="00737460">
                <w:rPr>
                  <w:rStyle w:val="Hyperlink"/>
                  <w:rFonts w:ascii="Calibri" w:hAnsi="Calibri" w:cs="Arial"/>
                  <w:b/>
                  <w:bCs/>
                  <w:sz w:val="16"/>
                  <w:szCs w:val="16"/>
                </w:rPr>
                <w:delText xml:space="preserve"> </w:delText>
              </w:r>
              <w:r w:rsidRPr="00064254" w:rsidDel="00737460">
                <w:rPr>
                  <w:rStyle w:val="Hyperlink"/>
                  <w:rFonts w:ascii="Calibri" w:hAnsi="Calibri"/>
                  <w:b/>
                  <w:bCs/>
                </w:rPr>
                <w:delText>RECIPIENT_ DEPARTMENTS</w:delText>
              </w:r>
              <w:r w:rsidR="006B2592" w:rsidDel="00737460">
                <w:rPr>
                  <w:rStyle w:val="Hyperlink"/>
                  <w:rFonts w:ascii="Calibri" w:hAnsi="Calibri"/>
                  <w:b/>
                  <w:bCs/>
                </w:rPr>
                <w:fldChar w:fldCharType="end"/>
              </w:r>
              <w:r w:rsidRPr="00064254" w:rsidDel="00737460">
                <w:rPr>
                  <w:rFonts w:ascii="Calibri" w:hAnsi="Calibri"/>
                </w:rPr>
                <w:delText xml:space="preserve"> table</w:delText>
              </w:r>
            </w:del>
          </w:p>
          <w:p w14:paraId="0992BF43" w14:textId="4CF9C527" w:rsidR="009F38EA" w:rsidRPr="00064254" w:rsidDel="00737460" w:rsidRDefault="009F38EA" w:rsidP="002257FB">
            <w:pPr>
              <w:tabs>
                <w:tab w:val="left" w:pos="2610"/>
                <w:tab w:val="left" w:pos="2880"/>
              </w:tabs>
              <w:spacing w:before="240"/>
              <w:ind w:left="720"/>
              <w:rPr>
                <w:del w:id="3659" w:author="Fnu, Sonam" w:date="2019-11-27T19:17:00Z"/>
                <w:rFonts w:ascii="Calibri" w:hAnsi="Calibri"/>
              </w:rPr>
            </w:pPr>
            <w:del w:id="3660" w:author="Fnu, Sonam" w:date="2019-11-27T19:17:00Z">
              <w:r w:rsidRPr="00064254" w:rsidDel="00737460">
                <w:rPr>
                  <w:rFonts w:ascii="Calibri" w:hAnsi="Calibri"/>
                </w:rPr>
                <w:delText>NOTIFICATION_ID</w:delText>
              </w:r>
              <w:r w:rsidRPr="00064254" w:rsidDel="00737460">
                <w:rPr>
                  <w:rFonts w:ascii="Calibri" w:hAnsi="Calibri"/>
                </w:rPr>
                <w:sym w:font="Wingdings" w:char="F0DF"/>
              </w:r>
              <w:r w:rsidRPr="00064254" w:rsidDel="00737460">
                <w:rPr>
                  <w:rFonts w:ascii="Calibri" w:hAnsi="Calibri"/>
                </w:rPr>
                <w:delText>[current notification id]</w:delText>
              </w:r>
            </w:del>
          </w:p>
          <w:p w14:paraId="5DC024A3" w14:textId="0B6968C8" w:rsidR="009F38EA" w:rsidRPr="00064254" w:rsidDel="00737460" w:rsidRDefault="009F38EA" w:rsidP="002257FB">
            <w:pPr>
              <w:tabs>
                <w:tab w:val="left" w:pos="2610"/>
                <w:tab w:val="left" w:pos="2880"/>
              </w:tabs>
              <w:spacing w:before="240"/>
              <w:ind w:left="720"/>
              <w:rPr>
                <w:del w:id="3661" w:author="Fnu, Sonam" w:date="2019-11-27T19:17:00Z"/>
                <w:rFonts w:ascii="Calibri" w:hAnsi="Calibri"/>
              </w:rPr>
            </w:pPr>
            <w:del w:id="3662" w:author="Fnu, Sonam" w:date="2019-11-27T19:17:00Z">
              <w:r w:rsidRPr="00064254" w:rsidDel="00737460">
                <w:rPr>
                  <w:rFonts w:ascii="Calibri" w:hAnsi="Calibri"/>
                </w:rPr>
                <w:delText xml:space="preserve">RECEPENT_DEPARTMENTS_ID </w:delText>
              </w:r>
              <w:r w:rsidRPr="00064254" w:rsidDel="00737460">
                <w:rPr>
                  <w:rFonts w:ascii="Calibri" w:hAnsi="Calibri"/>
                </w:rPr>
                <w:sym w:font="Wingdings" w:char="F0DF"/>
              </w:r>
              <w:r w:rsidRPr="00064254" w:rsidDel="00737460">
                <w:rPr>
                  <w:rFonts w:ascii="Calibri" w:hAnsi="Calibri"/>
                </w:rPr>
                <w:delText>[Department id]</w:delText>
              </w:r>
            </w:del>
          </w:p>
          <w:p w14:paraId="2F4A5D01" w14:textId="0AB08280" w:rsidR="009F38EA" w:rsidRPr="00064254" w:rsidDel="00737460" w:rsidRDefault="009F38EA" w:rsidP="002257FB">
            <w:pPr>
              <w:tabs>
                <w:tab w:val="left" w:pos="2610"/>
                <w:tab w:val="left" w:pos="2880"/>
              </w:tabs>
              <w:spacing w:before="240"/>
              <w:ind w:left="720"/>
              <w:rPr>
                <w:del w:id="3663" w:author="Fnu, Sonam" w:date="2019-11-27T19:17:00Z"/>
                <w:rFonts w:ascii="Calibri" w:hAnsi="Calibri"/>
              </w:rPr>
            </w:pPr>
            <w:del w:id="3664" w:author="Fnu, Sonam" w:date="2019-11-27T19:17: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 (active)</w:delText>
              </w:r>
            </w:del>
          </w:p>
          <w:p w14:paraId="52DEB665" w14:textId="4145A059" w:rsidR="009F38EA" w:rsidRPr="00064254" w:rsidDel="00737460" w:rsidRDefault="009F38EA" w:rsidP="002257FB">
            <w:pPr>
              <w:tabs>
                <w:tab w:val="left" w:pos="2610"/>
                <w:tab w:val="left" w:pos="2880"/>
              </w:tabs>
              <w:spacing w:before="240"/>
              <w:ind w:left="720"/>
              <w:rPr>
                <w:del w:id="3665" w:author="Fnu, Sonam" w:date="2019-11-27T19:17:00Z"/>
                <w:rFonts w:ascii="Calibri" w:hAnsi="Calibri"/>
              </w:rPr>
            </w:pPr>
            <w:del w:id="3666" w:author="Fnu, Sonam" w:date="2019-11-27T19:17: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 Current BB user id]</w:delText>
              </w:r>
            </w:del>
          </w:p>
          <w:p w14:paraId="45082206" w14:textId="332A40C1" w:rsidR="009F38EA" w:rsidRPr="00064254" w:rsidDel="00737460" w:rsidRDefault="009F38EA" w:rsidP="002257FB">
            <w:pPr>
              <w:tabs>
                <w:tab w:val="left" w:pos="2610"/>
                <w:tab w:val="left" w:pos="2880"/>
              </w:tabs>
              <w:spacing w:before="240"/>
              <w:ind w:left="720"/>
              <w:rPr>
                <w:del w:id="3667" w:author="Fnu, Sonam" w:date="2019-11-27T19:17:00Z"/>
                <w:rFonts w:ascii="Calibri" w:hAnsi="Calibri"/>
              </w:rPr>
            </w:pPr>
            <w:del w:id="3668" w:author="Fnu, Sonam" w:date="2019-11-27T19:17: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del>
          </w:p>
          <w:p w14:paraId="640E1825" w14:textId="77030DAB" w:rsidR="009F38EA" w:rsidRPr="00064254" w:rsidDel="00737460" w:rsidRDefault="009F38EA" w:rsidP="002257FB">
            <w:pPr>
              <w:pStyle w:val="ListParagraph"/>
              <w:ind w:left="0"/>
              <w:rPr>
                <w:del w:id="3669" w:author="Fnu, Sonam" w:date="2019-11-27T19:17:00Z"/>
                <w:rFonts w:ascii="Calibri" w:hAnsi="Calibri"/>
              </w:rPr>
            </w:pPr>
          </w:p>
        </w:tc>
      </w:tr>
    </w:tbl>
    <w:p w14:paraId="0BF75489" w14:textId="15F9F845" w:rsidR="009F38EA" w:rsidRPr="00064254" w:rsidDel="00737460" w:rsidRDefault="009F38EA" w:rsidP="009F38EA">
      <w:pPr>
        <w:rPr>
          <w:del w:id="3670" w:author="Fnu, Sonam" w:date="2019-11-27T19:17:00Z"/>
          <w:rFonts w:ascii="Calibri" w:hAnsi="Calibri"/>
        </w:rPr>
      </w:pPr>
    </w:p>
    <w:p w14:paraId="5CA199F4" w14:textId="32AE67CD" w:rsidR="00C208F0" w:rsidRPr="00064254" w:rsidDel="00737460" w:rsidRDefault="00C208F0">
      <w:pPr>
        <w:rPr>
          <w:del w:id="3671" w:author="Fnu, Sonam" w:date="2019-11-27T19:17:00Z"/>
          <w:rFonts w:ascii="Calibri" w:hAnsi="Calibri"/>
          <w:u w:val="single"/>
        </w:rPr>
      </w:pPr>
      <w:del w:id="3672" w:author="Fnu, Sonam" w:date="2019-11-27T19:17:00Z">
        <w:r w:rsidRPr="00064254" w:rsidDel="00737460">
          <w:rPr>
            <w:rFonts w:ascii="Calibri" w:hAnsi="Calibri"/>
            <w:u w:val="single"/>
          </w:rPr>
          <w:br w:type="page"/>
        </w:r>
      </w:del>
    </w:p>
    <w:p w14:paraId="073F1D32" w14:textId="5E6D0D58" w:rsidR="00C208F0" w:rsidRPr="00064254" w:rsidDel="00737460" w:rsidRDefault="00C208F0" w:rsidP="00C208F0">
      <w:pPr>
        <w:pStyle w:val="Heading2"/>
        <w:numPr>
          <w:ilvl w:val="3"/>
          <w:numId w:val="3"/>
        </w:numPr>
        <w:rPr>
          <w:del w:id="3673" w:author="Fnu, Sonam" w:date="2019-11-27T19:17:00Z"/>
          <w:rFonts w:ascii="Calibri" w:hAnsi="Calibri"/>
        </w:rPr>
      </w:pPr>
      <w:bookmarkStart w:id="3674" w:name="_Toc513707357"/>
      <w:bookmarkStart w:id="3675" w:name="_Toc5265621"/>
      <w:del w:id="3676" w:author="Fnu, Sonam" w:date="2019-11-27T19:17:00Z">
        <w:r w:rsidRPr="00064254" w:rsidDel="00737460">
          <w:rPr>
            <w:rFonts w:ascii="Calibri" w:hAnsi="Calibri"/>
          </w:rPr>
          <w:delText>Alert Notification (image 6</w:delText>
        </w:r>
        <w:r w:rsidRPr="00064254" w:rsidDel="00737460">
          <w:rPr>
            <w:rFonts w:ascii="Calibri" w:hAnsi="Calibri"/>
          </w:rPr>
          <w:sym w:font="Wingdings" w:char="F0E0"/>
        </w:r>
        <w:commentRangeStart w:id="3677"/>
        <w:r w:rsidRPr="00064254" w:rsidDel="00737460">
          <w:rPr>
            <w:rFonts w:ascii="Calibri" w:hAnsi="Calibri"/>
          </w:rPr>
          <w:delText>7</w:delText>
        </w:r>
        <w:commentRangeEnd w:id="3677"/>
        <w:r w:rsidR="00FB21A8" w:rsidDel="00737460">
          <w:rPr>
            <w:rStyle w:val="CommentReference"/>
            <w:rFonts w:asciiTheme="minorHAnsi" w:eastAsiaTheme="minorHAnsi" w:hAnsiTheme="minorHAnsi" w:cstheme="minorBidi"/>
            <w:b w:val="0"/>
            <w:bCs w:val="0"/>
          </w:rPr>
          <w:commentReference w:id="3677"/>
        </w:r>
        <w:r w:rsidRPr="00064254" w:rsidDel="00737460">
          <w:rPr>
            <w:rFonts w:ascii="Calibri" w:hAnsi="Calibri"/>
          </w:rPr>
          <w:delText>)</w:delText>
        </w:r>
        <w:bookmarkEnd w:id="3674"/>
        <w:bookmarkEnd w:id="3675"/>
      </w:del>
    </w:p>
    <w:p w14:paraId="691274C5" w14:textId="2C209A80" w:rsidR="00236B6E" w:rsidRPr="00064254" w:rsidDel="00737460" w:rsidRDefault="00064254" w:rsidP="00064254">
      <w:pPr>
        <w:keepNext/>
        <w:jc w:val="center"/>
        <w:rPr>
          <w:del w:id="3678" w:author="Fnu, Sonam" w:date="2019-11-27T19:17:00Z"/>
          <w:rFonts w:ascii="Calibri" w:hAnsi="Calibri"/>
        </w:rPr>
      </w:pPr>
      <w:del w:id="3679" w:author="Fnu, Sonam" w:date="2019-11-27T19:17:00Z">
        <w:r w:rsidDel="00737460">
          <w:rPr>
            <w:rFonts w:ascii="Calibri" w:hAnsi="Calibri"/>
            <w:noProof/>
          </w:rPr>
          <w:drawing>
            <wp:inline distT="0" distB="0" distL="0" distR="0" wp14:anchorId="6899A5E3" wp14:editId="30C9775A">
              <wp:extent cx="4170045" cy="249174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0045" cy="2491740"/>
                      </a:xfrm>
                      <a:prstGeom prst="rect">
                        <a:avLst/>
                      </a:prstGeom>
                      <a:noFill/>
                      <a:ln>
                        <a:noFill/>
                      </a:ln>
                    </pic:spPr>
                  </pic:pic>
                </a:graphicData>
              </a:graphic>
            </wp:inline>
          </w:drawing>
        </w:r>
      </w:del>
    </w:p>
    <w:p w14:paraId="1B4FBC11" w14:textId="37CDCCE7" w:rsidR="00C208F0" w:rsidRPr="00064254" w:rsidDel="00737460" w:rsidRDefault="00236B6E" w:rsidP="00064254">
      <w:pPr>
        <w:pStyle w:val="Caption"/>
        <w:jc w:val="center"/>
        <w:rPr>
          <w:del w:id="3680" w:author="Fnu, Sonam" w:date="2019-11-27T19:17:00Z"/>
          <w:rFonts w:ascii="Calibri" w:hAnsi="Calibri"/>
        </w:rPr>
      </w:pPr>
      <w:del w:id="3681" w:author="Fnu, Sonam" w:date="2019-11-27T19:17:00Z">
        <w:r w:rsidRPr="00064254" w:rsidDel="00737460">
          <w:rPr>
            <w:rFonts w:ascii="Calibri" w:hAnsi="Calibri"/>
          </w:rPr>
          <w:delText xml:space="preserve">Figure </w:delText>
        </w:r>
        <w:r w:rsidRPr="00064254" w:rsidDel="00737460">
          <w:rPr>
            <w:rFonts w:ascii="Calibri" w:hAnsi="Calibri"/>
            <w:i w:val="0"/>
            <w:iCs w:val="0"/>
          </w:rPr>
          <w:fldChar w:fldCharType="begin"/>
        </w:r>
        <w:r w:rsidRPr="00064254" w:rsidDel="00737460">
          <w:rPr>
            <w:rFonts w:ascii="Calibri" w:hAnsi="Calibri"/>
          </w:rPr>
          <w:delInstrText xml:space="preserve"> SEQ Figure \* ARABIC </w:delInstrText>
        </w:r>
        <w:r w:rsidRPr="00064254" w:rsidDel="00737460">
          <w:rPr>
            <w:rFonts w:ascii="Calibri" w:hAnsi="Calibri"/>
            <w:i w:val="0"/>
            <w:iCs w:val="0"/>
          </w:rPr>
          <w:fldChar w:fldCharType="separate"/>
        </w:r>
        <w:r w:rsidR="00D50CFE" w:rsidDel="00737460">
          <w:rPr>
            <w:rFonts w:ascii="Calibri" w:hAnsi="Calibri"/>
            <w:noProof/>
          </w:rPr>
          <w:delText>4</w:delText>
        </w:r>
        <w:r w:rsidRPr="00064254" w:rsidDel="00737460">
          <w:rPr>
            <w:rFonts w:ascii="Calibri" w:hAnsi="Calibri"/>
            <w:i w:val="0"/>
            <w:iCs w:val="0"/>
          </w:rPr>
          <w:fldChar w:fldCharType="end"/>
        </w:r>
        <w:r w:rsidRPr="00064254" w:rsidDel="00737460">
          <w:rPr>
            <w:rFonts w:ascii="Calibri" w:hAnsi="Calibri"/>
          </w:rPr>
          <w:delText>-Alerts</w:delText>
        </w:r>
      </w:del>
    </w:p>
    <w:p w14:paraId="47CF0790" w14:textId="6D3A94F4" w:rsidR="00C208F0" w:rsidRPr="00064254" w:rsidDel="00737460" w:rsidRDefault="00C208F0" w:rsidP="00C208F0">
      <w:pPr>
        <w:jc w:val="center"/>
        <w:rPr>
          <w:del w:id="3682" w:author="Fnu, Sonam" w:date="2019-11-27T19:17:00Z"/>
          <w:rFonts w:ascii="Calibri" w:hAnsi="Calibri"/>
        </w:rPr>
      </w:pPr>
    </w:p>
    <w:p w14:paraId="3EEA1B30" w14:textId="440D6898" w:rsidR="00236B6E" w:rsidRPr="00064254" w:rsidDel="00737460" w:rsidRDefault="00C208F0" w:rsidP="00064254">
      <w:pPr>
        <w:keepNext/>
        <w:jc w:val="center"/>
        <w:rPr>
          <w:del w:id="3683" w:author="Fnu, Sonam" w:date="2019-11-27T19:17:00Z"/>
          <w:rFonts w:ascii="Calibri" w:hAnsi="Calibri"/>
        </w:rPr>
      </w:pPr>
      <w:del w:id="3684" w:author="Fnu, Sonam" w:date="2019-11-27T19:17:00Z">
        <w:r w:rsidRPr="00064254" w:rsidDel="00737460">
          <w:rPr>
            <w:rFonts w:ascii="Calibri" w:hAnsi="Calibri"/>
            <w:noProof/>
          </w:rPr>
          <w:drawing>
            <wp:inline distT="0" distB="0" distL="0" distR="0" wp14:anchorId="68E2591D" wp14:editId="4E81983C">
              <wp:extent cx="4420425" cy="2790471"/>
              <wp:effectExtent l="19050" t="19050" r="1841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9045" cy="2795913"/>
                      </a:xfrm>
                      <a:prstGeom prst="rect">
                        <a:avLst/>
                      </a:prstGeom>
                      <a:ln>
                        <a:solidFill>
                          <a:schemeClr val="accent1"/>
                        </a:solidFill>
                      </a:ln>
                    </pic:spPr>
                  </pic:pic>
                </a:graphicData>
              </a:graphic>
            </wp:inline>
          </w:drawing>
        </w:r>
      </w:del>
    </w:p>
    <w:p w14:paraId="6C61F4A7" w14:textId="1C1A1407" w:rsidR="00C208F0" w:rsidRPr="00064254" w:rsidDel="00737460" w:rsidRDefault="00236B6E" w:rsidP="00064254">
      <w:pPr>
        <w:pStyle w:val="Caption"/>
        <w:jc w:val="center"/>
        <w:rPr>
          <w:del w:id="3685" w:author="Fnu, Sonam" w:date="2019-11-27T19:17:00Z"/>
          <w:rFonts w:ascii="Calibri" w:hAnsi="Calibri"/>
        </w:rPr>
      </w:pPr>
      <w:del w:id="3686" w:author="Fnu, Sonam" w:date="2019-11-27T19:17:00Z">
        <w:r w:rsidRPr="00064254" w:rsidDel="00737460">
          <w:rPr>
            <w:rFonts w:ascii="Calibri" w:hAnsi="Calibri"/>
          </w:rPr>
          <w:delText xml:space="preserve">Figure </w:delText>
        </w:r>
        <w:r w:rsidRPr="00064254" w:rsidDel="00737460">
          <w:rPr>
            <w:rFonts w:ascii="Calibri" w:hAnsi="Calibri"/>
            <w:i w:val="0"/>
            <w:iCs w:val="0"/>
          </w:rPr>
          <w:fldChar w:fldCharType="begin"/>
        </w:r>
        <w:r w:rsidRPr="00064254" w:rsidDel="00737460">
          <w:rPr>
            <w:rFonts w:ascii="Calibri" w:hAnsi="Calibri"/>
          </w:rPr>
          <w:delInstrText xml:space="preserve"> SEQ Figure \* ARABIC </w:delInstrText>
        </w:r>
        <w:r w:rsidRPr="00064254" w:rsidDel="00737460">
          <w:rPr>
            <w:rFonts w:ascii="Calibri" w:hAnsi="Calibri"/>
            <w:i w:val="0"/>
            <w:iCs w:val="0"/>
          </w:rPr>
          <w:fldChar w:fldCharType="separate"/>
        </w:r>
        <w:r w:rsidR="00D50CFE" w:rsidDel="00737460">
          <w:rPr>
            <w:rFonts w:ascii="Calibri" w:hAnsi="Calibri"/>
            <w:noProof/>
          </w:rPr>
          <w:delText>5</w:delText>
        </w:r>
        <w:r w:rsidRPr="00064254" w:rsidDel="00737460">
          <w:rPr>
            <w:rFonts w:ascii="Calibri" w:hAnsi="Calibri"/>
            <w:i w:val="0"/>
            <w:iCs w:val="0"/>
          </w:rPr>
          <w:fldChar w:fldCharType="end"/>
        </w:r>
        <w:r w:rsidRPr="00064254" w:rsidDel="00737460">
          <w:rPr>
            <w:rFonts w:ascii="Calibri" w:hAnsi="Calibri"/>
          </w:rPr>
          <w:delText xml:space="preserve"> - Read Alerts</w:delText>
        </w:r>
      </w:del>
    </w:p>
    <w:p w14:paraId="124B2635" w14:textId="6FF3B671" w:rsidR="00C208F0" w:rsidRPr="00064254" w:rsidDel="00737460" w:rsidRDefault="00C208F0" w:rsidP="00C208F0">
      <w:pPr>
        <w:pStyle w:val="Heading2"/>
        <w:rPr>
          <w:del w:id="3687" w:author="Fnu, Sonam" w:date="2019-11-27T19:17:00Z"/>
          <w:rFonts w:ascii="Calibri" w:hAnsi="Calibri"/>
        </w:rPr>
      </w:pPr>
      <w:bookmarkStart w:id="3688" w:name="_Toc513707358"/>
      <w:bookmarkStart w:id="3689" w:name="_Toc5265622"/>
      <w:del w:id="3690" w:author="Fnu, Sonam" w:date="2019-11-27T19:17:00Z">
        <w:r w:rsidRPr="00064254" w:rsidDel="00737460">
          <w:rPr>
            <w:rFonts w:ascii="Calibri" w:hAnsi="Calibri"/>
          </w:rPr>
          <w:delText>Use Cases 3– BB-</w:delText>
        </w:r>
        <w:r w:rsidRPr="00064254" w:rsidDel="00737460">
          <w:rPr>
            <w:rFonts w:ascii="Calibri" w:hAnsi="Calibri" w:cstheme="minorHAnsi"/>
            <w:sz w:val="24"/>
            <w:szCs w:val="24"/>
          </w:rPr>
          <w:delText>Check received Net Notifications</w:delText>
        </w:r>
        <w:bookmarkEnd w:id="3688"/>
        <w:bookmarkEnd w:id="3689"/>
      </w:del>
    </w:p>
    <w:tbl>
      <w:tblPr>
        <w:tblStyle w:val="TableGrid"/>
        <w:tblW w:w="0" w:type="auto"/>
        <w:tblLook w:val="04A0" w:firstRow="1" w:lastRow="0" w:firstColumn="1" w:lastColumn="0" w:noHBand="0" w:noVBand="1"/>
      </w:tblPr>
      <w:tblGrid>
        <w:gridCol w:w="1795"/>
        <w:gridCol w:w="6926"/>
      </w:tblGrid>
      <w:tr w:rsidR="00C208F0" w:rsidRPr="00012DAF" w:rsidDel="00737460" w14:paraId="752B3420" w14:textId="63711389" w:rsidTr="002257FB">
        <w:trPr>
          <w:trHeight w:val="339"/>
          <w:del w:id="3691" w:author="Fnu, Sonam" w:date="2019-11-27T19:17:00Z"/>
        </w:trPr>
        <w:tc>
          <w:tcPr>
            <w:tcW w:w="1795" w:type="dxa"/>
          </w:tcPr>
          <w:p w14:paraId="680584EF" w14:textId="01A1858A" w:rsidR="00C208F0" w:rsidRPr="00064254" w:rsidDel="00737460" w:rsidRDefault="00C208F0" w:rsidP="002257FB">
            <w:pPr>
              <w:rPr>
                <w:del w:id="3692" w:author="Fnu, Sonam" w:date="2019-11-27T19:17:00Z"/>
                <w:rFonts w:ascii="Calibri" w:hAnsi="Calibri"/>
              </w:rPr>
            </w:pPr>
            <w:del w:id="3693" w:author="Fnu, Sonam" w:date="2019-11-27T19:17:00Z">
              <w:r w:rsidRPr="00064254" w:rsidDel="00737460">
                <w:rPr>
                  <w:rFonts w:ascii="Calibri" w:hAnsi="Calibri"/>
                </w:rPr>
                <w:delText>Id</w:delText>
              </w:r>
            </w:del>
          </w:p>
        </w:tc>
        <w:tc>
          <w:tcPr>
            <w:tcW w:w="6926" w:type="dxa"/>
          </w:tcPr>
          <w:p w14:paraId="36C9C22E" w14:textId="29EF7BE7" w:rsidR="00C208F0" w:rsidRPr="00064254" w:rsidDel="00737460" w:rsidRDefault="00C208F0" w:rsidP="002257FB">
            <w:pPr>
              <w:rPr>
                <w:del w:id="3694" w:author="Fnu, Sonam" w:date="2019-11-27T19:17:00Z"/>
                <w:rFonts w:ascii="Calibri" w:hAnsi="Calibri"/>
              </w:rPr>
            </w:pPr>
            <w:del w:id="3695" w:author="Fnu, Sonam" w:date="2019-11-27T19:17:00Z">
              <w:r w:rsidRPr="00064254" w:rsidDel="00737460">
                <w:rPr>
                  <w:rFonts w:ascii="Calibri" w:hAnsi="Calibri"/>
                </w:rPr>
                <w:delText>UC3</w:delText>
              </w:r>
            </w:del>
          </w:p>
        </w:tc>
      </w:tr>
      <w:tr w:rsidR="00C208F0" w:rsidRPr="00012DAF" w:rsidDel="00737460" w14:paraId="59D6E243" w14:textId="53531D00" w:rsidTr="002257FB">
        <w:trPr>
          <w:trHeight w:val="320"/>
          <w:del w:id="3696" w:author="Fnu, Sonam" w:date="2019-11-27T19:17:00Z"/>
        </w:trPr>
        <w:tc>
          <w:tcPr>
            <w:tcW w:w="1795" w:type="dxa"/>
          </w:tcPr>
          <w:p w14:paraId="157BB287" w14:textId="2A7A1C34" w:rsidR="00C208F0" w:rsidRPr="00064254" w:rsidDel="00737460" w:rsidRDefault="00C208F0" w:rsidP="002257FB">
            <w:pPr>
              <w:rPr>
                <w:del w:id="3697" w:author="Fnu, Sonam" w:date="2019-11-27T19:17:00Z"/>
                <w:rFonts w:ascii="Calibri" w:hAnsi="Calibri"/>
              </w:rPr>
            </w:pPr>
            <w:del w:id="3698" w:author="Fnu, Sonam" w:date="2019-11-27T19:17:00Z">
              <w:r w:rsidRPr="00064254" w:rsidDel="00737460">
                <w:rPr>
                  <w:rFonts w:ascii="Calibri" w:hAnsi="Calibri"/>
                </w:rPr>
                <w:delText>Name</w:delText>
              </w:r>
            </w:del>
          </w:p>
        </w:tc>
        <w:tc>
          <w:tcPr>
            <w:tcW w:w="6926" w:type="dxa"/>
          </w:tcPr>
          <w:p w14:paraId="457CA51B" w14:textId="644201FC" w:rsidR="00C208F0" w:rsidRPr="00064254" w:rsidDel="00737460" w:rsidRDefault="00C208F0" w:rsidP="002257FB">
            <w:pPr>
              <w:rPr>
                <w:del w:id="3699" w:author="Fnu, Sonam" w:date="2019-11-27T19:17:00Z"/>
                <w:rFonts w:ascii="Calibri" w:hAnsi="Calibri"/>
              </w:rPr>
            </w:pPr>
            <w:del w:id="3700" w:author="Fnu, Sonam" w:date="2019-11-27T19:17:00Z">
              <w:r w:rsidRPr="00064254" w:rsidDel="00737460">
                <w:rPr>
                  <w:rFonts w:ascii="Calibri" w:hAnsi="Calibri" w:cstheme="minorHAnsi"/>
                  <w:sz w:val="24"/>
                  <w:szCs w:val="24"/>
                </w:rPr>
                <w:delText>BB-Check Received Net notifications</w:delText>
              </w:r>
            </w:del>
          </w:p>
        </w:tc>
      </w:tr>
      <w:tr w:rsidR="00C208F0" w:rsidRPr="00012DAF" w:rsidDel="00737460" w14:paraId="2117AC46" w14:textId="6BE5356E" w:rsidTr="002257FB">
        <w:trPr>
          <w:trHeight w:val="339"/>
          <w:del w:id="3701" w:author="Fnu, Sonam" w:date="2019-11-27T19:17:00Z"/>
        </w:trPr>
        <w:tc>
          <w:tcPr>
            <w:tcW w:w="1795" w:type="dxa"/>
          </w:tcPr>
          <w:p w14:paraId="23B2FBEF" w14:textId="46C65517" w:rsidR="00C208F0" w:rsidRPr="00064254" w:rsidDel="00737460" w:rsidRDefault="00C208F0" w:rsidP="002257FB">
            <w:pPr>
              <w:rPr>
                <w:del w:id="3702" w:author="Fnu, Sonam" w:date="2019-11-27T19:17:00Z"/>
                <w:rFonts w:ascii="Calibri" w:hAnsi="Calibri"/>
              </w:rPr>
            </w:pPr>
            <w:del w:id="3703" w:author="Fnu, Sonam" w:date="2019-11-27T19:17:00Z">
              <w:r w:rsidRPr="00064254" w:rsidDel="00737460">
                <w:rPr>
                  <w:rFonts w:ascii="Calibri" w:hAnsi="Calibri"/>
                </w:rPr>
                <w:delText>Description</w:delText>
              </w:r>
            </w:del>
          </w:p>
        </w:tc>
        <w:tc>
          <w:tcPr>
            <w:tcW w:w="6926" w:type="dxa"/>
          </w:tcPr>
          <w:p w14:paraId="2477C044" w14:textId="45F53AFF" w:rsidR="00C208F0" w:rsidRPr="00064254" w:rsidDel="00737460" w:rsidRDefault="00C208F0" w:rsidP="002257FB">
            <w:pPr>
              <w:rPr>
                <w:del w:id="3704" w:author="Fnu, Sonam" w:date="2019-11-27T19:17:00Z"/>
                <w:rFonts w:ascii="Calibri" w:hAnsi="Calibri"/>
              </w:rPr>
            </w:pPr>
            <w:del w:id="3705" w:author="Fnu, Sonam" w:date="2019-11-27T19:17:00Z">
              <w:r w:rsidRPr="00064254" w:rsidDel="00737460">
                <w:rPr>
                  <w:rFonts w:ascii="Calibri" w:hAnsi="Calibri" w:cstheme="minorHAnsi"/>
                  <w:sz w:val="24"/>
                  <w:szCs w:val="24"/>
                </w:rPr>
                <w:delText>Check Received Net notifications</w:delText>
              </w:r>
            </w:del>
          </w:p>
        </w:tc>
      </w:tr>
      <w:tr w:rsidR="00C208F0" w:rsidRPr="00012DAF" w:rsidDel="00737460" w14:paraId="52033666" w14:textId="7F16E77B" w:rsidTr="002257FB">
        <w:trPr>
          <w:trHeight w:val="320"/>
          <w:del w:id="3706" w:author="Fnu, Sonam" w:date="2019-11-27T19:17:00Z"/>
        </w:trPr>
        <w:tc>
          <w:tcPr>
            <w:tcW w:w="1795" w:type="dxa"/>
          </w:tcPr>
          <w:p w14:paraId="2438BC6B" w14:textId="4DCD5713" w:rsidR="00C208F0" w:rsidRPr="00064254" w:rsidDel="00737460" w:rsidRDefault="00C208F0" w:rsidP="002257FB">
            <w:pPr>
              <w:rPr>
                <w:del w:id="3707" w:author="Fnu, Sonam" w:date="2019-11-27T19:17:00Z"/>
                <w:rFonts w:ascii="Calibri" w:hAnsi="Calibri"/>
              </w:rPr>
            </w:pPr>
            <w:del w:id="3708" w:author="Fnu, Sonam" w:date="2019-11-27T19:17:00Z">
              <w:r w:rsidRPr="00064254" w:rsidDel="00737460">
                <w:rPr>
                  <w:rFonts w:ascii="Calibri" w:hAnsi="Calibri"/>
                </w:rPr>
                <w:delText>Primary Actor</w:delText>
              </w:r>
            </w:del>
          </w:p>
        </w:tc>
        <w:tc>
          <w:tcPr>
            <w:tcW w:w="6926" w:type="dxa"/>
          </w:tcPr>
          <w:p w14:paraId="2FA1172F" w14:textId="5EBFCC8B" w:rsidR="00C208F0" w:rsidRPr="00064254" w:rsidDel="00737460" w:rsidRDefault="00C208F0" w:rsidP="002257FB">
            <w:pPr>
              <w:rPr>
                <w:del w:id="3709" w:author="Fnu, Sonam" w:date="2019-11-27T19:17:00Z"/>
                <w:rFonts w:ascii="Calibri" w:hAnsi="Calibri"/>
              </w:rPr>
            </w:pPr>
            <w:del w:id="3710" w:author="Fnu, Sonam" w:date="2019-11-27T19:17:00Z">
              <w:r w:rsidRPr="00064254" w:rsidDel="00737460">
                <w:rPr>
                  <w:rFonts w:ascii="Calibri" w:hAnsi="Calibri"/>
                </w:rPr>
                <w:delText>Bank user</w:delText>
              </w:r>
            </w:del>
          </w:p>
        </w:tc>
      </w:tr>
      <w:tr w:rsidR="00C208F0" w:rsidRPr="00012DAF" w:rsidDel="00737460" w14:paraId="1D9EC786" w14:textId="06E849FD" w:rsidTr="002257FB">
        <w:trPr>
          <w:trHeight w:val="320"/>
          <w:del w:id="3711" w:author="Fnu, Sonam" w:date="2019-11-27T19:17:00Z"/>
        </w:trPr>
        <w:tc>
          <w:tcPr>
            <w:tcW w:w="1795" w:type="dxa"/>
          </w:tcPr>
          <w:p w14:paraId="604AB61A" w14:textId="2743CFF1" w:rsidR="00C208F0" w:rsidRPr="00064254" w:rsidDel="00737460" w:rsidRDefault="00C208F0" w:rsidP="002257FB">
            <w:pPr>
              <w:rPr>
                <w:del w:id="3712" w:author="Fnu, Sonam" w:date="2019-11-27T19:17:00Z"/>
                <w:rFonts w:ascii="Calibri" w:hAnsi="Calibri"/>
              </w:rPr>
            </w:pPr>
            <w:del w:id="3713" w:author="Fnu, Sonam" w:date="2019-11-27T19:17:00Z">
              <w:r w:rsidRPr="00064254" w:rsidDel="00737460">
                <w:rPr>
                  <w:rFonts w:ascii="Calibri" w:hAnsi="Calibri"/>
                </w:rPr>
                <w:delText>Pre-Condition</w:delText>
              </w:r>
            </w:del>
          </w:p>
        </w:tc>
        <w:tc>
          <w:tcPr>
            <w:tcW w:w="6926" w:type="dxa"/>
          </w:tcPr>
          <w:p w14:paraId="2D38F57D" w14:textId="13C5C557" w:rsidR="00C208F0" w:rsidRPr="00064254" w:rsidDel="00737460" w:rsidRDefault="00C208F0" w:rsidP="002257FB">
            <w:pPr>
              <w:pStyle w:val="ListParagraph"/>
              <w:numPr>
                <w:ilvl w:val="0"/>
                <w:numId w:val="13"/>
              </w:numPr>
              <w:rPr>
                <w:del w:id="3714" w:author="Fnu, Sonam" w:date="2019-11-27T19:17:00Z"/>
                <w:rFonts w:ascii="Calibri" w:hAnsi="Calibri"/>
              </w:rPr>
            </w:pPr>
            <w:del w:id="3715" w:author="Fnu, Sonam" w:date="2019-11-27T19:17:00Z">
              <w:r w:rsidRPr="00064254" w:rsidDel="00737460">
                <w:rPr>
                  <w:rFonts w:ascii="Calibri" w:hAnsi="Calibri"/>
                </w:rPr>
                <w:delText xml:space="preserve">Bank user logged in </w:delText>
              </w:r>
            </w:del>
          </w:p>
          <w:p w14:paraId="7D2E816A" w14:textId="2DE55234" w:rsidR="00C208F0" w:rsidRPr="00064254" w:rsidDel="00737460" w:rsidRDefault="00C208F0" w:rsidP="002257FB">
            <w:pPr>
              <w:pStyle w:val="ListParagraph"/>
              <w:numPr>
                <w:ilvl w:val="0"/>
                <w:numId w:val="13"/>
              </w:numPr>
              <w:tabs>
                <w:tab w:val="left" w:pos="2610"/>
                <w:tab w:val="left" w:pos="2880"/>
              </w:tabs>
              <w:spacing w:before="240"/>
              <w:rPr>
                <w:del w:id="3716" w:author="Fnu, Sonam" w:date="2019-11-27T19:17:00Z"/>
                <w:rFonts w:ascii="Calibri" w:hAnsi="Calibri"/>
              </w:rPr>
            </w:pPr>
            <w:del w:id="3717" w:author="Fnu, Sonam" w:date="2019-11-27T19:17:00Z">
              <w:r w:rsidRPr="00064254" w:rsidDel="00737460">
                <w:rPr>
                  <w:rFonts w:ascii="Calibri" w:hAnsi="Calibri"/>
                </w:rPr>
                <w:delText xml:space="preserve">This shortcut will be visible only if ALERT notification method is allowed configuration parameter </w:delText>
              </w:r>
              <w:r w:rsidRPr="00064254" w:rsidDel="00737460">
                <w:rPr>
                  <w:rFonts w:ascii="Calibri" w:hAnsi="Calibri"/>
                  <w:b/>
                  <w:bCs/>
                </w:rPr>
                <w:delText>NOTIFICATION_METHODS</w:delText>
              </w:r>
              <w:r w:rsidRPr="00064254" w:rsidDel="00737460">
                <w:rPr>
                  <w:rFonts w:ascii="Calibri" w:hAnsi="Calibri"/>
                </w:rPr>
                <w:delText xml:space="preserve"> </w:delText>
              </w:r>
            </w:del>
          </w:p>
          <w:p w14:paraId="7C27CADF" w14:textId="518F70D4" w:rsidR="00C208F0" w:rsidRPr="00064254" w:rsidDel="00737460" w:rsidRDefault="00C208F0" w:rsidP="002257FB">
            <w:pPr>
              <w:pStyle w:val="ListParagraph"/>
              <w:rPr>
                <w:del w:id="3718" w:author="Fnu, Sonam" w:date="2019-11-27T19:17:00Z"/>
                <w:rFonts w:ascii="Calibri" w:hAnsi="Calibri"/>
              </w:rPr>
            </w:pPr>
          </w:p>
        </w:tc>
      </w:tr>
      <w:tr w:rsidR="00C208F0" w:rsidRPr="00012DAF" w:rsidDel="00737460" w14:paraId="268DD04E" w14:textId="5DC01D81" w:rsidTr="002257FB">
        <w:trPr>
          <w:trHeight w:val="320"/>
          <w:del w:id="3719" w:author="Fnu, Sonam" w:date="2019-11-27T19:17:00Z"/>
        </w:trPr>
        <w:tc>
          <w:tcPr>
            <w:tcW w:w="1795" w:type="dxa"/>
          </w:tcPr>
          <w:p w14:paraId="6F59128E" w14:textId="60F642EE" w:rsidR="00C208F0" w:rsidRPr="00064254" w:rsidDel="00737460" w:rsidRDefault="00C208F0" w:rsidP="002257FB">
            <w:pPr>
              <w:rPr>
                <w:del w:id="3720" w:author="Fnu, Sonam" w:date="2019-11-27T19:17:00Z"/>
                <w:rFonts w:ascii="Calibri" w:hAnsi="Calibri"/>
              </w:rPr>
            </w:pPr>
            <w:del w:id="3721" w:author="Fnu, Sonam" w:date="2019-11-27T19:17:00Z">
              <w:r w:rsidRPr="00064254" w:rsidDel="00737460">
                <w:rPr>
                  <w:rFonts w:ascii="Calibri" w:hAnsi="Calibri"/>
                </w:rPr>
                <w:delText>Post-Condition</w:delText>
              </w:r>
            </w:del>
          </w:p>
        </w:tc>
        <w:tc>
          <w:tcPr>
            <w:tcW w:w="6926" w:type="dxa"/>
          </w:tcPr>
          <w:p w14:paraId="4729B83D" w14:textId="627280B2" w:rsidR="00C208F0" w:rsidRPr="00064254" w:rsidDel="00737460" w:rsidRDefault="00C208F0" w:rsidP="002257FB">
            <w:pPr>
              <w:rPr>
                <w:del w:id="3722" w:author="Fnu, Sonam" w:date="2019-11-27T19:17:00Z"/>
                <w:rFonts w:ascii="Calibri" w:hAnsi="Calibri"/>
              </w:rPr>
            </w:pPr>
          </w:p>
        </w:tc>
      </w:tr>
      <w:tr w:rsidR="00C208F0" w:rsidRPr="00012DAF" w:rsidDel="00737460" w14:paraId="4BC7BF06" w14:textId="3EA297E1" w:rsidTr="002257FB">
        <w:trPr>
          <w:trHeight w:val="320"/>
          <w:del w:id="3723" w:author="Fnu, Sonam" w:date="2019-11-27T19:17:00Z"/>
        </w:trPr>
        <w:tc>
          <w:tcPr>
            <w:tcW w:w="1795" w:type="dxa"/>
          </w:tcPr>
          <w:p w14:paraId="297D1981" w14:textId="5416E197" w:rsidR="00C208F0" w:rsidRPr="00064254" w:rsidDel="00737460" w:rsidRDefault="00C208F0" w:rsidP="002257FB">
            <w:pPr>
              <w:rPr>
                <w:del w:id="3724" w:author="Fnu, Sonam" w:date="2019-11-27T19:17:00Z"/>
                <w:rFonts w:ascii="Calibri" w:hAnsi="Calibri"/>
              </w:rPr>
            </w:pPr>
            <w:del w:id="3725" w:author="Fnu, Sonam" w:date="2019-11-27T19:17:00Z">
              <w:r w:rsidRPr="00064254" w:rsidDel="00737460">
                <w:rPr>
                  <w:rFonts w:ascii="Calibri" w:hAnsi="Calibri"/>
                </w:rPr>
                <w:delText>Basic Flow</w:delText>
              </w:r>
            </w:del>
          </w:p>
        </w:tc>
        <w:tc>
          <w:tcPr>
            <w:tcW w:w="6926" w:type="dxa"/>
          </w:tcPr>
          <w:p w14:paraId="3F48232F" w14:textId="0839CB4D" w:rsidR="00C208F0" w:rsidRPr="00064254" w:rsidDel="00737460" w:rsidRDefault="00C208F0" w:rsidP="002257FB">
            <w:pPr>
              <w:pStyle w:val="ListParagraph"/>
              <w:numPr>
                <w:ilvl w:val="0"/>
                <w:numId w:val="72"/>
              </w:numPr>
              <w:rPr>
                <w:del w:id="3726" w:author="Fnu, Sonam" w:date="2019-11-27T19:17:00Z"/>
                <w:rFonts w:ascii="Calibri" w:hAnsi="Calibri"/>
              </w:rPr>
            </w:pPr>
            <w:del w:id="3727" w:author="Fnu, Sonam" w:date="2019-11-27T19:17:00Z">
              <w:r w:rsidRPr="00064254" w:rsidDel="00737460">
                <w:rPr>
                  <w:rFonts w:ascii="Calibri" w:hAnsi="Calibri"/>
                </w:rPr>
                <w:delText>Bank User open Net Notifications from home page</w:delText>
              </w:r>
            </w:del>
          </w:p>
          <w:p w14:paraId="4D7A9A30" w14:textId="1FC3EA44" w:rsidR="00C208F0" w:rsidRPr="00064254" w:rsidDel="00737460" w:rsidRDefault="00C208F0" w:rsidP="002257FB">
            <w:pPr>
              <w:pStyle w:val="ListParagraph"/>
              <w:numPr>
                <w:ilvl w:val="0"/>
                <w:numId w:val="72"/>
              </w:numPr>
              <w:rPr>
                <w:del w:id="3728" w:author="Fnu, Sonam" w:date="2019-11-27T19:17:00Z"/>
                <w:rFonts w:ascii="Calibri" w:hAnsi="Calibri"/>
              </w:rPr>
            </w:pPr>
            <w:del w:id="3729" w:author="Fnu, Sonam" w:date="2019-11-27T19:17:00Z">
              <w:r w:rsidRPr="00064254" w:rsidDel="00737460">
                <w:rPr>
                  <w:rFonts w:ascii="Calibri" w:hAnsi="Calibri"/>
                </w:rPr>
                <w:delText xml:space="preserve">System retrieves all Net notifications related to the bank user department(s), </w:delText>
              </w:r>
            </w:del>
          </w:p>
          <w:p w14:paraId="737A14A7" w14:textId="5A9F4F9D" w:rsidR="00C208F0" w:rsidRPr="00064254" w:rsidDel="00737460" w:rsidRDefault="00C208F0" w:rsidP="002257FB">
            <w:pPr>
              <w:pStyle w:val="ListParagraph"/>
              <w:numPr>
                <w:ilvl w:val="0"/>
                <w:numId w:val="72"/>
              </w:numPr>
              <w:rPr>
                <w:del w:id="3730" w:author="Fnu, Sonam" w:date="2019-11-27T19:17:00Z"/>
                <w:rFonts w:ascii="Calibri" w:hAnsi="Calibri"/>
              </w:rPr>
            </w:pPr>
            <w:del w:id="3731" w:author="Fnu, Sonam" w:date="2019-11-27T19:17:00Z">
              <w:r w:rsidRPr="00064254" w:rsidDel="00737460">
                <w:rPr>
                  <w:rFonts w:ascii="Calibri" w:hAnsi="Calibri"/>
                </w:rPr>
                <w:delText>The system should highlight unread notifications</w:delText>
              </w:r>
            </w:del>
          </w:p>
          <w:p w14:paraId="2D77361E" w14:textId="1A810823" w:rsidR="00C208F0" w:rsidRPr="00064254" w:rsidDel="00737460" w:rsidRDefault="00C208F0" w:rsidP="002257FB">
            <w:pPr>
              <w:pStyle w:val="ListParagraph"/>
              <w:numPr>
                <w:ilvl w:val="0"/>
                <w:numId w:val="72"/>
              </w:numPr>
              <w:rPr>
                <w:del w:id="3732" w:author="Fnu, Sonam" w:date="2019-11-27T19:17:00Z"/>
                <w:rFonts w:ascii="Calibri" w:hAnsi="Calibri"/>
              </w:rPr>
            </w:pPr>
            <w:del w:id="3733" w:author="Fnu, Sonam" w:date="2019-11-27T19:17:00Z">
              <w:r w:rsidRPr="00064254" w:rsidDel="00737460">
                <w:rPr>
                  <w:rFonts w:ascii="Calibri" w:hAnsi="Calibri"/>
                </w:rPr>
                <w:delText>Every time a notification is received, the system produce a notification sound and increment messages count by 1 (image 4)</w:delText>
              </w:r>
            </w:del>
          </w:p>
          <w:p w14:paraId="5163E2A8" w14:textId="150F74FA" w:rsidR="00C208F0" w:rsidRPr="00064254" w:rsidDel="00737460" w:rsidRDefault="00C208F0" w:rsidP="000005C5">
            <w:pPr>
              <w:pStyle w:val="ListParagraph"/>
              <w:numPr>
                <w:ilvl w:val="0"/>
                <w:numId w:val="72"/>
              </w:numPr>
              <w:rPr>
                <w:del w:id="3734" w:author="Fnu, Sonam" w:date="2019-11-27T19:17:00Z"/>
                <w:rFonts w:ascii="Calibri" w:hAnsi="Calibri"/>
                <w:color w:val="548DD4" w:themeColor="text2" w:themeTint="99"/>
              </w:rPr>
            </w:pPr>
            <w:del w:id="3735" w:author="Fnu, Sonam" w:date="2019-11-27T19:17:00Z">
              <w:r w:rsidRPr="00064254" w:rsidDel="00737460">
                <w:rPr>
                  <w:rFonts w:ascii="Calibri" w:hAnsi="Calibri"/>
                  <w:color w:val="548DD4" w:themeColor="text2" w:themeTint="99"/>
                </w:rPr>
                <w:delText>Bank user  select a notification and click Mark as unread</w:delText>
              </w:r>
            </w:del>
          </w:p>
          <w:p w14:paraId="7FFB24FD" w14:textId="6F3EE9A7" w:rsidR="00C208F0" w:rsidRPr="00064254" w:rsidDel="00737460" w:rsidRDefault="00C208F0" w:rsidP="002257FB">
            <w:pPr>
              <w:pStyle w:val="ListParagraph"/>
              <w:numPr>
                <w:ilvl w:val="0"/>
                <w:numId w:val="72"/>
              </w:numPr>
              <w:rPr>
                <w:del w:id="3736" w:author="Fnu, Sonam" w:date="2019-11-27T19:17:00Z"/>
                <w:rFonts w:ascii="Calibri" w:hAnsi="Calibri"/>
                <w:color w:val="548DD4" w:themeColor="text2" w:themeTint="99"/>
              </w:rPr>
            </w:pPr>
            <w:del w:id="3737" w:author="Fnu, Sonam" w:date="2019-11-27T19:17:00Z">
              <w:r w:rsidRPr="00064254" w:rsidDel="00737460">
                <w:rPr>
                  <w:rFonts w:ascii="Calibri" w:hAnsi="Calibri"/>
                  <w:color w:val="548DD4" w:themeColor="text2" w:themeTint="99"/>
                </w:rPr>
                <w:delText xml:space="preserve">The system will mark the selected notification as read </w:delText>
              </w:r>
            </w:del>
          </w:p>
          <w:p w14:paraId="60C6F592" w14:textId="5B96AE1E" w:rsidR="00C208F0" w:rsidRPr="00064254" w:rsidDel="00737460" w:rsidRDefault="00C208F0" w:rsidP="002257FB">
            <w:pPr>
              <w:pStyle w:val="ListParagraph"/>
              <w:rPr>
                <w:del w:id="3738" w:author="Fnu, Sonam" w:date="2019-11-27T19:17:00Z"/>
                <w:rFonts w:ascii="Calibri" w:hAnsi="Calibri"/>
              </w:rPr>
            </w:pPr>
          </w:p>
        </w:tc>
      </w:tr>
      <w:tr w:rsidR="00C208F0" w:rsidRPr="00012DAF" w:rsidDel="00737460" w14:paraId="5F55B66D" w14:textId="0A363E8E" w:rsidTr="002257FB">
        <w:trPr>
          <w:trHeight w:val="339"/>
          <w:del w:id="3739" w:author="Fnu, Sonam" w:date="2019-11-27T19:17:00Z"/>
        </w:trPr>
        <w:tc>
          <w:tcPr>
            <w:tcW w:w="1795" w:type="dxa"/>
          </w:tcPr>
          <w:p w14:paraId="48F832FA" w14:textId="2302E61B" w:rsidR="00C208F0" w:rsidRPr="00064254" w:rsidDel="00737460" w:rsidRDefault="00C208F0" w:rsidP="002257FB">
            <w:pPr>
              <w:rPr>
                <w:del w:id="3740" w:author="Fnu, Sonam" w:date="2019-11-27T19:17:00Z"/>
                <w:rFonts w:ascii="Calibri" w:hAnsi="Calibri"/>
              </w:rPr>
            </w:pPr>
            <w:del w:id="3741" w:author="Fnu, Sonam" w:date="2019-11-27T19:17:00Z">
              <w:r w:rsidRPr="00064254" w:rsidDel="00737460">
                <w:rPr>
                  <w:rFonts w:ascii="Calibri" w:hAnsi="Calibri"/>
                </w:rPr>
                <w:delText>Alternative flow</w:delText>
              </w:r>
            </w:del>
          </w:p>
        </w:tc>
        <w:tc>
          <w:tcPr>
            <w:tcW w:w="6926" w:type="dxa"/>
          </w:tcPr>
          <w:p w14:paraId="74C88CF0" w14:textId="4D0D6BC0" w:rsidR="00C208F0" w:rsidRPr="00064254" w:rsidDel="00737460" w:rsidRDefault="00C208F0" w:rsidP="002257FB">
            <w:pPr>
              <w:rPr>
                <w:del w:id="3742" w:author="Fnu, Sonam" w:date="2019-11-27T19:17:00Z"/>
                <w:rFonts w:ascii="Calibri" w:hAnsi="Calibri"/>
                <w:u w:val="single"/>
              </w:rPr>
            </w:pPr>
            <w:del w:id="3743" w:author="Fnu, Sonam" w:date="2019-11-27T19:17:00Z">
              <w:r w:rsidRPr="00064254" w:rsidDel="00737460">
                <w:rPr>
                  <w:rFonts w:ascii="Calibri" w:hAnsi="Calibri"/>
                  <w:u w:val="single"/>
                </w:rPr>
                <w:delText>Alternative 1-Bank user select to Mute notification:</w:delText>
              </w:r>
            </w:del>
          </w:p>
          <w:p w14:paraId="4CD3D783" w14:textId="6216C787" w:rsidR="00C208F0" w:rsidRPr="00064254" w:rsidDel="00737460" w:rsidRDefault="00C208F0" w:rsidP="002257FB">
            <w:pPr>
              <w:pStyle w:val="ListParagraph"/>
              <w:numPr>
                <w:ilvl w:val="0"/>
                <w:numId w:val="74"/>
              </w:numPr>
              <w:rPr>
                <w:del w:id="3744" w:author="Fnu, Sonam" w:date="2019-11-27T19:17:00Z"/>
                <w:rFonts w:ascii="Calibri" w:hAnsi="Calibri"/>
                <w:color w:val="548DD4" w:themeColor="text2" w:themeTint="99"/>
              </w:rPr>
            </w:pPr>
            <w:del w:id="3745" w:author="Fnu, Sonam" w:date="2019-11-27T19:17:00Z">
              <w:r w:rsidRPr="00064254" w:rsidDel="00737460">
                <w:rPr>
                  <w:rFonts w:ascii="Calibri" w:hAnsi="Calibri"/>
                  <w:color w:val="548DD4" w:themeColor="text2" w:themeTint="99"/>
                </w:rPr>
                <w:delText xml:space="preserve">Bank user click mute link </w:delText>
              </w:r>
            </w:del>
          </w:p>
          <w:p w14:paraId="75FF8E09" w14:textId="5C03D22C" w:rsidR="00C208F0" w:rsidRPr="00064254" w:rsidDel="00737460" w:rsidRDefault="00C208F0" w:rsidP="002257FB">
            <w:pPr>
              <w:pStyle w:val="ListParagraph"/>
              <w:numPr>
                <w:ilvl w:val="0"/>
                <w:numId w:val="74"/>
              </w:numPr>
              <w:rPr>
                <w:del w:id="3746" w:author="Fnu, Sonam" w:date="2019-11-27T19:17:00Z"/>
                <w:rFonts w:ascii="Calibri" w:hAnsi="Calibri"/>
                <w:color w:val="548DD4" w:themeColor="text2" w:themeTint="99"/>
              </w:rPr>
            </w:pPr>
            <w:del w:id="3747" w:author="Fnu, Sonam" w:date="2019-11-27T19:17:00Z">
              <w:r w:rsidRPr="00064254" w:rsidDel="00737460">
                <w:rPr>
                  <w:rFonts w:ascii="Calibri" w:hAnsi="Calibri"/>
                  <w:color w:val="548DD4" w:themeColor="text2" w:themeTint="99"/>
                </w:rPr>
                <w:delText>Every time a notification is received, the system will not produce a notification sound but it will increment messages count by 1 (image 4)</w:delText>
              </w:r>
            </w:del>
          </w:p>
          <w:p w14:paraId="67F8DA1D" w14:textId="19A2B9A7" w:rsidR="00C208F0" w:rsidRPr="00064254" w:rsidDel="00737460" w:rsidRDefault="00C208F0" w:rsidP="002257FB">
            <w:pPr>
              <w:pStyle w:val="ListParagraph"/>
              <w:rPr>
                <w:del w:id="3748" w:author="Fnu, Sonam" w:date="2019-11-27T19:17:00Z"/>
                <w:rFonts w:ascii="Calibri" w:hAnsi="Calibri"/>
                <w:color w:val="548DD4" w:themeColor="text2" w:themeTint="99"/>
              </w:rPr>
            </w:pPr>
          </w:p>
          <w:p w14:paraId="50D48BA3" w14:textId="4C5BA8D7" w:rsidR="00C208F0" w:rsidRPr="00064254" w:rsidDel="00737460" w:rsidRDefault="00C208F0" w:rsidP="002257FB">
            <w:pPr>
              <w:rPr>
                <w:del w:id="3749" w:author="Fnu, Sonam" w:date="2019-11-27T19:17:00Z"/>
                <w:rFonts w:ascii="Calibri" w:hAnsi="Calibri"/>
                <w:u w:val="single"/>
              </w:rPr>
            </w:pPr>
            <w:del w:id="3750" w:author="Fnu, Sonam" w:date="2019-11-27T19:17:00Z">
              <w:r w:rsidRPr="00064254" w:rsidDel="00737460">
                <w:rPr>
                  <w:rFonts w:ascii="Calibri" w:hAnsi="Calibri"/>
                  <w:u w:val="single"/>
                </w:rPr>
                <w:delText>Alternative 2 -Bank user select to see all notifications:</w:delText>
              </w:r>
            </w:del>
          </w:p>
          <w:p w14:paraId="04FDC4C9" w14:textId="2C980B73" w:rsidR="00C208F0" w:rsidRPr="00064254" w:rsidDel="00737460" w:rsidRDefault="00C208F0" w:rsidP="002257FB">
            <w:pPr>
              <w:pStyle w:val="ListParagraph"/>
              <w:numPr>
                <w:ilvl w:val="0"/>
                <w:numId w:val="75"/>
              </w:numPr>
              <w:rPr>
                <w:del w:id="3751" w:author="Fnu, Sonam" w:date="2019-11-27T19:17:00Z"/>
                <w:rFonts w:ascii="Calibri" w:hAnsi="Calibri"/>
                <w:color w:val="548DD4" w:themeColor="text2" w:themeTint="99"/>
              </w:rPr>
            </w:pPr>
            <w:del w:id="3752" w:author="Fnu, Sonam" w:date="2019-11-27T19:17:00Z">
              <w:r w:rsidRPr="00064254" w:rsidDel="00737460">
                <w:rPr>
                  <w:rFonts w:ascii="Calibri" w:hAnsi="Calibri"/>
                  <w:color w:val="548DD4" w:themeColor="text2" w:themeTint="99"/>
                </w:rPr>
                <w:delText>Bank user click see all link</w:delText>
              </w:r>
            </w:del>
          </w:p>
          <w:p w14:paraId="1672FAF6" w14:textId="30D0791F" w:rsidR="00C208F0" w:rsidRPr="00064254" w:rsidDel="00737460" w:rsidRDefault="00C208F0" w:rsidP="002257FB">
            <w:pPr>
              <w:pStyle w:val="ListParagraph"/>
              <w:numPr>
                <w:ilvl w:val="0"/>
                <w:numId w:val="75"/>
              </w:numPr>
              <w:rPr>
                <w:del w:id="3753" w:author="Fnu, Sonam" w:date="2019-11-27T19:17:00Z"/>
                <w:rFonts w:ascii="Calibri" w:hAnsi="Calibri"/>
                <w:color w:val="548DD4" w:themeColor="text2" w:themeTint="99"/>
              </w:rPr>
            </w:pPr>
            <w:del w:id="3754" w:author="Fnu, Sonam" w:date="2019-11-27T19:17:00Z">
              <w:r w:rsidRPr="00064254" w:rsidDel="00737460">
                <w:rPr>
                  <w:rFonts w:ascii="Calibri" w:hAnsi="Calibri"/>
                  <w:color w:val="548DD4" w:themeColor="text2" w:themeTint="99"/>
                </w:rPr>
                <w:delText>The system will redirect to notifications page, this page display all notifications in pages (image 5)</w:delText>
              </w:r>
            </w:del>
          </w:p>
          <w:p w14:paraId="54125BB9" w14:textId="48C35F92" w:rsidR="00C208F0" w:rsidRPr="00064254" w:rsidDel="00737460" w:rsidRDefault="00C208F0" w:rsidP="002257FB">
            <w:pPr>
              <w:pStyle w:val="ListParagraph"/>
              <w:rPr>
                <w:del w:id="3755" w:author="Fnu, Sonam" w:date="2019-11-27T19:17:00Z"/>
                <w:rFonts w:ascii="Calibri" w:hAnsi="Calibri"/>
              </w:rPr>
            </w:pPr>
          </w:p>
        </w:tc>
      </w:tr>
    </w:tbl>
    <w:p w14:paraId="764454DA" w14:textId="5E0A913F" w:rsidR="00C208F0" w:rsidRPr="00064254" w:rsidDel="00737460" w:rsidRDefault="00C208F0" w:rsidP="00C208F0">
      <w:pPr>
        <w:ind w:left="1440"/>
        <w:rPr>
          <w:del w:id="3756" w:author="Fnu, Sonam" w:date="2019-11-27T19:17:00Z"/>
          <w:rFonts w:ascii="Calibri" w:hAnsi="Calibri"/>
          <w:u w:val="single"/>
        </w:rPr>
      </w:pPr>
    </w:p>
    <w:tbl>
      <w:tblPr>
        <w:tblStyle w:val="TableGrid"/>
        <w:tblW w:w="9288" w:type="dxa"/>
        <w:tblInd w:w="607" w:type="dxa"/>
        <w:tblLook w:val="04A0" w:firstRow="1" w:lastRow="0" w:firstColumn="1" w:lastColumn="0" w:noHBand="0" w:noVBand="1"/>
      </w:tblPr>
      <w:tblGrid>
        <w:gridCol w:w="9288"/>
      </w:tblGrid>
      <w:tr w:rsidR="00C208F0" w:rsidRPr="00012DAF" w:rsidDel="00737460" w14:paraId="7AECE46E" w14:textId="02DD5978" w:rsidTr="002257FB">
        <w:trPr>
          <w:trHeight w:val="1438"/>
          <w:del w:id="3757" w:author="Fnu, Sonam" w:date="2019-11-27T19:17:00Z"/>
        </w:trPr>
        <w:tc>
          <w:tcPr>
            <w:tcW w:w="9288" w:type="dxa"/>
            <w:shd w:val="clear" w:color="auto" w:fill="DBE5F1" w:themeFill="accent1" w:themeFillTint="33"/>
          </w:tcPr>
          <w:p w14:paraId="3678268F" w14:textId="13B60AD3" w:rsidR="00C208F0" w:rsidRPr="00064254" w:rsidDel="00737460" w:rsidRDefault="00C208F0" w:rsidP="002257FB">
            <w:pPr>
              <w:pStyle w:val="ListParagraph"/>
              <w:ind w:left="0"/>
              <w:rPr>
                <w:del w:id="3758" w:author="Fnu, Sonam" w:date="2019-11-27T19:17:00Z"/>
                <w:rFonts w:ascii="Calibri" w:hAnsi="Calibri"/>
                <w:b/>
                <w:bCs/>
                <w:color w:val="FF0000"/>
              </w:rPr>
            </w:pPr>
            <w:del w:id="3759" w:author="Fnu, Sonam" w:date="2019-11-27T19:17:00Z">
              <w:r w:rsidRPr="00064254" w:rsidDel="00737460">
                <w:rPr>
                  <w:rFonts w:ascii="Calibri" w:hAnsi="Calibri"/>
                  <w:b/>
                  <w:bCs/>
                  <w:color w:val="FF0000"/>
                </w:rPr>
                <w:delText>Design tips:</w:delText>
              </w:r>
            </w:del>
          </w:p>
          <w:p w14:paraId="3A6BFD10" w14:textId="4C7D6AD0" w:rsidR="00C208F0" w:rsidRPr="00064254" w:rsidDel="00737460" w:rsidRDefault="00C208F0" w:rsidP="002257FB">
            <w:pPr>
              <w:pStyle w:val="ListParagraph"/>
              <w:numPr>
                <w:ilvl w:val="0"/>
                <w:numId w:val="37"/>
              </w:numPr>
              <w:tabs>
                <w:tab w:val="left" w:pos="2610"/>
                <w:tab w:val="left" w:pos="2880"/>
              </w:tabs>
              <w:spacing w:before="240"/>
              <w:rPr>
                <w:del w:id="3760" w:author="Fnu, Sonam" w:date="2019-11-27T19:17:00Z"/>
                <w:rFonts w:ascii="Calibri" w:hAnsi="Calibri"/>
              </w:rPr>
            </w:pPr>
            <w:del w:id="3761" w:author="Fnu, Sonam" w:date="2019-11-27T19:17:00Z">
              <w:r w:rsidRPr="00064254" w:rsidDel="00737460">
                <w:rPr>
                  <w:rFonts w:ascii="Calibri" w:hAnsi="Calibri"/>
                </w:rPr>
                <w:delText xml:space="preserve">This shortcut will be visible only if ALERT notification method is allowed configuration parameter </w:delText>
              </w:r>
              <w:r w:rsidRPr="00064254" w:rsidDel="00737460">
                <w:rPr>
                  <w:rFonts w:ascii="Calibri" w:hAnsi="Calibri"/>
                  <w:b/>
                  <w:bCs/>
                </w:rPr>
                <w:delText>NOTIFICATION_METHODS</w:delText>
              </w:r>
              <w:r w:rsidRPr="00064254" w:rsidDel="00737460">
                <w:rPr>
                  <w:rFonts w:ascii="Calibri" w:hAnsi="Calibri"/>
                </w:rPr>
                <w:delText xml:space="preserve"> </w:delText>
              </w:r>
            </w:del>
          </w:p>
          <w:p w14:paraId="5BD822BB" w14:textId="02777C77" w:rsidR="00C208F0" w:rsidRPr="00064254" w:rsidDel="00737460" w:rsidRDefault="00C208F0" w:rsidP="002257FB">
            <w:pPr>
              <w:pStyle w:val="ListParagraph"/>
              <w:rPr>
                <w:del w:id="3762" w:author="Fnu, Sonam" w:date="2019-11-27T19:17:00Z"/>
                <w:rFonts w:ascii="Calibri" w:hAnsi="Calibri"/>
              </w:rPr>
            </w:pPr>
          </w:p>
          <w:p w14:paraId="0DB94A8F" w14:textId="4EEC01FF" w:rsidR="00C208F0" w:rsidRPr="00064254" w:rsidDel="00737460" w:rsidRDefault="00C208F0" w:rsidP="002257FB">
            <w:pPr>
              <w:pStyle w:val="ListParagraph"/>
              <w:numPr>
                <w:ilvl w:val="0"/>
                <w:numId w:val="37"/>
              </w:numPr>
              <w:rPr>
                <w:del w:id="3763" w:author="Fnu, Sonam" w:date="2019-11-27T19:17:00Z"/>
                <w:rFonts w:ascii="Calibri" w:hAnsi="Calibri"/>
              </w:rPr>
            </w:pPr>
            <w:del w:id="3764" w:author="Fnu, Sonam" w:date="2019-11-27T19:17:00Z">
              <w:r w:rsidRPr="00064254" w:rsidDel="00737460">
                <w:rPr>
                  <w:rFonts w:ascii="Calibri" w:hAnsi="Calibri"/>
                </w:rPr>
                <w:delText xml:space="preserve">When user click on alert icon, the system retrieve top 10 notifications from table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COM_NOTIFICATIONS_LOG</w:delText>
              </w:r>
              <w:r w:rsidR="006B2592" w:rsidDel="00737460">
                <w:rPr>
                  <w:rStyle w:val="Hyperlink"/>
                  <w:rFonts w:ascii="Calibri" w:hAnsi="Calibri" w:cs="Arial"/>
                  <w:b/>
                  <w:bCs/>
                  <w:sz w:val="16"/>
                  <w:szCs w:val="16"/>
                </w:rPr>
                <w:fldChar w:fldCharType="end"/>
              </w:r>
              <w:r w:rsidRPr="00064254" w:rsidDel="00737460">
                <w:rPr>
                  <w:rFonts w:ascii="Calibri" w:hAnsi="Calibri"/>
                </w:rPr>
                <w:delText xml:space="preserve"> </w:delText>
              </w:r>
            </w:del>
          </w:p>
          <w:p w14:paraId="186E15A3" w14:textId="03DC3595" w:rsidR="00C208F0" w:rsidRPr="00064254" w:rsidDel="00737460" w:rsidRDefault="00C208F0" w:rsidP="002257FB">
            <w:pPr>
              <w:pStyle w:val="ListParagraph"/>
              <w:rPr>
                <w:del w:id="3765" w:author="Fnu, Sonam" w:date="2019-11-27T19:17:00Z"/>
                <w:rFonts w:ascii="Calibri" w:hAnsi="Calibri"/>
              </w:rPr>
            </w:pPr>
            <w:del w:id="3766" w:author="Fnu, Sonam" w:date="2019-11-27T19:17:00Z">
              <w:r w:rsidRPr="00064254" w:rsidDel="00737460">
                <w:rPr>
                  <w:rFonts w:ascii="Calibri" w:hAnsi="Calibri"/>
                </w:rPr>
                <w:delText>where:</w:delText>
              </w:r>
            </w:del>
          </w:p>
          <w:p w14:paraId="5240BED8" w14:textId="50B76AED" w:rsidR="00C208F0" w:rsidRPr="00064254" w:rsidDel="00737460" w:rsidRDefault="00C208F0" w:rsidP="002257FB">
            <w:pPr>
              <w:pStyle w:val="ListParagraph"/>
              <w:numPr>
                <w:ilvl w:val="1"/>
                <w:numId w:val="36"/>
              </w:numPr>
              <w:rPr>
                <w:del w:id="3767" w:author="Fnu, Sonam" w:date="2019-11-27T19:17:00Z"/>
                <w:rFonts w:ascii="Calibri" w:hAnsi="Calibri"/>
              </w:rPr>
            </w:pPr>
            <w:del w:id="3768" w:author="Fnu, Sonam" w:date="2019-11-27T19:17:00Z">
              <w:r w:rsidRPr="00064254" w:rsidDel="00737460">
                <w:rPr>
                  <w:rFonts w:ascii="Calibri" w:hAnsi="Calibri"/>
                </w:rPr>
                <w:delText>NOTIFICATION_ID=[current notification id]</w:delText>
              </w:r>
            </w:del>
          </w:p>
          <w:p w14:paraId="18E639E4" w14:textId="48A0D612" w:rsidR="00C208F0" w:rsidRPr="00064254" w:rsidDel="00737460" w:rsidRDefault="00C208F0" w:rsidP="002257FB">
            <w:pPr>
              <w:pStyle w:val="ListParagraph"/>
              <w:numPr>
                <w:ilvl w:val="1"/>
                <w:numId w:val="36"/>
              </w:numPr>
              <w:rPr>
                <w:del w:id="3769" w:author="Fnu, Sonam" w:date="2019-11-27T19:17:00Z"/>
                <w:rFonts w:ascii="Calibri" w:hAnsi="Calibri"/>
              </w:rPr>
            </w:pPr>
            <w:del w:id="3770" w:author="Fnu, Sonam" w:date="2019-11-27T19:17:00Z">
              <w:r w:rsidRPr="00064254" w:rsidDel="00737460">
                <w:rPr>
                  <w:rFonts w:ascii="Calibri" w:hAnsi="Calibri"/>
                </w:rPr>
                <w:delText>CORPORATE_ID=0</w:delText>
              </w:r>
            </w:del>
          </w:p>
          <w:p w14:paraId="53479600" w14:textId="2D0B9A32" w:rsidR="00C208F0" w:rsidRPr="00064254" w:rsidDel="00737460" w:rsidRDefault="00C208F0" w:rsidP="002257FB">
            <w:pPr>
              <w:pStyle w:val="ListParagraph"/>
              <w:numPr>
                <w:ilvl w:val="1"/>
                <w:numId w:val="36"/>
              </w:numPr>
              <w:rPr>
                <w:del w:id="3771" w:author="Fnu, Sonam" w:date="2019-11-27T19:17:00Z"/>
                <w:rFonts w:ascii="Calibri" w:hAnsi="Calibri"/>
              </w:rPr>
            </w:pPr>
            <w:del w:id="3772" w:author="Fnu, Sonam" w:date="2019-11-27T19:17:00Z">
              <w:r w:rsidRPr="00064254" w:rsidDel="00737460">
                <w:rPr>
                  <w:rFonts w:ascii="Calibri" w:hAnsi="Calibri"/>
                </w:rPr>
                <w:delText>USER_ID=[current user id]</w:delText>
              </w:r>
            </w:del>
          </w:p>
          <w:p w14:paraId="7C526459" w14:textId="44BE89D7" w:rsidR="00C208F0" w:rsidRPr="00064254" w:rsidDel="00737460" w:rsidRDefault="00C208F0" w:rsidP="002257FB">
            <w:pPr>
              <w:pStyle w:val="ListParagraph"/>
              <w:numPr>
                <w:ilvl w:val="1"/>
                <w:numId w:val="36"/>
              </w:numPr>
              <w:tabs>
                <w:tab w:val="left" w:pos="2610"/>
                <w:tab w:val="left" w:pos="2880"/>
              </w:tabs>
              <w:spacing w:before="240"/>
              <w:rPr>
                <w:del w:id="3773" w:author="Fnu, Sonam" w:date="2019-11-27T19:17:00Z"/>
                <w:rFonts w:ascii="Calibri" w:hAnsi="Calibri"/>
              </w:rPr>
            </w:pPr>
            <w:del w:id="3774" w:author="Fnu, Sonam" w:date="2019-11-27T19:17:00Z">
              <w:r w:rsidRPr="00064254" w:rsidDel="00737460">
                <w:rPr>
                  <w:rFonts w:ascii="Calibri" w:hAnsi="Calibri"/>
                </w:rPr>
                <w:delText>NOTIFICATION_METHOD=3 [1:SMS, 2:Email, 3:Alert, 4:Mobile]</w:delText>
              </w:r>
            </w:del>
          </w:p>
          <w:p w14:paraId="7FE0AF2D" w14:textId="5CBADEF6" w:rsidR="00C208F0" w:rsidRPr="00064254" w:rsidDel="00737460" w:rsidRDefault="00C208F0" w:rsidP="002257FB">
            <w:pPr>
              <w:pStyle w:val="ListParagraph"/>
              <w:tabs>
                <w:tab w:val="left" w:pos="2610"/>
                <w:tab w:val="left" w:pos="2880"/>
              </w:tabs>
              <w:spacing w:before="240"/>
              <w:ind w:left="1440"/>
              <w:rPr>
                <w:del w:id="3775" w:author="Fnu, Sonam" w:date="2019-11-27T19:17:00Z"/>
                <w:rFonts w:ascii="Calibri" w:hAnsi="Calibri"/>
              </w:rPr>
            </w:pPr>
          </w:p>
          <w:p w14:paraId="69AD537F" w14:textId="45343D2F" w:rsidR="00C208F0" w:rsidRPr="00064254" w:rsidDel="00737460" w:rsidRDefault="00C208F0" w:rsidP="002257FB">
            <w:pPr>
              <w:pStyle w:val="ListParagraph"/>
              <w:numPr>
                <w:ilvl w:val="0"/>
                <w:numId w:val="37"/>
              </w:numPr>
              <w:tabs>
                <w:tab w:val="left" w:pos="2610"/>
                <w:tab w:val="left" w:pos="2880"/>
              </w:tabs>
              <w:spacing w:before="240"/>
              <w:rPr>
                <w:del w:id="3776" w:author="Fnu, Sonam" w:date="2019-11-27T19:17:00Z"/>
                <w:rFonts w:ascii="Calibri" w:hAnsi="Calibri"/>
              </w:rPr>
            </w:pPr>
            <w:del w:id="3777" w:author="Fnu, Sonam" w:date="2019-11-27T19:17:00Z">
              <w:r w:rsidRPr="00064254" w:rsidDel="00737460">
                <w:rPr>
                  <w:rFonts w:ascii="Calibri" w:hAnsi="Calibri"/>
                </w:rPr>
                <w:delText>The system will populate notifications in rows inside expanded panel, each display notification in format:</w:delText>
              </w:r>
            </w:del>
          </w:p>
          <w:p w14:paraId="39691C9C" w14:textId="3968A209" w:rsidR="00C208F0" w:rsidRPr="00064254" w:rsidDel="00737460" w:rsidRDefault="00C208F0" w:rsidP="002257FB">
            <w:pPr>
              <w:rPr>
                <w:del w:id="3778" w:author="Fnu, Sonam" w:date="2019-11-27T19:17:00Z"/>
                <w:rFonts w:ascii="Calibri" w:hAnsi="Calibri"/>
              </w:rPr>
            </w:pPr>
            <w:del w:id="3779" w:author="Fnu, Sonam" w:date="2019-11-27T19:17:00Z">
              <w:r w:rsidRPr="00064254" w:rsidDel="00737460">
                <w:rPr>
                  <w:rFonts w:ascii="Calibri" w:hAnsi="Calibri"/>
                </w:rPr>
                <w:delText xml:space="preserve">               [MESSAGE] [DELIVERY_TIME], where message and delivery date as </w:delText>
              </w:r>
            </w:del>
          </w:p>
          <w:p w14:paraId="107B4E9D" w14:textId="50AD9A12" w:rsidR="00C208F0" w:rsidRPr="00064254" w:rsidDel="00737460" w:rsidRDefault="00C208F0" w:rsidP="002257FB">
            <w:pPr>
              <w:ind w:left="720"/>
              <w:rPr>
                <w:del w:id="3780" w:author="Fnu, Sonam" w:date="2019-11-27T19:17:00Z"/>
                <w:rFonts w:ascii="Calibri" w:hAnsi="Calibri"/>
              </w:rPr>
            </w:pPr>
            <w:del w:id="3781" w:author="Fnu, Sonam" w:date="2019-11-27T19:17:00Z">
              <w:r w:rsidRPr="00064254" w:rsidDel="00737460">
                <w:rPr>
                  <w:rFonts w:ascii="Calibri" w:hAnsi="Calibri"/>
                </w:rPr>
                <w:delText>retrieved from database</w:delText>
              </w:r>
            </w:del>
          </w:p>
          <w:p w14:paraId="65838A84" w14:textId="265B4E7E" w:rsidR="00C208F0" w:rsidRPr="00064254" w:rsidDel="00737460" w:rsidRDefault="00C208F0" w:rsidP="002257FB">
            <w:pPr>
              <w:pStyle w:val="ListParagraph"/>
              <w:numPr>
                <w:ilvl w:val="0"/>
                <w:numId w:val="37"/>
              </w:numPr>
              <w:tabs>
                <w:tab w:val="left" w:pos="2610"/>
                <w:tab w:val="left" w:pos="2880"/>
              </w:tabs>
              <w:spacing w:before="240"/>
              <w:rPr>
                <w:del w:id="3782" w:author="Fnu, Sonam" w:date="2019-11-27T19:17:00Z"/>
                <w:rFonts w:ascii="Calibri" w:hAnsi="Calibri"/>
              </w:rPr>
            </w:pPr>
            <w:del w:id="3783" w:author="Fnu, Sonam" w:date="2019-11-27T19:17:00Z">
              <w:r w:rsidRPr="00064254" w:rsidDel="00737460">
                <w:rPr>
                  <w:rFonts w:ascii="Calibri" w:hAnsi="Calibri"/>
                </w:rPr>
                <w:delText>The system should highlight the Notifications with IS_READ =0</w:delText>
              </w:r>
            </w:del>
          </w:p>
          <w:p w14:paraId="0265CD9D" w14:textId="17DEF584" w:rsidR="00C208F0" w:rsidRPr="00064254" w:rsidDel="00737460" w:rsidRDefault="00C208F0" w:rsidP="002257FB">
            <w:pPr>
              <w:pStyle w:val="ListParagraph"/>
              <w:tabs>
                <w:tab w:val="left" w:pos="2610"/>
                <w:tab w:val="left" w:pos="2880"/>
              </w:tabs>
              <w:spacing w:before="240"/>
              <w:rPr>
                <w:del w:id="3784" w:author="Fnu, Sonam" w:date="2019-11-27T19:17:00Z"/>
                <w:rFonts w:ascii="Calibri" w:hAnsi="Calibri"/>
              </w:rPr>
            </w:pPr>
          </w:p>
          <w:p w14:paraId="168DA37B" w14:textId="1EE8BFA2" w:rsidR="00C208F0" w:rsidRPr="00064254" w:rsidDel="00737460" w:rsidRDefault="00C208F0" w:rsidP="002257FB">
            <w:pPr>
              <w:pStyle w:val="ListParagraph"/>
              <w:numPr>
                <w:ilvl w:val="0"/>
                <w:numId w:val="37"/>
              </w:numPr>
              <w:tabs>
                <w:tab w:val="left" w:pos="2610"/>
                <w:tab w:val="left" w:pos="2880"/>
              </w:tabs>
              <w:spacing w:before="240"/>
              <w:rPr>
                <w:del w:id="3785" w:author="Fnu, Sonam" w:date="2019-11-27T19:17:00Z"/>
                <w:rFonts w:ascii="Calibri" w:hAnsi="Calibri"/>
              </w:rPr>
            </w:pPr>
            <w:del w:id="3786" w:author="Fnu, Sonam" w:date="2019-11-27T19:17:00Z">
              <w:r w:rsidRPr="00064254" w:rsidDel="00737460">
                <w:rPr>
                  <w:rFonts w:ascii="Calibri" w:hAnsi="Calibri"/>
                </w:rPr>
                <w:delText>When the user click on Mark All as read, the system will update all unread notification to be read, i.e set IS_READ to be 1</w:delText>
              </w:r>
            </w:del>
          </w:p>
          <w:p w14:paraId="52C555F0" w14:textId="620C5F93" w:rsidR="00C208F0" w:rsidRPr="00064254" w:rsidDel="00737460" w:rsidRDefault="00C208F0" w:rsidP="002257FB">
            <w:pPr>
              <w:pStyle w:val="ListParagraph"/>
              <w:rPr>
                <w:del w:id="3787" w:author="Fnu, Sonam" w:date="2019-11-27T19:17:00Z"/>
                <w:rFonts w:ascii="Calibri" w:hAnsi="Calibri"/>
              </w:rPr>
            </w:pPr>
          </w:p>
          <w:p w14:paraId="777EC821" w14:textId="617D0CC0" w:rsidR="00C208F0" w:rsidRPr="00064254" w:rsidDel="00737460" w:rsidRDefault="00C208F0" w:rsidP="002257FB">
            <w:pPr>
              <w:pStyle w:val="ListParagraph"/>
              <w:numPr>
                <w:ilvl w:val="0"/>
                <w:numId w:val="37"/>
              </w:numPr>
              <w:tabs>
                <w:tab w:val="left" w:pos="2610"/>
                <w:tab w:val="left" w:pos="2880"/>
              </w:tabs>
              <w:spacing w:before="240"/>
              <w:rPr>
                <w:del w:id="3788" w:author="Fnu, Sonam" w:date="2019-11-27T19:17:00Z"/>
                <w:rFonts w:ascii="Calibri" w:hAnsi="Calibri"/>
              </w:rPr>
            </w:pPr>
            <w:del w:id="3789" w:author="Fnu, Sonam" w:date="2019-11-27T19:17:00Z">
              <w:r w:rsidRPr="00064254" w:rsidDel="00737460">
                <w:rPr>
                  <w:rFonts w:ascii="Calibri" w:hAnsi="Calibri"/>
                </w:rPr>
                <w:delText xml:space="preserve">When the user click on Mute, the system will update the user record in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ALERT_SETUP</w:delText>
              </w:r>
              <w:r w:rsidR="006B2592" w:rsidDel="00737460">
                <w:rPr>
                  <w:rStyle w:val="Hyperlink"/>
                  <w:rFonts w:ascii="Calibri" w:hAnsi="Calibri" w:cs="Arial"/>
                  <w:b/>
                  <w:bCs/>
                  <w:sz w:val="16"/>
                  <w:szCs w:val="16"/>
                </w:rPr>
                <w:fldChar w:fldCharType="end"/>
              </w:r>
              <w:r w:rsidRPr="00064254" w:rsidDel="00737460">
                <w:rPr>
                  <w:rFonts w:ascii="Calibri" w:hAnsi="Calibri"/>
                </w:rPr>
                <w:delText xml:space="preserve"> table, set IS_MUTE = 1</w:delText>
              </w:r>
            </w:del>
          </w:p>
          <w:p w14:paraId="55D08210" w14:textId="155F0B41" w:rsidR="00C208F0" w:rsidRPr="00064254" w:rsidDel="00737460" w:rsidRDefault="00C208F0" w:rsidP="002257FB">
            <w:pPr>
              <w:pStyle w:val="ListParagraph"/>
              <w:tabs>
                <w:tab w:val="left" w:pos="2610"/>
                <w:tab w:val="left" w:pos="2880"/>
              </w:tabs>
              <w:spacing w:before="240"/>
              <w:rPr>
                <w:del w:id="3790" w:author="Fnu, Sonam" w:date="2019-11-27T19:17:00Z"/>
                <w:rFonts w:ascii="Calibri" w:hAnsi="Calibri"/>
              </w:rPr>
            </w:pPr>
          </w:p>
          <w:p w14:paraId="3B1A8531" w14:textId="279F87FC" w:rsidR="00C208F0" w:rsidRPr="00064254" w:rsidDel="00737460" w:rsidRDefault="00C208F0" w:rsidP="002257FB">
            <w:pPr>
              <w:pStyle w:val="ListParagraph"/>
              <w:numPr>
                <w:ilvl w:val="0"/>
                <w:numId w:val="37"/>
              </w:numPr>
              <w:rPr>
                <w:del w:id="3791" w:author="Fnu, Sonam" w:date="2019-11-27T19:17:00Z"/>
                <w:rFonts w:ascii="Calibri" w:hAnsi="Calibri"/>
              </w:rPr>
            </w:pPr>
            <w:del w:id="3792" w:author="Fnu, Sonam" w:date="2019-11-27T19:17:00Z">
              <w:r w:rsidRPr="00064254" w:rsidDel="00737460">
                <w:rPr>
                  <w:rFonts w:ascii="Calibri" w:hAnsi="Calibri"/>
                </w:rPr>
                <w:delText xml:space="preserve">When the customer click on see all, the system will retrieve all notifications from table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COM_NOTIFICATIONS_LOG</w:delText>
              </w:r>
              <w:r w:rsidR="006B2592" w:rsidDel="00737460">
                <w:rPr>
                  <w:rStyle w:val="Hyperlink"/>
                  <w:rFonts w:ascii="Calibri" w:hAnsi="Calibri" w:cs="Arial"/>
                  <w:b/>
                  <w:bCs/>
                  <w:sz w:val="16"/>
                  <w:szCs w:val="16"/>
                </w:rPr>
                <w:fldChar w:fldCharType="end"/>
              </w:r>
            </w:del>
          </w:p>
          <w:p w14:paraId="0374796D" w14:textId="18D31101" w:rsidR="00C208F0" w:rsidRPr="00064254" w:rsidDel="00737460" w:rsidRDefault="00C208F0" w:rsidP="002257FB">
            <w:pPr>
              <w:pStyle w:val="ListParagraph"/>
              <w:rPr>
                <w:del w:id="3793" w:author="Fnu, Sonam" w:date="2019-11-27T19:17:00Z"/>
                <w:rFonts w:ascii="Calibri" w:hAnsi="Calibri"/>
              </w:rPr>
            </w:pPr>
            <w:del w:id="3794" w:author="Fnu, Sonam" w:date="2019-11-27T19:17:00Z">
              <w:r w:rsidRPr="00064254" w:rsidDel="00737460">
                <w:rPr>
                  <w:rFonts w:ascii="Calibri" w:hAnsi="Calibri"/>
                </w:rPr>
                <w:delText>where:</w:delText>
              </w:r>
            </w:del>
          </w:p>
          <w:p w14:paraId="26630F29" w14:textId="41948F79" w:rsidR="00C208F0" w:rsidRPr="00064254" w:rsidDel="00737460" w:rsidRDefault="00C208F0" w:rsidP="002257FB">
            <w:pPr>
              <w:pStyle w:val="ListParagraph"/>
              <w:numPr>
                <w:ilvl w:val="1"/>
                <w:numId w:val="36"/>
              </w:numPr>
              <w:rPr>
                <w:del w:id="3795" w:author="Fnu, Sonam" w:date="2019-11-27T19:17:00Z"/>
                <w:rFonts w:ascii="Calibri" w:hAnsi="Calibri"/>
              </w:rPr>
            </w:pPr>
            <w:del w:id="3796" w:author="Fnu, Sonam" w:date="2019-11-27T19:17:00Z">
              <w:r w:rsidRPr="00064254" w:rsidDel="00737460">
                <w:rPr>
                  <w:rFonts w:ascii="Calibri" w:hAnsi="Calibri"/>
                </w:rPr>
                <w:delText>NOTIFICATION_ID=[current notification id]</w:delText>
              </w:r>
            </w:del>
          </w:p>
          <w:p w14:paraId="41495317" w14:textId="687615D8" w:rsidR="00C208F0" w:rsidRPr="00064254" w:rsidDel="00737460" w:rsidRDefault="00C208F0" w:rsidP="002257FB">
            <w:pPr>
              <w:pStyle w:val="ListParagraph"/>
              <w:numPr>
                <w:ilvl w:val="1"/>
                <w:numId w:val="36"/>
              </w:numPr>
              <w:rPr>
                <w:del w:id="3797" w:author="Fnu, Sonam" w:date="2019-11-27T19:17:00Z"/>
                <w:rFonts w:ascii="Calibri" w:hAnsi="Calibri"/>
              </w:rPr>
            </w:pPr>
            <w:del w:id="3798" w:author="Fnu, Sonam" w:date="2019-11-27T19:17:00Z">
              <w:r w:rsidRPr="00064254" w:rsidDel="00737460">
                <w:rPr>
                  <w:rFonts w:ascii="Calibri" w:hAnsi="Calibri"/>
                </w:rPr>
                <w:delText>CORPORATE_ID=0</w:delText>
              </w:r>
            </w:del>
          </w:p>
          <w:p w14:paraId="35055FDD" w14:textId="0FC82975" w:rsidR="00C208F0" w:rsidRPr="00064254" w:rsidDel="00737460" w:rsidRDefault="00C208F0" w:rsidP="002257FB">
            <w:pPr>
              <w:pStyle w:val="ListParagraph"/>
              <w:numPr>
                <w:ilvl w:val="1"/>
                <w:numId w:val="36"/>
              </w:numPr>
              <w:rPr>
                <w:del w:id="3799" w:author="Fnu, Sonam" w:date="2019-11-27T19:17:00Z"/>
                <w:rFonts w:ascii="Calibri" w:hAnsi="Calibri"/>
              </w:rPr>
            </w:pPr>
            <w:del w:id="3800" w:author="Fnu, Sonam" w:date="2019-11-27T19:17:00Z">
              <w:r w:rsidRPr="00064254" w:rsidDel="00737460">
                <w:rPr>
                  <w:rFonts w:ascii="Calibri" w:hAnsi="Calibri"/>
                </w:rPr>
                <w:delText>USER_ID=[current user id]</w:delText>
              </w:r>
            </w:del>
          </w:p>
          <w:p w14:paraId="2A3B7834" w14:textId="35EC715F" w:rsidR="00C208F0" w:rsidRPr="00064254" w:rsidDel="00737460" w:rsidRDefault="00C208F0" w:rsidP="002257FB">
            <w:pPr>
              <w:pStyle w:val="ListParagraph"/>
              <w:numPr>
                <w:ilvl w:val="1"/>
                <w:numId w:val="36"/>
              </w:numPr>
              <w:tabs>
                <w:tab w:val="left" w:pos="2610"/>
                <w:tab w:val="left" w:pos="2880"/>
              </w:tabs>
              <w:spacing w:before="240"/>
              <w:rPr>
                <w:del w:id="3801" w:author="Fnu, Sonam" w:date="2019-11-27T19:17:00Z"/>
                <w:rFonts w:ascii="Calibri" w:hAnsi="Calibri"/>
              </w:rPr>
            </w:pPr>
            <w:del w:id="3802" w:author="Fnu, Sonam" w:date="2019-11-27T19:17:00Z">
              <w:r w:rsidRPr="00064254" w:rsidDel="00737460">
                <w:rPr>
                  <w:rFonts w:ascii="Calibri" w:hAnsi="Calibri"/>
                </w:rPr>
                <w:delText>NOTIFICATION_METHOD=3 [1:SMS, 2:Email, 3:Alert, 4:Mobile]</w:delText>
              </w:r>
            </w:del>
          </w:p>
          <w:p w14:paraId="467F3157" w14:textId="4AC61005" w:rsidR="00C208F0" w:rsidRPr="00064254" w:rsidDel="00737460" w:rsidRDefault="00C208F0" w:rsidP="002257FB">
            <w:pPr>
              <w:pStyle w:val="ListParagraph"/>
              <w:tabs>
                <w:tab w:val="left" w:pos="2610"/>
                <w:tab w:val="left" w:pos="2880"/>
              </w:tabs>
              <w:spacing w:before="240"/>
              <w:ind w:left="1440"/>
              <w:rPr>
                <w:del w:id="3803" w:author="Fnu, Sonam" w:date="2019-11-27T19:17:00Z"/>
                <w:rFonts w:ascii="Calibri" w:hAnsi="Calibri"/>
              </w:rPr>
            </w:pPr>
          </w:p>
          <w:p w14:paraId="1894B744" w14:textId="1FEF680C" w:rsidR="00C208F0" w:rsidRPr="00064254" w:rsidDel="00737460" w:rsidRDefault="00C208F0" w:rsidP="002257FB">
            <w:pPr>
              <w:pStyle w:val="ListParagraph"/>
              <w:numPr>
                <w:ilvl w:val="0"/>
                <w:numId w:val="37"/>
              </w:numPr>
              <w:tabs>
                <w:tab w:val="left" w:pos="2610"/>
                <w:tab w:val="left" w:pos="2880"/>
              </w:tabs>
              <w:spacing w:before="240"/>
              <w:rPr>
                <w:del w:id="3804" w:author="Fnu, Sonam" w:date="2019-11-27T19:17:00Z"/>
                <w:rFonts w:ascii="Calibri" w:hAnsi="Calibri"/>
              </w:rPr>
            </w:pPr>
            <w:del w:id="3805" w:author="Fnu, Sonam" w:date="2019-11-27T19:17:00Z">
              <w:r w:rsidRPr="00064254" w:rsidDel="00737460">
                <w:rPr>
                  <w:rFonts w:ascii="Calibri" w:hAnsi="Calibri"/>
                </w:rPr>
                <w:delText>System redirect to notifications page, also step 2 and 3 should be repeated</w:delText>
              </w:r>
            </w:del>
          </w:p>
          <w:p w14:paraId="1C476B52" w14:textId="3E7753F9" w:rsidR="00C208F0" w:rsidRPr="00064254" w:rsidDel="00737460" w:rsidRDefault="00C208F0" w:rsidP="002257FB">
            <w:pPr>
              <w:tabs>
                <w:tab w:val="left" w:pos="2610"/>
                <w:tab w:val="left" w:pos="2880"/>
              </w:tabs>
              <w:spacing w:before="240"/>
              <w:rPr>
                <w:del w:id="3806" w:author="Fnu, Sonam" w:date="2019-11-27T19:17:00Z"/>
                <w:rFonts w:ascii="Calibri" w:hAnsi="Calibri"/>
              </w:rPr>
            </w:pPr>
          </w:p>
        </w:tc>
      </w:tr>
    </w:tbl>
    <w:p w14:paraId="6D044047" w14:textId="00BDF430" w:rsidR="006916E0" w:rsidDel="00737460" w:rsidRDefault="006916E0" w:rsidP="00C208F0">
      <w:pPr>
        <w:ind w:left="720"/>
        <w:rPr>
          <w:del w:id="3807" w:author="Fnu, Sonam" w:date="2019-11-27T19:17:00Z"/>
          <w:rFonts w:ascii="Calibri" w:hAnsi="Calibri"/>
        </w:rPr>
      </w:pPr>
    </w:p>
    <w:p w14:paraId="26AC4BCC" w14:textId="45256F2F" w:rsidR="006916E0" w:rsidDel="00737460" w:rsidRDefault="006916E0">
      <w:pPr>
        <w:rPr>
          <w:del w:id="3808" w:author="Fnu, Sonam" w:date="2019-11-27T19:17:00Z"/>
          <w:rFonts w:ascii="Calibri" w:hAnsi="Calibri"/>
        </w:rPr>
      </w:pPr>
      <w:del w:id="3809" w:author="Fnu, Sonam" w:date="2019-11-27T19:17:00Z">
        <w:r w:rsidDel="00737460">
          <w:rPr>
            <w:rFonts w:ascii="Calibri" w:hAnsi="Calibri"/>
          </w:rPr>
          <w:br w:type="page"/>
        </w:r>
      </w:del>
    </w:p>
    <w:p w14:paraId="44E57987" w14:textId="482733C6" w:rsidR="00C208F0" w:rsidRPr="00064254" w:rsidDel="00737460" w:rsidRDefault="00C208F0" w:rsidP="00C208F0">
      <w:pPr>
        <w:ind w:left="720"/>
        <w:rPr>
          <w:del w:id="3810" w:author="Fnu, Sonam" w:date="2019-11-27T19:17:00Z"/>
          <w:rFonts w:ascii="Calibri" w:hAnsi="Calibri"/>
        </w:rPr>
      </w:pPr>
    </w:p>
    <w:p w14:paraId="3AE488C8" w14:textId="38138A12" w:rsidR="006916E0" w:rsidDel="00737460" w:rsidRDefault="00FB21A8">
      <w:pPr>
        <w:pStyle w:val="Heading2"/>
        <w:numPr>
          <w:ilvl w:val="3"/>
          <w:numId w:val="3"/>
        </w:numPr>
        <w:rPr>
          <w:del w:id="3811" w:author="Fnu, Sonam" w:date="2019-11-27T19:17:00Z"/>
          <w:rFonts w:ascii="Calibri" w:hAnsi="Calibri"/>
          <w:highlight w:val="yellow"/>
        </w:rPr>
      </w:pPr>
      <w:bookmarkStart w:id="3812" w:name="_Toc5265623"/>
      <w:del w:id="3813" w:author="Fnu, Sonam" w:date="2019-11-27T19:17:00Z">
        <w:r w:rsidDel="00737460">
          <w:rPr>
            <w:rStyle w:val="CommentReference"/>
            <w:rFonts w:asciiTheme="minorHAnsi" w:eastAsiaTheme="minorHAnsi" w:hAnsiTheme="minorHAnsi" w:cstheme="minorBidi"/>
            <w:b w:val="0"/>
            <w:bCs w:val="0"/>
          </w:rPr>
          <w:commentReference w:id="3814"/>
        </w:r>
        <w:commentRangeStart w:id="3815"/>
        <w:r w:rsidR="006916E0" w:rsidRPr="00064254" w:rsidDel="00737460">
          <w:rPr>
            <w:rFonts w:ascii="Calibri" w:hAnsi="Calibri"/>
            <w:highlight w:val="yellow"/>
          </w:rPr>
          <w:delText>Notification</w:delText>
        </w:r>
        <w:commentRangeEnd w:id="3815"/>
        <w:r w:rsidR="006916E0" w:rsidDel="00737460">
          <w:rPr>
            <w:rStyle w:val="CommentReference"/>
            <w:rFonts w:asciiTheme="minorHAnsi" w:eastAsiaTheme="minorHAnsi" w:hAnsiTheme="minorHAnsi" w:cstheme="minorBidi"/>
            <w:b w:val="0"/>
            <w:bCs w:val="0"/>
          </w:rPr>
          <w:commentReference w:id="3815"/>
        </w:r>
        <w:r w:rsidR="006916E0" w:rsidRPr="00064254" w:rsidDel="00737460">
          <w:rPr>
            <w:rFonts w:ascii="Calibri" w:hAnsi="Calibri"/>
            <w:highlight w:val="yellow"/>
          </w:rPr>
          <w:delText xml:space="preserve"> Setup workflow</w:delText>
        </w:r>
        <w:bookmarkEnd w:id="3812"/>
      </w:del>
    </w:p>
    <w:p w14:paraId="7860FB6D" w14:textId="5CB96FEE" w:rsidR="006916E0" w:rsidDel="00737460" w:rsidRDefault="006916E0" w:rsidP="00064254">
      <w:pPr>
        <w:pStyle w:val="ListParagraph"/>
        <w:numPr>
          <w:ilvl w:val="2"/>
          <w:numId w:val="36"/>
        </w:numPr>
        <w:rPr>
          <w:del w:id="3816" w:author="Fnu, Sonam" w:date="2019-11-27T19:17:00Z"/>
          <w:highlight w:val="yellow"/>
        </w:rPr>
      </w:pPr>
      <w:del w:id="3817" w:author="Fnu, Sonam" w:date="2019-11-27T19:17:00Z">
        <w:r w:rsidDel="00737460">
          <w:rPr>
            <w:highlight w:val="yellow"/>
          </w:rPr>
          <w:delText>As Setup will be subject to workflow, BB with role will find new setup in his pending approval/verification list to take an action</w:delText>
        </w:r>
      </w:del>
    </w:p>
    <w:p w14:paraId="678619BD" w14:textId="685657BC" w:rsidR="006916E0" w:rsidDel="00737460" w:rsidRDefault="006916E0" w:rsidP="00064254">
      <w:pPr>
        <w:pStyle w:val="ListParagraph"/>
        <w:numPr>
          <w:ilvl w:val="2"/>
          <w:numId w:val="36"/>
        </w:numPr>
        <w:rPr>
          <w:del w:id="3818" w:author="Fnu, Sonam" w:date="2019-11-27T19:17:00Z"/>
          <w:highlight w:val="yellow"/>
        </w:rPr>
      </w:pPr>
      <w:del w:id="3819" w:author="Fnu, Sonam" w:date="2019-11-27T19:17:00Z">
        <w:r w:rsidDel="00737460">
          <w:rPr>
            <w:highlight w:val="yellow"/>
          </w:rPr>
          <w:delText>When BB click on an item he will be redirected to details page to approve or reject</w:delText>
        </w:r>
      </w:del>
    </w:p>
    <w:p w14:paraId="52EECDCF" w14:textId="25A88D72" w:rsidR="00645EB6" w:rsidDel="00737460" w:rsidRDefault="006916E0" w:rsidP="00064254">
      <w:pPr>
        <w:pStyle w:val="ListParagraph"/>
        <w:keepNext/>
        <w:numPr>
          <w:ilvl w:val="2"/>
          <w:numId w:val="36"/>
        </w:numPr>
        <w:rPr>
          <w:del w:id="3820" w:author="Fnu, Sonam" w:date="2019-11-27T19:17:00Z"/>
        </w:rPr>
      </w:pPr>
      <w:del w:id="3821" w:author="Fnu, Sonam" w:date="2019-11-27T19:17:00Z">
        <w:r w:rsidRPr="00064254" w:rsidDel="00737460">
          <w:rPr>
            <w:noProof/>
            <w:highlight w:val="yellow"/>
          </w:rPr>
          <w:drawing>
            <wp:inline distT="0" distB="0" distL="0" distR="0" wp14:anchorId="0D61649E" wp14:editId="5DB135ED">
              <wp:extent cx="4262120" cy="3935730"/>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2120" cy="3935730"/>
                      </a:xfrm>
                      <a:prstGeom prst="rect">
                        <a:avLst/>
                      </a:prstGeom>
                      <a:noFill/>
                      <a:ln>
                        <a:noFill/>
                      </a:ln>
                    </pic:spPr>
                  </pic:pic>
                </a:graphicData>
              </a:graphic>
            </wp:inline>
          </w:drawing>
        </w:r>
      </w:del>
    </w:p>
    <w:p w14:paraId="1BB0D746" w14:textId="09BD5315" w:rsidR="006916E0" w:rsidDel="00737460" w:rsidRDefault="00645EB6" w:rsidP="00064254">
      <w:pPr>
        <w:pStyle w:val="Caption"/>
        <w:jc w:val="center"/>
        <w:rPr>
          <w:ins w:id="3822" w:author="mayada samir" w:date="2019-02-27T10:49:00Z"/>
          <w:del w:id="3823" w:author="Fnu, Sonam" w:date="2019-11-27T19:17:00Z"/>
        </w:rPr>
      </w:pPr>
      <w:del w:id="3824" w:author="Fnu, Sonam" w:date="2019-11-27T19:17:00Z">
        <w:r w:rsidDel="00737460">
          <w:delText xml:space="preserve">Figure </w:delText>
        </w:r>
        <w:r w:rsidR="00F17922" w:rsidDel="00737460">
          <w:rPr>
            <w:i w:val="0"/>
            <w:iCs w:val="0"/>
          </w:rPr>
          <w:fldChar w:fldCharType="begin"/>
        </w:r>
        <w:r w:rsidR="00F17922" w:rsidDel="00737460">
          <w:delInstrText xml:space="preserve"> SEQ Figure \* ARABIC </w:delInstrText>
        </w:r>
        <w:r w:rsidR="00F17922" w:rsidDel="00737460">
          <w:rPr>
            <w:i w:val="0"/>
            <w:iCs w:val="0"/>
          </w:rPr>
          <w:fldChar w:fldCharType="separate"/>
        </w:r>
        <w:r w:rsidR="00D50CFE" w:rsidDel="00737460">
          <w:rPr>
            <w:noProof/>
          </w:rPr>
          <w:delText>6</w:delText>
        </w:r>
        <w:r w:rsidR="00F17922" w:rsidDel="00737460">
          <w:rPr>
            <w:i w:val="0"/>
            <w:iCs w:val="0"/>
            <w:noProof/>
          </w:rPr>
          <w:fldChar w:fldCharType="end"/>
        </w:r>
        <w:r w:rsidDel="00737460">
          <w:delText>- Pending Items</w:delText>
        </w:r>
      </w:del>
    </w:p>
    <w:p w14:paraId="07C47397" w14:textId="3F28FEC2" w:rsidR="00B631F6" w:rsidDel="00737460" w:rsidRDefault="00B631F6">
      <w:pPr>
        <w:rPr>
          <w:ins w:id="3825" w:author="mayada samir" w:date="2019-02-27T10:49:00Z"/>
          <w:del w:id="3826" w:author="Fnu, Sonam" w:date="2019-11-27T19:17:00Z"/>
          <w:highlight w:val="yellow"/>
        </w:rPr>
        <w:pPrChange w:id="3827" w:author="mayada samir" w:date="2019-02-27T10:49:00Z">
          <w:pPr>
            <w:pStyle w:val="Caption"/>
            <w:jc w:val="center"/>
          </w:pPr>
        </w:pPrChange>
      </w:pPr>
    </w:p>
    <w:p w14:paraId="16931231" w14:textId="0C4B1F0B" w:rsidR="00B631F6" w:rsidDel="00737460" w:rsidRDefault="00B631F6">
      <w:pPr>
        <w:rPr>
          <w:ins w:id="3828" w:author="mayada samir" w:date="2019-02-27T10:50:00Z"/>
          <w:del w:id="3829" w:author="Fnu, Sonam" w:date="2019-11-27T19:17:00Z"/>
          <w:highlight w:val="yellow"/>
        </w:rPr>
        <w:pPrChange w:id="3830" w:author="mayada samir" w:date="2019-02-27T10:49:00Z">
          <w:pPr>
            <w:pStyle w:val="Caption"/>
            <w:jc w:val="center"/>
          </w:pPr>
        </w:pPrChange>
      </w:pPr>
      <w:ins w:id="3831" w:author="mayada samir" w:date="2019-02-27T10:49:00Z">
        <w:del w:id="3832" w:author="Fnu, Sonam" w:date="2019-11-27T19:17:00Z">
          <w:r w:rsidRPr="00064254" w:rsidDel="00737460">
            <w:rPr>
              <w:noProof/>
              <w:highlight w:val="yellow"/>
              <w:rPrChange w:id="3833" w:author="Unknown">
                <w:rPr>
                  <w:noProof/>
                </w:rPr>
              </w:rPrChange>
            </w:rPr>
            <w:drawing>
              <wp:inline distT="0" distB="0" distL="0" distR="0" wp14:anchorId="2A5F4CF4" wp14:editId="1B783DD6">
                <wp:extent cx="6116955" cy="5021381"/>
                <wp:effectExtent l="133350" t="133350" r="150495" b="1606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6955" cy="50213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p>
    <w:p w14:paraId="6E1DB025" w14:textId="6899F09D" w:rsidR="00B631F6" w:rsidDel="00737460" w:rsidRDefault="00B631F6">
      <w:pPr>
        <w:pStyle w:val="Caption"/>
        <w:jc w:val="center"/>
        <w:rPr>
          <w:del w:id="3834" w:author="Fnu, Sonam" w:date="2019-11-27T19:17:00Z"/>
          <w:highlight w:val="yellow"/>
        </w:rPr>
      </w:pPr>
      <w:moveToRangeStart w:id="3835" w:author="mayada samir" w:date="2019-02-27T10:50:00Z" w:name="move2157041"/>
      <w:moveTo w:id="3836" w:author="mayada samir" w:date="2019-02-27T10:50:00Z">
        <w:del w:id="3837" w:author="Fnu, Sonam" w:date="2019-11-27T19:17:00Z">
          <w:r w:rsidDel="00737460">
            <w:delText xml:space="preserve">Figure </w:delText>
          </w:r>
          <w:r w:rsidDel="00737460">
            <w:rPr>
              <w:i w:val="0"/>
              <w:iCs w:val="0"/>
            </w:rPr>
            <w:fldChar w:fldCharType="begin"/>
          </w:r>
          <w:r w:rsidDel="00737460">
            <w:delInstrText xml:space="preserve"> SEQ Figure \* ARABIC </w:delInstrText>
          </w:r>
          <w:r w:rsidDel="00737460">
            <w:rPr>
              <w:i w:val="0"/>
              <w:iCs w:val="0"/>
            </w:rPr>
            <w:fldChar w:fldCharType="separate"/>
          </w:r>
          <w:r w:rsidDel="00737460">
            <w:rPr>
              <w:noProof/>
            </w:rPr>
            <w:delText>8</w:delText>
          </w:r>
          <w:r w:rsidDel="00737460">
            <w:rPr>
              <w:i w:val="0"/>
              <w:iCs w:val="0"/>
              <w:noProof/>
            </w:rPr>
            <w:fldChar w:fldCharType="end"/>
          </w:r>
        </w:del>
      </w:moveTo>
      <w:ins w:id="3838" w:author="mayada samir" w:date="2019-02-27T10:50:00Z">
        <w:del w:id="3839" w:author="Fnu, Sonam" w:date="2019-11-27T19:17:00Z">
          <w:r w:rsidR="00966A98" w:rsidDel="00737460">
            <w:delText>7</w:delText>
          </w:r>
        </w:del>
      </w:ins>
      <w:moveTo w:id="3840" w:author="mayada samir" w:date="2019-02-27T10:50:00Z">
        <w:del w:id="3841" w:author="Fnu, Sonam" w:date="2019-11-27T19:17:00Z">
          <w:r w:rsidDel="00737460">
            <w:delText xml:space="preserve"> - View Pending</w:delText>
          </w:r>
        </w:del>
      </w:moveTo>
    </w:p>
    <w:p w14:paraId="03FB8012" w14:textId="74B0B68F" w:rsidR="00B631F6" w:rsidDel="00737460" w:rsidRDefault="00B631F6" w:rsidP="00B631F6">
      <w:pPr>
        <w:pStyle w:val="ListParagraph"/>
        <w:rPr>
          <w:del w:id="3842" w:author="Fnu, Sonam" w:date="2019-11-27T19:17:00Z"/>
          <w:highlight w:val="yellow"/>
        </w:rPr>
      </w:pPr>
    </w:p>
    <w:p w14:paraId="626CD322" w14:textId="2BB05A99" w:rsidR="00B631F6" w:rsidDel="00737460" w:rsidRDefault="00B631F6">
      <w:pPr>
        <w:pStyle w:val="ListParagraph"/>
        <w:numPr>
          <w:ilvl w:val="2"/>
          <w:numId w:val="36"/>
        </w:numPr>
        <w:rPr>
          <w:del w:id="3843" w:author="Fnu, Sonam" w:date="2019-11-27T19:17:00Z"/>
          <w:highlight w:val="yellow"/>
        </w:rPr>
      </w:pPr>
      <w:moveTo w:id="3844" w:author="mayada samir" w:date="2019-02-27T10:50:00Z">
        <w:del w:id="3845" w:author="Fnu, Sonam" w:date="2019-11-27T19:17:00Z">
          <w:r w:rsidDel="00737460">
            <w:rPr>
              <w:highlight w:val="yellow"/>
            </w:rPr>
            <w:delText>When BB click ‘View Pending’ it will be redirect to ‘Figure 7</w:delText>
          </w:r>
        </w:del>
      </w:moveTo>
      <w:ins w:id="3846" w:author="mayada samir" w:date="2019-02-27T10:50:00Z">
        <w:del w:id="3847" w:author="Fnu, Sonam" w:date="2019-11-27T19:17:00Z">
          <w:r w:rsidR="00966A98" w:rsidDel="00737460">
            <w:rPr>
              <w:highlight w:val="yellow"/>
            </w:rPr>
            <w:delText>8</w:delText>
          </w:r>
        </w:del>
      </w:ins>
      <w:moveTo w:id="3848" w:author="mayada samir" w:date="2019-02-27T10:50:00Z">
        <w:del w:id="3849" w:author="Fnu, Sonam" w:date="2019-11-27T19:17:00Z">
          <w:r w:rsidDel="00737460">
            <w:rPr>
              <w:highlight w:val="yellow"/>
            </w:rPr>
            <w:delText>’</w:delText>
          </w:r>
        </w:del>
      </w:moveTo>
    </w:p>
    <w:p w14:paraId="7177D0ED" w14:textId="27907321" w:rsidR="00B631F6" w:rsidDel="00737460" w:rsidRDefault="00B631F6" w:rsidP="00B631F6">
      <w:pPr>
        <w:pStyle w:val="ListParagraph"/>
        <w:numPr>
          <w:ilvl w:val="2"/>
          <w:numId w:val="36"/>
        </w:numPr>
        <w:rPr>
          <w:ins w:id="3850" w:author="mayada samir" w:date="2019-02-27T10:50:00Z"/>
          <w:del w:id="3851" w:author="Fnu, Sonam" w:date="2019-11-27T19:17:00Z"/>
          <w:highlight w:val="yellow"/>
        </w:rPr>
      </w:pPr>
    </w:p>
    <w:p w14:paraId="7A0BADC4" w14:textId="1461DFDC" w:rsidR="00B631F6" w:rsidRPr="00B631F6" w:rsidDel="00737460" w:rsidRDefault="00B631F6">
      <w:pPr>
        <w:pStyle w:val="ListParagraph"/>
        <w:numPr>
          <w:ilvl w:val="2"/>
          <w:numId w:val="36"/>
        </w:numPr>
        <w:rPr>
          <w:del w:id="3852" w:author="Fnu, Sonam" w:date="2019-11-27T19:17:00Z"/>
          <w:highlight w:val="yellow"/>
          <w:rPrChange w:id="3853" w:author="mayada samir" w:date="2019-02-27T10:50:00Z">
            <w:rPr>
              <w:del w:id="3854" w:author="Fnu, Sonam" w:date="2019-11-27T19:17:00Z"/>
              <w:highlight w:val="yellow"/>
            </w:rPr>
          </w:rPrChange>
        </w:rPr>
        <w:pPrChange w:id="3855" w:author="mayada samir" w:date="2019-02-27T10:50:00Z">
          <w:pPr>
            <w:pStyle w:val="Caption"/>
            <w:jc w:val="center"/>
          </w:pPr>
        </w:pPrChange>
      </w:pPr>
      <w:moveTo w:id="3856" w:author="mayada samir" w:date="2019-02-27T10:50:00Z">
        <w:del w:id="3857" w:author="Fnu, Sonam" w:date="2019-11-27T19:17:00Z">
          <w:r w:rsidRPr="00B631F6" w:rsidDel="00737460">
            <w:rPr>
              <w:highlight w:val="yellow"/>
              <w:rPrChange w:id="3858" w:author="mayada samir" w:date="2019-02-27T10:50:00Z">
                <w:rPr>
                  <w:highlight w:val="yellow"/>
                </w:rPr>
              </w:rPrChange>
            </w:rPr>
            <w:delText>If BB user have a valid admin</w:delText>
          </w:r>
        </w:del>
      </w:moveTo>
      <w:moveToRangeEnd w:id="3835"/>
    </w:p>
    <w:p w14:paraId="2B218A34" w14:textId="376823BD" w:rsidR="00645EB6" w:rsidDel="00737460" w:rsidRDefault="006916E0" w:rsidP="00064254">
      <w:pPr>
        <w:pStyle w:val="ListParagraph"/>
        <w:keepNext/>
        <w:rPr>
          <w:del w:id="3859" w:author="Fnu, Sonam" w:date="2019-11-27T19:17:00Z"/>
        </w:rPr>
      </w:pPr>
      <w:del w:id="3860" w:author="Fnu, Sonam" w:date="2019-11-27T19:17:00Z">
        <w:r w:rsidRPr="00064254" w:rsidDel="00737460">
          <w:rPr>
            <w:noProof/>
            <w:highlight w:val="yellow"/>
            <w:rPrChange w:id="3861" w:author="Unknown">
              <w:rPr>
                <w:noProof/>
              </w:rPr>
            </w:rPrChange>
          </w:rPr>
          <w:drawing>
            <wp:inline distT="0" distB="0" distL="0" distR="0" wp14:anchorId="0316B52A" wp14:editId="762F4491">
              <wp:extent cx="6114415" cy="3729355"/>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4415" cy="3729355"/>
                      </a:xfrm>
                      <a:prstGeom prst="rect">
                        <a:avLst/>
                      </a:prstGeom>
                      <a:noFill/>
                      <a:ln>
                        <a:noFill/>
                      </a:ln>
                    </pic:spPr>
                  </pic:pic>
                </a:graphicData>
              </a:graphic>
            </wp:inline>
          </w:drawing>
        </w:r>
      </w:del>
      <w:ins w:id="3862" w:author="mayada samir" w:date="2019-04-04T09:23:00Z">
        <w:del w:id="3863" w:author="Fnu, Sonam" w:date="2019-11-27T19:17:00Z">
          <w:r w:rsidR="00B66CAE" w:rsidDel="00737460">
            <w:rPr>
              <w:noProof/>
            </w:rPr>
            <w:drawing>
              <wp:inline distT="0" distB="0" distL="0" distR="0" wp14:anchorId="10C8BF36" wp14:editId="4ED4BF84">
                <wp:extent cx="5924764" cy="472307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6986" cy="4724846"/>
                        </a:xfrm>
                        <a:prstGeom prst="rect">
                          <a:avLst/>
                        </a:prstGeom>
                        <a:noFill/>
                        <a:ln>
                          <a:noFill/>
                        </a:ln>
                      </pic:spPr>
                    </pic:pic>
                  </a:graphicData>
                </a:graphic>
              </wp:inline>
            </w:drawing>
          </w:r>
        </w:del>
      </w:ins>
    </w:p>
    <w:p w14:paraId="0B9A20C0" w14:textId="43F4522F" w:rsidR="006916E0" w:rsidDel="00737460" w:rsidRDefault="00645EB6">
      <w:pPr>
        <w:pStyle w:val="Caption"/>
        <w:jc w:val="center"/>
        <w:rPr>
          <w:del w:id="3864" w:author="Fnu, Sonam" w:date="2019-11-27T19:17:00Z"/>
          <w:highlight w:val="yellow"/>
        </w:rPr>
      </w:pPr>
      <w:del w:id="3865" w:author="Fnu, Sonam" w:date="2019-11-27T19:17:00Z">
        <w:r w:rsidDel="00737460">
          <w:delText xml:space="preserve">Figure </w:delText>
        </w:r>
      </w:del>
      <w:ins w:id="3866" w:author="mayada samir" w:date="2019-02-27T10:50:00Z">
        <w:del w:id="3867" w:author="Fnu, Sonam" w:date="2019-11-27T19:17:00Z">
          <w:r w:rsidR="00966A98" w:rsidDel="00737460">
            <w:delText>8</w:delText>
          </w:r>
        </w:del>
      </w:ins>
      <w:del w:id="3868" w:author="Fnu, Sonam" w:date="2019-11-27T19:17:00Z">
        <w:r w:rsidR="00B631F6" w:rsidDel="00737460">
          <w:rPr>
            <w:i w:val="0"/>
            <w:iCs w:val="0"/>
          </w:rPr>
          <w:fldChar w:fldCharType="begin"/>
        </w:r>
        <w:r w:rsidR="00B631F6" w:rsidDel="00737460">
          <w:delInstrText xml:space="preserve"> SEQ Figure \* ARABIC </w:delInstrText>
        </w:r>
        <w:r w:rsidR="00B631F6" w:rsidDel="00737460">
          <w:rPr>
            <w:i w:val="0"/>
            <w:iCs w:val="0"/>
          </w:rPr>
          <w:fldChar w:fldCharType="separate"/>
        </w:r>
        <w:r w:rsidR="00D50CFE" w:rsidDel="00737460">
          <w:rPr>
            <w:noProof/>
          </w:rPr>
          <w:delText>7</w:delText>
        </w:r>
        <w:r w:rsidR="00B631F6" w:rsidDel="00737460">
          <w:rPr>
            <w:i w:val="0"/>
            <w:iCs w:val="0"/>
            <w:noProof/>
          </w:rPr>
          <w:fldChar w:fldCharType="end"/>
        </w:r>
        <w:r w:rsidDel="00737460">
          <w:delText>- Approve BB Setup</w:delText>
        </w:r>
      </w:del>
    </w:p>
    <w:p w14:paraId="7524EABA" w14:textId="35C5FD0A" w:rsidR="00645EB6" w:rsidDel="00737460" w:rsidRDefault="006916E0" w:rsidP="00064254">
      <w:pPr>
        <w:keepNext/>
        <w:rPr>
          <w:del w:id="3869" w:author="Fnu, Sonam" w:date="2019-11-27T19:17:00Z"/>
        </w:rPr>
      </w:pPr>
      <w:del w:id="3870" w:author="Fnu, Sonam" w:date="2019-11-27T19:17:00Z">
        <w:r w:rsidDel="00737460">
          <w:rPr>
            <w:highlight w:val="yellow"/>
          </w:rPr>
          <w:br w:type="page"/>
        </w:r>
        <w:r w:rsidR="00821D97" w:rsidRPr="00064254" w:rsidDel="00737460">
          <w:rPr>
            <w:noProof/>
            <w:highlight w:val="yellow"/>
            <w:rPrChange w:id="3871" w:author="Unknown">
              <w:rPr>
                <w:noProof/>
              </w:rPr>
            </w:rPrChange>
          </w:rPr>
          <w:drawing>
            <wp:inline distT="0" distB="0" distL="0" distR="0" wp14:anchorId="456C6214" wp14:editId="71909F25">
              <wp:extent cx="6126480" cy="5029200"/>
              <wp:effectExtent l="133350" t="114300" r="121920" b="1714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6480" cy="502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p>
    <w:p w14:paraId="296EE0B9" w14:textId="170393E8" w:rsidR="006916E0" w:rsidDel="00737460" w:rsidRDefault="00645EB6" w:rsidP="00064254">
      <w:pPr>
        <w:pStyle w:val="Caption"/>
        <w:jc w:val="center"/>
        <w:rPr>
          <w:del w:id="3872" w:author="Fnu, Sonam" w:date="2019-11-27T19:17:00Z"/>
          <w:highlight w:val="yellow"/>
        </w:rPr>
      </w:pPr>
      <w:moveFromRangeStart w:id="3873" w:author="mayada samir" w:date="2019-02-27T10:50:00Z" w:name="move2157041"/>
      <w:moveFrom w:id="3874" w:author="mayada samir" w:date="2019-02-27T10:50:00Z">
        <w:del w:id="3875" w:author="Fnu, Sonam" w:date="2019-11-27T19:17:00Z">
          <w:r w:rsidDel="00737460">
            <w:delText xml:space="preserve">Figure </w:delText>
          </w:r>
          <w:r w:rsidR="00B631F6" w:rsidDel="00737460">
            <w:rPr>
              <w:i w:val="0"/>
              <w:iCs w:val="0"/>
            </w:rPr>
            <w:fldChar w:fldCharType="begin"/>
          </w:r>
          <w:r w:rsidR="00B631F6" w:rsidDel="00737460">
            <w:delInstrText xml:space="preserve"> SEQ Figure \* ARABIC </w:delInstrText>
          </w:r>
          <w:r w:rsidR="00B631F6" w:rsidDel="00737460">
            <w:rPr>
              <w:i w:val="0"/>
              <w:iCs w:val="0"/>
            </w:rPr>
            <w:fldChar w:fldCharType="separate"/>
          </w:r>
          <w:r w:rsidR="00D50CFE" w:rsidDel="00737460">
            <w:rPr>
              <w:noProof/>
            </w:rPr>
            <w:delText>8</w:delText>
          </w:r>
          <w:r w:rsidR="00B631F6" w:rsidDel="00737460">
            <w:rPr>
              <w:i w:val="0"/>
              <w:iCs w:val="0"/>
              <w:noProof/>
            </w:rPr>
            <w:fldChar w:fldCharType="end"/>
          </w:r>
          <w:r w:rsidDel="00737460">
            <w:delText xml:space="preserve"> - View Pending</w:delText>
          </w:r>
        </w:del>
      </w:moveFrom>
    </w:p>
    <w:p w14:paraId="6E299E7D" w14:textId="7F4DDA8F" w:rsidR="006916E0" w:rsidDel="00737460" w:rsidRDefault="006916E0" w:rsidP="00064254">
      <w:pPr>
        <w:pStyle w:val="ListParagraph"/>
        <w:rPr>
          <w:del w:id="3876" w:author="Fnu, Sonam" w:date="2019-11-27T19:17:00Z"/>
          <w:highlight w:val="yellow"/>
        </w:rPr>
      </w:pPr>
    </w:p>
    <w:p w14:paraId="79010724" w14:textId="21F459C7" w:rsidR="00DB1B34" w:rsidDel="00737460" w:rsidRDefault="00DB1B34" w:rsidP="00064254">
      <w:pPr>
        <w:pStyle w:val="ListParagraph"/>
        <w:numPr>
          <w:ilvl w:val="2"/>
          <w:numId w:val="36"/>
        </w:numPr>
        <w:rPr>
          <w:del w:id="3877" w:author="Fnu, Sonam" w:date="2019-11-27T19:17:00Z"/>
          <w:highlight w:val="yellow"/>
        </w:rPr>
      </w:pPr>
      <w:moveFrom w:id="3878" w:author="mayada samir" w:date="2019-02-27T10:50:00Z">
        <w:del w:id="3879" w:author="Fnu, Sonam" w:date="2019-11-27T19:17:00Z">
          <w:r w:rsidDel="00737460">
            <w:rPr>
              <w:highlight w:val="yellow"/>
            </w:rPr>
            <w:delText>When BB click ‘View Pending’ it will be redirect to ‘Figure 7’</w:delText>
          </w:r>
        </w:del>
      </w:moveFrom>
    </w:p>
    <w:p w14:paraId="2A9BE3D2" w14:textId="4340C810" w:rsidR="00585275" w:rsidDel="00737460" w:rsidRDefault="00585275" w:rsidP="00064254">
      <w:pPr>
        <w:pStyle w:val="ListParagraph"/>
        <w:numPr>
          <w:ilvl w:val="2"/>
          <w:numId w:val="36"/>
        </w:numPr>
        <w:rPr>
          <w:del w:id="3880" w:author="Fnu, Sonam" w:date="2019-11-27T19:17:00Z"/>
          <w:highlight w:val="yellow"/>
        </w:rPr>
      </w:pPr>
      <w:moveFrom w:id="3881" w:author="mayada samir" w:date="2019-02-27T10:50:00Z">
        <w:del w:id="3882" w:author="Fnu, Sonam" w:date="2019-11-27T19:17:00Z">
          <w:r w:rsidDel="00737460">
            <w:rPr>
              <w:highlight w:val="yellow"/>
            </w:rPr>
            <w:delText xml:space="preserve">If BB </w:delText>
          </w:r>
          <w:r w:rsidR="007345CE" w:rsidDel="00737460">
            <w:rPr>
              <w:highlight w:val="yellow"/>
            </w:rPr>
            <w:delText xml:space="preserve">user have a valid admin </w:delText>
          </w:r>
        </w:del>
      </w:moveFrom>
      <w:moveFromRangeEnd w:id="3873"/>
      <w:del w:id="3883" w:author="Fnu, Sonam" w:date="2019-11-27T19:17:00Z">
        <w:r w:rsidR="007345CE" w:rsidDel="00737460">
          <w:rPr>
            <w:highlight w:val="yellow"/>
          </w:rPr>
          <w:delText>role, he can select to reject</w:delText>
        </w:r>
        <w:r w:rsidDel="00737460">
          <w:rPr>
            <w:highlight w:val="yellow"/>
          </w:rPr>
          <w:delText xml:space="preserve"> select to reject he will be prompt to add ‘Remark’</w:delText>
        </w:r>
      </w:del>
    </w:p>
    <w:p w14:paraId="6BBA68F0" w14:textId="0CB70188" w:rsidR="00585275" w:rsidDel="00737460" w:rsidRDefault="00585275" w:rsidP="00064254">
      <w:pPr>
        <w:pStyle w:val="ListParagraph"/>
        <w:ind w:left="2160"/>
        <w:jc w:val="center"/>
        <w:rPr>
          <w:ins w:id="3884" w:author="mayada samir" w:date="2019-02-27T10:51:00Z"/>
          <w:del w:id="3885" w:author="Fnu, Sonam" w:date="2019-11-27T19:17:00Z"/>
          <w:highlight w:val="yellow"/>
        </w:rPr>
      </w:pPr>
      <w:del w:id="3886" w:author="Fnu, Sonam" w:date="2019-11-27T19:17:00Z">
        <w:r w:rsidRPr="00064254" w:rsidDel="00737460">
          <w:rPr>
            <w:noProof/>
            <w:highlight w:val="yellow"/>
          </w:rPr>
          <w:drawing>
            <wp:inline distT="0" distB="0" distL="0" distR="0" wp14:anchorId="2B589DC8" wp14:editId="5D488FF5">
              <wp:extent cx="2156460" cy="18630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6460" cy="1863090"/>
                      </a:xfrm>
                      <a:prstGeom prst="rect">
                        <a:avLst/>
                      </a:prstGeom>
                      <a:noFill/>
                      <a:ln>
                        <a:noFill/>
                      </a:ln>
                    </pic:spPr>
                  </pic:pic>
                </a:graphicData>
              </a:graphic>
            </wp:inline>
          </w:drawing>
        </w:r>
      </w:del>
    </w:p>
    <w:p w14:paraId="609914D3" w14:textId="63C28476" w:rsidR="00966A98" w:rsidDel="00737460" w:rsidRDefault="00966A98" w:rsidP="00064254">
      <w:pPr>
        <w:pStyle w:val="ListParagraph"/>
        <w:ind w:left="2160"/>
        <w:jc w:val="center"/>
        <w:rPr>
          <w:del w:id="3887" w:author="Fnu, Sonam" w:date="2019-11-27T19:17:00Z"/>
          <w:highlight w:val="yellow"/>
        </w:rPr>
      </w:pPr>
    </w:p>
    <w:p w14:paraId="5E0028F1" w14:textId="4AFE914A" w:rsidR="00966A98" w:rsidDel="00737460" w:rsidRDefault="00585275" w:rsidP="00064254">
      <w:pPr>
        <w:pStyle w:val="ListParagraph"/>
        <w:ind w:left="1728"/>
        <w:rPr>
          <w:del w:id="3888" w:author="Fnu, Sonam" w:date="2019-11-27T19:17:00Z"/>
          <w:highlight w:val="yellow"/>
        </w:rPr>
      </w:pPr>
      <w:del w:id="3889" w:author="Fnu, Sonam" w:date="2019-11-27T19:17:00Z">
        <w:r w:rsidDel="00737460">
          <w:rPr>
            <w:highlight w:val="yellow"/>
          </w:rPr>
          <w:delText xml:space="preserve">-then he will have new button for ‘Discard’ his change </w:delText>
        </w:r>
      </w:del>
    </w:p>
    <w:p w14:paraId="2A40B05C" w14:textId="6A548D10" w:rsidR="00966A98" w:rsidDel="00737460" w:rsidRDefault="00585275" w:rsidP="00064254">
      <w:pPr>
        <w:pStyle w:val="ListParagraph"/>
        <w:ind w:left="1728"/>
        <w:rPr>
          <w:del w:id="3890" w:author="Fnu, Sonam" w:date="2019-11-27T19:17:00Z"/>
          <w:highlight w:val="yellow"/>
        </w:rPr>
      </w:pPr>
      <w:commentRangeStart w:id="3891"/>
      <w:del w:id="3892" w:author="Fnu, Sonam" w:date="2019-11-27T19:17:00Z">
        <w:r w:rsidRPr="00064254" w:rsidDel="00737460">
          <w:rPr>
            <w:noProof/>
            <w:highlight w:val="yellow"/>
            <w:rPrChange w:id="3893" w:author="Unknown">
              <w:rPr>
                <w:noProof/>
              </w:rPr>
            </w:rPrChange>
          </w:rPr>
          <w:drawing>
            <wp:inline distT="0" distB="0" distL="0" distR="0" wp14:anchorId="3BB9D787" wp14:editId="269D48E7">
              <wp:extent cx="3804285" cy="810895"/>
              <wp:effectExtent l="133350" t="133350" r="139065" b="141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4285" cy="810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commentRangeEnd w:id="3891"/>
        <w:r w:rsidR="00966A98" w:rsidDel="00737460">
          <w:rPr>
            <w:rStyle w:val="CommentReference"/>
          </w:rPr>
          <w:commentReference w:id="3891"/>
        </w:r>
      </w:del>
    </w:p>
    <w:p w14:paraId="726AA403" w14:textId="0A599EF4" w:rsidR="00585275" w:rsidDel="00737460" w:rsidRDefault="00585275" w:rsidP="00064254">
      <w:pPr>
        <w:pStyle w:val="ListParagraph"/>
        <w:numPr>
          <w:ilvl w:val="2"/>
          <w:numId w:val="36"/>
        </w:numPr>
        <w:rPr>
          <w:del w:id="3894" w:author="Fnu, Sonam" w:date="2019-11-27T19:17:00Z"/>
          <w:highlight w:val="yellow"/>
        </w:rPr>
      </w:pPr>
      <w:del w:id="3895" w:author="Fnu, Sonam" w:date="2019-11-27T19:17:00Z">
        <w:r w:rsidDel="00737460">
          <w:rPr>
            <w:highlight w:val="yellow"/>
          </w:rPr>
          <w:delText xml:space="preserve">The initiator BB then, will find his change marked as ‘Rejected’ in main setup page </w:delText>
        </w:r>
      </w:del>
    </w:p>
    <w:p w14:paraId="75344CC9" w14:textId="71383A45" w:rsidR="00585275" w:rsidDel="00737460" w:rsidRDefault="00585275">
      <w:pPr>
        <w:pStyle w:val="ListParagraph"/>
        <w:ind w:left="2160"/>
        <w:rPr>
          <w:del w:id="3896" w:author="Fnu, Sonam" w:date="2019-11-27T19:17:00Z"/>
          <w:highlight w:val="yellow"/>
        </w:rPr>
      </w:pPr>
      <w:del w:id="3897" w:author="Fnu, Sonam" w:date="2019-11-27T19:17:00Z">
        <w:r w:rsidDel="00737460">
          <w:rPr>
            <w:highlight w:val="yellow"/>
          </w:rPr>
          <w:delText xml:space="preserve">With option to do another change </w:delText>
        </w:r>
        <w:r w:rsidR="007345CE" w:rsidDel="00737460">
          <w:rPr>
            <w:highlight w:val="yellow"/>
          </w:rPr>
          <w:delText xml:space="preserve">or </w:delText>
        </w:r>
        <w:r w:rsidDel="00737460">
          <w:rPr>
            <w:highlight w:val="yellow"/>
          </w:rPr>
          <w:delText xml:space="preserve">to ‘Discard’ his change </w:delText>
        </w:r>
      </w:del>
      <w:ins w:id="3898" w:author="mayada samir" w:date="2019-02-27T10:54:00Z">
        <w:del w:id="3899" w:author="Fnu, Sonam" w:date="2019-11-27T19:17:00Z">
          <w:r w:rsidR="00966A98" w:rsidDel="00737460">
            <w:rPr>
              <w:highlight w:val="yellow"/>
            </w:rPr>
            <w:delText>change (</w:delText>
          </w:r>
        </w:del>
      </w:ins>
      <w:ins w:id="3900" w:author="mayada samir" w:date="2019-02-27T10:53:00Z">
        <w:del w:id="3901" w:author="Fnu, Sonam" w:date="2019-11-27T19:17:00Z">
          <w:r w:rsidR="00966A98" w:rsidDel="00737460">
            <w:rPr>
              <w:highlight w:val="yellow"/>
            </w:rPr>
            <w:delText>figure 9)</w:delText>
          </w:r>
        </w:del>
      </w:ins>
    </w:p>
    <w:p w14:paraId="1F2EC6F8" w14:textId="69BCA253" w:rsidR="007345CE" w:rsidDel="00737460" w:rsidRDefault="000A21FB" w:rsidP="00064254">
      <w:pPr>
        <w:keepNext/>
        <w:rPr>
          <w:del w:id="3902" w:author="Fnu, Sonam" w:date="2019-11-27T19:17:00Z"/>
        </w:rPr>
      </w:pPr>
      <w:del w:id="3903" w:author="Fnu, Sonam" w:date="2019-11-27T19:17:00Z">
        <w:r w:rsidDel="00737460">
          <w:rPr>
            <w:highlight w:val="yellow"/>
          </w:rPr>
          <w:br w:type="page"/>
        </w:r>
        <w:r w:rsidR="00FE70FA" w:rsidRPr="00064254" w:rsidDel="00737460">
          <w:rPr>
            <w:noProof/>
            <w:highlight w:val="yellow"/>
            <w:rPrChange w:id="3904" w:author="Unknown">
              <w:rPr>
                <w:noProof/>
              </w:rPr>
            </w:rPrChange>
          </w:rPr>
          <w:drawing>
            <wp:inline distT="0" distB="0" distL="0" distR="0" wp14:anchorId="1F067A63" wp14:editId="37CBA410">
              <wp:extent cx="6116320" cy="40887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4088765"/>
                      </a:xfrm>
                      <a:prstGeom prst="rect">
                        <a:avLst/>
                      </a:prstGeom>
                      <a:noFill/>
                      <a:ln>
                        <a:noFill/>
                      </a:ln>
                    </pic:spPr>
                  </pic:pic>
                </a:graphicData>
              </a:graphic>
            </wp:inline>
          </w:drawing>
        </w:r>
      </w:del>
      <w:ins w:id="3905" w:author="mayada samir" w:date="2019-04-04T09:33:00Z">
        <w:del w:id="3906" w:author="Fnu, Sonam" w:date="2019-11-27T19:17:00Z">
          <w:r w:rsidR="00063183" w:rsidDel="00737460">
            <w:rPr>
              <w:noProof/>
              <w:highlight w:val="yellow"/>
              <w:rPrChange w:id="3907" w:author="Unknown">
                <w:rPr>
                  <w:noProof/>
                </w:rPr>
              </w:rPrChange>
            </w:rPr>
            <w:drawing>
              <wp:inline distT="0" distB="0" distL="0" distR="0" wp14:anchorId="0A6D08B1" wp14:editId="5BAD7D7B">
                <wp:extent cx="5917604" cy="5017273"/>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644" cy="5023242"/>
                        </a:xfrm>
                        <a:prstGeom prst="rect">
                          <a:avLst/>
                        </a:prstGeom>
                        <a:noFill/>
                        <a:ln>
                          <a:noFill/>
                        </a:ln>
                      </pic:spPr>
                    </pic:pic>
                  </a:graphicData>
                </a:graphic>
              </wp:inline>
            </w:drawing>
          </w:r>
        </w:del>
      </w:ins>
    </w:p>
    <w:p w14:paraId="3FABE119" w14:textId="61455C7B" w:rsidR="000A21FB" w:rsidDel="00737460" w:rsidRDefault="007345CE" w:rsidP="00064254">
      <w:pPr>
        <w:pStyle w:val="Caption"/>
        <w:jc w:val="center"/>
        <w:rPr>
          <w:del w:id="3908" w:author="Fnu, Sonam" w:date="2019-11-27T19:17:00Z"/>
          <w:highlight w:val="yellow"/>
        </w:rPr>
      </w:pPr>
      <w:del w:id="3909" w:author="Fnu, Sonam" w:date="2019-11-27T19:17:00Z">
        <w:r w:rsidDel="00737460">
          <w:delText xml:space="preserve">Figure </w:delText>
        </w:r>
        <w:r w:rsidR="00F17922" w:rsidDel="00737460">
          <w:rPr>
            <w:i w:val="0"/>
            <w:iCs w:val="0"/>
          </w:rPr>
          <w:fldChar w:fldCharType="begin"/>
        </w:r>
        <w:r w:rsidR="00F17922" w:rsidDel="00737460">
          <w:delInstrText xml:space="preserve"> SEQ Figure \* ARABIC </w:delInstrText>
        </w:r>
        <w:r w:rsidR="00F17922" w:rsidDel="00737460">
          <w:rPr>
            <w:i w:val="0"/>
            <w:iCs w:val="0"/>
          </w:rPr>
          <w:fldChar w:fldCharType="separate"/>
        </w:r>
        <w:r w:rsidR="00D50CFE" w:rsidDel="00737460">
          <w:rPr>
            <w:noProof/>
          </w:rPr>
          <w:delText>9</w:delText>
        </w:r>
        <w:r w:rsidR="00F17922" w:rsidDel="00737460">
          <w:rPr>
            <w:i w:val="0"/>
            <w:iCs w:val="0"/>
            <w:noProof/>
          </w:rPr>
          <w:fldChar w:fldCharType="end"/>
        </w:r>
        <w:r w:rsidDel="00737460">
          <w:delText>- Subscription Edit After Reject</w:delText>
        </w:r>
      </w:del>
    </w:p>
    <w:p w14:paraId="05C598BD" w14:textId="54E80F52" w:rsidR="00FE70FA" w:rsidDel="00737460" w:rsidRDefault="00FE70FA">
      <w:pPr>
        <w:rPr>
          <w:del w:id="3910" w:author="Fnu, Sonam" w:date="2019-11-27T19:17:00Z"/>
          <w:highlight w:val="yellow"/>
        </w:rPr>
      </w:pPr>
      <w:del w:id="3911" w:author="Fnu, Sonam" w:date="2019-11-27T19:17:00Z">
        <w:r w:rsidDel="00737460">
          <w:rPr>
            <w:highlight w:val="yellow"/>
          </w:rPr>
          <w:br w:type="page"/>
        </w:r>
      </w:del>
    </w:p>
    <w:p w14:paraId="616D540F" w14:textId="65A0AB3B" w:rsidR="00FE70FA" w:rsidDel="00737460" w:rsidRDefault="00FE70FA">
      <w:pPr>
        <w:rPr>
          <w:del w:id="3912" w:author="Fnu, Sonam" w:date="2019-11-27T19:17:00Z"/>
          <w:highlight w:val="yellow"/>
        </w:rPr>
      </w:pPr>
    </w:p>
    <w:p w14:paraId="5722C86C" w14:textId="05AB1C82" w:rsidR="00C208F0" w:rsidRPr="00064254" w:rsidDel="00737460" w:rsidRDefault="00C208F0" w:rsidP="00C208F0">
      <w:pPr>
        <w:pStyle w:val="Heading2"/>
        <w:numPr>
          <w:ilvl w:val="3"/>
          <w:numId w:val="3"/>
        </w:numPr>
        <w:rPr>
          <w:del w:id="3913" w:author="Fnu, Sonam" w:date="2019-11-27T19:17:00Z"/>
          <w:rFonts w:ascii="Calibri" w:hAnsi="Calibri"/>
        </w:rPr>
      </w:pPr>
      <w:bookmarkStart w:id="3914" w:name="_Toc5265624"/>
      <w:del w:id="3915" w:author="Fnu, Sonam" w:date="2019-11-27T19:17:00Z">
        <w:r w:rsidRPr="00064254" w:rsidDel="00737460">
          <w:rPr>
            <w:rFonts w:ascii="Calibri" w:hAnsi="Calibri"/>
          </w:rPr>
          <w:delText>Notifications outgoing messages setup</w:delText>
        </w:r>
        <w:bookmarkEnd w:id="3914"/>
        <w:r w:rsidRPr="00064254" w:rsidDel="00737460">
          <w:rPr>
            <w:rFonts w:ascii="Calibri" w:hAnsi="Calibri"/>
          </w:rPr>
          <w:delText xml:space="preserve"> </w:delText>
        </w:r>
      </w:del>
    </w:p>
    <w:p w14:paraId="6C6FAEF9" w14:textId="1071699E" w:rsidR="00C208F0" w:rsidRPr="00064254" w:rsidDel="00737460" w:rsidRDefault="00C208F0" w:rsidP="00C208F0">
      <w:pPr>
        <w:pStyle w:val="ListParagraph"/>
        <w:rPr>
          <w:del w:id="3916" w:author="Fnu, Sonam" w:date="2019-11-27T19:17:00Z"/>
          <w:rFonts w:ascii="Calibri" w:hAnsi="Calibri"/>
        </w:rPr>
      </w:pPr>
    </w:p>
    <w:p w14:paraId="13987B33" w14:textId="69ED8353" w:rsidR="00C208F0" w:rsidRPr="003B7FEF" w:rsidDel="00737460" w:rsidRDefault="00C208F0">
      <w:pPr>
        <w:rPr>
          <w:del w:id="3917" w:author="Fnu, Sonam" w:date="2019-11-27T19:17:00Z"/>
          <w:rFonts w:ascii="Calibri" w:hAnsi="Calibri"/>
          <w:rPrChange w:id="3918" w:author="mayada samir" w:date="2019-02-23T16:09:00Z">
            <w:rPr>
              <w:del w:id="3919" w:author="Fnu, Sonam" w:date="2019-11-27T19:17:00Z"/>
            </w:rPr>
          </w:rPrChange>
        </w:rPr>
        <w:pPrChange w:id="3920" w:author="mayada samir" w:date="2019-02-23T16:09:00Z">
          <w:pPr>
            <w:pStyle w:val="ListParagraph"/>
            <w:ind w:left="1440"/>
          </w:pPr>
        </w:pPrChange>
      </w:pPr>
    </w:p>
    <w:p w14:paraId="53F01FCE" w14:textId="57D3F871" w:rsidR="006D6810" w:rsidDel="00737460" w:rsidRDefault="006D6810" w:rsidP="00064254">
      <w:pPr>
        <w:keepNext/>
        <w:ind w:left="720"/>
        <w:rPr>
          <w:del w:id="3921" w:author="Fnu, Sonam" w:date="2019-11-27T19:17:00Z"/>
          <w:rFonts w:ascii="Calibri" w:hAnsi="Calibri"/>
        </w:rPr>
      </w:pPr>
    </w:p>
    <w:p w14:paraId="7FB91FED" w14:textId="76BF202C" w:rsidR="007345CE" w:rsidRPr="00064254" w:rsidDel="00737460" w:rsidRDefault="00D83EDE" w:rsidP="00064254">
      <w:pPr>
        <w:keepNext/>
        <w:rPr>
          <w:del w:id="3922" w:author="Fnu, Sonam" w:date="2019-11-27T19:17:00Z"/>
          <w:rFonts w:ascii="Calibri" w:hAnsi="Calibri"/>
        </w:rPr>
      </w:pPr>
      <w:ins w:id="3923" w:author="mayada samir" w:date="2019-02-24T15:07:00Z">
        <w:del w:id="3924" w:author="Fnu, Sonam" w:date="2019-11-27T19:17:00Z">
          <w:r w:rsidDel="00737460">
            <w:rPr>
              <w:rFonts w:ascii="Calibri" w:hAnsi="Calibri"/>
              <w:noProof/>
              <w:rPrChange w:id="3925" w:author="Unknown">
                <w:rPr>
                  <w:noProof/>
                </w:rPr>
              </w:rPrChange>
            </w:rPr>
            <w:drawing>
              <wp:inline distT="0" distB="0" distL="0" distR="0" wp14:anchorId="0D448DA9" wp14:editId="5C1687F5">
                <wp:extent cx="5895975" cy="4674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8193" cy="4676293"/>
                        </a:xfrm>
                        <a:prstGeom prst="rect">
                          <a:avLst/>
                        </a:prstGeom>
                        <a:noFill/>
                        <a:ln>
                          <a:noFill/>
                        </a:ln>
                      </pic:spPr>
                    </pic:pic>
                  </a:graphicData>
                </a:graphic>
              </wp:inline>
            </w:drawing>
          </w:r>
        </w:del>
      </w:ins>
      <w:del w:id="3926" w:author="Fnu, Sonam" w:date="2019-11-27T19:17:00Z">
        <w:r w:rsidR="007345CE" w:rsidRPr="00064254" w:rsidDel="00737460">
          <w:rPr>
            <w:rFonts w:ascii="Calibri" w:hAnsi="Calibri"/>
            <w:noProof/>
            <w:rPrChange w:id="3927" w:author="Unknown">
              <w:rPr>
                <w:noProof/>
              </w:rPr>
            </w:rPrChange>
          </w:rPr>
          <w:drawing>
            <wp:inline distT="0" distB="0" distL="0" distR="0" wp14:anchorId="2E6358A3" wp14:editId="6643FD16">
              <wp:extent cx="6073140" cy="4761865"/>
              <wp:effectExtent l="133350" t="114300" r="137160" b="153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73140" cy="4761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p>
    <w:p w14:paraId="5BBB0700" w14:textId="4DB8F3B1" w:rsidR="00C208F0" w:rsidRPr="00064254" w:rsidDel="00737460" w:rsidRDefault="006D6810" w:rsidP="00064254">
      <w:pPr>
        <w:pStyle w:val="Caption"/>
        <w:jc w:val="center"/>
        <w:rPr>
          <w:del w:id="3928" w:author="Fnu, Sonam" w:date="2019-11-27T19:17:00Z"/>
          <w:rFonts w:ascii="Calibri" w:hAnsi="Calibri"/>
        </w:rPr>
      </w:pPr>
      <w:del w:id="3929" w:author="Fnu, Sonam" w:date="2019-11-27T19:17:00Z">
        <w:r w:rsidRPr="00064254" w:rsidDel="00737460">
          <w:rPr>
            <w:rFonts w:ascii="Calibri" w:hAnsi="Calibri"/>
          </w:rPr>
          <w:delText xml:space="preserve">Figure </w:delText>
        </w:r>
        <w:r w:rsidR="00EE62F4" w:rsidDel="00737460">
          <w:rPr>
            <w:rFonts w:ascii="Calibri" w:hAnsi="Calibri"/>
          </w:rPr>
          <w:delText>10</w:delText>
        </w:r>
        <w:r w:rsidRPr="00064254" w:rsidDel="00737460">
          <w:rPr>
            <w:rFonts w:ascii="Calibri" w:hAnsi="Calibri"/>
          </w:rPr>
          <w:delText>- Setup Outgoing messages</w:delText>
        </w:r>
      </w:del>
    </w:p>
    <w:p w14:paraId="361CE09D" w14:textId="4B69B11B" w:rsidR="00CB0AE2" w:rsidRPr="00064254" w:rsidDel="00737460" w:rsidRDefault="00CB0AE2" w:rsidP="00C208F0">
      <w:pPr>
        <w:ind w:left="720"/>
        <w:rPr>
          <w:del w:id="3930" w:author="Fnu, Sonam" w:date="2019-11-27T19:17:00Z"/>
          <w:rFonts w:ascii="Calibri" w:hAnsi="Calibri"/>
        </w:rPr>
      </w:pPr>
    </w:p>
    <w:p w14:paraId="5DA0DC1D" w14:textId="3E9F5F99" w:rsidR="000A21FB" w:rsidDel="00737460" w:rsidRDefault="00D45929" w:rsidP="00064254">
      <w:pPr>
        <w:keepNext/>
        <w:ind w:left="720"/>
        <w:jc w:val="center"/>
        <w:rPr>
          <w:del w:id="3931" w:author="Fnu, Sonam" w:date="2019-11-27T19:17:00Z"/>
        </w:rPr>
      </w:pPr>
      <w:commentRangeStart w:id="3932"/>
      <w:del w:id="3933" w:author="Fnu, Sonam" w:date="2019-11-27T19:17:00Z">
        <w:r w:rsidRPr="00064254" w:rsidDel="00737460">
          <w:rPr>
            <w:rFonts w:ascii="Calibri" w:hAnsi="Calibri"/>
            <w:noProof/>
          </w:rPr>
          <w:drawing>
            <wp:inline distT="0" distB="0" distL="0" distR="0" wp14:anchorId="1733312F" wp14:editId="13773EAD">
              <wp:extent cx="4218581" cy="286863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20927" cy="2870230"/>
                      </a:xfrm>
                      <a:prstGeom prst="rect">
                        <a:avLst/>
                      </a:prstGeom>
                      <a:noFill/>
                      <a:ln>
                        <a:noFill/>
                      </a:ln>
                    </pic:spPr>
                  </pic:pic>
                </a:graphicData>
              </a:graphic>
            </wp:inline>
          </w:drawing>
        </w:r>
        <w:commentRangeEnd w:id="3932"/>
      </w:del>
    </w:p>
    <w:p w14:paraId="7F292CE8" w14:textId="5EBBA19C" w:rsidR="000A21FB" w:rsidDel="00737460" w:rsidRDefault="000A21FB" w:rsidP="00064254">
      <w:pPr>
        <w:pStyle w:val="Caption"/>
        <w:jc w:val="center"/>
        <w:rPr>
          <w:del w:id="3934" w:author="Fnu, Sonam" w:date="2019-11-27T19:17:00Z"/>
        </w:rPr>
      </w:pPr>
      <w:del w:id="3935" w:author="Fnu, Sonam" w:date="2019-11-27T19:17:00Z">
        <w:r w:rsidDel="00737460">
          <w:delText xml:space="preserve">Figure </w:delText>
        </w:r>
        <w:r w:rsidR="00EE62F4" w:rsidDel="00737460">
          <w:delText>11</w:delText>
        </w:r>
        <w:r w:rsidDel="00737460">
          <w:delText xml:space="preserve"> </w:delText>
        </w:r>
        <w:r w:rsidR="007345CE" w:rsidDel="00737460">
          <w:delText>- Outgoing</w:delText>
        </w:r>
        <w:r w:rsidDel="00737460">
          <w:delText xml:space="preserve"> Message Text</w:delText>
        </w:r>
      </w:del>
    </w:p>
    <w:p w14:paraId="0CE1C141" w14:textId="5E926892" w:rsidR="00CB0AE2" w:rsidRPr="00064254" w:rsidDel="00737460" w:rsidRDefault="00AE004C" w:rsidP="00064254">
      <w:pPr>
        <w:ind w:left="720"/>
        <w:jc w:val="center"/>
        <w:rPr>
          <w:del w:id="3936" w:author="Fnu, Sonam" w:date="2019-11-27T19:17:00Z"/>
          <w:rFonts w:ascii="Calibri" w:hAnsi="Calibri"/>
        </w:rPr>
      </w:pPr>
      <w:del w:id="3937" w:author="Fnu, Sonam" w:date="2019-11-27T19:17:00Z">
        <w:r w:rsidDel="00737460">
          <w:rPr>
            <w:rStyle w:val="CommentReference"/>
          </w:rPr>
          <w:commentReference w:id="3932"/>
        </w:r>
      </w:del>
    </w:p>
    <w:p w14:paraId="31088309" w14:textId="0FA4F215" w:rsidR="00C208F0" w:rsidRPr="00064254" w:rsidDel="00737460" w:rsidRDefault="00C208F0" w:rsidP="00064254">
      <w:pPr>
        <w:pStyle w:val="ListParagraph"/>
        <w:numPr>
          <w:ilvl w:val="0"/>
          <w:numId w:val="142"/>
        </w:numPr>
        <w:rPr>
          <w:del w:id="3938" w:author="Fnu, Sonam" w:date="2019-11-27T19:17:00Z"/>
          <w:rFonts w:ascii="Calibri" w:hAnsi="Calibri"/>
        </w:rPr>
      </w:pPr>
      <w:del w:id="3939" w:author="Fnu, Sonam" w:date="2019-11-27T19:17:00Z">
        <w:r w:rsidRPr="00064254" w:rsidDel="00737460">
          <w:rPr>
            <w:rFonts w:ascii="Calibri" w:hAnsi="Calibri"/>
          </w:rPr>
          <w:delText>New setup screen will be added for bank back office user</w:delText>
        </w:r>
      </w:del>
    </w:p>
    <w:p w14:paraId="2E97C9A9" w14:textId="5F9A6AD5" w:rsidR="00C208F0" w:rsidRPr="00064254" w:rsidDel="00737460" w:rsidRDefault="00C208F0" w:rsidP="00064254">
      <w:pPr>
        <w:pStyle w:val="ListParagraph"/>
        <w:numPr>
          <w:ilvl w:val="0"/>
          <w:numId w:val="142"/>
        </w:numPr>
        <w:rPr>
          <w:del w:id="3940" w:author="Fnu, Sonam" w:date="2019-11-27T19:17:00Z"/>
          <w:rFonts w:ascii="Calibri" w:hAnsi="Calibri"/>
        </w:rPr>
      </w:pPr>
      <w:del w:id="3941" w:author="Fnu, Sonam" w:date="2019-11-27T19:17:00Z">
        <w:r w:rsidRPr="00064254" w:rsidDel="00737460">
          <w:rPr>
            <w:rFonts w:ascii="Calibri" w:hAnsi="Calibri"/>
          </w:rPr>
          <w:delText xml:space="preserve">The bank will be able to configure the notification message content for each notification </w:delText>
        </w:r>
      </w:del>
    </w:p>
    <w:p w14:paraId="1020269F" w14:textId="38FCDC8F" w:rsidR="00C208F0" w:rsidRPr="00064254" w:rsidDel="00737460" w:rsidRDefault="00C208F0" w:rsidP="00064254">
      <w:pPr>
        <w:pStyle w:val="ListParagraph"/>
        <w:numPr>
          <w:ilvl w:val="0"/>
          <w:numId w:val="142"/>
        </w:numPr>
        <w:rPr>
          <w:del w:id="3942" w:author="Fnu, Sonam" w:date="2019-11-27T19:17:00Z"/>
          <w:rFonts w:ascii="Calibri" w:hAnsi="Calibri"/>
        </w:rPr>
      </w:pPr>
      <w:del w:id="3943" w:author="Fnu, Sonam" w:date="2019-11-27T19:17:00Z">
        <w:r w:rsidRPr="00064254" w:rsidDel="00737460">
          <w:rPr>
            <w:rFonts w:ascii="Calibri" w:hAnsi="Calibri"/>
          </w:rPr>
          <w:delText xml:space="preserve">Notification may have more than one outgoing message with different language </w:delText>
        </w:r>
      </w:del>
    </w:p>
    <w:p w14:paraId="3C766D84" w14:textId="3A8C7163" w:rsidR="00C208F0" w:rsidRPr="00064254" w:rsidDel="00737460" w:rsidRDefault="00C208F0" w:rsidP="00064254">
      <w:pPr>
        <w:pStyle w:val="ListParagraph"/>
        <w:numPr>
          <w:ilvl w:val="0"/>
          <w:numId w:val="142"/>
        </w:numPr>
        <w:rPr>
          <w:del w:id="3944" w:author="Fnu, Sonam" w:date="2019-11-27T19:17:00Z"/>
          <w:rFonts w:ascii="Calibri" w:hAnsi="Calibri"/>
        </w:rPr>
      </w:pPr>
      <w:del w:id="3945" w:author="Fnu, Sonam" w:date="2019-11-27T19:17:00Z">
        <w:r w:rsidRPr="00064254" w:rsidDel="00737460">
          <w:rPr>
            <w:rFonts w:ascii="Calibri" w:hAnsi="Calibri"/>
          </w:rPr>
          <w:delText>The message content</w:delText>
        </w:r>
        <w:r w:rsidR="00E87A81" w:rsidDel="00737460">
          <w:rPr>
            <w:rFonts w:ascii="Calibri" w:hAnsi="Calibri"/>
          </w:rPr>
          <w:delText xml:space="preserve"> may</w:delText>
        </w:r>
        <w:r w:rsidRPr="00064254" w:rsidDel="00737460">
          <w:rPr>
            <w:rFonts w:ascii="Calibri" w:hAnsi="Calibri"/>
          </w:rPr>
          <w:delText xml:space="preserve"> contain the below dynamic data:</w:delText>
        </w:r>
      </w:del>
    </w:p>
    <w:p w14:paraId="26542CEF" w14:textId="38E6A3EE" w:rsidR="00C208F0" w:rsidRPr="00064254" w:rsidDel="00737460" w:rsidRDefault="00C208F0" w:rsidP="00C208F0">
      <w:pPr>
        <w:pStyle w:val="ListParagraph"/>
        <w:rPr>
          <w:del w:id="3946" w:author="Fnu, Sonam" w:date="2019-11-27T19:17:00Z"/>
          <w:rFonts w:ascii="Calibri" w:hAnsi="Calibri"/>
        </w:rPr>
      </w:pPr>
    </w:p>
    <w:p w14:paraId="064C8759" w14:textId="3CC38CEB" w:rsidR="00C208F0" w:rsidRPr="00064254" w:rsidDel="00737460" w:rsidRDefault="00C208F0" w:rsidP="00064254">
      <w:pPr>
        <w:pStyle w:val="ListParagraph"/>
        <w:numPr>
          <w:ilvl w:val="2"/>
          <w:numId w:val="53"/>
        </w:numPr>
        <w:rPr>
          <w:del w:id="3947" w:author="Fnu, Sonam" w:date="2019-11-27T19:17:00Z"/>
          <w:rFonts w:ascii="Calibri" w:hAnsi="Calibri"/>
        </w:rPr>
      </w:pPr>
      <w:del w:id="3948" w:author="Fnu, Sonam" w:date="2019-11-27T19:17:00Z">
        <w:r w:rsidRPr="00064254" w:rsidDel="00737460">
          <w:rPr>
            <w:rFonts w:ascii="Calibri" w:hAnsi="Calibri"/>
          </w:rPr>
          <w:delText>Customer id</w:delText>
        </w:r>
      </w:del>
    </w:p>
    <w:p w14:paraId="6EACA543" w14:textId="22D41D60" w:rsidR="00F2110A" w:rsidRPr="00064254" w:rsidDel="00737460" w:rsidRDefault="00F2110A" w:rsidP="00064254">
      <w:pPr>
        <w:pStyle w:val="ListParagraph"/>
        <w:numPr>
          <w:ilvl w:val="2"/>
          <w:numId w:val="53"/>
        </w:numPr>
        <w:rPr>
          <w:del w:id="3949" w:author="Fnu, Sonam" w:date="2019-11-27T19:17:00Z"/>
          <w:rFonts w:ascii="Calibri" w:hAnsi="Calibri"/>
        </w:rPr>
      </w:pPr>
      <w:commentRangeStart w:id="3950"/>
      <w:del w:id="3951" w:author="Fnu, Sonam" w:date="2019-11-27T19:17:00Z">
        <w:r w:rsidRPr="00064254" w:rsidDel="00737460">
          <w:rPr>
            <w:rFonts w:ascii="Calibri" w:hAnsi="Calibri"/>
          </w:rPr>
          <w:delText>From Account</w:delText>
        </w:r>
      </w:del>
    </w:p>
    <w:p w14:paraId="704CF6E5" w14:textId="567B9361" w:rsidR="00F2110A" w:rsidRPr="00064254" w:rsidDel="00737460" w:rsidRDefault="00F2110A" w:rsidP="00064254">
      <w:pPr>
        <w:pStyle w:val="ListParagraph"/>
        <w:numPr>
          <w:ilvl w:val="2"/>
          <w:numId w:val="53"/>
        </w:numPr>
        <w:rPr>
          <w:del w:id="3952" w:author="Fnu, Sonam" w:date="2019-11-27T19:17:00Z"/>
          <w:rFonts w:ascii="Calibri" w:hAnsi="Calibri"/>
        </w:rPr>
      </w:pPr>
      <w:del w:id="3953" w:author="Fnu, Sonam" w:date="2019-11-27T19:17:00Z">
        <w:r w:rsidRPr="00064254" w:rsidDel="00737460">
          <w:rPr>
            <w:rFonts w:ascii="Calibri" w:hAnsi="Calibri"/>
          </w:rPr>
          <w:delText>To Account</w:delText>
        </w:r>
        <w:commentRangeEnd w:id="3950"/>
        <w:r w:rsidRPr="00F2110A" w:rsidDel="00737460">
          <w:rPr>
            <w:rStyle w:val="CommentReference"/>
          </w:rPr>
          <w:commentReference w:id="3950"/>
        </w:r>
      </w:del>
    </w:p>
    <w:p w14:paraId="40F10F7D" w14:textId="581946B5" w:rsidR="00C208F0" w:rsidRPr="00064254" w:rsidDel="00737460" w:rsidRDefault="00C208F0" w:rsidP="00064254">
      <w:pPr>
        <w:pStyle w:val="ListParagraph"/>
        <w:numPr>
          <w:ilvl w:val="2"/>
          <w:numId w:val="53"/>
        </w:numPr>
        <w:rPr>
          <w:del w:id="3954" w:author="Fnu, Sonam" w:date="2019-11-27T19:17:00Z"/>
          <w:rFonts w:ascii="Calibri" w:hAnsi="Calibri"/>
        </w:rPr>
      </w:pPr>
      <w:del w:id="3955" w:author="Fnu, Sonam" w:date="2019-11-27T19:17:00Z">
        <w:r w:rsidRPr="00064254" w:rsidDel="00737460">
          <w:rPr>
            <w:rFonts w:ascii="Calibri" w:hAnsi="Calibri"/>
          </w:rPr>
          <w:delText>Customer name</w:delText>
        </w:r>
      </w:del>
    </w:p>
    <w:p w14:paraId="7AEC040D" w14:textId="7794F355" w:rsidR="00C208F0" w:rsidRPr="00064254" w:rsidDel="00737460" w:rsidRDefault="00C208F0" w:rsidP="00064254">
      <w:pPr>
        <w:pStyle w:val="ListParagraph"/>
        <w:numPr>
          <w:ilvl w:val="2"/>
          <w:numId w:val="53"/>
        </w:numPr>
        <w:rPr>
          <w:del w:id="3956" w:author="Fnu, Sonam" w:date="2019-11-27T19:17:00Z"/>
          <w:rFonts w:ascii="Calibri" w:hAnsi="Calibri"/>
        </w:rPr>
      </w:pPr>
      <w:del w:id="3957" w:author="Fnu, Sonam" w:date="2019-11-27T19:17:00Z">
        <w:r w:rsidRPr="00064254" w:rsidDel="00737460">
          <w:rPr>
            <w:rFonts w:ascii="Calibri" w:hAnsi="Calibri"/>
          </w:rPr>
          <w:delText>Login id</w:delText>
        </w:r>
      </w:del>
    </w:p>
    <w:p w14:paraId="4B64582A" w14:textId="6F301B98" w:rsidR="00C208F0" w:rsidRPr="00064254" w:rsidDel="00737460" w:rsidRDefault="00C208F0" w:rsidP="00064254">
      <w:pPr>
        <w:pStyle w:val="ListParagraph"/>
        <w:numPr>
          <w:ilvl w:val="2"/>
          <w:numId w:val="53"/>
        </w:numPr>
        <w:rPr>
          <w:del w:id="3958" w:author="Fnu, Sonam" w:date="2019-11-27T19:17:00Z"/>
          <w:rFonts w:ascii="Calibri" w:hAnsi="Calibri"/>
        </w:rPr>
      </w:pPr>
      <w:del w:id="3959" w:author="Fnu, Sonam" w:date="2019-11-27T19:17:00Z">
        <w:r w:rsidRPr="00064254" w:rsidDel="00737460">
          <w:rPr>
            <w:rFonts w:ascii="Calibri" w:hAnsi="Calibri"/>
          </w:rPr>
          <w:delText>Current balance</w:delText>
        </w:r>
      </w:del>
    </w:p>
    <w:p w14:paraId="63971D65" w14:textId="3CB95AA4" w:rsidR="00C208F0" w:rsidRPr="00064254" w:rsidDel="00737460" w:rsidRDefault="00C208F0" w:rsidP="00064254">
      <w:pPr>
        <w:pStyle w:val="ListParagraph"/>
        <w:numPr>
          <w:ilvl w:val="2"/>
          <w:numId w:val="53"/>
        </w:numPr>
        <w:rPr>
          <w:del w:id="3960" w:author="Fnu, Sonam" w:date="2019-11-27T19:17:00Z"/>
          <w:rFonts w:ascii="Calibri" w:hAnsi="Calibri"/>
        </w:rPr>
      </w:pPr>
      <w:del w:id="3961" w:author="Fnu, Sonam" w:date="2019-11-27T19:17:00Z">
        <w:r w:rsidRPr="00064254" w:rsidDel="00737460">
          <w:rPr>
            <w:rFonts w:ascii="Calibri" w:hAnsi="Calibri"/>
          </w:rPr>
          <w:delText>Available balance</w:delText>
        </w:r>
      </w:del>
    </w:p>
    <w:p w14:paraId="374F993D" w14:textId="2DA9E267" w:rsidR="00C208F0" w:rsidRPr="00064254" w:rsidDel="00737460" w:rsidRDefault="00C208F0" w:rsidP="00064254">
      <w:pPr>
        <w:pStyle w:val="ListParagraph"/>
        <w:numPr>
          <w:ilvl w:val="2"/>
          <w:numId w:val="53"/>
        </w:numPr>
        <w:rPr>
          <w:del w:id="3962" w:author="Fnu, Sonam" w:date="2019-11-27T19:17:00Z"/>
          <w:rFonts w:ascii="Calibri" w:hAnsi="Calibri"/>
        </w:rPr>
      </w:pPr>
      <w:del w:id="3963" w:author="Fnu, Sonam" w:date="2019-11-27T19:17:00Z">
        <w:r w:rsidRPr="00064254" w:rsidDel="00737460">
          <w:rPr>
            <w:rFonts w:ascii="Calibri" w:hAnsi="Calibri"/>
          </w:rPr>
          <w:delText xml:space="preserve">Date </w:delText>
        </w:r>
      </w:del>
    </w:p>
    <w:p w14:paraId="03B68212" w14:textId="092826E8" w:rsidR="00C208F0" w:rsidRPr="00064254" w:rsidDel="00737460" w:rsidRDefault="00C208F0" w:rsidP="00064254">
      <w:pPr>
        <w:pStyle w:val="ListParagraph"/>
        <w:numPr>
          <w:ilvl w:val="2"/>
          <w:numId w:val="53"/>
        </w:numPr>
        <w:rPr>
          <w:del w:id="3964" w:author="Fnu, Sonam" w:date="2019-11-27T19:17:00Z"/>
          <w:rFonts w:ascii="Calibri" w:hAnsi="Calibri"/>
        </w:rPr>
      </w:pPr>
      <w:del w:id="3965" w:author="Fnu, Sonam" w:date="2019-11-27T19:17:00Z">
        <w:r w:rsidRPr="00064254" w:rsidDel="00737460">
          <w:rPr>
            <w:rFonts w:ascii="Calibri" w:hAnsi="Calibri"/>
          </w:rPr>
          <w:delText>Time</w:delText>
        </w:r>
      </w:del>
    </w:p>
    <w:p w14:paraId="0BA895E7" w14:textId="47544319" w:rsidR="00C208F0" w:rsidRPr="00064254" w:rsidDel="00737460" w:rsidRDefault="00C208F0" w:rsidP="00064254">
      <w:pPr>
        <w:pStyle w:val="ListParagraph"/>
        <w:numPr>
          <w:ilvl w:val="2"/>
          <w:numId w:val="53"/>
        </w:numPr>
        <w:rPr>
          <w:del w:id="3966" w:author="Fnu, Sonam" w:date="2019-11-27T19:17:00Z"/>
          <w:rFonts w:ascii="Calibri" w:hAnsi="Calibri"/>
        </w:rPr>
      </w:pPr>
      <w:del w:id="3967" w:author="Fnu, Sonam" w:date="2019-11-27T19:17:00Z">
        <w:r w:rsidRPr="00064254" w:rsidDel="00737460">
          <w:rPr>
            <w:rFonts w:ascii="Calibri" w:hAnsi="Calibri"/>
          </w:rPr>
          <w:delText>Performed action (add, update, delete, authorize, approve, verify, reject, register, unregister, reset password, reset security question…etc.)</w:delText>
        </w:r>
      </w:del>
    </w:p>
    <w:p w14:paraId="60AC2114" w14:textId="3FF82799" w:rsidR="00D45929" w:rsidDel="00737460" w:rsidRDefault="00C208F0" w:rsidP="00064254">
      <w:pPr>
        <w:pStyle w:val="ListParagraph"/>
        <w:numPr>
          <w:ilvl w:val="0"/>
          <w:numId w:val="142"/>
        </w:numPr>
        <w:rPr>
          <w:del w:id="3968" w:author="Fnu, Sonam" w:date="2019-11-27T19:17:00Z"/>
          <w:rFonts w:ascii="Calibri" w:hAnsi="Calibri"/>
        </w:rPr>
      </w:pPr>
      <w:del w:id="3969" w:author="Fnu, Sonam" w:date="2019-11-27T19:17:00Z">
        <w:r w:rsidRPr="00064254" w:rsidDel="00737460">
          <w:rPr>
            <w:rFonts w:ascii="Calibri" w:hAnsi="Calibri"/>
          </w:rPr>
          <w:delText>When back office select to edit notification message n</w:delText>
        </w:r>
        <w:r w:rsidR="00826B78" w:rsidRPr="00064254" w:rsidDel="00737460">
          <w:rPr>
            <w:rFonts w:ascii="Calibri" w:hAnsi="Calibri"/>
          </w:rPr>
          <w:delText>ew edit screen should be opened</w:delText>
        </w:r>
      </w:del>
    </w:p>
    <w:p w14:paraId="5619A699" w14:textId="3F964100" w:rsidR="00D45929" w:rsidDel="00737460" w:rsidRDefault="00D45929" w:rsidP="00064254">
      <w:pPr>
        <w:pStyle w:val="ListParagraph"/>
        <w:numPr>
          <w:ilvl w:val="0"/>
          <w:numId w:val="142"/>
        </w:numPr>
        <w:rPr>
          <w:del w:id="3970" w:author="Fnu, Sonam" w:date="2019-11-27T19:17:00Z"/>
          <w:rFonts w:ascii="Calibri" w:hAnsi="Calibri"/>
        </w:rPr>
      </w:pPr>
      <w:del w:id="3971" w:author="Fnu, Sonam" w:date="2019-11-27T19:17:00Z">
        <w:r w:rsidDel="00737460">
          <w:rPr>
            <w:rFonts w:ascii="Calibri" w:hAnsi="Calibri"/>
          </w:rPr>
          <w:delText>Back office and select text message to be default for a notification incase that user with language not define will get text with default language</w:delText>
        </w:r>
      </w:del>
    </w:p>
    <w:p w14:paraId="311910C7" w14:textId="30856D78" w:rsidR="00D45929" w:rsidDel="00737460" w:rsidRDefault="00D45929" w:rsidP="00064254">
      <w:pPr>
        <w:pStyle w:val="ListParagraph"/>
        <w:numPr>
          <w:ilvl w:val="0"/>
          <w:numId w:val="142"/>
        </w:numPr>
        <w:rPr>
          <w:del w:id="3972" w:author="Fnu, Sonam" w:date="2019-11-27T19:17:00Z"/>
          <w:rFonts w:ascii="Calibri" w:hAnsi="Calibri"/>
        </w:rPr>
      </w:pPr>
      <w:del w:id="3973" w:author="Fnu, Sonam" w:date="2019-11-27T19:17:00Z">
        <w:r w:rsidDel="00737460">
          <w:rPr>
            <w:rFonts w:ascii="Calibri" w:hAnsi="Calibri"/>
          </w:rPr>
          <w:delText>Only one language with a message text can be set as default</w:delText>
        </w:r>
      </w:del>
    </w:p>
    <w:p w14:paraId="414FCF09" w14:textId="7486D3E1" w:rsidR="00E95539" w:rsidDel="00737460" w:rsidRDefault="00E95539" w:rsidP="00064254">
      <w:pPr>
        <w:pStyle w:val="ListParagraph"/>
        <w:numPr>
          <w:ilvl w:val="0"/>
          <w:numId w:val="142"/>
        </w:numPr>
        <w:rPr>
          <w:del w:id="3974" w:author="Fnu, Sonam" w:date="2019-11-27T19:17:00Z"/>
          <w:rFonts w:ascii="Calibri" w:hAnsi="Calibri"/>
          <w:highlight w:val="yellow"/>
        </w:rPr>
      </w:pPr>
      <w:del w:id="3975" w:author="Fnu, Sonam" w:date="2019-11-27T19:17:00Z">
        <w:r w:rsidRPr="00064254" w:rsidDel="00737460">
          <w:rPr>
            <w:rFonts w:ascii="Calibri" w:hAnsi="Calibri"/>
            <w:highlight w:val="yellow"/>
          </w:rPr>
          <w:delText>When ‘Key words’ link clicked below popup with keywords displayed</w:delText>
        </w:r>
      </w:del>
    </w:p>
    <w:p w14:paraId="5DEA79D6" w14:textId="5BB75ABF" w:rsidR="000A21FB" w:rsidDel="00737460" w:rsidRDefault="00B50D89">
      <w:pPr>
        <w:pStyle w:val="ListParagraph"/>
        <w:keepNext/>
        <w:ind w:left="1440"/>
        <w:rPr>
          <w:del w:id="3976" w:author="Fnu, Sonam" w:date="2019-11-27T19:17:00Z"/>
        </w:rPr>
      </w:pPr>
      <w:del w:id="3977" w:author="Fnu, Sonam" w:date="2019-11-27T19:17:00Z">
        <w:r w:rsidDel="00737460">
          <w:rPr>
            <w:noProof/>
          </w:rPr>
          <w:drawing>
            <wp:inline distT="0" distB="0" distL="0" distR="0" wp14:anchorId="5CDB0BCE" wp14:editId="4DB832CA">
              <wp:extent cx="4451350" cy="4968875"/>
              <wp:effectExtent l="0" t="0" r="635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1350" cy="4968875"/>
                      </a:xfrm>
                      <a:prstGeom prst="rect">
                        <a:avLst/>
                      </a:prstGeom>
                      <a:noFill/>
                      <a:ln>
                        <a:noFill/>
                      </a:ln>
                    </pic:spPr>
                  </pic:pic>
                </a:graphicData>
              </a:graphic>
            </wp:inline>
          </w:drawing>
        </w:r>
      </w:del>
    </w:p>
    <w:p w14:paraId="096EAA95" w14:textId="34388E53" w:rsidR="00645EB6" w:rsidDel="00737460" w:rsidRDefault="000A21FB" w:rsidP="00064254">
      <w:pPr>
        <w:pStyle w:val="Caption"/>
        <w:jc w:val="center"/>
        <w:rPr>
          <w:del w:id="3978" w:author="Fnu, Sonam" w:date="2019-11-27T19:17:00Z"/>
        </w:rPr>
      </w:pPr>
      <w:del w:id="3979" w:author="Fnu, Sonam" w:date="2019-11-27T19:17:00Z">
        <w:r w:rsidDel="00737460">
          <w:delText xml:space="preserve">Figure </w:delText>
        </w:r>
        <w:r w:rsidR="00EE62F4" w:rsidDel="00737460">
          <w:delText>12</w:delText>
        </w:r>
        <w:r w:rsidDel="00737460">
          <w:delText>- outgoing Keywords</w:delText>
        </w:r>
      </w:del>
    </w:p>
    <w:p w14:paraId="0FC1E4C3" w14:textId="32C3D585" w:rsidR="00FE580E" w:rsidDel="00737460" w:rsidRDefault="00FE580E" w:rsidP="00FE580E">
      <w:pPr>
        <w:pStyle w:val="ListParagraph"/>
        <w:numPr>
          <w:ilvl w:val="0"/>
          <w:numId w:val="142"/>
        </w:numPr>
        <w:rPr>
          <w:del w:id="3980" w:author="Fnu, Sonam" w:date="2019-11-27T19:17:00Z"/>
          <w:rFonts w:ascii="Calibri" w:hAnsi="Calibri"/>
          <w:highlight w:val="yellow"/>
        </w:rPr>
      </w:pPr>
      <w:del w:id="3981" w:author="Fnu, Sonam" w:date="2019-11-27T19:17:00Z">
        <w:r w:rsidDel="00737460">
          <w:rPr>
            <w:rFonts w:ascii="Calibri" w:hAnsi="Calibri"/>
            <w:highlight w:val="yellow"/>
          </w:rPr>
          <w:delText>Key words will be inserted to and read from ‘SYS_ENUM’ table</w:delText>
        </w:r>
      </w:del>
    </w:p>
    <w:p w14:paraId="1C71B9A6" w14:textId="2B4D7C22" w:rsidR="00FE580E" w:rsidDel="00737460" w:rsidRDefault="00FE580E" w:rsidP="00FE580E">
      <w:pPr>
        <w:pStyle w:val="ListParagraph"/>
        <w:numPr>
          <w:ilvl w:val="0"/>
          <w:numId w:val="142"/>
        </w:numPr>
        <w:rPr>
          <w:del w:id="3982" w:author="Fnu, Sonam" w:date="2019-11-27T19:17:00Z"/>
          <w:rFonts w:ascii="Calibri" w:hAnsi="Calibri"/>
          <w:highlight w:val="yellow"/>
        </w:rPr>
      </w:pPr>
      <w:del w:id="3983" w:author="Fnu, Sonam" w:date="2019-11-27T19:17:00Z">
        <w:r w:rsidDel="00737460">
          <w:rPr>
            <w:rFonts w:ascii="Calibri" w:hAnsi="Calibri"/>
            <w:highlight w:val="yellow"/>
          </w:rPr>
          <w:delText>Values in ‘SYS_ENUM’ will be added values column as ‘@keyword#Description’</w:delText>
        </w:r>
      </w:del>
    </w:p>
    <w:p w14:paraId="67D491C8" w14:textId="4F01FC59" w:rsidR="00FE580E" w:rsidDel="00737460" w:rsidRDefault="00FE580E" w:rsidP="00FE580E">
      <w:pPr>
        <w:pStyle w:val="ListParagraph"/>
        <w:numPr>
          <w:ilvl w:val="0"/>
          <w:numId w:val="142"/>
        </w:numPr>
        <w:rPr>
          <w:del w:id="3984" w:author="Fnu, Sonam" w:date="2019-11-27T19:17:00Z"/>
          <w:rFonts w:ascii="Calibri" w:hAnsi="Calibri"/>
          <w:highlight w:val="yellow"/>
        </w:rPr>
      </w:pPr>
      <w:del w:id="3985" w:author="Fnu, Sonam" w:date="2019-11-27T19:17:00Z">
        <w:r w:rsidDel="00737460">
          <w:rPr>
            <w:rFonts w:ascii="Calibri" w:hAnsi="Calibri"/>
            <w:highlight w:val="yellow"/>
          </w:rPr>
          <w:delText xml:space="preserve">In display value will be separated for display to key and description </w:delText>
        </w:r>
      </w:del>
    </w:p>
    <w:p w14:paraId="1A4807FD" w14:textId="21D793D6" w:rsidR="00FE580E" w:rsidDel="00737460" w:rsidRDefault="00FE580E" w:rsidP="00FE580E">
      <w:pPr>
        <w:pStyle w:val="ListParagraph"/>
        <w:numPr>
          <w:ilvl w:val="0"/>
          <w:numId w:val="142"/>
        </w:numPr>
        <w:rPr>
          <w:del w:id="3986" w:author="Fnu, Sonam" w:date="2019-11-27T19:17:00Z"/>
          <w:rFonts w:ascii="Calibri" w:hAnsi="Calibri"/>
          <w:highlight w:val="yellow"/>
        </w:rPr>
      </w:pPr>
      <w:del w:id="3987" w:author="Fnu, Sonam" w:date="2019-11-27T19:17:00Z">
        <w:r w:rsidDel="00737460">
          <w:rPr>
            <w:rFonts w:ascii="Calibri" w:hAnsi="Calibri"/>
            <w:highlight w:val="yellow"/>
          </w:rPr>
          <w:delText>When edit outgoing message any value between @# need to be validation to be one of saved keyword</w:delText>
        </w:r>
      </w:del>
    </w:p>
    <w:p w14:paraId="65519E9F" w14:textId="2F407D65" w:rsidR="00DE0137" w:rsidRPr="00064254" w:rsidDel="00737460" w:rsidRDefault="00C208F0" w:rsidP="00064254">
      <w:pPr>
        <w:pStyle w:val="ListParagraph"/>
        <w:ind w:left="1440"/>
        <w:rPr>
          <w:del w:id="3988" w:author="Fnu, Sonam" w:date="2019-11-27T19:17:00Z"/>
          <w:rFonts w:ascii="Calibri" w:hAnsi="Calibri"/>
        </w:rPr>
      </w:pPr>
      <w:del w:id="3989" w:author="Fnu, Sonam" w:date="2019-11-27T19:17:00Z">
        <w:r w:rsidRPr="00064254" w:rsidDel="00737460">
          <w:rPr>
            <w:rFonts w:ascii="Calibri" w:hAnsi="Calibri"/>
          </w:rPr>
          <w:br w:type="page"/>
        </w:r>
        <w:r w:rsidR="00FC4BB0" w:rsidRPr="00064254" w:rsidDel="00737460">
          <w:rPr>
            <w:rFonts w:ascii="Calibri" w:hAnsi="Calibri"/>
          </w:rPr>
          <w:delText xml:space="preserve"> </w:delText>
        </w:r>
      </w:del>
    </w:p>
    <w:p w14:paraId="4FE6DC8C" w14:textId="14096ACE" w:rsidR="00FC4BB0" w:rsidRPr="00064254" w:rsidDel="00737460" w:rsidRDefault="00FC4BB0" w:rsidP="00FC4BB0">
      <w:pPr>
        <w:ind w:left="720"/>
        <w:rPr>
          <w:del w:id="3990" w:author="Fnu, Sonam" w:date="2019-11-27T19:17:00Z"/>
          <w:rFonts w:ascii="Calibri" w:hAnsi="Calibri"/>
          <w:u w:val="single"/>
        </w:rPr>
      </w:pPr>
      <w:del w:id="3991" w:author="Fnu, Sonam" w:date="2019-11-27T19:17:00Z">
        <w:r w:rsidRPr="00064254" w:rsidDel="00737460">
          <w:rPr>
            <w:rFonts w:ascii="Calibri" w:hAnsi="Calibri"/>
            <w:u w:val="single"/>
          </w:rPr>
          <w:delText xml:space="preserve">Data Dictionary </w:delText>
        </w:r>
      </w:del>
    </w:p>
    <w:tbl>
      <w:tblPr>
        <w:tblStyle w:val="TableGrid"/>
        <w:tblW w:w="9621" w:type="dxa"/>
        <w:tblInd w:w="-113" w:type="dxa"/>
        <w:tblLayout w:type="fixed"/>
        <w:tblLook w:val="04A0" w:firstRow="1" w:lastRow="0" w:firstColumn="1" w:lastColumn="0" w:noHBand="0" w:noVBand="1"/>
      </w:tblPr>
      <w:tblGrid>
        <w:gridCol w:w="1570"/>
        <w:gridCol w:w="1268"/>
        <w:gridCol w:w="1664"/>
        <w:gridCol w:w="2197"/>
        <w:gridCol w:w="2922"/>
      </w:tblGrid>
      <w:tr w:rsidR="00604460" w:rsidRPr="00012DAF" w:rsidDel="00737460" w14:paraId="186B4AF7" w14:textId="6FDD0A5C" w:rsidTr="00064254">
        <w:trPr>
          <w:trHeight w:val="260"/>
          <w:del w:id="3992" w:author="Fnu, Sonam" w:date="2019-11-27T19:17:00Z"/>
        </w:trPr>
        <w:tc>
          <w:tcPr>
            <w:tcW w:w="1570" w:type="dxa"/>
            <w:shd w:val="clear" w:color="auto" w:fill="EEECE1" w:themeFill="background2"/>
          </w:tcPr>
          <w:p w14:paraId="66A7C14C" w14:textId="398C2CB7" w:rsidR="00604460" w:rsidRPr="00064254" w:rsidDel="00737460" w:rsidRDefault="00604460" w:rsidP="002257FB">
            <w:pPr>
              <w:pStyle w:val="ListParagraph"/>
              <w:ind w:left="0"/>
              <w:rPr>
                <w:del w:id="3993" w:author="Fnu, Sonam" w:date="2019-11-27T19:17:00Z"/>
                <w:rFonts w:ascii="Calibri" w:hAnsi="Calibri"/>
              </w:rPr>
            </w:pPr>
            <w:del w:id="3994" w:author="Fnu, Sonam" w:date="2019-11-27T19:17:00Z">
              <w:r w:rsidRPr="00064254" w:rsidDel="00737460">
                <w:rPr>
                  <w:rFonts w:ascii="Calibri" w:hAnsi="Calibri"/>
                </w:rPr>
                <w:delText>Field</w:delText>
              </w:r>
            </w:del>
          </w:p>
        </w:tc>
        <w:tc>
          <w:tcPr>
            <w:tcW w:w="1268" w:type="dxa"/>
            <w:shd w:val="clear" w:color="auto" w:fill="EEECE1" w:themeFill="background2"/>
          </w:tcPr>
          <w:p w14:paraId="4CAF63AA" w14:textId="6F3F3CC6" w:rsidR="00604460" w:rsidRPr="00064254" w:rsidDel="00737460" w:rsidRDefault="00604460" w:rsidP="002257FB">
            <w:pPr>
              <w:pStyle w:val="ListParagraph"/>
              <w:ind w:left="0"/>
              <w:rPr>
                <w:del w:id="3995" w:author="Fnu, Sonam" w:date="2019-11-27T19:17:00Z"/>
                <w:rFonts w:ascii="Calibri" w:hAnsi="Calibri"/>
              </w:rPr>
            </w:pPr>
            <w:del w:id="3996" w:author="Fnu, Sonam" w:date="2019-11-27T19:17:00Z">
              <w:r w:rsidRPr="00064254" w:rsidDel="00737460">
                <w:rPr>
                  <w:rFonts w:ascii="Calibri" w:hAnsi="Calibri"/>
                </w:rPr>
                <w:delText>Type</w:delText>
              </w:r>
            </w:del>
          </w:p>
        </w:tc>
        <w:tc>
          <w:tcPr>
            <w:tcW w:w="1664" w:type="dxa"/>
            <w:shd w:val="clear" w:color="auto" w:fill="EEECE1" w:themeFill="background2"/>
          </w:tcPr>
          <w:p w14:paraId="7F8F4F8A" w14:textId="190159A3" w:rsidR="00604460" w:rsidRPr="00064254" w:rsidDel="00737460" w:rsidRDefault="00604460" w:rsidP="002257FB">
            <w:pPr>
              <w:pStyle w:val="ListParagraph"/>
              <w:ind w:left="0"/>
              <w:rPr>
                <w:del w:id="3997" w:author="Fnu, Sonam" w:date="2019-11-27T19:17:00Z"/>
                <w:rFonts w:ascii="Calibri" w:hAnsi="Calibri"/>
              </w:rPr>
            </w:pPr>
            <w:del w:id="3998" w:author="Fnu, Sonam" w:date="2019-11-27T19:17:00Z">
              <w:r w:rsidRPr="00064254" w:rsidDel="00737460">
                <w:rPr>
                  <w:rFonts w:ascii="Calibri" w:hAnsi="Calibri"/>
                </w:rPr>
                <w:delText>Description</w:delText>
              </w:r>
            </w:del>
          </w:p>
        </w:tc>
        <w:tc>
          <w:tcPr>
            <w:tcW w:w="2197" w:type="dxa"/>
            <w:shd w:val="clear" w:color="auto" w:fill="EEECE1" w:themeFill="background2"/>
          </w:tcPr>
          <w:p w14:paraId="37EB58B8" w14:textId="064C8941" w:rsidR="00604460" w:rsidRPr="00064254" w:rsidDel="00737460" w:rsidRDefault="00604460" w:rsidP="002257FB">
            <w:pPr>
              <w:pStyle w:val="ListParagraph"/>
              <w:ind w:left="0"/>
              <w:rPr>
                <w:del w:id="3999" w:author="Fnu, Sonam" w:date="2019-11-27T19:17:00Z"/>
                <w:rFonts w:ascii="Calibri" w:hAnsi="Calibri"/>
              </w:rPr>
            </w:pPr>
            <w:del w:id="4000" w:author="Fnu, Sonam" w:date="2019-11-27T19:17:00Z">
              <w:r w:rsidRPr="00064254" w:rsidDel="00737460">
                <w:rPr>
                  <w:rFonts w:ascii="Calibri" w:hAnsi="Calibri"/>
                </w:rPr>
                <w:delText>Validation</w:delText>
              </w:r>
            </w:del>
          </w:p>
        </w:tc>
        <w:tc>
          <w:tcPr>
            <w:tcW w:w="2922" w:type="dxa"/>
            <w:shd w:val="clear" w:color="auto" w:fill="EEECE1" w:themeFill="background2"/>
          </w:tcPr>
          <w:p w14:paraId="5AB760C9" w14:textId="733C6AE0" w:rsidR="00604460" w:rsidRPr="00064254" w:rsidDel="00737460" w:rsidRDefault="00604460" w:rsidP="002257FB">
            <w:pPr>
              <w:pStyle w:val="ListParagraph"/>
              <w:ind w:left="0"/>
              <w:rPr>
                <w:del w:id="4001" w:author="Fnu, Sonam" w:date="2019-11-27T19:17:00Z"/>
                <w:rFonts w:ascii="Calibri" w:hAnsi="Calibri"/>
              </w:rPr>
            </w:pPr>
            <w:del w:id="4002" w:author="Fnu, Sonam" w:date="2019-11-27T19:17:00Z">
              <w:r w:rsidRPr="00064254" w:rsidDel="00737460">
                <w:rPr>
                  <w:rFonts w:ascii="Calibri" w:hAnsi="Calibri"/>
                </w:rPr>
                <w:delText>Data source</w:delText>
              </w:r>
            </w:del>
          </w:p>
        </w:tc>
      </w:tr>
      <w:tr w:rsidR="00604460" w:rsidRPr="00012DAF" w:rsidDel="00737460" w14:paraId="03617914" w14:textId="37DEB612" w:rsidTr="00064254">
        <w:trPr>
          <w:trHeight w:val="222"/>
          <w:del w:id="4003" w:author="Fnu, Sonam" w:date="2019-11-27T19:17:00Z"/>
        </w:trPr>
        <w:tc>
          <w:tcPr>
            <w:tcW w:w="1570" w:type="dxa"/>
            <w:shd w:val="clear" w:color="auto" w:fill="auto"/>
          </w:tcPr>
          <w:p w14:paraId="0FFDE5AF" w14:textId="0DE35659" w:rsidR="00604460" w:rsidRPr="00064254" w:rsidDel="00737460" w:rsidRDefault="00604460" w:rsidP="002257FB">
            <w:pPr>
              <w:pStyle w:val="ListParagraph"/>
              <w:ind w:left="0"/>
              <w:rPr>
                <w:del w:id="4004" w:author="Fnu, Sonam" w:date="2019-11-27T19:17:00Z"/>
                <w:rFonts w:ascii="Calibri" w:hAnsi="Calibri" w:cstheme="minorHAnsi"/>
                <w:sz w:val="18"/>
                <w:szCs w:val="18"/>
              </w:rPr>
            </w:pPr>
          </w:p>
        </w:tc>
        <w:tc>
          <w:tcPr>
            <w:tcW w:w="1268" w:type="dxa"/>
            <w:shd w:val="clear" w:color="auto" w:fill="auto"/>
          </w:tcPr>
          <w:p w14:paraId="1A61331C" w14:textId="65744F99" w:rsidR="00604460" w:rsidRPr="00064254" w:rsidDel="00737460" w:rsidRDefault="00604460" w:rsidP="002257FB">
            <w:pPr>
              <w:pStyle w:val="ListParagraph"/>
              <w:ind w:left="0"/>
              <w:rPr>
                <w:del w:id="4005" w:author="Fnu, Sonam" w:date="2019-11-27T19:17:00Z"/>
                <w:rFonts w:ascii="Calibri" w:hAnsi="Calibri" w:cstheme="minorHAnsi"/>
                <w:sz w:val="18"/>
                <w:szCs w:val="18"/>
              </w:rPr>
            </w:pPr>
          </w:p>
        </w:tc>
        <w:tc>
          <w:tcPr>
            <w:tcW w:w="1664" w:type="dxa"/>
            <w:shd w:val="clear" w:color="auto" w:fill="auto"/>
          </w:tcPr>
          <w:p w14:paraId="1DF2660E" w14:textId="3A1E946C" w:rsidR="00604460" w:rsidRPr="00064254" w:rsidDel="00737460" w:rsidRDefault="00604460" w:rsidP="002257FB">
            <w:pPr>
              <w:pStyle w:val="ListParagraph"/>
              <w:ind w:left="0"/>
              <w:rPr>
                <w:del w:id="4006" w:author="Fnu, Sonam" w:date="2019-11-27T19:17:00Z"/>
                <w:rFonts w:ascii="Calibri" w:hAnsi="Calibri" w:cstheme="minorHAnsi"/>
                <w:sz w:val="18"/>
                <w:szCs w:val="18"/>
              </w:rPr>
            </w:pPr>
          </w:p>
        </w:tc>
        <w:tc>
          <w:tcPr>
            <w:tcW w:w="2197" w:type="dxa"/>
            <w:shd w:val="clear" w:color="auto" w:fill="auto"/>
          </w:tcPr>
          <w:p w14:paraId="7741F95B" w14:textId="4230C608" w:rsidR="00604460" w:rsidRPr="00064254" w:rsidDel="00737460" w:rsidRDefault="00604460" w:rsidP="002257FB">
            <w:pPr>
              <w:pStyle w:val="ListParagraph"/>
              <w:ind w:left="0"/>
              <w:rPr>
                <w:del w:id="4007" w:author="Fnu, Sonam" w:date="2019-11-27T19:17:00Z"/>
                <w:rFonts w:ascii="Calibri" w:hAnsi="Calibri" w:cstheme="minorHAnsi"/>
                <w:sz w:val="18"/>
                <w:szCs w:val="18"/>
              </w:rPr>
            </w:pPr>
          </w:p>
        </w:tc>
        <w:tc>
          <w:tcPr>
            <w:tcW w:w="2922" w:type="dxa"/>
            <w:shd w:val="clear" w:color="auto" w:fill="auto"/>
          </w:tcPr>
          <w:p w14:paraId="390802D5" w14:textId="6429EFBB" w:rsidR="00604460" w:rsidRPr="00064254" w:rsidDel="00737460" w:rsidRDefault="00604460" w:rsidP="002257FB">
            <w:pPr>
              <w:pStyle w:val="ListParagraph"/>
              <w:ind w:left="0"/>
              <w:rPr>
                <w:del w:id="4008" w:author="Fnu, Sonam" w:date="2019-11-27T19:17:00Z"/>
                <w:rFonts w:ascii="Calibri" w:hAnsi="Calibri" w:cstheme="minorHAnsi"/>
                <w:sz w:val="18"/>
                <w:szCs w:val="18"/>
              </w:rPr>
            </w:pPr>
          </w:p>
        </w:tc>
      </w:tr>
      <w:tr w:rsidR="00604460" w:rsidRPr="00012DAF" w:rsidDel="00737460" w14:paraId="01903C87" w14:textId="72829A25" w:rsidTr="00064254">
        <w:trPr>
          <w:trHeight w:val="867"/>
          <w:del w:id="4009" w:author="Fnu, Sonam" w:date="2019-11-27T19:17:00Z"/>
        </w:trPr>
        <w:tc>
          <w:tcPr>
            <w:tcW w:w="1570" w:type="dxa"/>
            <w:shd w:val="clear" w:color="auto" w:fill="auto"/>
          </w:tcPr>
          <w:p w14:paraId="62FEBB28" w14:textId="517F4B86" w:rsidR="00604460" w:rsidRPr="00064254" w:rsidDel="00737460" w:rsidRDefault="00604460" w:rsidP="002257FB">
            <w:pPr>
              <w:pStyle w:val="ListParagraph"/>
              <w:ind w:left="0"/>
              <w:rPr>
                <w:del w:id="4010" w:author="Fnu, Sonam" w:date="2019-11-27T19:17:00Z"/>
                <w:rFonts w:ascii="Calibri" w:hAnsi="Calibri" w:cstheme="minorHAnsi"/>
                <w:sz w:val="18"/>
                <w:szCs w:val="18"/>
              </w:rPr>
            </w:pPr>
            <w:del w:id="4011" w:author="Fnu, Sonam" w:date="2019-11-27T19:17:00Z">
              <w:r w:rsidRPr="00064254" w:rsidDel="00737460">
                <w:rPr>
                  <w:rFonts w:ascii="Calibri" w:hAnsi="Calibri" w:cstheme="minorHAnsi"/>
                  <w:sz w:val="18"/>
                  <w:szCs w:val="18"/>
                </w:rPr>
                <w:delText>Notification Type</w:delText>
              </w:r>
            </w:del>
          </w:p>
        </w:tc>
        <w:tc>
          <w:tcPr>
            <w:tcW w:w="1268" w:type="dxa"/>
            <w:shd w:val="clear" w:color="auto" w:fill="auto"/>
          </w:tcPr>
          <w:p w14:paraId="615ED887" w14:textId="4679D074" w:rsidR="00604460" w:rsidRPr="00064254" w:rsidDel="00737460" w:rsidRDefault="00604460" w:rsidP="002257FB">
            <w:pPr>
              <w:pStyle w:val="ListParagraph"/>
              <w:ind w:left="0"/>
              <w:rPr>
                <w:del w:id="4012" w:author="Fnu, Sonam" w:date="2019-11-27T19:17:00Z"/>
                <w:rFonts w:ascii="Calibri" w:hAnsi="Calibri" w:cstheme="minorHAnsi"/>
                <w:sz w:val="18"/>
                <w:szCs w:val="18"/>
              </w:rPr>
            </w:pPr>
            <w:del w:id="4013" w:author="Fnu, Sonam" w:date="2019-11-27T19:17:00Z">
              <w:r w:rsidRPr="00064254" w:rsidDel="00737460">
                <w:rPr>
                  <w:rFonts w:ascii="Calibri" w:hAnsi="Calibri" w:cstheme="minorHAnsi"/>
                  <w:sz w:val="18"/>
                  <w:szCs w:val="18"/>
                </w:rPr>
                <w:delText>List</w:delText>
              </w:r>
            </w:del>
          </w:p>
        </w:tc>
        <w:tc>
          <w:tcPr>
            <w:tcW w:w="1664" w:type="dxa"/>
            <w:shd w:val="clear" w:color="auto" w:fill="auto"/>
          </w:tcPr>
          <w:p w14:paraId="0EA59B92" w14:textId="658EB494" w:rsidR="00604460" w:rsidRPr="00064254" w:rsidDel="00737460" w:rsidRDefault="00604460" w:rsidP="002257FB">
            <w:pPr>
              <w:pStyle w:val="ListParagraph"/>
              <w:ind w:left="0"/>
              <w:rPr>
                <w:del w:id="4014" w:author="Fnu, Sonam" w:date="2019-11-27T19:17:00Z"/>
                <w:rFonts w:ascii="Calibri" w:hAnsi="Calibri" w:cstheme="minorHAnsi"/>
                <w:sz w:val="18"/>
                <w:szCs w:val="18"/>
              </w:rPr>
            </w:pPr>
            <w:del w:id="4015" w:author="Fnu, Sonam" w:date="2019-11-27T19:17:00Z">
              <w:r w:rsidRPr="00064254" w:rsidDel="00737460">
                <w:rPr>
                  <w:rFonts w:ascii="Calibri" w:hAnsi="Calibri" w:cstheme="minorHAnsi"/>
                  <w:sz w:val="18"/>
                  <w:szCs w:val="18"/>
                </w:rPr>
                <w:delText>Defined Notification categories</w:delText>
              </w:r>
            </w:del>
          </w:p>
        </w:tc>
        <w:tc>
          <w:tcPr>
            <w:tcW w:w="2197" w:type="dxa"/>
            <w:shd w:val="clear" w:color="auto" w:fill="auto"/>
          </w:tcPr>
          <w:p w14:paraId="024DF26E" w14:textId="2EB281A3" w:rsidR="00604460" w:rsidRPr="00064254" w:rsidDel="00737460" w:rsidRDefault="00604460" w:rsidP="002257FB">
            <w:pPr>
              <w:pStyle w:val="ListParagraph"/>
              <w:ind w:left="0"/>
              <w:rPr>
                <w:del w:id="4016" w:author="Fnu, Sonam" w:date="2019-11-27T19:17:00Z"/>
                <w:rFonts w:ascii="Calibri" w:hAnsi="Calibri" w:cstheme="minorHAnsi"/>
                <w:sz w:val="18"/>
                <w:szCs w:val="18"/>
              </w:rPr>
            </w:pPr>
          </w:p>
        </w:tc>
        <w:tc>
          <w:tcPr>
            <w:tcW w:w="2922" w:type="dxa"/>
            <w:shd w:val="clear" w:color="auto" w:fill="auto"/>
          </w:tcPr>
          <w:p w14:paraId="7A8D7D31" w14:textId="2DDF146E" w:rsidR="00604460" w:rsidRPr="00064254" w:rsidDel="00737460" w:rsidRDefault="00604460" w:rsidP="002257FB">
            <w:pPr>
              <w:pStyle w:val="ListParagraph"/>
              <w:ind w:left="0"/>
              <w:rPr>
                <w:del w:id="4017" w:author="Fnu, Sonam" w:date="2019-11-27T19:17:00Z"/>
                <w:rFonts w:ascii="Calibri" w:hAnsi="Calibri" w:cstheme="minorHAnsi"/>
                <w:sz w:val="18"/>
                <w:szCs w:val="18"/>
              </w:rPr>
            </w:pPr>
            <w:del w:id="4018" w:author="Fnu, Sonam" w:date="2019-11-27T19:17:00Z">
              <w:r w:rsidRPr="00064254" w:rsidDel="00737460">
                <w:rPr>
                  <w:rFonts w:ascii="Calibri" w:hAnsi="Calibri" w:cstheme="minorHAnsi"/>
                  <w:sz w:val="18"/>
                  <w:szCs w:val="18"/>
                </w:rPr>
                <w:delText>SYS_ENUM</w:delText>
              </w:r>
            </w:del>
          </w:p>
          <w:p w14:paraId="64579DC5" w14:textId="6EE0DBB9" w:rsidR="00604460" w:rsidRPr="00064254" w:rsidDel="00737460" w:rsidRDefault="00604460" w:rsidP="002257FB">
            <w:pPr>
              <w:pStyle w:val="ListParagraph"/>
              <w:ind w:left="0"/>
              <w:rPr>
                <w:del w:id="4019" w:author="Fnu, Sonam" w:date="2019-11-27T19:17:00Z"/>
                <w:rFonts w:ascii="Calibri" w:hAnsi="Calibri" w:cstheme="minorHAnsi"/>
                <w:sz w:val="18"/>
                <w:szCs w:val="18"/>
              </w:rPr>
            </w:pPr>
            <w:del w:id="4020" w:author="Fnu, Sonam" w:date="2019-11-27T19:17:00Z">
              <w:r w:rsidRPr="00064254" w:rsidDel="00737460">
                <w:rPr>
                  <w:rFonts w:ascii="Calibri" w:hAnsi="Calibri" w:cstheme="minorHAnsi"/>
                  <w:sz w:val="18"/>
                  <w:szCs w:val="18"/>
                </w:rPr>
                <w:delText>1-Account Activities</w:delText>
              </w:r>
            </w:del>
          </w:p>
          <w:p w14:paraId="630E18BF" w14:textId="780927CA" w:rsidR="00604460" w:rsidRPr="00064254" w:rsidDel="00737460" w:rsidRDefault="00604460" w:rsidP="002257FB">
            <w:pPr>
              <w:pStyle w:val="ListParagraph"/>
              <w:ind w:left="0"/>
              <w:rPr>
                <w:del w:id="4021" w:author="Fnu, Sonam" w:date="2019-11-27T19:17:00Z"/>
                <w:rFonts w:ascii="Calibri" w:hAnsi="Calibri" w:cstheme="minorHAnsi"/>
                <w:sz w:val="18"/>
                <w:szCs w:val="18"/>
              </w:rPr>
            </w:pPr>
            <w:del w:id="4022" w:author="Fnu, Sonam" w:date="2019-11-27T19:17:00Z">
              <w:r w:rsidRPr="00064254" w:rsidDel="00737460">
                <w:rPr>
                  <w:rFonts w:ascii="Calibri" w:hAnsi="Calibri" w:cstheme="minorHAnsi"/>
                  <w:sz w:val="18"/>
                  <w:szCs w:val="18"/>
                </w:rPr>
                <w:delText>2- Net Activities</w:delText>
              </w:r>
            </w:del>
          </w:p>
          <w:p w14:paraId="035A16E5" w14:textId="707C7ADE" w:rsidR="00604460" w:rsidRPr="00064254" w:rsidDel="00737460" w:rsidRDefault="00604460" w:rsidP="002257FB">
            <w:pPr>
              <w:pStyle w:val="ListParagraph"/>
              <w:ind w:left="0"/>
              <w:rPr>
                <w:del w:id="4023" w:author="Fnu, Sonam" w:date="2019-11-27T19:17:00Z"/>
                <w:rFonts w:ascii="Calibri" w:hAnsi="Calibri" w:cstheme="minorHAnsi"/>
                <w:sz w:val="18"/>
                <w:szCs w:val="18"/>
              </w:rPr>
            </w:pPr>
            <w:del w:id="4024" w:author="Fnu, Sonam" w:date="2019-11-27T19:17:00Z">
              <w:r w:rsidRPr="00064254" w:rsidDel="00737460">
                <w:rPr>
                  <w:rFonts w:ascii="Calibri" w:hAnsi="Calibri" w:cstheme="minorHAnsi"/>
                  <w:sz w:val="18"/>
                  <w:szCs w:val="18"/>
                </w:rPr>
                <w:delText>3- Security/Sensitive actions</w:delText>
              </w:r>
            </w:del>
          </w:p>
        </w:tc>
      </w:tr>
      <w:tr w:rsidR="00604460" w:rsidRPr="00012DAF" w:rsidDel="00737460" w14:paraId="3A7E4F96" w14:textId="0BEA5714" w:rsidTr="00064254">
        <w:trPr>
          <w:trHeight w:val="867"/>
          <w:del w:id="4025" w:author="Fnu, Sonam" w:date="2019-11-27T19:17:00Z"/>
        </w:trPr>
        <w:tc>
          <w:tcPr>
            <w:tcW w:w="1570" w:type="dxa"/>
            <w:shd w:val="clear" w:color="auto" w:fill="auto"/>
          </w:tcPr>
          <w:p w14:paraId="78D00493" w14:textId="6A7F032C" w:rsidR="00604460" w:rsidRPr="00064254" w:rsidDel="00737460" w:rsidRDefault="00604460" w:rsidP="002257FB">
            <w:pPr>
              <w:pStyle w:val="ListParagraph"/>
              <w:ind w:left="0"/>
              <w:rPr>
                <w:del w:id="4026" w:author="Fnu, Sonam" w:date="2019-11-27T19:17:00Z"/>
                <w:rFonts w:ascii="Calibri" w:hAnsi="Calibri" w:cstheme="minorHAnsi"/>
                <w:sz w:val="18"/>
                <w:szCs w:val="18"/>
              </w:rPr>
            </w:pPr>
            <w:del w:id="4027" w:author="Fnu, Sonam" w:date="2019-11-27T19:17:00Z">
              <w:r w:rsidRPr="00064254" w:rsidDel="00737460">
                <w:rPr>
                  <w:rFonts w:ascii="Calibri" w:hAnsi="Calibri" w:cstheme="minorHAnsi"/>
                  <w:sz w:val="18"/>
                  <w:szCs w:val="18"/>
                </w:rPr>
                <w:delText>Language</w:delText>
              </w:r>
            </w:del>
          </w:p>
        </w:tc>
        <w:tc>
          <w:tcPr>
            <w:tcW w:w="1268" w:type="dxa"/>
            <w:shd w:val="clear" w:color="auto" w:fill="auto"/>
          </w:tcPr>
          <w:p w14:paraId="5F4C6101" w14:textId="751AEB00" w:rsidR="00604460" w:rsidRPr="00064254" w:rsidDel="00737460" w:rsidRDefault="00604460" w:rsidP="002257FB">
            <w:pPr>
              <w:pStyle w:val="ListParagraph"/>
              <w:ind w:left="0"/>
              <w:rPr>
                <w:del w:id="4028" w:author="Fnu, Sonam" w:date="2019-11-27T19:17:00Z"/>
                <w:rFonts w:ascii="Calibri" w:hAnsi="Calibri" w:cstheme="minorHAnsi"/>
                <w:sz w:val="18"/>
                <w:szCs w:val="18"/>
              </w:rPr>
            </w:pPr>
            <w:del w:id="4029" w:author="Fnu, Sonam" w:date="2019-11-27T19:17:00Z">
              <w:r w:rsidRPr="00064254" w:rsidDel="00737460">
                <w:rPr>
                  <w:rFonts w:ascii="Calibri" w:hAnsi="Calibri" w:cstheme="minorHAnsi"/>
                  <w:sz w:val="18"/>
                  <w:szCs w:val="18"/>
                </w:rPr>
                <w:delText>List</w:delText>
              </w:r>
            </w:del>
          </w:p>
        </w:tc>
        <w:tc>
          <w:tcPr>
            <w:tcW w:w="1664" w:type="dxa"/>
            <w:shd w:val="clear" w:color="auto" w:fill="auto"/>
          </w:tcPr>
          <w:p w14:paraId="103248E5" w14:textId="0C608EF8" w:rsidR="00604460" w:rsidRPr="00064254" w:rsidDel="00737460" w:rsidRDefault="00604460" w:rsidP="002257FB">
            <w:pPr>
              <w:pStyle w:val="ListParagraph"/>
              <w:ind w:left="0"/>
              <w:rPr>
                <w:del w:id="4030" w:author="Fnu, Sonam" w:date="2019-11-27T19:17:00Z"/>
                <w:rFonts w:ascii="Calibri" w:hAnsi="Calibri" w:cstheme="minorHAnsi"/>
                <w:sz w:val="18"/>
                <w:szCs w:val="18"/>
              </w:rPr>
            </w:pPr>
            <w:del w:id="4031" w:author="Fnu, Sonam" w:date="2019-11-27T19:17:00Z">
              <w:r w:rsidRPr="00064254" w:rsidDel="00737460">
                <w:rPr>
                  <w:rFonts w:ascii="Calibri" w:hAnsi="Calibri" w:cstheme="minorHAnsi"/>
                  <w:sz w:val="18"/>
                  <w:szCs w:val="18"/>
                </w:rPr>
                <w:delText>Outgoing defined message language</w:delText>
              </w:r>
            </w:del>
          </w:p>
        </w:tc>
        <w:tc>
          <w:tcPr>
            <w:tcW w:w="2197" w:type="dxa"/>
            <w:shd w:val="clear" w:color="auto" w:fill="auto"/>
          </w:tcPr>
          <w:p w14:paraId="74233163" w14:textId="57853BC1" w:rsidR="00604460" w:rsidRPr="00064254" w:rsidDel="00737460" w:rsidRDefault="00CB0AE2" w:rsidP="002257FB">
            <w:pPr>
              <w:pStyle w:val="ListParagraph"/>
              <w:ind w:left="0"/>
              <w:rPr>
                <w:del w:id="4032" w:author="Fnu, Sonam" w:date="2019-11-27T19:17:00Z"/>
                <w:rFonts w:ascii="Calibri" w:hAnsi="Calibri" w:cstheme="minorHAnsi"/>
                <w:sz w:val="18"/>
                <w:szCs w:val="18"/>
              </w:rPr>
            </w:pPr>
            <w:del w:id="4033" w:author="Fnu, Sonam" w:date="2019-11-27T19:17:00Z">
              <w:r w:rsidRPr="00064254" w:rsidDel="00737460">
                <w:rPr>
                  <w:rFonts w:ascii="Calibri" w:hAnsi="Calibri" w:cstheme="minorHAnsi"/>
                  <w:sz w:val="18"/>
                  <w:szCs w:val="18"/>
                </w:rPr>
                <w:delText>SYS_ENUM</w:delText>
              </w:r>
            </w:del>
          </w:p>
        </w:tc>
        <w:tc>
          <w:tcPr>
            <w:tcW w:w="2922" w:type="dxa"/>
            <w:shd w:val="clear" w:color="auto" w:fill="auto"/>
          </w:tcPr>
          <w:p w14:paraId="052A85A6" w14:textId="4581496B" w:rsidR="00604460" w:rsidRPr="00064254" w:rsidDel="00737460" w:rsidRDefault="00604460" w:rsidP="002257FB">
            <w:pPr>
              <w:pStyle w:val="ListParagraph"/>
              <w:ind w:left="0"/>
              <w:rPr>
                <w:del w:id="4034" w:author="Fnu, Sonam" w:date="2019-11-27T19:17:00Z"/>
                <w:rFonts w:ascii="Calibri" w:hAnsi="Calibri" w:cstheme="minorHAnsi"/>
                <w:sz w:val="18"/>
                <w:szCs w:val="18"/>
              </w:rPr>
            </w:pPr>
            <w:del w:id="4035" w:author="Fnu, Sonam" w:date="2019-11-27T19:17:00Z">
              <w:r w:rsidRPr="00064254" w:rsidDel="00737460">
                <w:rPr>
                  <w:rFonts w:ascii="Calibri" w:hAnsi="Calibri" w:cstheme="minorHAnsi"/>
                  <w:sz w:val="18"/>
                  <w:szCs w:val="18"/>
                </w:rPr>
                <w:delText>BANK_NOTIFICATION_MESSAGES.</w:delText>
              </w:r>
            </w:del>
          </w:p>
        </w:tc>
      </w:tr>
      <w:tr w:rsidR="00604460" w:rsidRPr="00012DAF" w:rsidDel="00737460" w14:paraId="043E4AED" w14:textId="19E815CC" w:rsidTr="00064254">
        <w:trPr>
          <w:trHeight w:val="210"/>
          <w:del w:id="4036" w:author="Fnu, Sonam" w:date="2019-11-27T19:17:00Z"/>
        </w:trPr>
        <w:tc>
          <w:tcPr>
            <w:tcW w:w="1570" w:type="dxa"/>
            <w:shd w:val="clear" w:color="auto" w:fill="auto"/>
          </w:tcPr>
          <w:p w14:paraId="3B921F37" w14:textId="0D2B850C" w:rsidR="00604460" w:rsidRPr="00064254" w:rsidDel="00737460" w:rsidRDefault="00604460" w:rsidP="002257FB">
            <w:pPr>
              <w:pStyle w:val="ListParagraph"/>
              <w:ind w:left="0"/>
              <w:rPr>
                <w:del w:id="4037" w:author="Fnu, Sonam" w:date="2019-11-27T19:17:00Z"/>
                <w:rFonts w:ascii="Calibri" w:hAnsi="Calibri" w:cstheme="minorHAnsi"/>
                <w:sz w:val="18"/>
                <w:szCs w:val="18"/>
              </w:rPr>
            </w:pPr>
            <w:del w:id="4038" w:author="Fnu, Sonam" w:date="2019-11-27T19:17:00Z">
              <w:r w:rsidRPr="00064254" w:rsidDel="00737460">
                <w:rPr>
                  <w:rFonts w:ascii="Calibri" w:hAnsi="Calibri" w:cstheme="minorHAnsi"/>
                  <w:sz w:val="18"/>
                  <w:szCs w:val="18"/>
                </w:rPr>
                <w:delText>Status</w:delText>
              </w:r>
            </w:del>
          </w:p>
        </w:tc>
        <w:tc>
          <w:tcPr>
            <w:tcW w:w="1268" w:type="dxa"/>
            <w:shd w:val="clear" w:color="auto" w:fill="auto"/>
          </w:tcPr>
          <w:p w14:paraId="6FC45054" w14:textId="4CB2705E" w:rsidR="00604460" w:rsidRPr="00064254" w:rsidDel="00737460" w:rsidRDefault="00604460" w:rsidP="002257FB">
            <w:pPr>
              <w:pStyle w:val="ListParagraph"/>
              <w:ind w:left="0"/>
              <w:rPr>
                <w:del w:id="4039" w:author="Fnu, Sonam" w:date="2019-11-27T19:17:00Z"/>
                <w:rFonts w:ascii="Calibri" w:hAnsi="Calibri" w:cstheme="minorHAnsi"/>
                <w:sz w:val="18"/>
                <w:szCs w:val="18"/>
              </w:rPr>
            </w:pPr>
            <w:del w:id="4040" w:author="Fnu, Sonam" w:date="2019-11-27T19:17:00Z">
              <w:r w:rsidRPr="00064254" w:rsidDel="00737460">
                <w:rPr>
                  <w:rFonts w:ascii="Calibri" w:hAnsi="Calibri" w:cstheme="minorHAnsi"/>
                  <w:sz w:val="18"/>
                  <w:szCs w:val="18"/>
                </w:rPr>
                <w:delText>List</w:delText>
              </w:r>
            </w:del>
          </w:p>
        </w:tc>
        <w:tc>
          <w:tcPr>
            <w:tcW w:w="1664" w:type="dxa"/>
            <w:shd w:val="clear" w:color="auto" w:fill="auto"/>
          </w:tcPr>
          <w:p w14:paraId="594A8E11" w14:textId="1393E47C" w:rsidR="00604460" w:rsidRPr="00064254" w:rsidDel="00737460" w:rsidRDefault="00604460" w:rsidP="002257FB">
            <w:pPr>
              <w:pStyle w:val="ListParagraph"/>
              <w:ind w:left="0"/>
              <w:rPr>
                <w:del w:id="4041" w:author="Fnu, Sonam" w:date="2019-11-27T19:17:00Z"/>
                <w:rFonts w:ascii="Calibri" w:hAnsi="Calibri" w:cstheme="minorHAnsi"/>
                <w:sz w:val="18"/>
                <w:szCs w:val="18"/>
              </w:rPr>
            </w:pPr>
            <w:del w:id="4042" w:author="Fnu, Sonam" w:date="2019-11-27T19:17:00Z">
              <w:r w:rsidRPr="003B7FEF" w:rsidDel="00737460">
                <w:rPr>
                  <w:rFonts w:ascii="Calibri" w:hAnsi="Calibri" w:cstheme="minorHAnsi"/>
                  <w:sz w:val="18"/>
                  <w:szCs w:val="18"/>
                  <w:highlight w:val="yellow"/>
                  <w:rPrChange w:id="4043" w:author="mayada samir" w:date="2019-02-23T16:12:00Z">
                    <w:rPr>
                      <w:rFonts w:ascii="Calibri" w:hAnsi="Calibri" w:cstheme="minorHAnsi"/>
                      <w:sz w:val="18"/>
                      <w:szCs w:val="18"/>
                    </w:rPr>
                  </w:rPrChange>
                </w:rPr>
                <w:delText>Active/inactive</w:delText>
              </w:r>
            </w:del>
            <w:ins w:id="4044" w:author="mayada samir" w:date="2019-02-23T16:12:00Z">
              <w:del w:id="4045" w:author="Fnu, Sonam" w:date="2019-11-27T19:17:00Z">
                <w:r w:rsidR="003B7FEF" w:rsidRPr="003B7FEF" w:rsidDel="00737460">
                  <w:rPr>
                    <w:rFonts w:ascii="Calibri" w:hAnsi="Calibri" w:cstheme="minorHAnsi"/>
                    <w:sz w:val="18"/>
                    <w:szCs w:val="18"/>
                    <w:highlight w:val="yellow"/>
                    <w:rPrChange w:id="4046" w:author="mayada samir" w:date="2019-02-23T16:12:00Z">
                      <w:rPr>
                        <w:rFonts w:ascii="Calibri" w:hAnsi="Calibri" w:cstheme="minorHAnsi"/>
                        <w:sz w:val="18"/>
                        <w:szCs w:val="18"/>
                      </w:rPr>
                    </w:rPrChange>
                  </w:rPr>
                  <w:delText>workflow status list</w:delText>
                </w:r>
              </w:del>
            </w:ins>
          </w:p>
        </w:tc>
        <w:tc>
          <w:tcPr>
            <w:tcW w:w="2197" w:type="dxa"/>
            <w:shd w:val="clear" w:color="auto" w:fill="auto"/>
          </w:tcPr>
          <w:p w14:paraId="1C38FD37" w14:textId="462700C3" w:rsidR="00604460" w:rsidRPr="00064254" w:rsidDel="00737460" w:rsidRDefault="00A055D1" w:rsidP="002257FB">
            <w:pPr>
              <w:pStyle w:val="ListParagraph"/>
              <w:ind w:left="0"/>
              <w:rPr>
                <w:del w:id="4047" w:author="Fnu, Sonam" w:date="2019-11-27T19:17:00Z"/>
                <w:rFonts w:ascii="Calibri" w:hAnsi="Calibri" w:cstheme="minorHAnsi"/>
                <w:sz w:val="18"/>
                <w:szCs w:val="18"/>
              </w:rPr>
            </w:pPr>
            <w:ins w:id="4048" w:author="mayada samir" w:date="2019-02-23T16:34:00Z">
              <w:del w:id="4049" w:author="Fnu, Sonam" w:date="2019-11-27T19:17:00Z">
                <w:r w:rsidDel="00737460">
                  <w:rPr>
                    <w:rFonts w:ascii="Calibri" w:hAnsi="Calibri" w:cstheme="minorHAnsi"/>
                    <w:sz w:val="18"/>
                    <w:szCs w:val="18"/>
                  </w:rPr>
                  <w:delText>Could have ‘All’ Option</w:delText>
                </w:r>
              </w:del>
            </w:ins>
          </w:p>
        </w:tc>
        <w:tc>
          <w:tcPr>
            <w:tcW w:w="2922" w:type="dxa"/>
            <w:shd w:val="clear" w:color="auto" w:fill="auto"/>
          </w:tcPr>
          <w:p w14:paraId="5156F50E" w14:textId="61552137" w:rsidR="00604460" w:rsidRPr="00A055D1" w:rsidDel="00737460" w:rsidRDefault="00604460">
            <w:pPr>
              <w:rPr>
                <w:del w:id="4050" w:author="Fnu, Sonam" w:date="2019-11-27T19:17:00Z"/>
                <w:rFonts w:ascii="Calibri" w:hAnsi="Calibri" w:cstheme="minorHAnsi"/>
                <w:sz w:val="18"/>
                <w:szCs w:val="18"/>
                <w:rPrChange w:id="4051" w:author="mayada samir" w:date="2019-02-23T16:34:00Z">
                  <w:rPr>
                    <w:del w:id="4052" w:author="Fnu, Sonam" w:date="2019-11-27T19:17:00Z"/>
                  </w:rPr>
                </w:rPrChange>
              </w:rPr>
              <w:pPrChange w:id="4053" w:author="mayada samir" w:date="2019-02-23T16:34:00Z">
                <w:pPr>
                  <w:pStyle w:val="ListParagraph"/>
                  <w:ind w:left="0"/>
                </w:pPr>
              </w:pPrChange>
            </w:pPr>
          </w:p>
        </w:tc>
      </w:tr>
      <w:tr w:rsidR="00604460" w:rsidRPr="00012DAF" w:rsidDel="00737460" w14:paraId="0484927F" w14:textId="35CBE650" w:rsidTr="00064254">
        <w:trPr>
          <w:trHeight w:val="1956"/>
          <w:del w:id="4054" w:author="Fnu, Sonam" w:date="2019-11-27T19:17:00Z"/>
        </w:trPr>
        <w:tc>
          <w:tcPr>
            <w:tcW w:w="1570" w:type="dxa"/>
            <w:shd w:val="clear" w:color="auto" w:fill="auto"/>
          </w:tcPr>
          <w:p w14:paraId="5CEF7553" w14:textId="40AD5056" w:rsidR="00604460" w:rsidRPr="00064254" w:rsidDel="00737460" w:rsidRDefault="00604460" w:rsidP="002257FB">
            <w:pPr>
              <w:pStyle w:val="ListParagraph"/>
              <w:ind w:left="0"/>
              <w:rPr>
                <w:del w:id="4055" w:author="Fnu, Sonam" w:date="2019-11-27T19:17:00Z"/>
                <w:rFonts w:ascii="Calibri" w:hAnsi="Calibri" w:cstheme="minorHAnsi"/>
                <w:sz w:val="18"/>
                <w:szCs w:val="18"/>
              </w:rPr>
            </w:pPr>
            <w:del w:id="4056" w:author="Fnu, Sonam" w:date="2019-11-27T19:17:00Z">
              <w:r w:rsidRPr="00064254" w:rsidDel="00737460">
                <w:rPr>
                  <w:rFonts w:ascii="Calibri" w:hAnsi="Calibri" w:cstheme="minorHAnsi"/>
                  <w:sz w:val="18"/>
                  <w:szCs w:val="18"/>
                </w:rPr>
                <w:delText>Recipient Category</w:delText>
              </w:r>
            </w:del>
          </w:p>
        </w:tc>
        <w:tc>
          <w:tcPr>
            <w:tcW w:w="1268" w:type="dxa"/>
            <w:shd w:val="clear" w:color="auto" w:fill="auto"/>
          </w:tcPr>
          <w:p w14:paraId="6974D5EE" w14:textId="309E7BAF" w:rsidR="00604460" w:rsidRPr="00064254" w:rsidDel="00737460" w:rsidRDefault="00604460" w:rsidP="002257FB">
            <w:pPr>
              <w:pStyle w:val="ListParagraph"/>
              <w:ind w:left="0"/>
              <w:rPr>
                <w:del w:id="4057" w:author="Fnu, Sonam" w:date="2019-11-27T19:17:00Z"/>
                <w:rFonts w:ascii="Calibri" w:hAnsi="Calibri" w:cstheme="minorHAnsi"/>
                <w:sz w:val="18"/>
                <w:szCs w:val="18"/>
              </w:rPr>
            </w:pPr>
            <w:del w:id="4058" w:author="Fnu, Sonam" w:date="2019-11-27T19:17:00Z">
              <w:r w:rsidRPr="00064254" w:rsidDel="00737460">
                <w:rPr>
                  <w:rFonts w:ascii="Calibri" w:hAnsi="Calibri" w:cstheme="minorHAnsi"/>
                  <w:sz w:val="18"/>
                  <w:szCs w:val="18"/>
                </w:rPr>
                <w:delText>List</w:delText>
              </w:r>
            </w:del>
          </w:p>
        </w:tc>
        <w:tc>
          <w:tcPr>
            <w:tcW w:w="1664" w:type="dxa"/>
            <w:shd w:val="clear" w:color="auto" w:fill="auto"/>
          </w:tcPr>
          <w:p w14:paraId="423FF110" w14:textId="3428132B" w:rsidR="00604460" w:rsidRPr="00064254" w:rsidDel="00737460" w:rsidRDefault="00604460" w:rsidP="002257FB">
            <w:pPr>
              <w:pStyle w:val="ListParagraph"/>
              <w:ind w:left="0"/>
              <w:rPr>
                <w:del w:id="4059" w:author="Fnu, Sonam" w:date="2019-11-27T19:17:00Z"/>
                <w:rFonts w:ascii="Calibri" w:hAnsi="Calibri" w:cstheme="minorHAnsi"/>
                <w:sz w:val="18"/>
                <w:szCs w:val="18"/>
              </w:rPr>
            </w:pPr>
            <w:del w:id="4060" w:author="Fnu, Sonam" w:date="2019-11-27T19:17:00Z">
              <w:r w:rsidRPr="00064254" w:rsidDel="00737460">
                <w:rPr>
                  <w:rFonts w:ascii="Calibri" w:hAnsi="Calibri" w:cstheme="minorHAnsi"/>
                  <w:sz w:val="18"/>
                  <w:szCs w:val="18"/>
                </w:rPr>
                <w:delText>Target recipient</w:delText>
              </w:r>
            </w:del>
          </w:p>
        </w:tc>
        <w:tc>
          <w:tcPr>
            <w:tcW w:w="2197" w:type="dxa"/>
            <w:shd w:val="clear" w:color="auto" w:fill="auto"/>
          </w:tcPr>
          <w:p w14:paraId="2A0FD858" w14:textId="57021565" w:rsidR="00604460" w:rsidRPr="00064254" w:rsidDel="00737460" w:rsidRDefault="00604460" w:rsidP="002257FB">
            <w:pPr>
              <w:pStyle w:val="ListParagraph"/>
              <w:ind w:left="0"/>
              <w:rPr>
                <w:del w:id="4061" w:author="Fnu, Sonam" w:date="2019-11-27T19:17:00Z"/>
                <w:rFonts w:ascii="Calibri" w:hAnsi="Calibri" w:cstheme="minorHAnsi"/>
                <w:sz w:val="18"/>
                <w:szCs w:val="18"/>
              </w:rPr>
            </w:pPr>
            <w:del w:id="4062" w:author="Fnu, Sonam" w:date="2019-11-27T19:17:00Z">
              <w:r w:rsidRPr="00064254" w:rsidDel="00737460">
                <w:rPr>
                  <w:rFonts w:ascii="Calibri" w:hAnsi="Calibri" w:cstheme="minorHAnsi"/>
                  <w:sz w:val="18"/>
                  <w:szCs w:val="18"/>
                </w:rPr>
                <w:delText>Filter BANK_NOTIFICATION_MESSAGES inner joined BANK_NOTIFICATIONS by BANK_NOTIFICATIONS. RECEPENT_CATEGORY</w:delText>
              </w:r>
            </w:del>
          </w:p>
        </w:tc>
        <w:tc>
          <w:tcPr>
            <w:tcW w:w="2922" w:type="dxa"/>
            <w:shd w:val="clear" w:color="auto" w:fill="auto"/>
          </w:tcPr>
          <w:p w14:paraId="4F13DE9C" w14:textId="20D8ABFA" w:rsidR="00604460" w:rsidRPr="00064254" w:rsidDel="00737460" w:rsidRDefault="00604460" w:rsidP="002257FB">
            <w:pPr>
              <w:pStyle w:val="ListParagraph"/>
              <w:ind w:left="0"/>
              <w:rPr>
                <w:del w:id="4063" w:author="Fnu, Sonam" w:date="2019-11-27T19:17:00Z"/>
                <w:rFonts w:ascii="Calibri" w:hAnsi="Calibri" w:cstheme="minorHAnsi"/>
                <w:sz w:val="18"/>
                <w:szCs w:val="18"/>
              </w:rPr>
            </w:pPr>
            <w:del w:id="4064" w:author="Fnu, Sonam" w:date="2019-11-27T19:17:00Z">
              <w:r w:rsidRPr="00064254" w:rsidDel="00737460">
                <w:rPr>
                  <w:rFonts w:ascii="Calibri" w:hAnsi="Calibri" w:cstheme="minorHAnsi"/>
                  <w:sz w:val="18"/>
                  <w:szCs w:val="18"/>
                </w:rPr>
                <w:delText>Customers ‘ CW’</w:delText>
              </w:r>
            </w:del>
          </w:p>
          <w:p w14:paraId="3CEB602A" w14:textId="48C4826A" w:rsidR="00604460" w:rsidRPr="00064254" w:rsidDel="00737460" w:rsidRDefault="00604460" w:rsidP="002257FB">
            <w:pPr>
              <w:pStyle w:val="ListParagraph"/>
              <w:ind w:left="0"/>
              <w:rPr>
                <w:del w:id="4065" w:author="Fnu, Sonam" w:date="2019-11-27T19:17:00Z"/>
                <w:rFonts w:ascii="Calibri" w:hAnsi="Calibri" w:cstheme="minorHAnsi"/>
                <w:sz w:val="18"/>
                <w:szCs w:val="18"/>
              </w:rPr>
            </w:pPr>
            <w:del w:id="4066" w:author="Fnu, Sonam" w:date="2019-11-27T19:17:00Z">
              <w:r w:rsidRPr="00064254" w:rsidDel="00737460">
                <w:rPr>
                  <w:rFonts w:ascii="Calibri" w:hAnsi="Calibri" w:cstheme="minorHAnsi"/>
                  <w:sz w:val="18"/>
                  <w:szCs w:val="18"/>
                </w:rPr>
                <w:delText>Bank users ‘BB’</w:delText>
              </w:r>
            </w:del>
          </w:p>
        </w:tc>
      </w:tr>
      <w:tr w:rsidR="00CB0AE2" w:rsidRPr="00012DAF" w:rsidDel="00737460" w14:paraId="55E74B23" w14:textId="61223365" w:rsidTr="00266B92">
        <w:trPr>
          <w:trHeight w:val="210"/>
          <w:del w:id="4067" w:author="Fnu, Sonam" w:date="2019-11-27T19:17:00Z"/>
        </w:trPr>
        <w:tc>
          <w:tcPr>
            <w:tcW w:w="9621" w:type="dxa"/>
            <w:gridSpan w:val="5"/>
            <w:shd w:val="clear" w:color="auto" w:fill="F2F2F2" w:themeFill="background1" w:themeFillShade="F2"/>
          </w:tcPr>
          <w:p w14:paraId="4E63635A" w14:textId="312E87F3" w:rsidR="00CB0AE2" w:rsidRPr="00064254" w:rsidDel="00737460" w:rsidRDefault="00CB0AE2" w:rsidP="002257FB">
            <w:pPr>
              <w:pStyle w:val="ListParagraph"/>
              <w:ind w:left="0"/>
              <w:rPr>
                <w:del w:id="4068" w:author="Fnu, Sonam" w:date="2019-11-27T19:17:00Z"/>
                <w:rFonts w:ascii="Calibri" w:hAnsi="Calibri" w:cstheme="minorHAnsi"/>
                <w:color w:val="0000FF"/>
                <w:sz w:val="18"/>
                <w:szCs w:val="18"/>
              </w:rPr>
            </w:pPr>
            <w:del w:id="4069" w:author="Fnu, Sonam" w:date="2019-11-27T19:17:00Z">
              <w:r w:rsidRPr="00064254" w:rsidDel="00737460">
                <w:rPr>
                  <w:rFonts w:ascii="Calibri" w:hAnsi="Calibri" w:cstheme="minorHAnsi"/>
                  <w:color w:val="0000FF"/>
                  <w:sz w:val="18"/>
                  <w:szCs w:val="18"/>
                </w:rPr>
                <w:delText>Search Result</w:delText>
              </w:r>
            </w:del>
          </w:p>
        </w:tc>
      </w:tr>
      <w:tr w:rsidR="00604460" w:rsidRPr="00012DAF" w:rsidDel="00737460" w14:paraId="53558A4B" w14:textId="5E3F8D79" w:rsidTr="00064254">
        <w:trPr>
          <w:trHeight w:val="433"/>
          <w:del w:id="4070" w:author="Fnu, Sonam" w:date="2019-11-27T19:17:00Z"/>
        </w:trPr>
        <w:tc>
          <w:tcPr>
            <w:tcW w:w="1570" w:type="dxa"/>
          </w:tcPr>
          <w:p w14:paraId="6ABDB545" w14:textId="2D3D3E2E" w:rsidR="00604460" w:rsidRPr="00064254" w:rsidDel="00737460" w:rsidRDefault="00604460" w:rsidP="002257FB">
            <w:pPr>
              <w:pStyle w:val="ListParagraph"/>
              <w:ind w:left="0"/>
              <w:rPr>
                <w:del w:id="4071" w:author="Fnu, Sonam" w:date="2019-11-27T19:17:00Z"/>
                <w:rFonts w:ascii="Calibri" w:hAnsi="Calibri" w:cstheme="minorHAnsi"/>
                <w:sz w:val="18"/>
                <w:szCs w:val="18"/>
              </w:rPr>
            </w:pPr>
            <w:del w:id="4072" w:author="Fnu, Sonam" w:date="2019-11-27T19:17:00Z">
              <w:r w:rsidRPr="00064254" w:rsidDel="00737460">
                <w:rPr>
                  <w:rFonts w:ascii="Calibri" w:hAnsi="Calibri" w:cstheme="minorHAnsi"/>
                  <w:sz w:val="18"/>
                  <w:szCs w:val="18"/>
                </w:rPr>
                <w:delText>Description</w:delText>
              </w:r>
            </w:del>
          </w:p>
        </w:tc>
        <w:tc>
          <w:tcPr>
            <w:tcW w:w="1268" w:type="dxa"/>
          </w:tcPr>
          <w:p w14:paraId="0AE0198C" w14:textId="004845B7" w:rsidR="00604460" w:rsidRPr="00064254" w:rsidDel="00737460" w:rsidRDefault="00604460" w:rsidP="002257FB">
            <w:pPr>
              <w:pStyle w:val="ListParagraph"/>
              <w:ind w:left="0"/>
              <w:rPr>
                <w:del w:id="4073" w:author="Fnu, Sonam" w:date="2019-11-27T19:17:00Z"/>
                <w:rFonts w:ascii="Calibri" w:hAnsi="Calibri" w:cstheme="minorHAnsi"/>
                <w:sz w:val="18"/>
                <w:szCs w:val="18"/>
              </w:rPr>
            </w:pPr>
            <w:del w:id="4074" w:author="Fnu, Sonam" w:date="2019-11-27T19:17:00Z">
              <w:r w:rsidRPr="00064254" w:rsidDel="00737460">
                <w:rPr>
                  <w:rFonts w:ascii="Calibri" w:hAnsi="Calibri" w:cstheme="minorHAnsi"/>
                  <w:sz w:val="18"/>
                  <w:szCs w:val="18"/>
                </w:rPr>
                <w:delText>Text</w:delText>
              </w:r>
            </w:del>
            <w:ins w:id="4075" w:author="mayada samir" w:date="2019-02-24T15:07:00Z">
              <w:del w:id="4076" w:author="Fnu, Sonam" w:date="2019-11-27T19:17:00Z">
                <w:r w:rsidR="00D83EDE" w:rsidDel="00737460">
                  <w:rPr>
                    <w:rFonts w:ascii="Calibri" w:hAnsi="Calibri" w:cstheme="minorHAnsi"/>
                    <w:sz w:val="18"/>
                    <w:szCs w:val="18"/>
                  </w:rPr>
                  <w:delText xml:space="preserve"> /</w:delText>
                </w:r>
              </w:del>
            </w:ins>
            <w:ins w:id="4077" w:author="mayada samir" w:date="2019-02-24T15:08:00Z">
              <w:del w:id="4078" w:author="Fnu, Sonam" w:date="2019-11-27T19:17:00Z">
                <w:r w:rsidR="00D83EDE" w:rsidDel="00737460">
                  <w:rPr>
                    <w:rFonts w:ascii="Calibri" w:hAnsi="Calibri" w:cstheme="minorHAnsi"/>
                    <w:sz w:val="18"/>
                    <w:szCs w:val="18"/>
                  </w:rPr>
                  <w:delText>hyperlink</w:delText>
                </w:r>
              </w:del>
            </w:ins>
          </w:p>
        </w:tc>
        <w:tc>
          <w:tcPr>
            <w:tcW w:w="1664" w:type="dxa"/>
          </w:tcPr>
          <w:p w14:paraId="5240BE8A" w14:textId="6FA71D79" w:rsidR="00604460" w:rsidRPr="00064254" w:rsidDel="00737460" w:rsidRDefault="00604460" w:rsidP="002257FB">
            <w:pPr>
              <w:pStyle w:val="ListParagraph"/>
              <w:ind w:left="0"/>
              <w:rPr>
                <w:del w:id="4079" w:author="Fnu, Sonam" w:date="2019-11-27T19:17:00Z"/>
                <w:rFonts w:ascii="Calibri" w:hAnsi="Calibri" w:cstheme="minorHAnsi"/>
                <w:sz w:val="18"/>
                <w:szCs w:val="18"/>
              </w:rPr>
            </w:pPr>
          </w:p>
        </w:tc>
        <w:tc>
          <w:tcPr>
            <w:tcW w:w="2197" w:type="dxa"/>
          </w:tcPr>
          <w:p w14:paraId="1FA5C157" w14:textId="11118F11" w:rsidR="00D83EDE" w:rsidRPr="00F639C3" w:rsidDel="00737460" w:rsidRDefault="00764AE2" w:rsidP="00D83EDE">
            <w:pPr>
              <w:pStyle w:val="ListParagraph"/>
              <w:ind w:left="0"/>
              <w:rPr>
                <w:ins w:id="4080" w:author="mayada samir" w:date="2019-02-24T15:11:00Z"/>
                <w:del w:id="4081" w:author="Fnu, Sonam" w:date="2019-11-27T19:17:00Z"/>
                <w:rFonts w:ascii="Calibri" w:hAnsi="Calibri" w:cstheme="minorHAnsi"/>
                <w:sz w:val="18"/>
                <w:szCs w:val="18"/>
                <w:highlight w:val="yellow"/>
              </w:rPr>
            </w:pPr>
            <w:ins w:id="4082" w:author="mayada samir" w:date="2019-02-27T11:09:00Z">
              <w:del w:id="4083" w:author="Fnu, Sonam" w:date="2019-11-27T19:17:00Z">
                <w:r w:rsidDel="00737460">
                  <w:rPr>
                    <w:rFonts w:ascii="Calibri" w:hAnsi="Calibri" w:cstheme="minorHAnsi"/>
                    <w:sz w:val="18"/>
                    <w:szCs w:val="18"/>
                    <w:highlight w:val="yellow"/>
                  </w:rPr>
                  <w:delText>-</w:delText>
                </w:r>
              </w:del>
            </w:ins>
            <w:ins w:id="4084" w:author="mayada samir" w:date="2019-02-24T15:11:00Z">
              <w:del w:id="4085" w:author="Fnu, Sonam" w:date="2019-11-27T19:17:00Z">
                <w:r w:rsidR="00D83EDE" w:rsidRPr="00F639C3" w:rsidDel="00737460">
                  <w:rPr>
                    <w:rFonts w:ascii="Calibri" w:hAnsi="Calibri" w:cstheme="minorHAnsi"/>
                    <w:sz w:val="18"/>
                    <w:szCs w:val="18"/>
                    <w:highlight w:val="yellow"/>
                  </w:rPr>
                  <w:delText xml:space="preserve">Incase item is </w:delText>
                </w:r>
              </w:del>
            </w:ins>
            <w:ins w:id="4086" w:author="mayada samir" w:date="2019-02-27T11:10:00Z">
              <w:del w:id="4087" w:author="Fnu, Sonam" w:date="2019-11-27T19:17:00Z">
                <w:r w:rsidRPr="00F639C3" w:rsidDel="00737460">
                  <w:rPr>
                    <w:rFonts w:ascii="Calibri" w:hAnsi="Calibri" w:cstheme="minorHAnsi"/>
                    <w:sz w:val="18"/>
                    <w:szCs w:val="18"/>
                    <w:highlight w:val="yellow"/>
                  </w:rPr>
                  <w:delText>active,</w:delText>
                </w:r>
              </w:del>
            </w:ins>
            <w:ins w:id="4088" w:author="mayada samir" w:date="2019-02-24T15:11:00Z">
              <w:del w:id="4089" w:author="Fnu, Sonam" w:date="2019-11-27T19:17:00Z">
                <w:r w:rsidR="00D83EDE" w:rsidRPr="00F639C3" w:rsidDel="00737460">
                  <w:rPr>
                    <w:rFonts w:ascii="Calibri" w:hAnsi="Calibri" w:cstheme="minorHAnsi"/>
                    <w:sz w:val="18"/>
                    <w:szCs w:val="18"/>
                    <w:highlight w:val="yellow"/>
                  </w:rPr>
                  <w:delText xml:space="preserve"> user can select to view</w:delText>
                </w:r>
              </w:del>
            </w:ins>
            <w:ins w:id="4090" w:author="mayada samir" w:date="2019-02-27T11:10:00Z">
              <w:del w:id="4091" w:author="Fnu, Sonam" w:date="2019-11-27T19:17:00Z">
                <w:r w:rsidDel="00737460">
                  <w:rPr>
                    <w:rFonts w:ascii="Calibri" w:hAnsi="Calibri" w:cstheme="minorHAnsi"/>
                    <w:sz w:val="18"/>
                    <w:szCs w:val="18"/>
                    <w:highlight w:val="yellow"/>
                  </w:rPr>
                  <w:delText>.</w:delText>
                </w:r>
              </w:del>
            </w:ins>
          </w:p>
          <w:p w14:paraId="18DA9432" w14:textId="6CC07058" w:rsidR="00604460" w:rsidRPr="00064254" w:rsidDel="00737460" w:rsidRDefault="00764AE2" w:rsidP="00D83EDE">
            <w:pPr>
              <w:pStyle w:val="ListParagraph"/>
              <w:ind w:left="0"/>
              <w:rPr>
                <w:del w:id="4092" w:author="Fnu, Sonam" w:date="2019-11-27T19:17:00Z"/>
                <w:rFonts w:ascii="Calibri" w:hAnsi="Calibri" w:cstheme="minorHAnsi"/>
                <w:sz w:val="18"/>
                <w:szCs w:val="18"/>
              </w:rPr>
            </w:pPr>
            <w:ins w:id="4093" w:author="mayada samir" w:date="2019-02-27T11:09:00Z">
              <w:del w:id="4094" w:author="Fnu, Sonam" w:date="2019-11-27T19:17:00Z">
                <w:r w:rsidDel="00737460">
                  <w:rPr>
                    <w:rFonts w:ascii="Calibri" w:hAnsi="Calibri" w:cstheme="minorHAnsi"/>
                    <w:sz w:val="18"/>
                    <w:szCs w:val="18"/>
                    <w:highlight w:val="yellow"/>
                  </w:rPr>
                  <w:delText>-</w:delText>
                </w:r>
              </w:del>
            </w:ins>
            <w:ins w:id="4095" w:author="mayada samir" w:date="2019-02-24T15:11:00Z">
              <w:del w:id="4096" w:author="Fnu, Sonam" w:date="2019-11-27T19:17:00Z">
                <w:r w:rsidR="00D83EDE" w:rsidRPr="00F639C3" w:rsidDel="00737460">
                  <w:rPr>
                    <w:rFonts w:ascii="Calibri" w:hAnsi="Calibri" w:cstheme="minorHAnsi"/>
                    <w:sz w:val="18"/>
                    <w:szCs w:val="18"/>
                    <w:highlight w:val="yellow"/>
                  </w:rPr>
                  <w:delText>Incase item is underwork authorized user can select to take action</w:delText>
                </w:r>
              </w:del>
            </w:ins>
            <w:ins w:id="4097" w:author="mayada samir" w:date="2019-02-27T11:10:00Z">
              <w:del w:id="4098" w:author="Fnu, Sonam" w:date="2019-11-27T19:17:00Z">
                <w:r w:rsidDel="00737460">
                  <w:rPr>
                    <w:rFonts w:ascii="Calibri" w:hAnsi="Calibri" w:cstheme="minorHAnsi"/>
                    <w:sz w:val="18"/>
                    <w:szCs w:val="18"/>
                  </w:rPr>
                  <w:delText>.</w:delText>
                </w:r>
              </w:del>
            </w:ins>
          </w:p>
        </w:tc>
        <w:tc>
          <w:tcPr>
            <w:tcW w:w="2922" w:type="dxa"/>
          </w:tcPr>
          <w:p w14:paraId="4FC17026" w14:textId="5C8D2902" w:rsidR="00604460" w:rsidDel="00737460" w:rsidRDefault="00604460" w:rsidP="002257FB">
            <w:pPr>
              <w:pStyle w:val="ListParagraph"/>
              <w:ind w:left="0"/>
              <w:rPr>
                <w:ins w:id="4099" w:author="mayada samir" w:date="2019-02-24T15:08:00Z"/>
                <w:del w:id="4100" w:author="Fnu, Sonam" w:date="2019-11-27T19:17:00Z"/>
                <w:rFonts w:ascii="Calibri" w:hAnsi="Calibri" w:cstheme="minorHAnsi"/>
                <w:sz w:val="18"/>
                <w:szCs w:val="18"/>
              </w:rPr>
            </w:pPr>
            <w:del w:id="4101" w:author="Fnu, Sonam" w:date="2019-11-27T19:17:00Z">
              <w:r w:rsidRPr="00064254" w:rsidDel="00737460">
                <w:rPr>
                  <w:rFonts w:ascii="Calibri" w:hAnsi="Calibri" w:cstheme="minorHAnsi"/>
                  <w:sz w:val="18"/>
                  <w:szCs w:val="18"/>
                </w:rPr>
                <w:delText>BANK_NOTIFICATION.DESCRIPTION</w:delText>
              </w:r>
            </w:del>
          </w:p>
          <w:p w14:paraId="1473F066" w14:textId="2E6B1CE0" w:rsidR="00D83EDE" w:rsidRPr="00064254" w:rsidDel="00737460" w:rsidRDefault="00D83EDE">
            <w:pPr>
              <w:pStyle w:val="ListParagraph"/>
              <w:ind w:left="0"/>
              <w:rPr>
                <w:del w:id="4102" w:author="Fnu, Sonam" w:date="2019-11-27T19:17:00Z"/>
                <w:rFonts w:ascii="Calibri" w:hAnsi="Calibri" w:cstheme="minorHAnsi"/>
                <w:sz w:val="18"/>
                <w:szCs w:val="18"/>
              </w:rPr>
            </w:pPr>
          </w:p>
        </w:tc>
      </w:tr>
      <w:tr w:rsidR="00604460" w:rsidRPr="00012DAF" w:rsidDel="00737460" w14:paraId="7A8FFE72" w14:textId="0A04170C" w:rsidTr="00064254">
        <w:trPr>
          <w:trHeight w:val="1045"/>
          <w:del w:id="4103" w:author="Fnu, Sonam" w:date="2019-11-27T19:17:00Z"/>
        </w:trPr>
        <w:tc>
          <w:tcPr>
            <w:tcW w:w="1570" w:type="dxa"/>
          </w:tcPr>
          <w:p w14:paraId="13A7399D" w14:textId="2DAD1C46" w:rsidR="00604460" w:rsidRPr="00064254" w:rsidDel="00737460" w:rsidRDefault="00604460" w:rsidP="002257FB">
            <w:pPr>
              <w:pStyle w:val="ListParagraph"/>
              <w:ind w:left="0"/>
              <w:rPr>
                <w:del w:id="4104" w:author="Fnu, Sonam" w:date="2019-11-27T19:17:00Z"/>
                <w:rFonts w:ascii="Calibri" w:hAnsi="Calibri" w:cstheme="minorHAnsi"/>
                <w:sz w:val="18"/>
                <w:szCs w:val="18"/>
              </w:rPr>
            </w:pPr>
            <w:del w:id="4105" w:author="Fnu, Sonam" w:date="2019-11-27T19:17:00Z">
              <w:r w:rsidRPr="00064254" w:rsidDel="00737460">
                <w:rPr>
                  <w:rFonts w:ascii="Calibri" w:hAnsi="Calibri" w:cstheme="minorHAnsi"/>
                  <w:sz w:val="18"/>
                  <w:szCs w:val="18"/>
                </w:rPr>
                <w:delText>Notification Type</w:delText>
              </w:r>
            </w:del>
          </w:p>
        </w:tc>
        <w:tc>
          <w:tcPr>
            <w:tcW w:w="1268" w:type="dxa"/>
          </w:tcPr>
          <w:p w14:paraId="429C8262" w14:textId="74C885A1" w:rsidR="00604460" w:rsidRPr="00064254" w:rsidDel="00737460" w:rsidRDefault="00604460" w:rsidP="002257FB">
            <w:pPr>
              <w:pStyle w:val="ListParagraph"/>
              <w:ind w:left="0"/>
              <w:rPr>
                <w:del w:id="4106" w:author="Fnu, Sonam" w:date="2019-11-27T19:17:00Z"/>
                <w:rFonts w:ascii="Calibri" w:hAnsi="Calibri" w:cstheme="minorHAnsi"/>
                <w:sz w:val="18"/>
                <w:szCs w:val="18"/>
              </w:rPr>
            </w:pPr>
            <w:del w:id="4107" w:author="Fnu, Sonam" w:date="2019-11-27T19:17:00Z">
              <w:r w:rsidRPr="00064254" w:rsidDel="00737460">
                <w:rPr>
                  <w:rFonts w:ascii="Calibri" w:hAnsi="Calibri" w:cstheme="minorHAnsi"/>
                  <w:sz w:val="18"/>
                  <w:szCs w:val="18"/>
                </w:rPr>
                <w:delText>Text</w:delText>
              </w:r>
            </w:del>
          </w:p>
        </w:tc>
        <w:tc>
          <w:tcPr>
            <w:tcW w:w="1664" w:type="dxa"/>
          </w:tcPr>
          <w:p w14:paraId="0942BA74" w14:textId="4BBB5D16" w:rsidR="00604460" w:rsidRPr="00064254" w:rsidDel="00737460" w:rsidRDefault="00604460" w:rsidP="002257FB">
            <w:pPr>
              <w:pStyle w:val="ListParagraph"/>
              <w:ind w:left="0"/>
              <w:rPr>
                <w:del w:id="4108" w:author="Fnu, Sonam" w:date="2019-11-27T19:17:00Z"/>
                <w:rFonts w:ascii="Calibri" w:hAnsi="Calibri" w:cstheme="minorHAnsi"/>
                <w:sz w:val="18"/>
                <w:szCs w:val="18"/>
              </w:rPr>
            </w:pPr>
          </w:p>
        </w:tc>
        <w:tc>
          <w:tcPr>
            <w:tcW w:w="2197" w:type="dxa"/>
          </w:tcPr>
          <w:p w14:paraId="3AD7CAB8" w14:textId="6DEEE889" w:rsidR="00604460" w:rsidRPr="00064254" w:rsidDel="00737460" w:rsidRDefault="00604460" w:rsidP="002257FB">
            <w:pPr>
              <w:pStyle w:val="ListParagraph"/>
              <w:ind w:left="0"/>
              <w:rPr>
                <w:del w:id="4109" w:author="Fnu, Sonam" w:date="2019-11-27T19:17:00Z"/>
                <w:rFonts w:ascii="Calibri" w:hAnsi="Calibri" w:cstheme="minorHAnsi"/>
                <w:sz w:val="18"/>
                <w:szCs w:val="18"/>
              </w:rPr>
            </w:pPr>
          </w:p>
        </w:tc>
        <w:tc>
          <w:tcPr>
            <w:tcW w:w="2922" w:type="dxa"/>
          </w:tcPr>
          <w:p w14:paraId="4FEF1D4F" w14:textId="66F8BC78" w:rsidR="00604460" w:rsidRPr="00064254" w:rsidDel="00737460" w:rsidRDefault="00604460" w:rsidP="002257FB">
            <w:pPr>
              <w:pStyle w:val="ListParagraph"/>
              <w:ind w:left="0"/>
              <w:rPr>
                <w:del w:id="4110" w:author="Fnu, Sonam" w:date="2019-11-27T19:17:00Z"/>
                <w:rFonts w:ascii="Calibri" w:hAnsi="Calibri" w:cstheme="minorHAnsi"/>
                <w:sz w:val="18"/>
                <w:szCs w:val="18"/>
              </w:rPr>
            </w:pPr>
            <w:del w:id="4111" w:author="Fnu, Sonam" w:date="2019-11-27T19:17:00Z">
              <w:r w:rsidRPr="00064254" w:rsidDel="00737460">
                <w:rPr>
                  <w:rFonts w:ascii="Calibri" w:hAnsi="Calibri" w:cstheme="minorHAnsi"/>
                  <w:sz w:val="18"/>
                  <w:szCs w:val="18"/>
                </w:rPr>
                <w:delText>BANK_NOTIFICATIONS. NOTIFICATION_CATEGORY</w:delText>
              </w:r>
            </w:del>
          </w:p>
          <w:p w14:paraId="1BE42269" w14:textId="4B7BF4AC" w:rsidR="00604460" w:rsidRPr="00064254" w:rsidDel="00737460" w:rsidRDefault="00604460" w:rsidP="002257FB">
            <w:pPr>
              <w:pStyle w:val="ListParagraph"/>
              <w:ind w:left="0"/>
              <w:rPr>
                <w:del w:id="4112" w:author="Fnu, Sonam" w:date="2019-11-27T19:17:00Z"/>
                <w:rFonts w:ascii="Calibri" w:hAnsi="Calibri" w:cstheme="minorHAnsi"/>
                <w:sz w:val="18"/>
                <w:szCs w:val="18"/>
              </w:rPr>
            </w:pPr>
            <w:del w:id="4113" w:author="Fnu, Sonam" w:date="2019-11-27T19:17:00Z">
              <w:r w:rsidRPr="00064254" w:rsidDel="00737460">
                <w:rPr>
                  <w:rFonts w:ascii="Calibri" w:hAnsi="Calibri" w:cstheme="minorHAnsi"/>
                  <w:sz w:val="18"/>
                  <w:szCs w:val="18"/>
                </w:rPr>
                <w:delText>[1:Account Related, 2:Channel Activities, 3:Security/Sensitive]</w:delText>
              </w:r>
            </w:del>
          </w:p>
          <w:p w14:paraId="4BAC4EC0" w14:textId="6D665627" w:rsidR="00604460" w:rsidRPr="00064254" w:rsidDel="00737460" w:rsidRDefault="00604460" w:rsidP="00064254">
            <w:pPr>
              <w:ind w:left="2520"/>
              <w:rPr>
                <w:del w:id="4114" w:author="Fnu, Sonam" w:date="2019-11-27T19:17:00Z"/>
                <w:rFonts w:ascii="Calibri" w:hAnsi="Calibri" w:cstheme="minorHAnsi"/>
                <w:color w:val="0000FF"/>
                <w:sz w:val="18"/>
                <w:szCs w:val="18"/>
              </w:rPr>
            </w:pPr>
          </w:p>
        </w:tc>
      </w:tr>
      <w:tr w:rsidR="00604460" w:rsidRPr="00012DAF" w:rsidDel="00737460" w14:paraId="5A89AED1" w14:textId="438530EE" w:rsidTr="00064254">
        <w:trPr>
          <w:trHeight w:val="431"/>
          <w:del w:id="4115" w:author="Fnu, Sonam" w:date="2019-11-27T19:17:00Z"/>
        </w:trPr>
        <w:tc>
          <w:tcPr>
            <w:tcW w:w="1570" w:type="dxa"/>
          </w:tcPr>
          <w:p w14:paraId="0D5AA7BA" w14:textId="23E8F97B" w:rsidR="00604460" w:rsidRPr="00064254" w:rsidDel="00737460" w:rsidRDefault="00604460" w:rsidP="002257FB">
            <w:pPr>
              <w:pStyle w:val="ListParagraph"/>
              <w:ind w:left="0"/>
              <w:rPr>
                <w:del w:id="4116" w:author="Fnu, Sonam" w:date="2019-11-27T19:17:00Z"/>
                <w:rFonts w:ascii="Calibri" w:hAnsi="Calibri" w:cstheme="minorHAnsi"/>
                <w:sz w:val="18"/>
                <w:szCs w:val="18"/>
              </w:rPr>
            </w:pPr>
            <w:del w:id="4117" w:author="Fnu, Sonam" w:date="2019-11-27T19:17:00Z">
              <w:r w:rsidRPr="00064254" w:rsidDel="00737460">
                <w:rPr>
                  <w:rFonts w:ascii="Calibri" w:hAnsi="Calibri" w:cstheme="minorHAnsi"/>
                  <w:sz w:val="18"/>
                  <w:szCs w:val="18"/>
                </w:rPr>
                <w:delText>Status</w:delText>
              </w:r>
            </w:del>
          </w:p>
        </w:tc>
        <w:tc>
          <w:tcPr>
            <w:tcW w:w="1268" w:type="dxa"/>
          </w:tcPr>
          <w:p w14:paraId="69E1465D" w14:textId="02BCC91E" w:rsidR="00604460" w:rsidRPr="00064254" w:rsidDel="00737460" w:rsidRDefault="00420670" w:rsidP="002257FB">
            <w:pPr>
              <w:pStyle w:val="ListParagraph"/>
              <w:ind w:left="0"/>
              <w:rPr>
                <w:del w:id="4118" w:author="Fnu, Sonam" w:date="2019-11-27T19:17:00Z"/>
                <w:rFonts w:ascii="Calibri" w:hAnsi="Calibri" w:cstheme="minorHAnsi"/>
                <w:sz w:val="18"/>
                <w:szCs w:val="18"/>
              </w:rPr>
            </w:pPr>
            <w:del w:id="4119" w:author="Fnu, Sonam" w:date="2019-11-27T19:17:00Z">
              <w:r w:rsidRPr="00064254" w:rsidDel="00737460">
                <w:rPr>
                  <w:rFonts w:ascii="Calibri" w:hAnsi="Calibri" w:cstheme="minorHAnsi"/>
                  <w:sz w:val="18"/>
                  <w:szCs w:val="18"/>
                </w:rPr>
                <w:delText>T</w:delText>
              </w:r>
              <w:r w:rsidR="00604460" w:rsidRPr="00064254" w:rsidDel="00737460">
                <w:rPr>
                  <w:rFonts w:ascii="Calibri" w:hAnsi="Calibri" w:cstheme="minorHAnsi"/>
                  <w:sz w:val="18"/>
                  <w:szCs w:val="18"/>
                </w:rPr>
                <w:delText>ext</w:delText>
              </w:r>
            </w:del>
          </w:p>
        </w:tc>
        <w:tc>
          <w:tcPr>
            <w:tcW w:w="1664" w:type="dxa"/>
          </w:tcPr>
          <w:p w14:paraId="0255412E" w14:textId="793A6882" w:rsidR="00604460" w:rsidRPr="00064254" w:rsidDel="00737460" w:rsidRDefault="00604460" w:rsidP="002257FB">
            <w:pPr>
              <w:pStyle w:val="ListParagraph"/>
              <w:ind w:left="0"/>
              <w:rPr>
                <w:del w:id="4120" w:author="Fnu, Sonam" w:date="2019-11-27T19:17:00Z"/>
                <w:rFonts w:ascii="Calibri" w:hAnsi="Calibri" w:cstheme="minorHAnsi"/>
                <w:sz w:val="18"/>
                <w:szCs w:val="18"/>
              </w:rPr>
            </w:pPr>
            <w:del w:id="4121" w:author="Fnu, Sonam" w:date="2019-11-27T19:17:00Z">
              <w:r w:rsidRPr="00064254" w:rsidDel="00737460">
                <w:rPr>
                  <w:rFonts w:ascii="Calibri" w:hAnsi="Calibri" w:cstheme="minorHAnsi"/>
                  <w:sz w:val="18"/>
                  <w:szCs w:val="18"/>
                </w:rPr>
                <w:delText>Active/Inactive</w:delText>
              </w:r>
            </w:del>
          </w:p>
        </w:tc>
        <w:tc>
          <w:tcPr>
            <w:tcW w:w="2197" w:type="dxa"/>
          </w:tcPr>
          <w:p w14:paraId="1BB24659" w14:textId="50C8295A" w:rsidR="00604460" w:rsidRPr="00064254" w:rsidDel="00737460" w:rsidRDefault="00604460" w:rsidP="002257FB">
            <w:pPr>
              <w:pStyle w:val="ListParagraph"/>
              <w:ind w:left="0"/>
              <w:rPr>
                <w:del w:id="4122" w:author="Fnu, Sonam" w:date="2019-11-27T19:17:00Z"/>
                <w:rFonts w:ascii="Calibri" w:hAnsi="Calibri" w:cstheme="minorHAnsi"/>
                <w:sz w:val="18"/>
                <w:szCs w:val="18"/>
              </w:rPr>
            </w:pPr>
          </w:p>
        </w:tc>
        <w:tc>
          <w:tcPr>
            <w:tcW w:w="2922" w:type="dxa"/>
          </w:tcPr>
          <w:p w14:paraId="2959C075" w14:textId="6E820B24" w:rsidR="00100EC1" w:rsidDel="00737460" w:rsidRDefault="00100EC1">
            <w:pPr>
              <w:pStyle w:val="ListParagraph"/>
              <w:ind w:left="0"/>
              <w:rPr>
                <w:ins w:id="4123" w:author="mayada samir" w:date="2019-02-24T11:44:00Z"/>
                <w:del w:id="4124" w:author="Fnu, Sonam" w:date="2019-11-27T19:17:00Z"/>
                <w:rFonts w:ascii="Calibri" w:hAnsi="Calibri"/>
                <w:highlight w:val="yellow"/>
              </w:rPr>
            </w:pPr>
            <w:ins w:id="4125" w:author="mayada samir" w:date="2019-02-24T11:45:00Z">
              <w:del w:id="4126" w:author="Fnu, Sonam" w:date="2019-11-27T19:17:00Z">
                <w:r w:rsidDel="00737460">
                  <w:rPr>
                    <w:rFonts w:ascii="Calibri" w:hAnsi="Calibri"/>
                    <w:highlight w:val="yellow"/>
                  </w:rPr>
                  <w:delText xml:space="preserve">1- </w:delText>
                </w:r>
              </w:del>
            </w:ins>
            <w:ins w:id="4127" w:author="mayada samir" w:date="2019-02-24T11:44:00Z">
              <w:del w:id="4128" w:author="Fnu, Sonam" w:date="2019-11-27T19:17:00Z">
                <w:r w:rsidDel="00737460">
                  <w:rPr>
                    <w:rFonts w:ascii="Calibri" w:hAnsi="Calibri"/>
                    <w:highlight w:val="yellow"/>
                  </w:rPr>
                  <w:delText xml:space="preserve">In case user search with workflow status, </w:delText>
                </w:r>
              </w:del>
            </w:ins>
            <w:ins w:id="4129" w:author="mayada samir" w:date="2019-02-27T11:09:00Z">
              <w:del w:id="4130" w:author="Fnu, Sonam" w:date="2019-11-27T19:17:00Z">
                <w:r w:rsidR="00764AE2" w:rsidDel="00737460">
                  <w:rPr>
                    <w:rFonts w:ascii="Calibri" w:hAnsi="Calibri"/>
                    <w:highlight w:val="yellow"/>
                  </w:rPr>
                  <w:delText>status</w:delText>
                </w:r>
              </w:del>
            </w:ins>
            <w:ins w:id="4131" w:author="mayada samir" w:date="2019-02-24T11:44:00Z">
              <w:del w:id="4132" w:author="Fnu, Sonam" w:date="2019-11-27T19:17:00Z">
                <w:r w:rsidDel="00737460">
                  <w:rPr>
                    <w:rFonts w:ascii="Calibri" w:hAnsi="Calibri"/>
                    <w:highlight w:val="yellow"/>
                  </w:rPr>
                  <w:delText xml:space="preserve"> will read from</w:delText>
                </w:r>
              </w:del>
            </w:ins>
          </w:p>
          <w:p w14:paraId="350524C2" w14:textId="2900FB0D" w:rsidR="00604460" w:rsidDel="00737460" w:rsidRDefault="003B7FEF" w:rsidP="002257FB">
            <w:pPr>
              <w:pStyle w:val="ListParagraph"/>
              <w:ind w:left="0"/>
              <w:rPr>
                <w:ins w:id="4133" w:author="mayada samir" w:date="2019-02-24T11:45:00Z"/>
                <w:del w:id="4134" w:author="Fnu, Sonam" w:date="2019-11-27T19:17:00Z"/>
                <w:rFonts w:ascii="Calibri" w:hAnsi="Calibri" w:cstheme="minorHAnsi"/>
                <w:sz w:val="18"/>
                <w:szCs w:val="18"/>
              </w:rPr>
            </w:pPr>
            <w:ins w:id="4135" w:author="mayada samir" w:date="2019-02-23T16:14:00Z">
              <w:del w:id="4136" w:author="Fnu, Sonam" w:date="2019-11-27T19:17:00Z">
                <w:r w:rsidRPr="00064254" w:rsidDel="00737460">
                  <w:rPr>
                    <w:rFonts w:ascii="Calibri" w:hAnsi="Calibri"/>
                    <w:highlight w:val="yellow"/>
                  </w:rPr>
                  <w:delText>BANK_NOTIFICATION_MESSAGES_AUDIT</w:delText>
                </w:r>
              </w:del>
            </w:ins>
            <w:del w:id="4137" w:author="Fnu, Sonam" w:date="2019-11-27T19:17:00Z">
              <w:r w:rsidR="00604460" w:rsidRPr="00064254" w:rsidDel="00737460">
                <w:rPr>
                  <w:rFonts w:ascii="Calibri" w:hAnsi="Calibri" w:cstheme="minorHAnsi"/>
                  <w:sz w:val="18"/>
                  <w:szCs w:val="18"/>
                </w:rPr>
                <w:delText>BANK_NOTIFICATIONS.STATUS</w:delText>
              </w:r>
            </w:del>
          </w:p>
          <w:p w14:paraId="215FFE25" w14:textId="6975BBC4" w:rsidR="00100EC1" w:rsidDel="00737460" w:rsidRDefault="00100EC1">
            <w:pPr>
              <w:pStyle w:val="ListParagraph"/>
              <w:ind w:left="0"/>
              <w:rPr>
                <w:ins w:id="4138" w:author="mayada samir" w:date="2019-02-24T11:45:00Z"/>
                <w:del w:id="4139" w:author="Fnu, Sonam" w:date="2019-11-27T19:17:00Z"/>
                <w:rFonts w:ascii="Calibri" w:hAnsi="Calibri"/>
                <w:highlight w:val="yellow"/>
              </w:rPr>
            </w:pPr>
            <w:ins w:id="4140" w:author="mayada samir" w:date="2019-02-24T11:45:00Z">
              <w:del w:id="4141" w:author="Fnu, Sonam" w:date="2019-11-27T19:17:00Z">
                <w:r w:rsidDel="00737460">
                  <w:rPr>
                    <w:rFonts w:ascii="Calibri" w:hAnsi="Calibri"/>
                    <w:highlight w:val="yellow"/>
                  </w:rPr>
                  <w:delText>2- In case user search with ‘Active’ status, statue will read from</w:delText>
                </w:r>
              </w:del>
            </w:ins>
          </w:p>
          <w:p w14:paraId="52CB13B4" w14:textId="72F7EDC0" w:rsidR="00100EC1" w:rsidDel="00737460" w:rsidRDefault="00100EC1" w:rsidP="00100EC1">
            <w:pPr>
              <w:pStyle w:val="ListParagraph"/>
              <w:ind w:left="0"/>
              <w:rPr>
                <w:ins w:id="4142" w:author="mayada samir" w:date="2019-02-24T11:45:00Z"/>
                <w:del w:id="4143" w:author="Fnu, Sonam" w:date="2019-11-27T19:17:00Z"/>
                <w:rFonts w:ascii="Calibri" w:hAnsi="Calibri" w:cstheme="minorHAnsi"/>
                <w:sz w:val="18"/>
                <w:szCs w:val="18"/>
              </w:rPr>
            </w:pPr>
            <w:ins w:id="4144" w:author="mayada samir" w:date="2019-02-24T11:45:00Z">
              <w:del w:id="4145" w:author="Fnu, Sonam" w:date="2019-11-27T19:17:00Z">
                <w:r w:rsidRPr="00064254" w:rsidDel="00737460">
                  <w:rPr>
                    <w:rFonts w:ascii="Calibri" w:hAnsi="Calibri"/>
                    <w:highlight w:val="yellow"/>
                  </w:rPr>
                  <w:delText>BANK_NOTIFICATION_MES</w:delText>
                </w:r>
                <w:r w:rsidDel="00737460">
                  <w:rPr>
                    <w:rFonts w:ascii="Calibri" w:hAnsi="Calibri"/>
                    <w:highlight w:val="yellow"/>
                  </w:rPr>
                  <w:delText>SAGES</w:delText>
                </w:r>
                <w:r w:rsidRPr="00064254" w:rsidDel="00737460">
                  <w:rPr>
                    <w:rFonts w:ascii="Calibri" w:hAnsi="Calibri" w:cstheme="minorHAnsi"/>
                    <w:sz w:val="18"/>
                    <w:szCs w:val="18"/>
                  </w:rPr>
                  <w:delText>.STATUS</w:delText>
                </w:r>
              </w:del>
            </w:ins>
          </w:p>
          <w:p w14:paraId="53BFBD00" w14:textId="15C97615" w:rsidR="00100EC1" w:rsidDel="00737460" w:rsidRDefault="00100EC1">
            <w:pPr>
              <w:pStyle w:val="ListParagraph"/>
              <w:ind w:left="0"/>
              <w:rPr>
                <w:ins w:id="4146" w:author="mayada samir" w:date="2019-02-24T11:45:00Z"/>
                <w:del w:id="4147" w:author="Fnu, Sonam" w:date="2019-11-27T19:17:00Z"/>
                <w:rFonts w:ascii="Calibri" w:hAnsi="Calibri"/>
                <w:highlight w:val="yellow"/>
              </w:rPr>
            </w:pPr>
            <w:ins w:id="4148" w:author="mayada samir" w:date="2019-02-24T11:45:00Z">
              <w:del w:id="4149" w:author="Fnu, Sonam" w:date="2019-11-27T19:17:00Z">
                <w:r w:rsidDel="00737460">
                  <w:rPr>
                    <w:rFonts w:ascii="Calibri" w:hAnsi="Calibri"/>
                    <w:highlight w:val="yellow"/>
                  </w:rPr>
                  <w:delText xml:space="preserve">3- In case user search with </w:delText>
                </w:r>
              </w:del>
            </w:ins>
            <w:ins w:id="4150" w:author="mayada samir" w:date="2019-02-24T11:46:00Z">
              <w:del w:id="4151" w:author="Fnu, Sonam" w:date="2019-11-27T19:17:00Z">
                <w:r w:rsidDel="00737460">
                  <w:rPr>
                    <w:rFonts w:ascii="Calibri" w:hAnsi="Calibri"/>
                    <w:highlight w:val="yellow"/>
                  </w:rPr>
                  <w:delText>‘ALL’</w:delText>
                </w:r>
              </w:del>
            </w:ins>
            <w:ins w:id="4152" w:author="mayada samir" w:date="2019-02-24T11:45:00Z">
              <w:del w:id="4153" w:author="Fnu, Sonam" w:date="2019-11-27T19:17:00Z">
                <w:r w:rsidDel="00737460">
                  <w:rPr>
                    <w:rFonts w:ascii="Calibri" w:hAnsi="Calibri"/>
                    <w:highlight w:val="yellow"/>
                  </w:rPr>
                  <w:delText>, statue will read from</w:delText>
                </w:r>
              </w:del>
            </w:ins>
          </w:p>
          <w:p w14:paraId="69D18F86" w14:textId="2F9007BA" w:rsidR="00100EC1" w:rsidRPr="00064254" w:rsidDel="00737460" w:rsidRDefault="00100EC1" w:rsidP="00100EC1">
            <w:pPr>
              <w:pStyle w:val="ListParagraph"/>
              <w:ind w:left="0"/>
              <w:rPr>
                <w:del w:id="4154" w:author="Fnu, Sonam" w:date="2019-11-27T19:17:00Z"/>
                <w:rFonts w:ascii="Calibri" w:hAnsi="Calibri" w:cstheme="minorHAnsi"/>
                <w:sz w:val="18"/>
                <w:szCs w:val="18"/>
              </w:rPr>
            </w:pPr>
            <w:ins w:id="4155" w:author="mayada samir" w:date="2019-02-24T11:46:00Z">
              <w:del w:id="4156" w:author="Fnu, Sonam" w:date="2019-11-27T19:17:00Z">
                <w:r w:rsidDel="00737460">
                  <w:rPr>
                    <w:rFonts w:ascii="Calibri" w:hAnsi="Calibri"/>
                  </w:rPr>
                  <w:delText>Both tables master and audit</w:delText>
                </w:r>
              </w:del>
            </w:ins>
          </w:p>
        </w:tc>
      </w:tr>
      <w:tr w:rsidR="00604460" w:rsidRPr="00012DAF" w:rsidDel="00737460" w14:paraId="408C4DC3" w14:textId="0205310B" w:rsidTr="00064254">
        <w:trPr>
          <w:trHeight w:val="792"/>
          <w:del w:id="4157" w:author="Fnu, Sonam" w:date="2019-11-27T19:17:00Z"/>
        </w:trPr>
        <w:tc>
          <w:tcPr>
            <w:tcW w:w="1570" w:type="dxa"/>
          </w:tcPr>
          <w:p w14:paraId="6F047A44" w14:textId="3A4324EF" w:rsidR="00604460" w:rsidRPr="00064254" w:rsidDel="00737460" w:rsidRDefault="00604460" w:rsidP="002257FB">
            <w:pPr>
              <w:pStyle w:val="ListParagraph"/>
              <w:ind w:left="0"/>
              <w:rPr>
                <w:del w:id="4158" w:author="Fnu, Sonam" w:date="2019-11-27T19:17:00Z"/>
                <w:rFonts w:ascii="Calibri" w:hAnsi="Calibri" w:cstheme="minorHAnsi"/>
                <w:sz w:val="18"/>
                <w:szCs w:val="18"/>
              </w:rPr>
            </w:pPr>
            <w:del w:id="4159" w:author="Fnu, Sonam" w:date="2019-11-27T19:17:00Z">
              <w:r w:rsidRPr="00064254" w:rsidDel="00737460">
                <w:rPr>
                  <w:rFonts w:ascii="Calibri" w:hAnsi="Calibri" w:cstheme="minorHAnsi"/>
                  <w:sz w:val="18"/>
                  <w:szCs w:val="18"/>
                </w:rPr>
                <w:delText>Outgoing Message</w:delText>
              </w:r>
            </w:del>
          </w:p>
        </w:tc>
        <w:tc>
          <w:tcPr>
            <w:tcW w:w="1268" w:type="dxa"/>
          </w:tcPr>
          <w:p w14:paraId="19D36397" w14:textId="40E5DE57" w:rsidR="00604460" w:rsidRPr="00064254" w:rsidDel="00737460" w:rsidRDefault="00420670" w:rsidP="002257FB">
            <w:pPr>
              <w:pStyle w:val="ListParagraph"/>
              <w:ind w:left="0"/>
              <w:rPr>
                <w:del w:id="4160" w:author="Fnu, Sonam" w:date="2019-11-27T19:17:00Z"/>
                <w:rFonts w:ascii="Calibri" w:hAnsi="Calibri" w:cstheme="minorHAnsi"/>
                <w:sz w:val="18"/>
                <w:szCs w:val="18"/>
              </w:rPr>
            </w:pPr>
            <w:del w:id="4161" w:author="Fnu, Sonam" w:date="2019-11-27T19:17:00Z">
              <w:r w:rsidRPr="00064254" w:rsidDel="00737460">
                <w:rPr>
                  <w:rFonts w:ascii="Calibri" w:hAnsi="Calibri" w:cstheme="minorHAnsi"/>
                  <w:sz w:val="18"/>
                  <w:szCs w:val="18"/>
                </w:rPr>
                <w:delText>T</w:delText>
              </w:r>
              <w:r w:rsidR="00604460" w:rsidRPr="00064254" w:rsidDel="00737460">
                <w:rPr>
                  <w:rFonts w:ascii="Calibri" w:hAnsi="Calibri" w:cstheme="minorHAnsi"/>
                  <w:sz w:val="18"/>
                  <w:szCs w:val="18"/>
                </w:rPr>
                <w:delText>ext</w:delText>
              </w:r>
            </w:del>
          </w:p>
        </w:tc>
        <w:tc>
          <w:tcPr>
            <w:tcW w:w="1664" w:type="dxa"/>
          </w:tcPr>
          <w:p w14:paraId="5DA04616" w14:textId="4D8F9103" w:rsidR="00604460" w:rsidRPr="00064254" w:rsidDel="00737460" w:rsidRDefault="00604460" w:rsidP="002257FB">
            <w:pPr>
              <w:pStyle w:val="ListParagraph"/>
              <w:ind w:left="0"/>
              <w:rPr>
                <w:del w:id="4162" w:author="Fnu, Sonam" w:date="2019-11-27T19:17:00Z"/>
                <w:rFonts w:ascii="Calibri" w:hAnsi="Calibri" w:cstheme="minorHAnsi"/>
                <w:sz w:val="18"/>
                <w:szCs w:val="18"/>
              </w:rPr>
            </w:pPr>
          </w:p>
        </w:tc>
        <w:tc>
          <w:tcPr>
            <w:tcW w:w="2197" w:type="dxa"/>
          </w:tcPr>
          <w:p w14:paraId="68AD969A" w14:textId="17BAFF07" w:rsidR="00604460" w:rsidRPr="00064254" w:rsidDel="00737460" w:rsidRDefault="00604460" w:rsidP="002257FB">
            <w:pPr>
              <w:pStyle w:val="ListParagraph"/>
              <w:ind w:left="0"/>
              <w:rPr>
                <w:del w:id="4163" w:author="Fnu, Sonam" w:date="2019-11-27T19:17:00Z"/>
                <w:rFonts w:ascii="Calibri" w:hAnsi="Calibri" w:cstheme="minorHAnsi"/>
              </w:rPr>
            </w:pPr>
          </w:p>
        </w:tc>
        <w:tc>
          <w:tcPr>
            <w:tcW w:w="2922" w:type="dxa"/>
          </w:tcPr>
          <w:p w14:paraId="3EE3D33F" w14:textId="67855B1C" w:rsidR="00604460" w:rsidRPr="00064254" w:rsidDel="00737460" w:rsidRDefault="00604460" w:rsidP="002257FB">
            <w:pPr>
              <w:pStyle w:val="ListParagraph"/>
              <w:ind w:left="0"/>
              <w:rPr>
                <w:del w:id="4164" w:author="Fnu, Sonam" w:date="2019-11-27T19:17:00Z"/>
                <w:rFonts w:ascii="Calibri" w:hAnsi="Calibri" w:cstheme="minorHAnsi"/>
                <w:sz w:val="18"/>
                <w:szCs w:val="18"/>
              </w:rPr>
            </w:pPr>
            <w:del w:id="4165" w:author="Fnu, Sonam" w:date="2019-11-27T19:17:00Z">
              <w:r w:rsidRPr="00064254" w:rsidDel="00737460">
                <w:rPr>
                  <w:rFonts w:ascii="Calibri" w:hAnsi="Calibri" w:cstheme="minorHAnsi"/>
                  <w:sz w:val="18"/>
                  <w:szCs w:val="18"/>
                </w:rPr>
                <w:delText>BANK_NOTIFICATION_MESSAGES.NOTIFICATION_MESSAGE</w:delText>
              </w:r>
            </w:del>
          </w:p>
        </w:tc>
      </w:tr>
      <w:tr w:rsidR="00604460" w:rsidRPr="00012DAF" w:rsidDel="00737460" w14:paraId="3B2B9D8B" w14:textId="7937BA57" w:rsidTr="00064254">
        <w:trPr>
          <w:trHeight w:val="272"/>
          <w:del w:id="4166" w:author="Fnu, Sonam" w:date="2019-11-27T19:17:00Z"/>
        </w:trPr>
        <w:tc>
          <w:tcPr>
            <w:tcW w:w="1570" w:type="dxa"/>
          </w:tcPr>
          <w:p w14:paraId="1A7CE803" w14:textId="0BE29517" w:rsidR="00604460" w:rsidRPr="00064254" w:rsidDel="00737460" w:rsidRDefault="00CB0AE2" w:rsidP="002257FB">
            <w:pPr>
              <w:pStyle w:val="ListParagraph"/>
              <w:ind w:left="0"/>
              <w:rPr>
                <w:del w:id="4167" w:author="Fnu, Sonam" w:date="2019-11-27T19:17:00Z"/>
                <w:rFonts w:ascii="Calibri" w:hAnsi="Calibri" w:cstheme="minorHAnsi"/>
                <w:sz w:val="18"/>
                <w:szCs w:val="18"/>
              </w:rPr>
            </w:pPr>
            <w:del w:id="4168" w:author="Fnu, Sonam" w:date="2019-11-27T19:17:00Z">
              <w:r w:rsidRPr="00064254" w:rsidDel="00737460">
                <w:rPr>
                  <w:rFonts w:ascii="Calibri" w:hAnsi="Calibri" w:cstheme="minorHAnsi"/>
                  <w:sz w:val="18"/>
                  <w:szCs w:val="18"/>
                </w:rPr>
                <w:delText>Edit</w:delText>
              </w:r>
            </w:del>
          </w:p>
        </w:tc>
        <w:tc>
          <w:tcPr>
            <w:tcW w:w="1268" w:type="dxa"/>
          </w:tcPr>
          <w:p w14:paraId="44DD82B9" w14:textId="1E675FEE" w:rsidR="00604460" w:rsidRPr="00064254" w:rsidDel="00737460" w:rsidRDefault="00CB0AE2" w:rsidP="002257FB">
            <w:pPr>
              <w:pStyle w:val="ListParagraph"/>
              <w:ind w:left="0"/>
              <w:rPr>
                <w:del w:id="4169" w:author="Fnu, Sonam" w:date="2019-11-27T19:17:00Z"/>
                <w:rFonts w:ascii="Calibri" w:hAnsi="Calibri" w:cstheme="minorHAnsi"/>
                <w:sz w:val="18"/>
                <w:szCs w:val="18"/>
              </w:rPr>
            </w:pPr>
            <w:del w:id="4170" w:author="Fnu, Sonam" w:date="2019-11-27T19:17:00Z">
              <w:r w:rsidRPr="00064254" w:rsidDel="00737460">
                <w:rPr>
                  <w:rFonts w:ascii="Calibri" w:hAnsi="Calibri" w:cstheme="minorHAnsi"/>
                  <w:sz w:val="18"/>
                  <w:szCs w:val="18"/>
                </w:rPr>
                <w:delText>Hyperlink</w:delText>
              </w:r>
            </w:del>
          </w:p>
        </w:tc>
        <w:tc>
          <w:tcPr>
            <w:tcW w:w="1664" w:type="dxa"/>
          </w:tcPr>
          <w:p w14:paraId="00ECD691" w14:textId="47846FAC" w:rsidR="00604460" w:rsidRPr="00064254" w:rsidDel="00737460" w:rsidRDefault="00CB0AE2">
            <w:pPr>
              <w:pStyle w:val="ListParagraph"/>
              <w:ind w:left="0"/>
              <w:rPr>
                <w:del w:id="4171" w:author="Fnu, Sonam" w:date="2019-11-27T19:17:00Z"/>
                <w:rFonts w:ascii="Calibri" w:hAnsi="Calibri" w:cstheme="minorHAnsi"/>
                <w:sz w:val="18"/>
                <w:szCs w:val="18"/>
              </w:rPr>
            </w:pPr>
            <w:del w:id="4172" w:author="Fnu, Sonam" w:date="2019-11-27T19:17:00Z">
              <w:r w:rsidRPr="00064254" w:rsidDel="00737460">
                <w:rPr>
                  <w:rFonts w:ascii="Calibri" w:hAnsi="Calibri" w:cstheme="minorHAnsi"/>
                  <w:sz w:val="18"/>
                  <w:szCs w:val="18"/>
                </w:rPr>
                <w:delText xml:space="preserve">Open popup </w:delText>
              </w:r>
            </w:del>
            <w:ins w:id="4173" w:author="mayada samir" w:date="2019-04-03T09:55:00Z">
              <w:del w:id="4174" w:author="Fnu, Sonam" w:date="2019-11-27T19:17:00Z">
                <w:r w:rsidR="00796B91" w:rsidDel="00737460">
                  <w:rPr>
                    <w:rFonts w:ascii="Calibri" w:hAnsi="Calibri" w:cstheme="minorHAnsi"/>
                    <w:sz w:val="18"/>
                    <w:szCs w:val="18"/>
                  </w:rPr>
                  <w:delText>new page</w:delText>
                </w:r>
                <w:r w:rsidR="00796B91" w:rsidRPr="00064254" w:rsidDel="00737460">
                  <w:rPr>
                    <w:rFonts w:ascii="Calibri" w:hAnsi="Calibri" w:cstheme="minorHAnsi"/>
                    <w:sz w:val="18"/>
                    <w:szCs w:val="18"/>
                  </w:rPr>
                  <w:delText xml:space="preserve"> </w:delText>
                </w:r>
              </w:del>
            </w:ins>
            <w:del w:id="4175" w:author="Fnu, Sonam" w:date="2019-11-27T19:17:00Z">
              <w:r w:rsidRPr="00064254" w:rsidDel="00737460">
                <w:rPr>
                  <w:rFonts w:ascii="Calibri" w:hAnsi="Calibri" w:cstheme="minorHAnsi"/>
                  <w:sz w:val="18"/>
                  <w:szCs w:val="18"/>
                </w:rPr>
                <w:delText>to Edit outgoing message</w:delText>
              </w:r>
            </w:del>
          </w:p>
        </w:tc>
        <w:tc>
          <w:tcPr>
            <w:tcW w:w="2197" w:type="dxa"/>
          </w:tcPr>
          <w:p w14:paraId="18F0269C" w14:textId="705F9960" w:rsidR="00604460" w:rsidRPr="00064254" w:rsidDel="00737460" w:rsidRDefault="00CB0AE2" w:rsidP="002257FB">
            <w:pPr>
              <w:pStyle w:val="ListParagraph"/>
              <w:ind w:left="0"/>
              <w:rPr>
                <w:del w:id="4176" w:author="Fnu, Sonam" w:date="2019-11-27T19:17:00Z"/>
                <w:rFonts w:ascii="Calibri" w:hAnsi="Calibri" w:cstheme="minorHAnsi"/>
              </w:rPr>
            </w:pPr>
            <w:del w:id="4177" w:author="Fnu, Sonam" w:date="2019-11-27T19:17:00Z">
              <w:r w:rsidRPr="00064254" w:rsidDel="00737460">
                <w:rPr>
                  <w:rFonts w:ascii="Calibri" w:hAnsi="Calibri"/>
                  <w:noProof/>
                </w:rPr>
                <w:drawing>
                  <wp:inline distT="0" distB="0" distL="0" distR="0" wp14:anchorId="273B715D" wp14:editId="22C44F8A">
                    <wp:extent cx="1248355" cy="1256030"/>
                    <wp:effectExtent l="0" t="0" r="9525" b="1270"/>
                    <wp:docPr id="25"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rotWithShape="1">
                            <a:blip r:embed="rId31"/>
                            <a:srcRect l="33874" t="35149"/>
                            <a:stretch/>
                          </pic:blipFill>
                          <pic:spPr bwMode="auto">
                            <a:xfrm>
                              <a:off x="0" y="0"/>
                              <a:ext cx="1253206" cy="1260911"/>
                            </a:xfrm>
                            <a:prstGeom prst="rect">
                              <a:avLst/>
                            </a:prstGeom>
                            <a:ln>
                              <a:noFill/>
                            </a:ln>
                            <a:extLst>
                              <a:ext uri="{53640926-AAD7-44D8-BBD7-CCE9431645EC}">
                                <a14:shadowObscured xmlns:a14="http://schemas.microsoft.com/office/drawing/2010/main"/>
                              </a:ext>
                            </a:extLst>
                          </pic:spPr>
                        </pic:pic>
                      </a:graphicData>
                    </a:graphic>
                  </wp:inline>
                </w:drawing>
              </w:r>
            </w:del>
          </w:p>
        </w:tc>
        <w:tc>
          <w:tcPr>
            <w:tcW w:w="2922" w:type="dxa"/>
          </w:tcPr>
          <w:p w14:paraId="5005EF69" w14:textId="1E8BEE0A" w:rsidR="00604460" w:rsidRPr="00064254" w:rsidDel="00737460" w:rsidRDefault="00604460" w:rsidP="002257FB">
            <w:pPr>
              <w:pStyle w:val="ListParagraph"/>
              <w:ind w:left="0"/>
              <w:rPr>
                <w:del w:id="4178" w:author="Fnu, Sonam" w:date="2019-11-27T19:17:00Z"/>
                <w:rFonts w:ascii="Calibri" w:hAnsi="Calibri" w:cstheme="minorHAnsi"/>
                <w:sz w:val="18"/>
                <w:szCs w:val="18"/>
              </w:rPr>
            </w:pPr>
          </w:p>
        </w:tc>
      </w:tr>
      <w:tr w:rsidR="00604460" w:rsidRPr="00012DAF" w:rsidDel="00737460" w14:paraId="554FE3EF" w14:textId="7BD9EF80" w:rsidTr="00064254">
        <w:trPr>
          <w:trHeight w:val="260"/>
          <w:del w:id="4179" w:author="Fnu, Sonam" w:date="2019-11-27T19:17:00Z"/>
        </w:trPr>
        <w:tc>
          <w:tcPr>
            <w:tcW w:w="1570" w:type="dxa"/>
          </w:tcPr>
          <w:p w14:paraId="4896C62D" w14:textId="69F48B19" w:rsidR="00604460" w:rsidRPr="00064254" w:rsidDel="00737460" w:rsidRDefault="00604460" w:rsidP="002257FB">
            <w:pPr>
              <w:pStyle w:val="ListParagraph"/>
              <w:ind w:left="0"/>
              <w:rPr>
                <w:del w:id="4180" w:author="Fnu, Sonam" w:date="2019-11-27T19:17:00Z"/>
                <w:rFonts w:ascii="Calibri" w:hAnsi="Calibri" w:cstheme="minorHAnsi"/>
                <w:sz w:val="18"/>
                <w:szCs w:val="18"/>
              </w:rPr>
            </w:pPr>
          </w:p>
        </w:tc>
        <w:tc>
          <w:tcPr>
            <w:tcW w:w="1268" w:type="dxa"/>
          </w:tcPr>
          <w:p w14:paraId="5B3D8297" w14:textId="658922B5" w:rsidR="00604460" w:rsidRPr="00064254" w:rsidDel="00737460" w:rsidRDefault="00604460" w:rsidP="002257FB">
            <w:pPr>
              <w:pStyle w:val="ListParagraph"/>
              <w:ind w:left="0"/>
              <w:rPr>
                <w:del w:id="4181" w:author="Fnu, Sonam" w:date="2019-11-27T19:17:00Z"/>
                <w:rFonts w:ascii="Calibri" w:hAnsi="Calibri" w:cstheme="minorHAnsi"/>
                <w:sz w:val="18"/>
                <w:szCs w:val="18"/>
              </w:rPr>
            </w:pPr>
          </w:p>
        </w:tc>
        <w:tc>
          <w:tcPr>
            <w:tcW w:w="1664" w:type="dxa"/>
          </w:tcPr>
          <w:p w14:paraId="61C7B751" w14:textId="590577C8" w:rsidR="00604460" w:rsidRPr="00064254" w:rsidDel="00737460" w:rsidRDefault="00604460" w:rsidP="002257FB">
            <w:pPr>
              <w:pStyle w:val="ListParagraph"/>
              <w:ind w:left="0"/>
              <w:rPr>
                <w:del w:id="4182" w:author="Fnu, Sonam" w:date="2019-11-27T19:17:00Z"/>
                <w:rFonts w:ascii="Calibri" w:hAnsi="Calibri" w:cstheme="minorHAnsi"/>
                <w:sz w:val="18"/>
                <w:szCs w:val="18"/>
              </w:rPr>
            </w:pPr>
          </w:p>
        </w:tc>
        <w:tc>
          <w:tcPr>
            <w:tcW w:w="2197" w:type="dxa"/>
          </w:tcPr>
          <w:p w14:paraId="45D07DCF" w14:textId="41D1216D" w:rsidR="00604460" w:rsidRPr="00064254" w:rsidDel="00737460" w:rsidRDefault="00604460" w:rsidP="002257FB">
            <w:pPr>
              <w:pStyle w:val="ListParagraph"/>
              <w:ind w:left="0"/>
              <w:rPr>
                <w:del w:id="4183" w:author="Fnu, Sonam" w:date="2019-11-27T19:17:00Z"/>
                <w:rFonts w:ascii="Calibri" w:hAnsi="Calibri" w:cstheme="minorHAnsi"/>
              </w:rPr>
            </w:pPr>
          </w:p>
        </w:tc>
        <w:tc>
          <w:tcPr>
            <w:tcW w:w="2922" w:type="dxa"/>
          </w:tcPr>
          <w:p w14:paraId="6A7750CD" w14:textId="0EFC3069" w:rsidR="00604460" w:rsidRPr="00064254" w:rsidDel="00737460" w:rsidRDefault="00604460" w:rsidP="002257FB">
            <w:pPr>
              <w:pStyle w:val="ListParagraph"/>
              <w:ind w:left="0"/>
              <w:rPr>
                <w:del w:id="4184" w:author="Fnu, Sonam" w:date="2019-11-27T19:17:00Z"/>
                <w:rFonts w:ascii="Calibri" w:hAnsi="Calibri" w:cstheme="minorHAnsi"/>
                <w:sz w:val="18"/>
                <w:szCs w:val="18"/>
              </w:rPr>
            </w:pPr>
          </w:p>
        </w:tc>
      </w:tr>
      <w:tr w:rsidR="00604460" w:rsidRPr="00012DAF" w:rsidDel="00737460" w14:paraId="69A15CE1" w14:textId="2928EE47" w:rsidTr="00064254">
        <w:trPr>
          <w:trHeight w:val="260"/>
          <w:del w:id="4185" w:author="Fnu, Sonam" w:date="2019-11-27T19:17:00Z"/>
        </w:trPr>
        <w:tc>
          <w:tcPr>
            <w:tcW w:w="1570" w:type="dxa"/>
          </w:tcPr>
          <w:p w14:paraId="7DFDF84C" w14:textId="72C60D04" w:rsidR="00604460" w:rsidRPr="00064254" w:rsidDel="00737460" w:rsidRDefault="00604460" w:rsidP="002257FB">
            <w:pPr>
              <w:pStyle w:val="ListParagraph"/>
              <w:ind w:left="0"/>
              <w:rPr>
                <w:del w:id="4186" w:author="Fnu, Sonam" w:date="2019-11-27T19:17:00Z"/>
                <w:rFonts w:ascii="Calibri" w:hAnsi="Calibri" w:cstheme="minorHAnsi"/>
                <w:sz w:val="18"/>
                <w:szCs w:val="18"/>
              </w:rPr>
            </w:pPr>
          </w:p>
        </w:tc>
        <w:tc>
          <w:tcPr>
            <w:tcW w:w="1268" w:type="dxa"/>
          </w:tcPr>
          <w:p w14:paraId="132B8794" w14:textId="32EE34AF" w:rsidR="00604460" w:rsidRPr="00064254" w:rsidDel="00737460" w:rsidRDefault="00604460" w:rsidP="002257FB">
            <w:pPr>
              <w:pStyle w:val="ListParagraph"/>
              <w:ind w:left="0"/>
              <w:rPr>
                <w:del w:id="4187" w:author="Fnu, Sonam" w:date="2019-11-27T19:17:00Z"/>
                <w:rFonts w:ascii="Calibri" w:hAnsi="Calibri" w:cstheme="minorHAnsi"/>
                <w:sz w:val="18"/>
                <w:szCs w:val="18"/>
              </w:rPr>
            </w:pPr>
          </w:p>
        </w:tc>
        <w:tc>
          <w:tcPr>
            <w:tcW w:w="1664" w:type="dxa"/>
          </w:tcPr>
          <w:p w14:paraId="07FCF7EF" w14:textId="7767FC81" w:rsidR="00604460" w:rsidRPr="00064254" w:rsidDel="00737460" w:rsidRDefault="00604460" w:rsidP="002257FB">
            <w:pPr>
              <w:pStyle w:val="ListParagraph"/>
              <w:ind w:left="0"/>
              <w:rPr>
                <w:del w:id="4188" w:author="Fnu, Sonam" w:date="2019-11-27T19:17:00Z"/>
                <w:rFonts w:ascii="Calibri" w:hAnsi="Calibri" w:cstheme="minorHAnsi"/>
                <w:sz w:val="18"/>
                <w:szCs w:val="18"/>
              </w:rPr>
            </w:pPr>
          </w:p>
        </w:tc>
        <w:tc>
          <w:tcPr>
            <w:tcW w:w="2197" w:type="dxa"/>
          </w:tcPr>
          <w:p w14:paraId="0EC04406" w14:textId="6B4EE662" w:rsidR="00604460" w:rsidRPr="00064254" w:rsidDel="00737460" w:rsidRDefault="00604460" w:rsidP="002257FB">
            <w:pPr>
              <w:pStyle w:val="ListParagraph"/>
              <w:ind w:left="0"/>
              <w:rPr>
                <w:del w:id="4189" w:author="Fnu, Sonam" w:date="2019-11-27T19:17:00Z"/>
                <w:rFonts w:ascii="Calibri" w:hAnsi="Calibri" w:cstheme="minorHAnsi"/>
              </w:rPr>
            </w:pPr>
          </w:p>
        </w:tc>
        <w:tc>
          <w:tcPr>
            <w:tcW w:w="2922" w:type="dxa"/>
          </w:tcPr>
          <w:p w14:paraId="00FE5680" w14:textId="4CE931D1" w:rsidR="00604460" w:rsidRPr="00064254" w:rsidDel="00737460" w:rsidRDefault="00604460" w:rsidP="002257FB">
            <w:pPr>
              <w:pStyle w:val="ListParagraph"/>
              <w:ind w:left="0"/>
              <w:rPr>
                <w:del w:id="4190" w:author="Fnu, Sonam" w:date="2019-11-27T19:17:00Z"/>
                <w:rFonts w:ascii="Calibri" w:hAnsi="Calibri" w:cstheme="minorHAnsi"/>
                <w:sz w:val="18"/>
                <w:szCs w:val="18"/>
              </w:rPr>
            </w:pPr>
          </w:p>
        </w:tc>
      </w:tr>
      <w:tr w:rsidR="00604460" w:rsidRPr="00012DAF" w:rsidDel="00737460" w14:paraId="353CA0C8" w14:textId="196D7DEA" w:rsidTr="00064254">
        <w:trPr>
          <w:trHeight w:val="260"/>
          <w:del w:id="4191" w:author="Fnu, Sonam" w:date="2019-11-27T19:17:00Z"/>
        </w:trPr>
        <w:tc>
          <w:tcPr>
            <w:tcW w:w="1570" w:type="dxa"/>
          </w:tcPr>
          <w:p w14:paraId="6C841650" w14:textId="2249DAFC" w:rsidR="00604460" w:rsidRPr="00064254" w:rsidDel="00737460" w:rsidRDefault="00604460" w:rsidP="002257FB">
            <w:pPr>
              <w:pStyle w:val="ListParagraph"/>
              <w:ind w:left="0"/>
              <w:rPr>
                <w:del w:id="4192" w:author="Fnu, Sonam" w:date="2019-11-27T19:17:00Z"/>
                <w:rFonts w:ascii="Calibri" w:hAnsi="Calibri" w:cstheme="minorHAnsi"/>
                <w:sz w:val="18"/>
                <w:szCs w:val="18"/>
              </w:rPr>
            </w:pPr>
          </w:p>
        </w:tc>
        <w:tc>
          <w:tcPr>
            <w:tcW w:w="1268" w:type="dxa"/>
          </w:tcPr>
          <w:p w14:paraId="2258E949" w14:textId="0662AA13" w:rsidR="00604460" w:rsidRPr="00064254" w:rsidDel="00737460" w:rsidRDefault="00604460" w:rsidP="002257FB">
            <w:pPr>
              <w:pStyle w:val="ListParagraph"/>
              <w:ind w:left="0"/>
              <w:rPr>
                <w:del w:id="4193" w:author="Fnu, Sonam" w:date="2019-11-27T19:17:00Z"/>
                <w:rFonts w:ascii="Calibri" w:hAnsi="Calibri" w:cstheme="minorHAnsi"/>
                <w:sz w:val="18"/>
                <w:szCs w:val="18"/>
              </w:rPr>
            </w:pPr>
          </w:p>
        </w:tc>
        <w:tc>
          <w:tcPr>
            <w:tcW w:w="1664" w:type="dxa"/>
          </w:tcPr>
          <w:p w14:paraId="47FA507D" w14:textId="12235B0B" w:rsidR="00604460" w:rsidRPr="00064254" w:rsidDel="00737460" w:rsidRDefault="00604460" w:rsidP="002257FB">
            <w:pPr>
              <w:pStyle w:val="ListParagraph"/>
              <w:ind w:left="0"/>
              <w:rPr>
                <w:del w:id="4194" w:author="Fnu, Sonam" w:date="2019-11-27T19:17:00Z"/>
                <w:rFonts w:ascii="Calibri" w:hAnsi="Calibri" w:cstheme="minorHAnsi"/>
                <w:sz w:val="18"/>
                <w:szCs w:val="18"/>
              </w:rPr>
            </w:pPr>
          </w:p>
        </w:tc>
        <w:tc>
          <w:tcPr>
            <w:tcW w:w="2197" w:type="dxa"/>
          </w:tcPr>
          <w:p w14:paraId="68EEA360" w14:textId="71687B0D" w:rsidR="00604460" w:rsidRPr="00064254" w:rsidDel="00737460" w:rsidRDefault="00604460" w:rsidP="002257FB">
            <w:pPr>
              <w:pStyle w:val="ListParagraph"/>
              <w:ind w:left="0"/>
              <w:rPr>
                <w:del w:id="4195" w:author="Fnu, Sonam" w:date="2019-11-27T19:17:00Z"/>
                <w:rFonts w:ascii="Calibri" w:hAnsi="Calibri" w:cstheme="minorHAnsi"/>
              </w:rPr>
            </w:pPr>
          </w:p>
        </w:tc>
        <w:tc>
          <w:tcPr>
            <w:tcW w:w="2922" w:type="dxa"/>
          </w:tcPr>
          <w:p w14:paraId="25FE7D28" w14:textId="50459B8E" w:rsidR="00604460" w:rsidRPr="00064254" w:rsidDel="00737460" w:rsidRDefault="00604460" w:rsidP="002257FB">
            <w:pPr>
              <w:pStyle w:val="ListParagraph"/>
              <w:ind w:left="0"/>
              <w:rPr>
                <w:del w:id="4196" w:author="Fnu, Sonam" w:date="2019-11-27T19:17:00Z"/>
                <w:rFonts w:ascii="Calibri" w:hAnsi="Calibri" w:cstheme="minorHAnsi"/>
                <w:sz w:val="18"/>
                <w:szCs w:val="18"/>
              </w:rPr>
            </w:pPr>
          </w:p>
        </w:tc>
      </w:tr>
    </w:tbl>
    <w:p w14:paraId="6B3AF571" w14:textId="18843FFE" w:rsidR="00FC4BB0" w:rsidRPr="00064254" w:rsidDel="00737460" w:rsidRDefault="00FC4BB0" w:rsidP="00C208F0">
      <w:pPr>
        <w:ind w:left="1440"/>
        <w:rPr>
          <w:del w:id="4197" w:author="Fnu, Sonam" w:date="2019-11-27T19:17:00Z"/>
          <w:rFonts w:ascii="Calibri" w:hAnsi="Calibri"/>
          <w:u w:val="single"/>
        </w:rPr>
      </w:pPr>
    </w:p>
    <w:p w14:paraId="6026598D" w14:textId="2497BFC7" w:rsidR="006916E0" w:rsidDel="00737460" w:rsidRDefault="006916E0" w:rsidP="00721872">
      <w:pPr>
        <w:rPr>
          <w:del w:id="4198" w:author="Fnu, Sonam" w:date="2019-11-27T19:17:00Z"/>
          <w:rFonts w:ascii="Calibri" w:hAnsi="Calibri"/>
        </w:rPr>
      </w:pPr>
      <w:bookmarkStart w:id="4199" w:name="_Stored_Procedures_and_1"/>
      <w:bookmarkStart w:id="4200" w:name="_Stored_Procedures_and"/>
      <w:bookmarkStart w:id="4201" w:name="_Toc508034309"/>
      <w:bookmarkStart w:id="4202" w:name="_Toc508035562"/>
      <w:bookmarkStart w:id="4203" w:name="_Toc508035688"/>
      <w:bookmarkStart w:id="4204" w:name="_Toc508035813"/>
      <w:bookmarkStart w:id="4205" w:name="_Toc508036717"/>
      <w:bookmarkStart w:id="4206" w:name="_Toc513623477"/>
      <w:bookmarkStart w:id="4207" w:name="_Toc513707379"/>
      <w:bookmarkEnd w:id="3375"/>
      <w:bookmarkEnd w:id="3376"/>
      <w:bookmarkEnd w:id="4199"/>
      <w:bookmarkEnd w:id="4200"/>
      <w:bookmarkEnd w:id="4201"/>
      <w:bookmarkEnd w:id="4202"/>
      <w:bookmarkEnd w:id="4203"/>
      <w:bookmarkEnd w:id="4204"/>
      <w:bookmarkEnd w:id="4205"/>
      <w:bookmarkEnd w:id="4206"/>
      <w:bookmarkEnd w:id="4207"/>
    </w:p>
    <w:p w14:paraId="59C33A17" w14:textId="1020611C" w:rsidR="006916E0" w:rsidDel="00737460" w:rsidRDefault="006916E0">
      <w:pPr>
        <w:rPr>
          <w:del w:id="4208" w:author="Fnu, Sonam" w:date="2019-11-27T19:17:00Z"/>
          <w:rFonts w:ascii="Calibri" w:hAnsi="Calibri"/>
        </w:rPr>
      </w:pPr>
      <w:del w:id="4209" w:author="Fnu, Sonam" w:date="2019-11-27T19:17:00Z">
        <w:r w:rsidDel="00737460">
          <w:rPr>
            <w:rFonts w:ascii="Calibri" w:hAnsi="Calibri"/>
          </w:rPr>
          <w:br w:type="page"/>
        </w:r>
      </w:del>
    </w:p>
    <w:p w14:paraId="31985FFE" w14:textId="5546475E" w:rsidR="006916E0" w:rsidRPr="00064254" w:rsidDel="00737460" w:rsidRDefault="006916E0">
      <w:pPr>
        <w:pStyle w:val="Heading2"/>
        <w:numPr>
          <w:ilvl w:val="3"/>
          <w:numId w:val="3"/>
        </w:numPr>
        <w:rPr>
          <w:del w:id="4210" w:author="Fnu, Sonam" w:date="2019-11-27T19:17:00Z"/>
          <w:rFonts w:ascii="Calibri" w:hAnsi="Calibri"/>
        </w:rPr>
      </w:pPr>
      <w:bookmarkStart w:id="4211" w:name="_Toc5265625"/>
      <w:del w:id="4212" w:author="Fnu, Sonam" w:date="2019-11-27T19:17:00Z">
        <w:r w:rsidRPr="00064254" w:rsidDel="00737460">
          <w:rPr>
            <w:rFonts w:ascii="Calibri" w:hAnsi="Calibri"/>
          </w:rPr>
          <w:delText>Outgoing Messages workflow</w:delText>
        </w:r>
        <w:bookmarkEnd w:id="4211"/>
      </w:del>
    </w:p>
    <w:p w14:paraId="3DA772BC" w14:textId="29666D00" w:rsidR="006916E0" w:rsidRPr="00064254" w:rsidDel="00737460" w:rsidRDefault="006916E0" w:rsidP="006916E0">
      <w:pPr>
        <w:pStyle w:val="ListParagraph"/>
        <w:numPr>
          <w:ilvl w:val="2"/>
          <w:numId w:val="36"/>
        </w:numPr>
        <w:rPr>
          <w:del w:id="4213" w:author="Fnu, Sonam" w:date="2019-11-27T19:17:00Z"/>
        </w:rPr>
      </w:pPr>
      <w:del w:id="4214" w:author="Fnu, Sonam" w:date="2019-11-27T19:17:00Z">
        <w:r w:rsidRPr="00064254" w:rsidDel="00737460">
          <w:delText>As Setup will be subject to workflow, BB with role will find new setup in his pending approval/verification list to take an action</w:delText>
        </w:r>
      </w:del>
    </w:p>
    <w:p w14:paraId="114DF478" w14:textId="7085AF4A" w:rsidR="00A82577" w:rsidRPr="00064254" w:rsidDel="00737460" w:rsidRDefault="00A82577" w:rsidP="006916E0">
      <w:pPr>
        <w:pStyle w:val="ListParagraph"/>
        <w:numPr>
          <w:ilvl w:val="2"/>
          <w:numId w:val="36"/>
        </w:numPr>
        <w:rPr>
          <w:del w:id="4215" w:author="Fnu, Sonam" w:date="2019-11-27T19:17:00Z"/>
          <w:highlight w:val="yellow"/>
        </w:rPr>
      </w:pPr>
      <w:del w:id="4216" w:author="Fnu, Sonam" w:date="2019-11-27T19:17:00Z">
        <w:r w:rsidRPr="00A82577" w:rsidDel="00737460">
          <w:rPr>
            <w:highlight w:val="yellow"/>
          </w:rPr>
          <w:delText xml:space="preserve">BB </w:delText>
        </w:r>
      </w:del>
      <w:ins w:id="4217" w:author="mayada samir" w:date="2019-02-23T16:54:00Z">
        <w:del w:id="4218" w:author="Fnu, Sonam" w:date="2019-11-27T19:17:00Z">
          <w:r w:rsidR="00734B51" w:rsidDel="00737460">
            <w:rPr>
              <w:highlight w:val="yellow"/>
            </w:rPr>
            <w:delText xml:space="preserve"> with verifier role </w:delText>
          </w:r>
        </w:del>
      </w:ins>
      <w:del w:id="4219" w:author="Fnu, Sonam" w:date="2019-11-27T19:17:00Z">
        <w:r w:rsidRPr="00A82577" w:rsidDel="00737460">
          <w:rPr>
            <w:highlight w:val="yellow"/>
          </w:rPr>
          <w:delText>can access pending Items from two points</w:delText>
        </w:r>
      </w:del>
    </w:p>
    <w:p w14:paraId="57849C01" w14:textId="103C9C74" w:rsidR="00A82577" w:rsidRPr="00064254" w:rsidDel="00737460" w:rsidRDefault="00A82577" w:rsidP="00064254">
      <w:pPr>
        <w:pStyle w:val="ListParagraph"/>
        <w:numPr>
          <w:ilvl w:val="3"/>
          <w:numId w:val="36"/>
        </w:numPr>
        <w:rPr>
          <w:del w:id="4220" w:author="Fnu, Sonam" w:date="2019-11-27T19:17:00Z"/>
          <w:highlight w:val="yellow"/>
        </w:rPr>
      </w:pPr>
      <w:del w:id="4221" w:author="Fnu, Sonam" w:date="2019-11-27T19:17:00Z">
        <w:r w:rsidRPr="00064254" w:rsidDel="00737460">
          <w:rPr>
            <w:highlight w:val="yellow"/>
          </w:rPr>
          <w:delText>Pending items widget in home page</w:delText>
        </w:r>
      </w:del>
      <w:ins w:id="4222" w:author="mayada samir" w:date="2019-02-23T17:16:00Z">
        <w:del w:id="4223" w:author="Fnu, Sonam" w:date="2019-11-27T19:17:00Z">
          <w:r w:rsidR="0010558F" w:rsidDel="00737460">
            <w:rPr>
              <w:highlight w:val="yellow"/>
            </w:rPr>
            <w:delText xml:space="preserve"> (figure 13)</w:delText>
          </w:r>
        </w:del>
      </w:ins>
    </w:p>
    <w:p w14:paraId="1BDB2AE3" w14:textId="42EC68AF" w:rsidR="00A82577" w:rsidDel="00737460" w:rsidRDefault="00A82577" w:rsidP="00064254">
      <w:pPr>
        <w:pStyle w:val="ListParagraph"/>
        <w:numPr>
          <w:ilvl w:val="3"/>
          <w:numId w:val="36"/>
        </w:numPr>
        <w:rPr>
          <w:del w:id="4224" w:author="Fnu, Sonam" w:date="2019-11-27T19:17:00Z"/>
          <w:highlight w:val="yellow"/>
        </w:rPr>
      </w:pPr>
      <w:del w:id="4225" w:author="Fnu, Sonam" w:date="2019-11-27T19:17:00Z">
        <w:r w:rsidRPr="00064254" w:rsidDel="00737460">
          <w:rPr>
            <w:highlight w:val="yellow"/>
          </w:rPr>
          <w:delText xml:space="preserve">‘view pending items’ link from main setup page </w:delText>
        </w:r>
      </w:del>
      <w:ins w:id="4226" w:author="mayada samir" w:date="2019-02-23T16:53:00Z">
        <w:del w:id="4227" w:author="Fnu, Sonam" w:date="2019-11-27T19:17:00Z">
          <w:r w:rsidR="00734B51" w:rsidDel="00737460">
            <w:rPr>
              <w:highlight w:val="yellow"/>
            </w:rPr>
            <w:delText>form main search page , to select Item that pending approval</w:delText>
          </w:r>
        </w:del>
      </w:ins>
    </w:p>
    <w:p w14:paraId="7AC194A1" w14:textId="0278E6E2" w:rsidR="00A82577" w:rsidDel="00737460" w:rsidRDefault="00A82577" w:rsidP="00064254">
      <w:pPr>
        <w:pStyle w:val="ListParagraph"/>
        <w:ind w:left="2880"/>
        <w:rPr>
          <w:del w:id="4228" w:author="Fnu, Sonam" w:date="2019-11-27T19:17:00Z"/>
          <w:highlight w:val="yellow"/>
        </w:rPr>
      </w:pPr>
    </w:p>
    <w:p w14:paraId="6F6FEEF4" w14:textId="66425125" w:rsidR="00A82577" w:rsidRPr="00A82577" w:rsidDel="00737460" w:rsidRDefault="00A82577" w:rsidP="00064254">
      <w:pPr>
        <w:pStyle w:val="ListParagraph"/>
        <w:ind w:left="2160"/>
        <w:rPr>
          <w:del w:id="4229" w:author="Fnu, Sonam" w:date="2019-11-27T19:17:00Z"/>
          <w:highlight w:val="yellow"/>
        </w:rPr>
      </w:pPr>
      <w:del w:id="4230" w:author="Fnu, Sonam" w:date="2019-11-27T19:17:00Z">
        <w:r w:rsidDel="00737460">
          <w:rPr>
            <w:highlight w:val="yellow"/>
          </w:rPr>
          <w:delText>1 -  Pending</w:delText>
        </w:r>
      </w:del>
      <w:ins w:id="4231" w:author="mayada samir" w:date="2019-02-23T16:54:00Z">
        <w:del w:id="4232" w:author="Fnu, Sonam" w:date="2019-11-27T19:17:00Z">
          <w:r w:rsidR="00734B51" w:rsidDel="00737460">
            <w:rPr>
              <w:highlight w:val="yellow"/>
            </w:rPr>
            <w:delText>- Pending</w:delText>
          </w:r>
        </w:del>
      </w:ins>
      <w:del w:id="4233" w:author="Fnu, Sonam" w:date="2019-11-27T19:17:00Z">
        <w:r w:rsidDel="00737460">
          <w:rPr>
            <w:highlight w:val="yellow"/>
          </w:rPr>
          <w:delText xml:space="preserve"> Items in home page</w:delText>
        </w:r>
      </w:del>
    </w:p>
    <w:p w14:paraId="5BE95982" w14:textId="5199BF73" w:rsidR="006916E0" w:rsidDel="00737460" w:rsidRDefault="006916E0">
      <w:pPr>
        <w:pStyle w:val="ListParagraph"/>
        <w:numPr>
          <w:ilvl w:val="2"/>
          <w:numId w:val="36"/>
        </w:numPr>
        <w:rPr>
          <w:ins w:id="4234" w:author="mayada samir" w:date="2019-04-03T15:28:00Z"/>
          <w:del w:id="4235" w:author="Fnu, Sonam" w:date="2019-11-27T19:17:00Z"/>
        </w:rPr>
      </w:pPr>
      <w:del w:id="4236" w:author="Fnu, Sonam" w:date="2019-11-27T19:17:00Z">
        <w:r w:rsidRPr="00064254" w:rsidDel="00737460">
          <w:delText xml:space="preserve">When BB click on an item he </w:delText>
        </w:r>
      </w:del>
      <w:ins w:id="4237" w:author="mayada samir" w:date="2019-02-23T17:14:00Z">
        <w:del w:id="4238" w:author="Fnu, Sonam" w:date="2019-11-27T19:17:00Z">
          <w:r w:rsidR="0010558F" w:rsidDel="00737460">
            <w:delText>view</w:delText>
          </w:r>
          <w:r w:rsidR="0010558F" w:rsidRPr="00064254" w:rsidDel="00737460">
            <w:delText xml:space="preserve"> </w:delText>
          </w:r>
        </w:del>
      </w:ins>
      <w:del w:id="4239" w:author="Fnu, Sonam" w:date="2019-11-27T19:17:00Z">
        <w:r w:rsidRPr="00064254" w:rsidDel="00737460">
          <w:delText>will be redirected to details page to approve or reject</w:delText>
        </w:r>
      </w:del>
      <w:ins w:id="4240" w:author="mayada samir" w:date="2019-02-23T17:14:00Z">
        <w:del w:id="4241" w:author="Fnu, Sonam" w:date="2019-11-27T19:17:00Z">
          <w:r w:rsidR="0010558F" w:rsidDel="00737460">
            <w:delText xml:space="preserve">with audit </w:delText>
          </w:r>
        </w:del>
      </w:ins>
      <w:ins w:id="4242" w:author="mayada samir" w:date="2019-02-23T17:16:00Z">
        <w:del w:id="4243" w:author="Fnu, Sonam" w:date="2019-11-27T19:17:00Z">
          <w:r w:rsidR="0010558F" w:rsidDel="00737460">
            <w:delText>reference</w:delText>
          </w:r>
        </w:del>
      </w:ins>
      <w:ins w:id="4244" w:author="mayada samir" w:date="2019-02-23T17:14:00Z">
        <w:del w:id="4245" w:author="Fnu, Sonam" w:date="2019-11-27T19:17:00Z">
          <w:r w:rsidR="0010558F" w:rsidDel="00737460">
            <w:delText xml:space="preserve"> </w:delText>
          </w:r>
        </w:del>
      </w:ins>
      <w:ins w:id="4246" w:author="mayada samir" w:date="2019-02-23T17:15:00Z">
        <w:del w:id="4247" w:author="Fnu, Sonam" w:date="2019-11-27T19:17:00Z">
          <w:r w:rsidR="0010558F" w:rsidDel="00737460">
            <w:delText>‘Figure 14’</w:delText>
          </w:r>
        </w:del>
      </w:ins>
    </w:p>
    <w:p w14:paraId="4BE2E62B" w14:textId="6CE6D619" w:rsidR="00806BF5" w:rsidDel="00737460" w:rsidRDefault="00806BF5" w:rsidP="00806BF5">
      <w:pPr>
        <w:pStyle w:val="ListParagraph"/>
        <w:numPr>
          <w:ilvl w:val="2"/>
          <w:numId w:val="36"/>
        </w:numPr>
        <w:rPr>
          <w:ins w:id="4248" w:author="mayada samir" w:date="2019-04-03T15:28:00Z"/>
          <w:del w:id="4249" w:author="Fnu, Sonam" w:date="2019-11-27T19:17:00Z"/>
        </w:rPr>
      </w:pPr>
      <w:ins w:id="4250" w:author="mayada samir" w:date="2019-04-03T15:28:00Z">
        <w:del w:id="4251" w:author="Fnu, Sonam" w:date="2019-11-27T19:17:00Z">
          <w:r w:rsidRPr="002B1D3D" w:rsidDel="00737460">
            <w:rPr>
              <w:rFonts w:ascii="Calibri" w:hAnsi="Calibri"/>
            </w:rPr>
            <w:delText>When BB user select an item , will be redirected to ‘</w:delText>
          </w:r>
          <w:r w:rsidDel="00737460">
            <w:rPr>
              <w:rFonts w:ascii="Calibri" w:hAnsi="Calibri"/>
            </w:rPr>
            <w:delText xml:space="preserve"> figure 16</w:delText>
          </w:r>
          <w:r w:rsidRPr="002B1D3D" w:rsidDel="00737460">
            <w:rPr>
              <w:rFonts w:ascii="Calibri" w:hAnsi="Calibri"/>
            </w:rPr>
            <w:delText>’</w:delText>
          </w:r>
        </w:del>
      </w:ins>
    </w:p>
    <w:p w14:paraId="29A8C9A4" w14:textId="6EB060CF" w:rsidR="00806BF5" w:rsidRPr="00064254" w:rsidDel="00737460" w:rsidRDefault="00806BF5">
      <w:pPr>
        <w:pStyle w:val="ListParagraph"/>
        <w:numPr>
          <w:ilvl w:val="2"/>
          <w:numId w:val="36"/>
        </w:numPr>
        <w:rPr>
          <w:del w:id="4252" w:author="Fnu, Sonam" w:date="2019-11-27T19:17:00Z"/>
        </w:rPr>
      </w:pPr>
    </w:p>
    <w:p w14:paraId="73069BD6" w14:textId="7F7EDC68" w:rsidR="005E4EF6" w:rsidDel="00737460" w:rsidRDefault="005E4EF6">
      <w:pPr>
        <w:pStyle w:val="ListParagraph"/>
        <w:ind w:left="2160"/>
        <w:rPr>
          <w:del w:id="4253" w:author="Fnu, Sonam" w:date="2019-11-27T19:17:00Z"/>
          <w:highlight w:val="yellow"/>
        </w:rPr>
        <w:pPrChange w:id="4254" w:author="mayada samir" w:date="2019-02-23T17:13:00Z">
          <w:pPr>
            <w:pStyle w:val="ListParagraph"/>
            <w:numPr>
              <w:ilvl w:val="2"/>
              <w:numId w:val="36"/>
            </w:numPr>
            <w:ind w:left="2160" w:hanging="360"/>
          </w:pPr>
        </w:pPrChange>
      </w:pPr>
    </w:p>
    <w:p w14:paraId="314CEF35" w14:textId="40DA81AF" w:rsidR="00BB158C" w:rsidRPr="00064254" w:rsidDel="00737460" w:rsidRDefault="00BB158C" w:rsidP="00064254">
      <w:pPr>
        <w:jc w:val="center"/>
        <w:rPr>
          <w:del w:id="4255" w:author="Fnu, Sonam" w:date="2019-11-27T19:17:00Z"/>
          <w:rFonts w:ascii="Calibri" w:hAnsi="Calibri"/>
        </w:rPr>
      </w:pPr>
    </w:p>
    <w:p w14:paraId="4356EB1A" w14:textId="6C044432" w:rsidR="000A21FB" w:rsidDel="00737460" w:rsidRDefault="006916E0">
      <w:pPr>
        <w:keepNext/>
        <w:jc w:val="center"/>
        <w:rPr>
          <w:del w:id="4256" w:author="Fnu, Sonam" w:date="2019-11-27T19:17:00Z"/>
        </w:rPr>
      </w:pPr>
      <w:del w:id="4257" w:author="Fnu, Sonam" w:date="2019-11-27T19:17:00Z">
        <w:r w:rsidRPr="00064254" w:rsidDel="00737460">
          <w:rPr>
            <w:rFonts w:ascii="Calibri" w:hAnsi="Calibri"/>
            <w:noProof/>
            <w:rPrChange w:id="4258" w:author="Unknown">
              <w:rPr>
                <w:noProof/>
              </w:rPr>
            </w:rPrChange>
          </w:rPr>
          <w:drawing>
            <wp:inline distT="0" distB="0" distL="0" distR="0" wp14:anchorId="216EB013" wp14:editId="755C1CD8">
              <wp:extent cx="4262120" cy="3935730"/>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2120" cy="3935730"/>
                      </a:xfrm>
                      <a:prstGeom prst="rect">
                        <a:avLst/>
                      </a:prstGeom>
                      <a:noFill/>
                      <a:ln>
                        <a:noFill/>
                      </a:ln>
                    </pic:spPr>
                  </pic:pic>
                </a:graphicData>
              </a:graphic>
            </wp:inline>
          </w:drawing>
        </w:r>
      </w:del>
      <w:ins w:id="4259" w:author="mayada samir" w:date="2019-02-23T17:15:00Z">
        <w:del w:id="4260" w:author="Fnu, Sonam" w:date="2019-11-27T19:17:00Z">
          <w:r w:rsidR="0010558F" w:rsidDel="00737460">
            <w:rPr>
              <w:noProof/>
            </w:rPr>
            <w:drawing>
              <wp:inline distT="0" distB="0" distL="0" distR="0" wp14:anchorId="70608CC0" wp14:editId="1AECD5D4">
                <wp:extent cx="3257357" cy="26955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9160" cy="2705342"/>
                        </a:xfrm>
                        <a:prstGeom prst="rect">
                          <a:avLst/>
                        </a:prstGeom>
                        <a:noFill/>
                        <a:ln>
                          <a:noFill/>
                        </a:ln>
                      </pic:spPr>
                    </pic:pic>
                  </a:graphicData>
                </a:graphic>
              </wp:inline>
            </w:drawing>
          </w:r>
        </w:del>
      </w:ins>
    </w:p>
    <w:p w14:paraId="55A4E459" w14:textId="7DF9A083" w:rsidR="00645EB6" w:rsidDel="00737460" w:rsidRDefault="000A21FB" w:rsidP="00064254">
      <w:pPr>
        <w:pStyle w:val="Caption"/>
        <w:jc w:val="center"/>
        <w:rPr>
          <w:del w:id="4261" w:author="Fnu, Sonam" w:date="2019-11-27T19:17:00Z"/>
        </w:rPr>
      </w:pPr>
      <w:del w:id="4262" w:author="Fnu, Sonam" w:date="2019-11-27T19:17:00Z">
        <w:r w:rsidDel="00737460">
          <w:delText xml:space="preserve">Figure </w:delText>
        </w:r>
        <w:r w:rsidR="00EE62F4" w:rsidDel="00737460">
          <w:delText>13</w:delText>
        </w:r>
        <w:r w:rsidDel="00737460">
          <w:delText>- Outgoing setup pending items</w:delText>
        </w:r>
      </w:del>
    </w:p>
    <w:p w14:paraId="127165AD" w14:textId="60464CCF" w:rsidR="000A21FB" w:rsidDel="00737460" w:rsidRDefault="006916E0" w:rsidP="00064254">
      <w:pPr>
        <w:keepNext/>
        <w:jc w:val="center"/>
        <w:rPr>
          <w:del w:id="4263" w:author="Fnu, Sonam" w:date="2019-11-27T19:17:00Z"/>
        </w:rPr>
      </w:pPr>
      <w:del w:id="4264" w:author="Fnu, Sonam" w:date="2019-11-27T19:17:00Z">
        <w:r w:rsidRPr="00064254" w:rsidDel="00737460">
          <w:rPr>
            <w:rFonts w:ascii="Calibri" w:hAnsi="Calibri"/>
            <w:noProof/>
            <w:rPrChange w:id="4265" w:author="Unknown">
              <w:rPr>
                <w:noProof/>
              </w:rPr>
            </w:rPrChange>
          </w:rPr>
          <w:drawing>
            <wp:inline distT="0" distB="0" distL="0" distR="0" wp14:anchorId="46A30CB9" wp14:editId="4AB9491E">
              <wp:extent cx="5693410" cy="38963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3410" cy="3896360"/>
                      </a:xfrm>
                      <a:prstGeom prst="rect">
                        <a:avLst/>
                      </a:prstGeom>
                      <a:noFill/>
                      <a:ln>
                        <a:noFill/>
                      </a:ln>
                    </pic:spPr>
                  </pic:pic>
                </a:graphicData>
              </a:graphic>
            </wp:inline>
          </w:drawing>
        </w:r>
      </w:del>
      <w:ins w:id="4266" w:author="mayada samir" w:date="2019-02-23T17:13:00Z">
        <w:del w:id="4267" w:author="Fnu, Sonam" w:date="2019-11-27T19:17:00Z">
          <w:r w:rsidR="0036142F" w:rsidDel="00737460">
            <w:rPr>
              <w:noProof/>
            </w:rPr>
            <w:drawing>
              <wp:inline distT="0" distB="0" distL="0" distR="0" wp14:anchorId="13E625C1" wp14:editId="519433EE">
                <wp:extent cx="3295650" cy="123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95650" cy="1238250"/>
                        </a:xfrm>
                        <a:prstGeom prst="rect">
                          <a:avLst/>
                        </a:prstGeom>
                        <a:noFill/>
                        <a:ln>
                          <a:noFill/>
                        </a:ln>
                      </pic:spPr>
                    </pic:pic>
                  </a:graphicData>
                </a:graphic>
              </wp:inline>
            </w:drawing>
          </w:r>
        </w:del>
      </w:ins>
    </w:p>
    <w:p w14:paraId="0AD3E21D" w14:textId="3AFC98E6" w:rsidR="006E42BD" w:rsidRPr="006E42BD" w:rsidDel="00737460" w:rsidRDefault="000A21FB">
      <w:pPr>
        <w:pStyle w:val="Caption"/>
        <w:jc w:val="center"/>
        <w:rPr>
          <w:del w:id="4268" w:author="Fnu, Sonam" w:date="2019-11-27T19:17:00Z"/>
        </w:rPr>
      </w:pPr>
      <w:del w:id="4269" w:author="Fnu, Sonam" w:date="2019-11-27T19:17:00Z">
        <w:r w:rsidDel="00737460">
          <w:delText xml:space="preserve">Figure </w:delText>
        </w:r>
        <w:r w:rsidR="00EE62F4" w:rsidDel="00737460">
          <w:delText>14</w:delText>
        </w:r>
        <w:r w:rsidDel="00737460">
          <w:delText>-Approve outgoing setup</w:delText>
        </w:r>
      </w:del>
    </w:p>
    <w:p w14:paraId="28570501" w14:textId="33B8B211" w:rsidR="00EE62F4" w:rsidDel="00737460" w:rsidRDefault="00EE62F4">
      <w:pPr>
        <w:pStyle w:val="Caption"/>
        <w:jc w:val="center"/>
        <w:rPr>
          <w:del w:id="4270" w:author="Fnu, Sonam" w:date="2019-11-27T19:17:00Z"/>
        </w:rPr>
        <w:pPrChange w:id="4271" w:author="mayada samir" w:date="2019-04-03T15:28:00Z">
          <w:pPr/>
        </w:pPrChange>
      </w:pPr>
      <w:del w:id="4272" w:author="Fnu, Sonam" w:date="2019-11-27T19:17:00Z">
        <w:r w:rsidDel="00737460">
          <w:br w:type="page"/>
        </w:r>
      </w:del>
    </w:p>
    <w:p w14:paraId="023090CF" w14:textId="7B5FFBD7" w:rsidR="00F82A51" w:rsidDel="00737460" w:rsidRDefault="00F82A51">
      <w:pPr>
        <w:rPr>
          <w:ins w:id="4273" w:author="mayada samir" w:date="2019-03-06T08:53:00Z"/>
          <w:del w:id="4274" w:author="Fnu, Sonam" w:date="2019-11-27T19:17:00Z"/>
        </w:rPr>
      </w:pPr>
      <w:ins w:id="4275" w:author="mayada samir" w:date="2019-03-06T08:53:00Z">
        <w:del w:id="4276" w:author="Fnu, Sonam" w:date="2019-11-27T19:17:00Z">
          <w:r w:rsidDel="00737460">
            <w:br w:type="page"/>
          </w:r>
        </w:del>
      </w:ins>
    </w:p>
    <w:p w14:paraId="3452CED8" w14:textId="2C4D6DAE" w:rsidR="00EE62F4" w:rsidRPr="00064254" w:rsidDel="00737460" w:rsidRDefault="00EE62F4">
      <w:pPr>
        <w:rPr>
          <w:del w:id="4277" w:author="Fnu, Sonam" w:date="2019-11-27T19:17:00Z"/>
        </w:rPr>
      </w:pPr>
    </w:p>
    <w:p w14:paraId="3843B9EF" w14:textId="0032259D" w:rsidR="00A82577" w:rsidRPr="00100EC1" w:rsidDel="00737460" w:rsidRDefault="00645EB6" w:rsidP="00064254">
      <w:pPr>
        <w:ind w:left="720"/>
        <w:rPr>
          <w:del w:id="4278" w:author="Fnu, Sonam" w:date="2019-11-27T19:17:00Z"/>
          <w:rFonts w:ascii="Calibri" w:hAnsi="Calibri"/>
          <w:b/>
          <w:bCs/>
          <w:u w:val="single"/>
          <w:rPrChange w:id="4279" w:author="mayada samir" w:date="2019-02-24T11:40:00Z">
            <w:rPr>
              <w:del w:id="4280" w:author="Fnu, Sonam" w:date="2019-11-27T19:17:00Z"/>
              <w:rFonts w:ascii="Calibri" w:hAnsi="Calibri"/>
            </w:rPr>
          </w:rPrChange>
        </w:rPr>
      </w:pPr>
      <w:del w:id="4281" w:author="Fnu, Sonam" w:date="2019-11-27T19:17:00Z">
        <w:r w:rsidRPr="00100EC1" w:rsidDel="00737460">
          <w:rPr>
            <w:rFonts w:ascii="Calibri" w:hAnsi="Calibri"/>
            <w:b/>
            <w:bCs/>
            <w:u w:val="single"/>
            <w:rPrChange w:id="4282" w:author="mayada samir" w:date="2019-02-24T11:40:00Z">
              <w:rPr>
                <w:rFonts w:ascii="Calibri" w:hAnsi="Calibri"/>
              </w:rPr>
            </w:rPrChange>
          </w:rPr>
          <w:delText>2- Outgoing message setup</w:delText>
        </w:r>
      </w:del>
    </w:p>
    <w:p w14:paraId="426762B8" w14:textId="28821982" w:rsidR="00645EB6" w:rsidDel="00737460" w:rsidRDefault="00645EB6" w:rsidP="00064254">
      <w:pPr>
        <w:pStyle w:val="ListParagraph"/>
        <w:numPr>
          <w:ilvl w:val="2"/>
          <w:numId w:val="36"/>
        </w:numPr>
        <w:rPr>
          <w:del w:id="4283" w:author="Fnu, Sonam" w:date="2019-11-27T19:17:00Z"/>
          <w:rFonts w:ascii="Calibri" w:hAnsi="Calibri"/>
        </w:rPr>
      </w:pPr>
      <w:del w:id="4284" w:author="Fnu, Sonam" w:date="2019-11-27T19:17:00Z">
        <w:r w:rsidDel="00737460">
          <w:rPr>
            <w:rFonts w:ascii="Calibri" w:hAnsi="Calibri"/>
          </w:rPr>
          <w:delText xml:space="preserve">When BB user access setup screen while it have pending approval item,  he will see current active records – last approved status- with link to ‘View Pending’  </w:delText>
        </w:r>
        <w:r w:rsidR="00B42C09" w:rsidRPr="00064254" w:rsidDel="00737460">
          <w:rPr>
            <w:rFonts w:ascii="Calibri" w:hAnsi="Calibri"/>
            <w:color w:val="0070C0"/>
            <w:u w:val="single"/>
          </w:rPr>
          <w:delText>figure 1</w:delText>
        </w:r>
        <w:r w:rsidR="00EE62F4" w:rsidRPr="00064254" w:rsidDel="00737460">
          <w:rPr>
            <w:rFonts w:ascii="Calibri" w:hAnsi="Calibri"/>
            <w:color w:val="0070C0"/>
            <w:u w:val="single"/>
          </w:rPr>
          <w:delText>4</w:delText>
        </w:r>
      </w:del>
    </w:p>
    <w:p w14:paraId="63E676C3" w14:textId="053ABEBB" w:rsidR="00D50CFE" w:rsidDel="00737460" w:rsidRDefault="00B42C09">
      <w:pPr>
        <w:pStyle w:val="ListParagraph"/>
        <w:keepNext/>
        <w:ind w:left="0"/>
        <w:rPr>
          <w:ins w:id="4285" w:author="mayada samir" w:date="2019-02-23T17:20:00Z"/>
          <w:del w:id="4286" w:author="Fnu, Sonam" w:date="2019-11-27T19:17:00Z"/>
        </w:rPr>
        <w:pPrChange w:id="4287" w:author="mayada samir" w:date="2019-04-04T09:47:00Z">
          <w:pPr>
            <w:pStyle w:val="ListParagraph"/>
          </w:pPr>
        </w:pPrChange>
      </w:pPr>
      <w:del w:id="4288" w:author="Fnu, Sonam" w:date="2019-11-27T19:17:00Z">
        <w:r w:rsidDel="00737460">
          <w:rPr>
            <w:rFonts w:ascii="Calibri" w:hAnsi="Calibri"/>
          </w:rPr>
          <w:delText>Items displayed is latest active setup record</w:delText>
        </w:r>
      </w:del>
      <w:ins w:id="4289" w:author="mayada samir" w:date="2019-04-04T09:47:00Z">
        <w:del w:id="4290" w:author="Fnu, Sonam" w:date="2019-11-27T19:17:00Z">
          <w:r w:rsidR="00DA581F" w:rsidDel="00737460">
            <w:rPr>
              <w:rFonts w:ascii="Calibri" w:hAnsi="Calibri"/>
              <w:noProof/>
              <w:rPrChange w:id="4291" w:author="Unknown">
                <w:rPr>
                  <w:noProof/>
                </w:rPr>
              </w:rPrChange>
            </w:rPr>
            <w:drawing>
              <wp:inline distT="0" distB="0" distL="0" distR="0" wp14:anchorId="43E49BBC" wp14:editId="0170A8AE">
                <wp:extent cx="6122670" cy="4874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2670" cy="4874260"/>
                        </a:xfrm>
                        <a:prstGeom prst="rect">
                          <a:avLst/>
                        </a:prstGeom>
                        <a:noFill/>
                        <a:ln>
                          <a:noFill/>
                        </a:ln>
                      </pic:spPr>
                    </pic:pic>
                  </a:graphicData>
                </a:graphic>
              </wp:inline>
            </w:drawing>
          </w:r>
        </w:del>
      </w:ins>
    </w:p>
    <w:p w14:paraId="5E17C681" w14:textId="23A259C2" w:rsidR="00734B51" w:rsidDel="00737460" w:rsidRDefault="00D50CFE">
      <w:pPr>
        <w:pStyle w:val="Caption"/>
        <w:jc w:val="center"/>
        <w:rPr>
          <w:ins w:id="4292" w:author="mayada samir" w:date="2019-02-23T17:19:00Z"/>
          <w:del w:id="4293" w:author="Fnu, Sonam" w:date="2019-11-27T19:17:00Z"/>
          <w:rFonts w:ascii="Calibri" w:hAnsi="Calibri"/>
        </w:rPr>
        <w:pPrChange w:id="4294" w:author="mayada samir" w:date="2019-02-23T17:21:00Z">
          <w:pPr>
            <w:pStyle w:val="ListParagraph"/>
            <w:numPr>
              <w:ilvl w:val="2"/>
              <w:numId w:val="36"/>
            </w:numPr>
            <w:ind w:left="2160" w:hanging="360"/>
          </w:pPr>
        </w:pPrChange>
      </w:pPr>
      <w:ins w:id="4295" w:author="mayada samir" w:date="2019-02-23T17:20:00Z">
        <w:del w:id="4296" w:author="Fnu, Sonam" w:date="2019-11-27T19:17:00Z">
          <w:r w:rsidDel="00737460">
            <w:delText xml:space="preserve">Figure </w:delText>
          </w:r>
        </w:del>
      </w:ins>
      <w:ins w:id="4297" w:author="mayada samir" w:date="2019-02-23T17:21:00Z">
        <w:del w:id="4298" w:author="Fnu, Sonam" w:date="2019-11-27T19:17:00Z">
          <w:r w:rsidDel="00737460">
            <w:delText>15</w:delText>
          </w:r>
        </w:del>
      </w:ins>
      <w:ins w:id="4299" w:author="mayada samir" w:date="2019-02-23T17:20:00Z">
        <w:del w:id="4300" w:author="Fnu, Sonam" w:date="2019-11-27T19:17:00Z">
          <w:r w:rsidDel="00737460">
            <w:delText xml:space="preserve"> Approve outgoing setup</w:delText>
          </w:r>
        </w:del>
      </w:ins>
    </w:p>
    <w:p w14:paraId="1A8ACF99" w14:textId="265A37E0" w:rsidR="00D50CFE" w:rsidDel="00737460" w:rsidRDefault="00D50CFE">
      <w:pPr>
        <w:pStyle w:val="ListParagraph"/>
        <w:rPr>
          <w:ins w:id="4301" w:author="mayada samir" w:date="2019-02-23T17:02:00Z"/>
          <w:del w:id="4302" w:author="Fnu, Sonam" w:date="2019-11-27T19:17:00Z"/>
          <w:rFonts w:ascii="Calibri" w:hAnsi="Calibri"/>
        </w:rPr>
        <w:pPrChange w:id="4303" w:author="mayada samir" w:date="2019-02-23T17:02:00Z">
          <w:pPr>
            <w:pStyle w:val="ListParagraph"/>
            <w:numPr>
              <w:ilvl w:val="2"/>
              <w:numId w:val="36"/>
            </w:numPr>
            <w:ind w:left="2160" w:hanging="360"/>
          </w:pPr>
        </w:pPrChange>
      </w:pPr>
    </w:p>
    <w:p w14:paraId="1A43CD15" w14:textId="1EB18440" w:rsidR="00806BF5" w:rsidRPr="007C168F" w:rsidDel="00737460" w:rsidRDefault="00806BF5">
      <w:pPr>
        <w:ind w:firstLine="720"/>
        <w:rPr>
          <w:ins w:id="4304" w:author="mayada samir" w:date="2019-04-03T15:29:00Z"/>
          <w:del w:id="4305" w:author="Fnu, Sonam" w:date="2019-11-27T19:17:00Z"/>
          <w:rFonts w:ascii="Calibri" w:hAnsi="Calibri"/>
          <w:b/>
          <w:bCs/>
          <w:u w:val="single"/>
          <w:rPrChange w:id="4306" w:author="mayada samir" w:date="2019-04-03T15:34:00Z">
            <w:rPr>
              <w:ins w:id="4307" w:author="mayada samir" w:date="2019-04-03T15:29:00Z"/>
              <w:del w:id="4308" w:author="Fnu, Sonam" w:date="2019-11-27T19:17:00Z"/>
              <w:rFonts w:ascii="Calibri" w:hAnsi="Calibri"/>
            </w:rPr>
          </w:rPrChange>
        </w:rPr>
        <w:pPrChange w:id="4309" w:author="mayada samir" w:date="2019-04-03T15:34:00Z">
          <w:pPr>
            <w:pStyle w:val="ListParagraph"/>
            <w:numPr>
              <w:ilvl w:val="2"/>
              <w:numId w:val="36"/>
            </w:numPr>
            <w:ind w:left="2160" w:hanging="360"/>
          </w:pPr>
        </w:pPrChange>
      </w:pPr>
      <w:ins w:id="4310" w:author="mayada samir" w:date="2019-04-03T15:29:00Z">
        <w:del w:id="4311" w:author="Fnu, Sonam" w:date="2019-11-27T19:17:00Z">
          <w:r w:rsidRPr="007C168F" w:rsidDel="00737460">
            <w:rPr>
              <w:rFonts w:ascii="Calibri" w:hAnsi="Calibri"/>
              <w:b/>
              <w:bCs/>
              <w:highlight w:val="yellow"/>
              <w:u w:val="single"/>
              <w:rPrChange w:id="4312" w:author="mayada samir" w:date="2019-04-03T15:34:00Z">
                <w:rPr>
                  <w:rFonts w:ascii="Calibri" w:hAnsi="Calibri"/>
                </w:rPr>
              </w:rPrChange>
            </w:rPr>
            <w:delText>Workflow step for verifier/approver:</w:delText>
          </w:r>
        </w:del>
      </w:ins>
    </w:p>
    <w:p w14:paraId="30DE98AE" w14:textId="02C058C0" w:rsidR="00806BF5" w:rsidDel="00737460" w:rsidRDefault="00806BF5">
      <w:pPr>
        <w:pStyle w:val="ListParagraph"/>
        <w:numPr>
          <w:ilvl w:val="3"/>
          <w:numId w:val="36"/>
        </w:numPr>
        <w:rPr>
          <w:ins w:id="4313" w:author="mayada samir" w:date="2019-04-03T15:31:00Z"/>
          <w:del w:id="4314" w:author="Fnu, Sonam" w:date="2019-11-27T19:17:00Z"/>
          <w:rFonts w:ascii="Calibri" w:hAnsi="Calibri"/>
        </w:rPr>
        <w:pPrChange w:id="4315" w:author="mayada samir" w:date="2019-04-03T15:30:00Z">
          <w:pPr>
            <w:pStyle w:val="ListParagraph"/>
            <w:numPr>
              <w:ilvl w:val="2"/>
              <w:numId w:val="36"/>
            </w:numPr>
            <w:ind w:left="2160" w:hanging="360"/>
          </w:pPr>
        </w:pPrChange>
      </w:pPr>
      <w:ins w:id="4316" w:author="mayada samir" w:date="2019-04-03T15:29:00Z">
        <w:del w:id="4317" w:author="Fnu, Sonam" w:date="2019-11-27T19:17:00Z">
          <w:r w:rsidDel="00737460">
            <w:rPr>
              <w:rFonts w:ascii="Calibri" w:hAnsi="Calibri"/>
            </w:rPr>
            <w:delText xml:space="preserve">BB user </w:delText>
          </w:r>
        </w:del>
      </w:ins>
      <w:ins w:id="4318" w:author="mayada samir" w:date="2019-04-03T15:30:00Z">
        <w:del w:id="4319" w:author="Fnu, Sonam" w:date="2019-11-27T19:17:00Z">
          <w:r w:rsidDel="00737460">
            <w:rPr>
              <w:rFonts w:ascii="Calibri" w:hAnsi="Calibri"/>
            </w:rPr>
            <w:delText xml:space="preserve">with verifier/approver role </w:delText>
          </w:r>
        </w:del>
      </w:ins>
      <w:ins w:id="4320" w:author="mayada samir" w:date="2019-04-03T15:29:00Z">
        <w:del w:id="4321" w:author="Fnu, Sonam" w:date="2019-11-27T19:17:00Z">
          <w:r w:rsidDel="00737460">
            <w:rPr>
              <w:rFonts w:ascii="Calibri" w:hAnsi="Calibri"/>
            </w:rPr>
            <w:delText xml:space="preserve">access setup screen </w:delText>
          </w:r>
        </w:del>
      </w:ins>
      <w:ins w:id="4322" w:author="mayada samir" w:date="2019-04-03T15:30:00Z">
        <w:del w:id="4323" w:author="Fnu, Sonam" w:date="2019-11-27T19:17:00Z">
          <w:r w:rsidDel="00737460">
            <w:rPr>
              <w:rFonts w:ascii="Calibri" w:hAnsi="Calibri"/>
            </w:rPr>
            <w:delText>to search items</w:delText>
          </w:r>
        </w:del>
      </w:ins>
      <w:ins w:id="4324" w:author="mayada samir" w:date="2019-04-03T15:29:00Z">
        <w:del w:id="4325" w:author="Fnu, Sonam" w:date="2019-11-27T19:17:00Z">
          <w:r w:rsidDel="00737460">
            <w:rPr>
              <w:rFonts w:ascii="Calibri" w:hAnsi="Calibri"/>
            </w:rPr>
            <w:delText xml:space="preserve"> pending approval</w:delText>
          </w:r>
        </w:del>
      </w:ins>
    </w:p>
    <w:p w14:paraId="4CDEE986" w14:textId="3CDD95E0" w:rsidR="007C168F" w:rsidDel="00737460" w:rsidRDefault="00806BF5">
      <w:pPr>
        <w:pStyle w:val="ListParagraph"/>
        <w:numPr>
          <w:ilvl w:val="3"/>
          <w:numId w:val="36"/>
        </w:numPr>
        <w:rPr>
          <w:ins w:id="4326" w:author="mayada samir" w:date="2019-04-03T15:34:00Z"/>
          <w:del w:id="4327" w:author="Fnu, Sonam" w:date="2019-11-27T19:17:00Z"/>
          <w:rFonts w:ascii="Calibri" w:hAnsi="Calibri"/>
        </w:rPr>
        <w:pPrChange w:id="4328" w:author="mayada samir" w:date="2019-04-03T15:30:00Z">
          <w:pPr>
            <w:pStyle w:val="ListParagraph"/>
            <w:numPr>
              <w:ilvl w:val="2"/>
              <w:numId w:val="36"/>
            </w:numPr>
            <w:ind w:left="2160" w:hanging="360"/>
          </w:pPr>
        </w:pPrChange>
      </w:pPr>
      <w:ins w:id="4329" w:author="mayada samir" w:date="2019-04-03T15:31:00Z">
        <w:del w:id="4330" w:author="Fnu, Sonam" w:date="2019-11-27T19:17:00Z">
          <w:r w:rsidDel="00737460">
            <w:rPr>
              <w:rFonts w:ascii="Calibri" w:hAnsi="Calibri"/>
            </w:rPr>
            <w:delText xml:space="preserve">If BB user search with status =’ALL’ he should find two records for </w:delText>
          </w:r>
        </w:del>
      </w:ins>
      <w:ins w:id="4331" w:author="mayada samir" w:date="2019-04-03T15:32:00Z">
        <w:del w:id="4332" w:author="Fnu, Sonam" w:date="2019-11-27T19:17:00Z">
          <w:r w:rsidDel="00737460">
            <w:rPr>
              <w:rFonts w:ascii="Calibri" w:hAnsi="Calibri"/>
            </w:rPr>
            <w:delText xml:space="preserve">pending </w:delText>
          </w:r>
        </w:del>
      </w:ins>
      <w:ins w:id="4333" w:author="mayada samir" w:date="2019-04-03T15:31:00Z">
        <w:del w:id="4334" w:author="Fnu, Sonam" w:date="2019-11-27T19:17:00Z">
          <w:r w:rsidDel="00737460">
            <w:rPr>
              <w:rFonts w:ascii="Calibri" w:hAnsi="Calibri"/>
            </w:rPr>
            <w:delText xml:space="preserve">items </w:delText>
          </w:r>
        </w:del>
      </w:ins>
      <w:ins w:id="4335" w:author="mayada samir" w:date="2019-04-03T15:34:00Z">
        <w:del w:id="4336" w:author="Fnu, Sonam" w:date="2019-11-27T19:17:00Z">
          <w:r w:rsidR="007C168F" w:rsidDel="00737460">
            <w:rPr>
              <w:rFonts w:ascii="Calibri" w:hAnsi="Calibri"/>
            </w:rPr>
            <w:delText>:</w:delText>
          </w:r>
        </w:del>
      </w:ins>
    </w:p>
    <w:p w14:paraId="08B861DC" w14:textId="0E2D54C4" w:rsidR="00806BF5" w:rsidDel="00737460" w:rsidRDefault="00806BF5">
      <w:pPr>
        <w:pStyle w:val="ListParagraph"/>
        <w:numPr>
          <w:ilvl w:val="1"/>
          <w:numId w:val="68"/>
        </w:numPr>
        <w:rPr>
          <w:ins w:id="4337" w:author="mayada samir" w:date="2019-04-03T15:32:00Z"/>
          <w:del w:id="4338" w:author="Fnu, Sonam" w:date="2019-11-27T19:17:00Z"/>
          <w:rFonts w:ascii="Calibri" w:hAnsi="Calibri"/>
        </w:rPr>
        <w:pPrChange w:id="4339" w:author="mayada samir" w:date="2019-04-03T15:35:00Z">
          <w:pPr>
            <w:pStyle w:val="ListParagraph"/>
            <w:numPr>
              <w:ilvl w:val="2"/>
              <w:numId w:val="36"/>
            </w:numPr>
            <w:ind w:left="2160" w:hanging="360"/>
          </w:pPr>
        </w:pPrChange>
      </w:pPr>
      <w:ins w:id="4340" w:author="mayada samir" w:date="2019-04-03T15:32:00Z">
        <w:del w:id="4341" w:author="Fnu, Sonam" w:date="2019-11-27T19:17:00Z">
          <w:r w:rsidDel="00737460">
            <w:rPr>
              <w:rFonts w:ascii="Calibri" w:hAnsi="Calibri"/>
            </w:rPr>
            <w:delText xml:space="preserve"> </w:delText>
          </w:r>
        </w:del>
      </w:ins>
      <w:ins w:id="4342" w:author="mayada samir" w:date="2019-04-03T15:35:00Z">
        <w:del w:id="4343" w:author="Fnu, Sonam" w:date="2019-11-27T19:17:00Z">
          <w:r w:rsidR="007C168F" w:rsidDel="00737460">
            <w:rPr>
              <w:rFonts w:ascii="Calibri" w:hAnsi="Calibri"/>
            </w:rPr>
            <w:delText>record</w:delText>
          </w:r>
        </w:del>
      </w:ins>
      <w:ins w:id="4344" w:author="mayada samir" w:date="2019-04-03T15:32:00Z">
        <w:del w:id="4345" w:author="Fnu, Sonam" w:date="2019-11-27T19:17:00Z">
          <w:r w:rsidDel="00737460">
            <w:rPr>
              <w:rFonts w:ascii="Calibri" w:hAnsi="Calibri"/>
            </w:rPr>
            <w:delText xml:space="preserve"> </w:delText>
          </w:r>
        </w:del>
      </w:ins>
      <w:ins w:id="4346" w:author="mayada samir" w:date="2019-04-03T15:34:00Z">
        <w:del w:id="4347" w:author="Fnu, Sonam" w:date="2019-11-27T19:17:00Z">
          <w:r w:rsidR="007C168F" w:rsidDel="00737460">
            <w:rPr>
              <w:rFonts w:ascii="Calibri" w:hAnsi="Calibri"/>
            </w:rPr>
            <w:delText xml:space="preserve">with ‘Active’ status </w:delText>
          </w:r>
        </w:del>
      </w:ins>
      <w:ins w:id="4348" w:author="mayada samir" w:date="2019-04-03T15:32:00Z">
        <w:del w:id="4349" w:author="Fnu, Sonam" w:date="2019-11-27T19:17:00Z">
          <w:r w:rsidDel="00737460">
            <w:rPr>
              <w:rFonts w:ascii="Calibri" w:hAnsi="Calibri"/>
            </w:rPr>
            <w:delText xml:space="preserve">from master table </w:delText>
          </w:r>
          <w:r w:rsidR="007C168F" w:rsidDel="00737460">
            <w:rPr>
              <w:rFonts w:ascii="Calibri" w:hAnsi="Calibri"/>
            </w:rPr>
            <w:delText>with view only action</w:delText>
          </w:r>
        </w:del>
      </w:ins>
    </w:p>
    <w:p w14:paraId="0ECAF271" w14:textId="44DD483E" w:rsidR="007C168F" w:rsidRPr="007C168F" w:rsidDel="00737460" w:rsidRDefault="007C168F">
      <w:pPr>
        <w:pStyle w:val="ListParagraph"/>
        <w:numPr>
          <w:ilvl w:val="1"/>
          <w:numId w:val="68"/>
        </w:numPr>
        <w:rPr>
          <w:ins w:id="4350" w:author="mayada samir" w:date="2019-04-03T15:30:00Z"/>
          <w:del w:id="4351" w:author="Fnu, Sonam" w:date="2019-11-27T19:17:00Z"/>
          <w:rFonts w:ascii="Calibri" w:hAnsi="Calibri"/>
          <w:rPrChange w:id="4352" w:author="mayada samir" w:date="2019-04-03T15:35:00Z">
            <w:rPr>
              <w:ins w:id="4353" w:author="mayada samir" w:date="2019-04-03T15:30:00Z"/>
              <w:del w:id="4354" w:author="Fnu, Sonam" w:date="2019-11-27T19:17:00Z"/>
            </w:rPr>
          </w:rPrChange>
        </w:rPr>
        <w:pPrChange w:id="4355" w:author="mayada samir" w:date="2019-04-03T15:35:00Z">
          <w:pPr>
            <w:pStyle w:val="ListParagraph"/>
            <w:numPr>
              <w:ilvl w:val="2"/>
              <w:numId w:val="36"/>
            </w:numPr>
            <w:ind w:left="2160" w:hanging="360"/>
          </w:pPr>
        </w:pPrChange>
      </w:pPr>
      <w:ins w:id="4356" w:author="mayada samir" w:date="2019-04-03T15:35:00Z">
        <w:del w:id="4357" w:author="Fnu, Sonam" w:date="2019-11-27T19:17:00Z">
          <w:r w:rsidDel="00737460">
            <w:rPr>
              <w:rFonts w:ascii="Calibri" w:hAnsi="Calibri"/>
            </w:rPr>
            <w:delText>Record with ‘Pending’ status</w:delText>
          </w:r>
        </w:del>
      </w:ins>
      <w:ins w:id="4358" w:author="mayada samir" w:date="2019-04-03T15:32:00Z">
        <w:del w:id="4359" w:author="Fnu, Sonam" w:date="2019-11-27T19:17:00Z">
          <w:r w:rsidRPr="007C168F" w:rsidDel="00737460">
            <w:rPr>
              <w:rFonts w:ascii="Calibri" w:hAnsi="Calibri"/>
              <w:rPrChange w:id="4360" w:author="mayada samir" w:date="2019-04-03T15:35:00Z">
                <w:rPr/>
              </w:rPrChange>
            </w:rPr>
            <w:delText xml:space="preserve"> from audit table</w:delText>
          </w:r>
        </w:del>
      </w:ins>
      <w:ins w:id="4361" w:author="mayada samir" w:date="2019-04-03T15:33:00Z">
        <w:del w:id="4362" w:author="Fnu, Sonam" w:date="2019-11-27T19:17:00Z">
          <w:r w:rsidRPr="007C168F" w:rsidDel="00737460">
            <w:rPr>
              <w:rFonts w:ascii="Calibri" w:hAnsi="Calibri"/>
              <w:rPrChange w:id="4363" w:author="mayada samir" w:date="2019-04-03T15:35:00Z">
                <w:rPr/>
              </w:rPrChange>
            </w:rPr>
            <w:delText xml:space="preserve"> with view/edit links</w:delText>
          </w:r>
        </w:del>
      </w:ins>
    </w:p>
    <w:p w14:paraId="107D7E67" w14:textId="0A194D75" w:rsidR="00734B51" w:rsidDel="00737460" w:rsidRDefault="00734B51">
      <w:pPr>
        <w:pStyle w:val="ListParagraph"/>
        <w:numPr>
          <w:ilvl w:val="3"/>
          <w:numId w:val="36"/>
        </w:numPr>
        <w:rPr>
          <w:ins w:id="4364" w:author="mayada samir" w:date="2019-04-03T15:37:00Z"/>
          <w:del w:id="4365" w:author="Fnu, Sonam" w:date="2019-11-27T19:17:00Z"/>
          <w:rFonts w:ascii="Calibri" w:hAnsi="Calibri"/>
        </w:rPr>
        <w:pPrChange w:id="4366" w:author="mayada samir" w:date="2019-04-03T15:36:00Z">
          <w:pPr>
            <w:pStyle w:val="ListParagraph"/>
            <w:numPr>
              <w:ilvl w:val="2"/>
              <w:numId w:val="36"/>
            </w:numPr>
            <w:ind w:left="2160" w:hanging="360"/>
          </w:pPr>
        </w:pPrChange>
      </w:pPr>
      <w:ins w:id="4367" w:author="mayada samir" w:date="2019-02-23T17:02:00Z">
        <w:del w:id="4368" w:author="Fnu, Sonam" w:date="2019-11-27T19:17:00Z">
          <w:r w:rsidDel="00737460">
            <w:rPr>
              <w:rFonts w:ascii="Calibri" w:hAnsi="Calibri"/>
            </w:rPr>
            <w:delText xml:space="preserve">BB can select item to </w:delText>
          </w:r>
        </w:del>
      </w:ins>
      <w:ins w:id="4369" w:author="mayada samir" w:date="2019-04-03T15:36:00Z">
        <w:del w:id="4370" w:author="Fnu, Sonam" w:date="2019-11-27T19:17:00Z">
          <w:r w:rsidR="007C168F" w:rsidDel="00737460">
            <w:rPr>
              <w:rFonts w:ascii="Calibri" w:hAnsi="Calibri"/>
            </w:rPr>
            <w:delText>‘Edit’ pending record,</w:delText>
          </w:r>
        </w:del>
      </w:ins>
      <w:ins w:id="4371" w:author="mayada samir" w:date="2019-02-23T17:02:00Z">
        <w:del w:id="4372" w:author="Fnu, Sonam" w:date="2019-11-27T19:17:00Z">
          <w:r w:rsidDel="00737460">
            <w:rPr>
              <w:rFonts w:ascii="Calibri" w:hAnsi="Calibri"/>
            </w:rPr>
            <w:delText xml:space="preserve"> and </w:delText>
          </w:r>
        </w:del>
      </w:ins>
      <w:ins w:id="4373" w:author="mayada samir" w:date="2019-04-03T15:36:00Z">
        <w:del w:id="4374" w:author="Fnu, Sonam" w:date="2019-11-27T19:17:00Z">
          <w:r w:rsidR="007C168F" w:rsidDel="00737460">
            <w:rPr>
              <w:rFonts w:ascii="Calibri" w:hAnsi="Calibri"/>
            </w:rPr>
            <w:delText>system should redirect to</w:delText>
          </w:r>
        </w:del>
      </w:ins>
      <w:ins w:id="4375" w:author="mayada samir" w:date="2019-02-23T17:02:00Z">
        <w:del w:id="4376" w:author="Fnu, Sonam" w:date="2019-11-27T19:17:00Z">
          <w:r w:rsidDel="00737460">
            <w:rPr>
              <w:rFonts w:ascii="Calibri" w:hAnsi="Calibri"/>
            </w:rPr>
            <w:delText xml:space="preserve"> ‘Figure-1</w:delText>
          </w:r>
        </w:del>
      </w:ins>
      <w:ins w:id="4377" w:author="mayada samir" w:date="2019-02-23T17:21:00Z">
        <w:del w:id="4378" w:author="Fnu, Sonam" w:date="2019-11-27T19:17:00Z">
          <w:r w:rsidR="00747C68" w:rsidDel="00737460">
            <w:rPr>
              <w:rFonts w:ascii="Calibri" w:hAnsi="Calibri"/>
            </w:rPr>
            <w:delText>6</w:delText>
          </w:r>
        </w:del>
      </w:ins>
      <w:ins w:id="4379" w:author="mayada samir" w:date="2019-02-23T17:02:00Z">
        <w:del w:id="4380" w:author="Fnu, Sonam" w:date="2019-11-27T19:17:00Z">
          <w:r w:rsidDel="00737460">
            <w:rPr>
              <w:rFonts w:ascii="Calibri" w:hAnsi="Calibri"/>
            </w:rPr>
            <w:delText>’</w:delText>
          </w:r>
        </w:del>
      </w:ins>
    </w:p>
    <w:p w14:paraId="7935A7AD" w14:textId="375CA831" w:rsidR="007C168F" w:rsidDel="00737460" w:rsidRDefault="007C168F">
      <w:pPr>
        <w:pStyle w:val="ListParagraph"/>
        <w:numPr>
          <w:ilvl w:val="3"/>
          <w:numId w:val="36"/>
        </w:numPr>
        <w:rPr>
          <w:del w:id="4381" w:author="Fnu, Sonam" w:date="2019-11-27T19:17:00Z"/>
          <w:rFonts w:ascii="Calibri" w:hAnsi="Calibri"/>
        </w:rPr>
        <w:pPrChange w:id="4382" w:author="mayada samir" w:date="2019-04-03T15:36:00Z">
          <w:pPr>
            <w:pStyle w:val="ListParagraph"/>
            <w:numPr>
              <w:ilvl w:val="2"/>
              <w:numId w:val="36"/>
            </w:numPr>
            <w:ind w:left="2160" w:hanging="360"/>
          </w:pPr>
        </w:pPrChange>
      </w:pPr>
      <w:ins w:id="4383" w:author="mayada samir" w:date="2019-04-03T15:37:00Z">
        <w:del w:id="4384" w:author="Fnu, Sonam" w:date="2019-11-27T19:17:00Z">
          <w:r w:rsidDel="00737460">
            <w:rPr>
              <w:rFonts w:ascii="Calibri" w:hAnsi="Calibri"/>
            </w:rPr>
            <w:delText>BB user should have the actions to approve or reject the change</w:delText>
          </w:r>
        </w:del>
      </w:ins>
    </w:p>
    <w:p w14:paraId="18C6CA4A" w14:textId="78AD38E3" w:rsidR="00B42C09" w:rsidDel="00737460" w:rsidRDefault="00B42C09" w:rsidP="00064254">
      <w:pPr>
        <w:pStyle w:val="ListParagraph"/>
        <w:keepNext/>
        <w:rPr>
          <w:ins w:id="4385" w:author="mayada samir" w:date="2019-04-03T15:26:00Z"/>
          <w:del w:id="4386" w:author="Fnu, Sonam" w:date="2019-11-27T19:17:00Z"/>
        </w:rPr>
      </w:pPr>
    </w:p>
    <w:p w14:paraId="3C8DE2BE" w14:textId="286C5B8C" w:rsidR="00806BF5" w:rsidDel="00737460" w:rsidRDefault="00806BF5" w:rsidP="00064254">
      <w:pPr>
        <w:pStyle w:val="ListParagraph"/>
        <w:keepNext/>
        <w:rPr>
          <w:del w:id="4387" w:author="Fnu, Sonam" w:date="2019-11-27T19:17:00Z"/>
        </w:rPr>
      </w:pPr>
    </w:p>
    <w:p w14:paraId="1F84AB9C" w14:textId="7796105E" w:rsidR="003054E1" w:rsidDel="00737460" w:rsidRDefault="003054E1" w:rsidP="00064254">
      <w:pPr>
        <w:pStyle w:val="ListParagraph"/>
        <w:keepNext/>
        <w:ind w:left="0"/>
        <w:jc w:val="center"/>
        <w:rPr>
          <w:del w:id="4388" w:author="Fnu, Sonam" w:date="2019-11-27T19:17:00Z"/>
        </w:rPr>
      </w:pPr>
      <w:del w:id="4389" w:author="Fnu, Sonam" w:date="2019-11-27T19:17:00Z">
        <w:r w:rsidDel="00737460">
          <w:rPr>
            <w:noProof/>
          </w:rPr>
          <w:drawing>
            <wp:inline distT="0" distB="0" distL="0" distR="0" wp14:anchorId="0B4850EA" wp14:editId="4BC79C64">
              <wp:extent cx="5746594" cy="4692770"/>
              <wp:effectExtent l="114300" t="114300" r="140335" b="146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7551" cy="47017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4390" w:author="mayada samir" w:date="2019-04-04T09:53:00Z">
        <w:del w:id="4391" w:author="Fnu, Sonam" w:date="2019-11-27T19:17:00Z">
          <w:r w:rsidR="00446C10" w:rsidDel="00737460">
            <w:rPr>
              <w:noProof/>
            </w:rPr>
            <w:drawing>
              <wp:inline distT="0" distB="0" distL="0" distR="0" wp14:anchorId="28B4BC4C" wp14:editId="794737D0">
                <wp:extent cx="5311665" cy="4246239"/>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24635" cy="4256608"/>
                        </a:xfrm>
                        <a:prstGeom prst="rect">
                          <a:avLst/>
                        </a:prstGeom>
                        <a:noFill/>
                        <a:ln>
                          <a:noFill/>
                        </a:ln>
                      </pic:spPr>
                    </pic:pic>
                  </a:graphicData>
                </a:graphic>
              </wp:inline>
            </w:drawing>
          </w:r>
        </w:del>
      </w:ins>
    </w:p>
    <w:p w14:paraId="4EADBFC9" w14:textId="7E8DA5EA" w:rsidR="00B42C09" w:rsidRPr="00064254" w:rsidDel="00737460" w:rsidRDefault="00B42C09">
      <w:pPr>
        <w:pStyle w:val="Caption"/>
        <w:jc w:val="center"/>
        <w:rPr>
          <w:del w:id="4392" w:author="Fnu, Sonam" w:date="2019-11-27T19:17:00Z"/>
          <w:rFonts w:ascii="Calibri" w:hAnsi="Calibri"/>
        </w:rPr>
      </w:pPr>
      <w:del w:id="4393" w:author="Fnu, Sonam" w:date="2019-11-27T19:17:00Z">
        <w:r w:rsidDel="00737460">
          <w:delText xml:space="preserve">Figure </w:delText>
        </w:r>
        <w:r w:rsidR="003B7FEF" w:rsidDel="00737460">
          <w:rPr>
            <w:i w:val="0"/>
            <w:iCs w:val="0"/>
          </w:rPr>
          <w:fldChar w:fldCharType="begin"/>
        </w:r>
        <w:r w:rsidR="003B7FEF" w:rsidDel="00737460">
          <w:delInstrText xml:space="preserve"> SEQ Figure \* ARABIC </w:delInstrText>
        </w:r>
        <w:r w:rsidR="003B7FEF" w:rsidDel="00737460">
          <w:rPr>
            <w:i w:val="0"/>
            <w:iCs w:val="0"/>
          </w:rPr>
          <w:fldChar w:fldCharType="separate"/>
        </w:r>
        <w:r w:rsidDel="00737460">
          <w:rPr>
            <w:noProof/>
          </w:rPr>
          <w:delText>1</w:delText>
        </w:r>
        <w:r w:rsidR="003B7FEF" w:rsidDel="00737460">
          <w:rPr>
            <w:i w:val="0"/>
            <w:iCs w:val="0"/>
            <w:noProof/>
          </w:rPr>
          <w:fldChar w:fldCharType="end"/>
        </w:r>
        <w:r w:rsidR="00EE62F4" w:rsidDel="00737460">
          <w:delText>5</w:delText>
        </w:r>
      </w:del>
      <w:ins w:id="4394" w:author="mayada samir" w:date="2019-02-23T17:21:00Z">
        <w:del w:id="4395" w:author="Fnu, Sonam" w:date="2019-11-27T19:17:00Z">
          <w:r w:rsidR="00747C68" w:rsidDel="00737460">
            <w:delText>16</w:delText>
          </w:r>
        </w:del>
      </w:ins>
      <w:del w:id="4396" w:author="Fnu, Sonam" w:date="2019-11-27T19:17:00Z">
        <w:r w:rsidDel="00737460">
          <w:delText>- View outgoing Pending</w:delText>
        </w:r>
      </w:del>
    </w:p>
    <w:p w14:paraId="386C0504" w14:textId="1B230549" w:rsidR="00645EB6" w:rsidDel="00737460" w:rsidRDefault="00645EB6">
      <w:pPr>
        <w:rPr>
          <w:del w:id="4397" w:author="Fnu, Sonam" w:date="2019-11-27T19:17:00Z"/>
          <w:rFonts w:ascii="Calibri" w:hAnsi="Calibri"/>
        </w:rPr>
      </w:pPr>
    </w:p>
    <w:p w14:paraId="4F2555A3" w14:textId="19514EF9" w:rsidR="00FE70FA" w:rsidDel="00737460" w:rsidRDefault="006916E0">
      <w:pPr>
        <w:pStyle w:val="ListParagraph"/>
        <w:numPr>
          <w:ilvl w:val="2"/>
          <w:numId w:val="36"/>
        </w:numPr>
        <w:rPr>
          <w:del w:id="4398" w:author="Fnu, Sonam" w:date="2019-11-27T19:17:00Z"/>
          <w:highlight w:val="yellow"/>
        </w:rPr>
      </w:pPr>
      <w:del w:id="4399" w:author="Fnu, Sonam" w:date="2019-11-27T19:17:00Z">
        <w:r w:rsidDel="00737460">
          <w:rPr>
            <w:rFonts w:ascii="Calibri" w:hAnsi="Calibri"/>
          </w:rPr>
          <w:br w:type="page"/>
        </w:r>
        <w:r w:rsidR="00FE70FA" w:rsidDel="00737460">
          <w:rPr>
            <w:highlight w:val="yellow"/>
          </w:rPr>
          <w:delText>When BB click ‘View Pending’ it will be redirect to ‘Figure 13’</w:delText>
        </w:r>
      </w:del>
    </w:p>
    <w:p w14:paraId="66533E3B" w14:textId="7BDC9438" w:rsidR="00FE70FA" w:rsidRPr="00806BF5" w:rsidDel="00737460" w:rsidRDefault="00FE70FA">
      <w:pPr>
        <w:pStyle w:val="ListParagraph"/>
        <w:numPr>
          <w:ilvl w:val="4"/>
          <w:numId w:val="68"/>
        </w:numPr>
        <w:rPr>
          <w:del w:id="4400" w:author="Fnu, Sonam" w:date="2019-11-27T19:17:00Z"/>
          <w:rPrChange w:id="4401" w:author="mayada samir" w:date="2019-04-03T15:22:00Z">
            <w:rPr>
              <w:del w:id="4402" w:author="Fnu, Sonam" w:date="2019-11-27T19:17:00Z"/>
              <w:highlight w:val="yellow"/>
            </w:rPr>
          </w:rPrChange>
        </w:rPr>
        <w:pPrChange w:id="4403" w:author="mayada samir" w:date="2019-04-03T15:38:00Z">
          <w:pPr>
            <w:pStyle w:val="ListParagraph"/>
            <w:numPr>
              <w:ilvl w:val="2"/>
              <w:numId w:val="36"/>
            </w:numPr>
            <w:ind w:left="2160" w:hanging="360"/>
          </w:pPr>
        </w:pPrChange>
      </w:pPr>
      <w:del w:id="4404" w:author="Fnu, Sonam" w:date="2019-11-27T19:17:00Z">
        <w:r w:rsidRPr="00806BF5" w:rsidDel="00737460">
          <w:rPr>
            <w:rPrChange w:id="4405" w:author="mayada samir" w:date="2019-04-03T15:22:00Z">
              <w:rPr>
                <w:highlight w:val="yellow"/>
              </w:rPr>
            </w:rPrChange>
          </w:rPr>
          <w:delText>If BB user have a valid admin role</w:delText>
        </w:r>
      </w:del>
      <w:ins w:id="4406" w:author="mayada samir" w:date="2019-04-03T15:38:00Z">
        <w:del w:id="4407" w:author="Fnu, Sonam" w:date="2019-11-27T19:17:00Z">
          <w:r w:rsidR="007C168F" w:rsidDel="00737460">
            <w:delText>select to</w:delText>
          </w:r>
        </w:del>
      </w:ins>
      <w:del w:id="4408" w:author="Fnu, Sonam" w:date="2019-11-27T19:17:00Z">
        <w:r w:rsidRPr="00806BF5" w:rsidDel="00737460">
          <w:rPr>
            <w:rPrChange w:id="4409" w:author="mayada samir" w:date="2019-04-03T15:22:00Z">
              <w:rPr>
                <w:highlight w:val="yellow"/>
              </w:rPr>
            </w:rPrChange>
          </w:rPr>
          <w:delText>, he can select to reject he will be prompt to add ‘Remark’</w:delText>
        </w:r>
      </w:del>
    </w:p>
    <w:p w14:paraId="22874C7B" w14:textId="0B4891DD" w:rsidR="00FE70FA" w:rsidRPr="00806BF5" w:rsidDel="00737460" w:rsidRDefault="00FE70FA">
      <w:pPr>
        <w:pStyle w:val="ListParagraph"/>
        <w:ind w:left="2160"/>
        <w:jc w:val="center"/>
        <w:rPr>
          <w:ins w:id="4410" w:author="mayada samir" w:date="2019-04-03T15:22:00Z"/>
          <w:del w:id="4411" w:author="Fnu, Sonam" w:date="2019-11-27T19:17:00Z"/>
          <w:rPrChange w:id="4412" w:author="mayada samir" w:date="2019-04-03T15:22:00Z">
            <w:rPr>
              <w:ins w:id="4413" w:author="mayada samir" w:date="2019-04-03T15:22:00Z"/>
              <w:del w:id="4414" w:author="Fnu, Sonam" w:date="2019-11-27T19:17:00Z"/>
              <w:highlight w:val="yellow"/>
            </w:rPr>
          </w:rPrChange>
        </w:rPr>
      </w:pPr>
      <w:del w:id="4415" w:author="Fnu, Sonam" w:date="2019-11-27T19:17:00Z">
        <w:r w:rsidRPr="00806BF5" w:rsidDel="00737460">
          <w:rPr>
            <w:noProof/>
            <w:rPrChange w:id="4416" w:author="mayada samir" w:date="2019-04-03T15:22:00Z">
              <w:rPr>
                <w:noProof/>
                <w:highlight w:val="yellow"/>
              </w:rPr>
            </w:rPrChange>
          </w:rPr>
          <w:drawing>
            <wp:inline distT="0" distB="0" distL="0" distR="0" wp14:anchorId="773EB9CA" wp14:editId="2CBDD257">
              <wp:extent cx="2156460" cy="13596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3622" cy="1364188"/>
                      </a:xfrm>
                      <a:prstGeom prst="rect">
                        <a:avLst/>
                      </a:prstGeom>
                      <a:noFill/>
                      <a:ln>
                        <a:noFill/>
                      </a:ln>
                    </pic:spPr>
                  </pic:pic>
                </a:graphicData>
              </a:graphic>
            </wp:inline>
          </w:drawing>
        </w:r>
      </w:del>
    </w:p>
    <w:p w14:paraId="79027B93" w14:textId="5A01079F" w:rsidR="00806BF5" w:rsidDel="00737460" w:rsidRDefault="007C168F">
      <w:pPr>
        <w:pStyle w:val="ListParagraph"/>
        <w:numPr>
          <w:ilvl w:val="4"/>
          <w:numId w:val="68"/>
        </w:numPr>
        <w:rPr>
          <w:ins w:id="4417" w:author="mayada samir" w:date="2019-04-03T15:42:00Z"/>
          <w:del w:id="4418" w:author="Fnu, Sonam" w:date="2019-11-27T19:17:00Z"/>
        </w:rPr>
        <w:pPrChange w:id="4419" w:author="mayada samir" w:date="2019-04-03T15:42:00Z">
          <w:pPr>
            <w:pStyle w:val="ListParagraph"/>
            <w:ind w:left="2160"/>
            <w:jc w:val="center"/>
          </w:pPr>
        </w:pPrChange>
      </w:pPr>
      <w:ins w:id="4420" w:author="mayada samir" w:date="2019-04-03T15:41:00Z">
        <w:del w:id="4421" w:author="Fnu, Sonam" w:date="2019-11-27T19:17:00Z">
          <w:r w:rsidDel="00737460">
            <w:delText>After</w:delText>
          </w:r>
        </w:del>
      </w:ins>
      <w:ins w:id="4422" w:author="mayada samir" w:date="2019-04-03T15:39:00Z">
        <w:del w:id="4423" w:author="Fnu, Sonam" w:date="2019-11-27T19:17:00Z">
          <w:r w:rsidDel="00737460">
            <w:delText xml:space="preserve"> reject status is updated</w:delText>
          </w:r>
        </w:del>
      </w:ins>
      <w:ins w:id="4424" w:author="mayada samir" w:date="2019-04-03T15:41:00Z">
        <w:del w:id="4425" w:author="Fnu, Sonam" w:date="2019-11-27T19:17:00Z">
          <w:r w:rsidDel="00737460">
            <w:delText xml:space="preserve"> and system should redirect to search page</w:delText>
          </w:r>
        </w:del>
      </w:ins>
      <w:ins w:id="4426" w:author="mayada samir" w:date="2019-04-03T15:39:00Z">
        <w:del w:id="4427" w:author="Fnu, Sonam" w:date="2019-11-27T19:17:00Z">
          <w:r w:rsidDel="00737460">
            <w:delText xml:space="preserve"> </w:delText>
          </w:r>
        </w:del>
      </w:ins>
      <w:ins w:id="4428" w:author="mayada samir" w:date="2019-04-03T15:40:00Z">
        <w:del w:id="4429" w:author="Fnu, Sonam" w:date="2019-11-27T19:17:00Z">
          <w:r w:rsidDel="00737460">
            <w:delText>and message should be displa</w:delText>
          </w:r>
        </w:del>
      </w:ins>
      <w:ins w:id="4430" w:author="mayada samir" w:date="2019-04-03T15:41:00Z">
        <w:del w:id="4431" w:author="Fnu, Sonam" w:date="2019-11-27T19:17:00Z">
          <w:r w:rsidDel="00737460">
            <w:delText>yed as ‘Record</w:delText>
          </w:r>
        </w:del>
      </w:ins>
      <w:ins w:id="4432" w:author="mayada samir" w:date="2019-04-03T15:42:00Z">
        <w:del w:id="4433" w:author="Fnu, Sonam" w:date="2019-11-27T19:17:00Z">
          <w:r w:rsidDel="00737460">
            <w:delText xml:space="preserve"> has been rejected ‘</w:delText>
          </w:r>
        </w:del>
      </w:ins>
    </w:p>
    <w:p w14:paraId="226FE04A" w14:textId="4B68C1B8" w:rsidR="007C168F" w:rsidDel="00737460" w:rsidRDefault="007C168F">
      <w:pPr>
        <w:pStyle w:val="ListParagraph"/>
        <w:numPr>
          <w:ilvl w:val="4"/>
          <w:numId w:val="68"/>
        </w:numPr>
        <w:rPr>
          <w:ins w:id="4434" w:author="mayada samir" w:date="2019-04-03T15:45:00Z"/>
          <w:del w:id="4435" w:author="Fnu, Sonam" w:date="2019-11-27T19:17:00Z"/>
        </w:rPr>
        <w:pPrChange w:id="4436" w:author="mayada samir" w:date="2019-04-03T15:42:00Z">
          <w:pPr>
            <w:pStyle w:val="ListParagraph"/>
            <w:ind w:left="2160"/>
            <w:jc w:val="center"/>
          </w:pPr>
        </w:pPrChange>
      </w:pPr>
      <w:ins w:id="4437" w:author="mayada samir" w:date="2019-04-03T15:42:00Z">
        <w:del w:id="4438" w:author="Fnu, Sonam" w:date="2019-11-27T19:17:00Z">
          <w:r w:rsidDel="00737460">
            <w:delText xml:space="preserve">In </w:delText>
          </w:r>
          <w:r w:rsidR="00FE1566" w:rsidDel="00737460">
            <w:delText>search page</w:delText>
          </w:r>
        </w:del>
      </w:ins>
      <w:ins w:id="4439" w:author="mayada samir" w:date="2019-04-03T15:43:00Z">
        <w:del w:id="4440" w:author="Fnu, Sonam" w:date="2019-11-27T19:17:00Z">
          <w:r w:rsidR="00FE1566" w:rsidDel="00737460">
            <w:delText xml:space="preserve"> system </w:delText>
          </w:r>
        </w:del>
      </w:ins>
      <w:ins w:id="4441" w:author="mayada samir" w:date="2019-04-03T15:44:00Z">
        <w:del w:id="4442" w:author="Fnu, Sonam" w:date="2019-11-27T19:17:00Z">
          <w:r w:rsidR="00FE1566" w:rsidDel="00737460">
            <w:delText xml:space="preserve">if user search with ‘ALL’ the record will remain view two record for </w:delText>
          </w:r>
        </w:del>
      </w:ins>
      <w:ins w:id="4443" w:author="mayada samir" w:date="2019-04-03T15:45:00Z">
        <w:del w:id="4444" w:author="Fnu, Sonam" w:date="2019-11-27T19:17:00Z">
          <w:r w:rsidR="00FE1566" w:rsidDel="00737460">
            <w:delText>modified</w:delText>
          </w:r>
        </w:del>
      </w:ins>
      <w:ins w:id="4445" w:author="mayada samir" w:date="2019-04-03T15:44:00Z">
        <w:del w:id="4446" w:author="Fnu, Sonam" w:date="2019-11-27T19:17:00Z">
          <w:r w:rsidR="00FE1566" w:rsidDel="00737460">
            <w:delText xml:space="preserve"> </w:delText>
          </w:r>
        </w:del>
      </w:ins>
      <w:ins w:id="4447" w:author="mayada samir" w:date="2019-04-03T15:45:00Z">
        <w:del w:id="4448" w:author="Fnu, Sonam" w:date="2019-11-27T19:17:00Z">
          <w:r w:rsidR="00FE1566" w:rsidDel="00737460">
            <w:delText>item</w:delText>
          </w:r>
        </w:del>
      </w:ins>
    </w:p>
    <w:p w14:paraId="6AC4F665" w14:textId="017E6890" w:rsidR="00FE1566" w:rsidDel="00737460" w:rsidRDefault="00FE1566">
      <w:pPr>
        <w:pStyle w:val="ListParagraph"/>
        <w:numPr>
          <w:ilvl w:val="5"/>
          <w:numId w:val="68"/>
        </w:numPr>
        <w:rPr>
          <w:ins w:id="4449" w:author="mayada samir" w:date="2019-04-03T15:45:00Z"/>
          <w:del w:id="4450" w:author="Fnu, Sonam" w:date="2019-11-27T19:17:00Z"/>
        </w:rPr>
        <w:pPrChange w:id="4451" w:author="mayada samir" w:date="2019-04-03T15:46:00Z">
          <w:pPr>
            <w:pStyle w:val="ListParagraph"/>
            <w:ind w:left="2160"/>
            <w:jc w:val="center"/>
          </w:pPr>
        </w:pPrChange>
      </w:pPr>
      <w:ins w:id="4452" w:author="mayada samir" w:date="2019-04-03T15:45:00Z">
        <w:del w:id="4453" w:author="Fnu, Sonam" w:date="2019-11-27T19:17:00Z">
          <w:r w:rsidDel="00737460">
            <w:delText>record with original ‘Active’ status from master table</w:delText>
          </w:r>
        </w:del>
      </w:ins>
    </w:p>
    <w:p w14:paraId="54F85C97" w14:textId="253EBDE7" w:rsidR="00FE1566" w:rsidDel="00737460" w:rsidRDefault="00FE1566">
      <w:pPr>
        <w:pStyle w:val="ListParagraph"/>
        <w:numPr>
          <w:ilvl w:val="5"/>
          <w:numId w:val="68"/>
        </w:numPr>
        <w:rPr>
          <w:ins w:id="4454" w:author="mayada samir" w:date="2019-04-04T09:49:00Z"/>
          <w:del w:id="4455" w:author="Fnu, Sonam" w:date="2019-11-27T19:17:00Z"/>
        </w:rPr>
        <w:pPrChange w:id="4456" w:author="mayada samir" w:date="2019-04-03T15:46:00Z">
          <w:pPr>
            <w:pStyle w:val="ListParagraph"/>
            <w:ind w:left="2160"/>
            <w:jc w:val="center"/>
          </w:pPr>
        </w:pPrChange>
      </w:pPr>
      <w:ins w:id="4457" w:author="mayada samir" w:date="2019-04-03T15:46:00Z">
        <w:del w:id="4458" w:author="Fnu, Sonam" w:date="2019-11-27T19:17:00Z">
          <w:r w:rsidDel="00737460">
            <w:delText>record with ‘Modified Rejected ‘ status from Audit table</w:delText>
          </w:r>
        </w:del>
      </w:ins>
    </w:p>
    <w:p w14:paraId="271F7614" w14:textId="1F033276" w:rsidR="00E4267C" w:rsidDel="00737460" w:rsidRDefault="00E4267C">
      <w:pPr>
        <w:pStyle w:val="ListParagraph"/>
        <w:ind w:left="1440"/>
        <w:rPr>
          <w:ins w:id="4459" w:author="mayada samir" w:date="2019-04-03T15:45:00Z"/>
          <w:del w:id="4460" w:author="Fnu, Sonam" w:date="2019-11-27T19:17:00Z"/>
        </w:rPr>
        <w:pPrChange w:id="4461" w:author="mayada samir" w:date="2019-04-04T09:59:00Z">
          <w:pPr>
            <w:pStyle w:val="ListParagraph"/>
            <w:ind w:left="2160"/>
            <w:jc w:val="center"/>
          </w:pPr>
        </w:pPrChange>
      </w:pPr>
      <w:ins w:id="4462" w:author="mayada samir" w:date="2019-04-04T09:49:00Z">
        <w:del w:id="4463" w:author="Fnu, Sonam" w:date="2019-11-27T19:17:00Z">
          <w:r w:rsidDel="00737460">
            <w:rPr>
              <w:noProof/>
            </w:rPr>
            <w:drawing>
              <wp:inline distT="0" distB="0" distL="0" distR="0" wp14:anchorId="3A549A74" wp14:editId="7DF7C038">
                <wp:extent cx="4977268" cy="10757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0174" cy="1087176"/>
                        </a:xfrm>
                        <a:prstGeom prst="rect">
                          <a:avLst/>
                        </a:prstGeom>
                        <a:noFill/>
                        <a:ln>
                          <a:noFill/>
                        </a:ln>
                      </pic:spPr>
                    </pic:pic>
                  </a:graphicData>
                </a:graphic>
              </wp:inline>
            </w:drawing>
          </w:r>
        </w:del>
      </w:ins>
    </w:p>
    <w:p w14:paraId="7CA159A0" w14:textId="58B3AB36" w:rsidR="00FE1566" w:rsidRPr="00806BF5" w:rsidDel="00737460" w:rsidRDefault="00FE1566">
      <w:pPr>
        <w:pStyle w:val="ListParagraph"/>
        <w:ind w:left="2430"/>
        <w:rPr>
          <w:del w:id="4464" w:author="Fnu, Sonam" w:date="2019-11-27T19:17:00Z"/>
          <w:rPrChange w:id="4465" w:author="mayada samir" w:date="2019-04-03T15:22:00Z">
            <w:rPr>
              <w:del w:id="4466" w:author="Fnu, Sonam" w:date="2019-11-27T19:17:00Z"/>
              <w:highlight w:val="yellow"/>
            </w:rPr>
          </w:rPrChange>
        </w:rPr>
        <w:pPrChange w:id="4467" w:author="mayada samir" w:date="2019-04-03T15:45:00Z">
          <w:pPr>
            <w:pStyle w:val="ListParagraph"/>
            <w:ind w:left="2160"/>
            <w:jc w:val="center"/>
          </w:pPr>
        </w:pPrChange>
      </w:pPr>
    </w:p>
    <w:p w14:paraId="3B8DC581" w14:textId="1267B669" w:rsidR="00FE70FA" w:rsidDel="00737460" w:rsidRDefault="00FE70FA">
      <w:pPr>
        <w:pStyle w:val="ListParagraph"/>
        <w:numPr>
          <w:ilvl w:val="4"/>
          <w:numId w:val="68"/>
        </w:numPr>
        <w:rPr>
          <w:ins w:id="4468" w:author="mayada samir" w:date="2019-04-03T15:50:00Z"/>
          <w:del w:id="4469" w:author="Fnu, Sonam" w:date="2019-11-27T19:17:00Z"/>
        </w:rPr>
        <w:pPrChange w:id="4470" w:author="mayada samir" w:date="2019-04-03T15:47:00Z">
          <w:pPr>
            <w:pStyle w:val="ListParagraph"/>
            <w:ind w:left="1728"/>
          </w:pPr>
        </w:pPrChange>
      </w:pPr>
      <w:del w:id="4471" w:author="Fnu, Sonam" w:date="2019-11-27T19:17:00Z">
        <w:r w:rsidRPr="00806BF5" w:rsidDel="00737460">
          <w:rPr>
            <w:rPrChange w:id="4472" w:author="mayada samir" w:date="2019-04-03T15:22:00Z">
              <w:rPr>
                <w:highlight w:val="yellow"/>
              </w:rPr>
            </w:rPrChange>
          </w:rPr>
          <w:delText>-</w:delText>
        </w:r>
      </w:del>
      <w:ins w:id="4473" w:author="mayada samir" w:date="2019-04-03T15:47:00Z">
        <w:del w:id="4474" w:author="Fnu, Sonam" w:date="2019-11-27T19:17:00Z">
          <w:r w:rsidR="00FE1566" w:rsidDel="00737460">
            <w:delText>if BB user select to ‘</w:delText>
          </w:r>
        </w:del>
      </w:ins>
      <w:del w:id="4475" w:author="Fnu, Sonam" w:date="2019-11-27T19:17:00Z">
        <w:r w:rsidRPr="00806BF5" w:rsidDel="00737460">
          <w:rPr>
            <w:rPrChange w:id="4476" w:author="mayada samir" w:date="2019-04-03T15:22:00Z">
              <w:rPr>
                <w:highlight w:val="yellow"/>
              </w:rPr>
            </w:rPrChange>
          </w:rPr>
          <w:delText xml:space="preserve">then he will have new button for ‘Discard’ his change </w:delText>
        </w:r>
      </w:del>
      <w:ins w:id="4477" w:author="mayada samir" w:date="2019-04-03T15:47:00Z">
        <w:del w:id="4478" w:author="Fnu, Sonam" w:date="2019-11-27T19:17:00Z">
          <w:r w:rsidR="00FE1566" w:rsidDel="00737460">
            <w:delText>view’ modified record , he should have discard button</w:delText>
          </w:r>
        </w:del>
      </w:ins>
    </w:p>
    <w:p w14:paraId="02CF1991" w14:textId="575B3F1A" w:rsidR="00FE1566" w:rsidDel="00737460" w:rsidRDefault="00446C10">
      <w:pPr>
        <w:pStyle w:val="ListParagraph"/>
        <w:jc w:val="center"/>
        <w:rPr>
          <w:ins w:id="4479" w:author="mayada samir" w:date="2019-04-03T15:50:00Z"/>
          <w:del w:id="4480" w:author="Fnu, Sonam" w:date="2019-11-27T19:17:00Z"/>
        </w:rPr>
        <w:pPrChange w:id="4481" w:author="mayada samir" w:date="2019-04-04T09:59:00Z">
          <w:pPr>
            <w:pStyle w:val="ListParagraph"/>
            <w:ind w:left="1728"/>
          </w:pPr>
        </w:pPrChange>
      </w:pPr>
      <w:ins w:id="4482" w:author="mayada samir" w:date="2019-04-04T09:58:00Z">
        <w:del w:id="4483" w:author="Fnu, Sonam" w:date="2019-11-27T19:17:00Z">
          <w:r w:rsidDel="00737460">
            <w:rPr>
              <w:noProof/>
            </w:rPr>
            <w:drawing>
              <wp:inline distT="0" distB="0" distL="0" distR="0" wp14:anchorId="5341CC7B" wp14:editId="733ED613">
                <wp:extent cx="4849771" cy="1224153"/>
                <wp:effectExtent l="133350" t="133350" r="141605" b="1670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9738" cy="12342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p>
    <w:p w14:paraId="57E82B63" w14:textId="3A8F33E0" w:rsidR="00FE1566" w:rsidDel="00737460" w:rsidRDefault="00FE1566">
      <w:pPr>
        <w:pStyle w:val="ListParagraph"/>
        <w:numPr>
          <w:ilvl w:val="4"/>
          <w:numId w:val="68"/>
        </w:numPr>
        <w:rPr>
          <w:ins w:id="4484" w:author="mayada samir" w:date="2019-04-03T15:53:00Z"/>
          <w:del w:id="4485" w:author="Fnu, Sonam" w:date="2019-11-27T19:17:00Z"/>
        </w:rPr>
        <w:pPrChange w:id="4486" w:author="mayada samir" w:date="2019-04-03T15:52:00Z">
          <w:pPr>
            <w:pStyle w:val="ListParagraph"/>
            <w:ind w:left="1728"/>
          </w:pPr>
        </w:pPrChange>
      </w:pPr>
      <w:ins w:id="4487" w:author="mayada samir" w:date="2019-04-03T15:50:00Z">
        <w:del w:id="4488" w:author="Fnu, Sonam" w:date="2019-11-27T19:17:00Z">
          <w:r w:rsidDel="00737460">
            <w:delText xml:space="preserve">‘Discard’ </w:delText>
          </w:r>
        </w:del>
      </w:ins>
      <w:ins w:id="4489" w:author="mayada samir" w:date="2019-04-03T15:52:00Z">
        <w:del w:id="4490" w:author="Fnu, Sonam" w:date="2019-11-27T19:17:00Z">
          <w:r w:rsidDel="00737460">
            <w:delText xml:space="preserve">will remove the edit action at all and keep the active  record </w:delText>
          </w:r>
        </w:del>
      </w:ins>
      <w:ins w:id="4491" w:author="mayada samir" w:date="2019-04-03T15:53:00Z">
        <w:del w:id="4492" w:author="Fnu, Sonam" w:date="2019-11-27T19:17:00Z">
          <w:r w:rsidDel="00737460">
            <w:delText>only</w:delText>
          </w:r>
        </w:del>
      </w:ins>
    </w:p>
    <w:p w14:paraId="780DE79A" w14:textId="7A5A0D73" w:rsidR="00FE1566" w:rsidDel="00737460" w:rsidRDefault="00475100">
      <w:pPr>
        <w:pStyle w:val="ListParagraph"/>
        <w:numPr>
          <w:ilvl w:val="4"/>
          <w:numId w:val="68"/>
        </w:numPr>
        <w:rPr>
          <w:ins w:id="4493" w:author="mayada samir" w:date="2019-04-04T10:00:00Z"/>
          <w:del w:id="4494" w:author="Fnu, Sonam" w:date="2019-11-27T19:17:00Z"/>
        </w:rPr>
        <w:pPrChange w:id="4495" w:author="mayada samir" w:date="2019-04-03T15:52:00Z">
          <w:pPr>
            <w:pStyle w:val="ListParagraph"/>
            <w:ind w:left="1728"/>
          </w:pPr>
        </w:pPrChange>
      </w:pPr>
      <w:ins w:id="4496" w:author="mayada samir" w:date="2019-04-03T15:53:00Z">
        <w:del w:id="4497" w:author="Fnu, Sonam" w:date="2019-11-27T19:17:00Z">
          <w:r w:rsidDel="00737460">
            <w:delText xml:space="preserve">If  BB user select to ‘Edit’ </w:delText>
          </w:r>
        </w:del>
      </w:ins>
      <w:ins w:id="4498" w:author="mayada samir" w:date="2019-04-04T08:39:00Z">
        <w:del w:id="4499" w:author="Fnu, Sonam" w:date="2019-11-27T19:17:00Z">
          <w:r w:rsidR="007B65D0" w:rsidDel="00737460">
            <w:delText xml:space="preserve"> modified </w:delText>
          </w:r>
        </w:del>
      </w:ins>
      <w:ins w:id="4500" w:author="mayada samir" w:date="2019-04-03T15:53:00Z">
        <w:del w:id="4501" w:author="Fnu, Sonam" w:date="2019-11-27T19:17:00Z">
          <w:r w:rsidDel="00737460">
            <w:delText>, he will have the option to update on record</w:delText>
          </w:r>
        </w:del>
      </w:ins>
    </w:p>
    <w:p w14:paraId="4D6AB0DF" w14:textId="6BC2FC2C" w:rsidR="00446C10" w:rsidRPr="00806BF5" w:rsidDel="00737460" w:rsidRDefault="00446C10">
      <w:pPr>
        <w:pStyle w:val="ListParagraph"/>
        <w:ind w:left="2430"/>
        <w:rPr>
          <w:del w:id="4502" w:author="Fnu, Sonam" w:date="2019-11-27T19:17:00Z"/>
          <w:rPrChange w:id="4503" w:author="mayada samir" w:date="2019-04-03T15:22:00Z">
            <w:rPr>
              <w:del w:id="4504" w:author="Fnu, Sonam" w:date="2019-11-27T19:17:00Z"/>
              <w:highlight w:val="yellow"/>
            </w:rPr>
          </w:rPrChange>
        </w:rPr>
        <w:pPrChange w:id="4505" w:author="mayada samir" w:date="2019-04-04T10:00:00Z">
          <w:pPr>
            <w:pStyle w:val="ListParagraph"/>
            <w:ind w:left="1728"/>
          </w:pPr>
        </w:pPrChange>
      </w:pPr>
    </w:p>
    <w:p w14:paraId="48DEAFE4" w14:textId="5E201516" w:rsidR="00FE70FA" w:rsidRPr="00806BF5" w:rsidDel="00737460" w:rsidRDefault="00FE70FA">
      <w:pPr>
        <w:pStyle w:val="ListParagraph"/>
        <w:ind w:left="1728"/>
        <w:jc w:val="center"/>
        <w:rPr>
          <w:ins w:id="4506" w:author="mayada samir" w:date="2019-02-27T11:53:00Z"/>
          <w:del w:id="4507" w:author="Fnu, Sonam" w:date="2019-11-27T19:17:00Z"/>
          <w:rPrChange w:id="4508" w:author="mayada samir" w:date="2019-04-03T15:22:00Z">
            <w:rPr>
              <w:ins w:id="4509" w:author="mayada samir" w:date="2019-02-27T11:53:00Z"/>
              <w:del w:id="4510" w:author="Fnu, Sonam" w:date="2019-11-27T19:17:00Z"/>
              <w:highlight w:val="yellow"/>
            </w:rPr>
          </w:rPrChange>
        </w:rPr>
        <w:pPrChange w:id="4511" w:author="mayada samir" w:date="2019-04-03T15:55:00Z">
          <w:pPr>
            <w:pStyle w:val="ListParagraph"/>
            <w:ind w:left="1728"/>
          </w:pPr>
        </w:pPrChange>
      </w:pPr>
      <w:del w:id="4512" w:author="Fnu, Sonam" w:date="2019-11-27T19:17:00Z">
        <w:r w:rsidRPr="00806BF5" w:rsidDel="00737460">
          <w:rPr>
            <w:noProof/>
            <w:rPrChange w:id="4513" w:author="mayada samir" w:date="2019-04-03T15:22:00Z">
              <w:rPr>
                <w:noProof/>
                <w:highlight w:val="yellow"/>
              </w:rPr>
            </w:rPrChange>
          </w:rPr>
          <w:drawing>
            <wp:inline distT="0" distB="0" distL="0" distR="0" wp14:anchorId="5BBFB73C" wp14:editId="2384E7AB">
              <wp:extent cx="3804285" cy="810895"/>
              <wp:effectExtent l="133350" t="133350" r="139065" b="1416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4285" cy="810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4514" w:author="mayada samir" w:date="2019-04-03T15:55:00Z">
        <w:del w:id="4515" w:author="Fnu, Sonam" w:date="2019-11-27T19:17:00Z">
          <w:r w:rsidR="00475100" w:rsidDel="00737460">
            <w:rPr>
              <w:noProof/>
            </w:rPr>
            <w:drawing>
              <wp:inline distT="0" distB="0" distL="0" distR="0" wp14:anchorId="5AAA4888" wp14:editId="09637266">
                <wp:extent cx="404812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48125" cy="1057275"/>
                        </a:xfrm>
                        <a:prstGeom prst="rect">
                          <a:avLst/>
                        </a:prstGeom>
                        <a:noFill/>
                        <a:ln>
                          <a:noFill/>
                        </a:ln>
                      </pic:spPr>
                    </pic:pic>
                  </a:graphicData>
                </a:graphic>
              </wp:inline>
            </w:drawing>
          </w:r>
        </w:del>
      </w:ins>
    </w:p>
    <w:p w14:paraId="205CB109" w14:textId="0FD5CFFA" w:rsidR="007410BC" w:rsidRPr="00806BF5" w:rsidDel="00737460" w:rsidRDefault="007410BC" w:rsidP="00FE70FA">
      <w:pPr>
        <w:pStyle w:val="ListParagraph"/>
        <w:ind w:left="1728"/>
        <w:rPr>
          <w:ins w:id="4516" w:author="mayada samir" w:date="2019-02-27T11:53:00Z"/>
          <w:del w:id="4517" w:author="Fnu, Sonam" w:date="2019-11-27T19:17:00Z"/>
          <w:rPrChange w:id="4518" w:author="mayada samir" w:date="2019-04-03T15:22:00Z">
            <w:rPr>
              <w:ins w:id="4519" w:author="mayada samir" w:date="2019-02-27T11:53:00Z"/>
              <w:del w:id="4520" w:author="Fnu, Sonam" w:date="2019-11-27T19:17:00Z"/>
              <w:highlight w:val="yellow"/>
            </w:rPr>
          </w:rPrChange>
        </w:rPr>
      </w:pPr>
    </w:p>
    <w:p w14:paraId="1F006C54" w14:textId="19CD15E5" w:rsidR="007410BC" w:rsidRPr="00806BF5" w:rsidDel="00737460" w:rsidRDefault="007410BC">
      <w:pPr>
        <w:pStyle w:val="ListParagraph"/>
        <w:ind w:left="1728"/>
        <w:rPr>
          <w:ins w:id="4521" w:author="mayada samir" w:date="2019-02-27T11:54:00Z"/>
          <w:del w:id="4522" w:author="Fnu, Sonam" w:date="2019-11-27T19:17:00Z"/>
          <w:rPrChange w:id="4523" w:author="mayada samir" w:date="2019-04-03T15:22:00Z">
            <w:rPr>
              <w:ins w:id="4524" w:author="mayada samir" w:date="2019-02-27T11:54:00Z"/>
              <w:del w:id="4525" w:author="Fnu, Sonam" w:date="2019-11-27T19:17:00Z"/>
              <w:highlight w:val="yellow"/>
            </w:rPr>
          </w:rPrChange>
        </w:rPr>
      </w:pPr>
      <w:ins w:id="4526" w:author="mayada samir" w:date="2019-02-27T11:55:00Z">
        <w:del w:id="4527" w:author="Fnu, Sonam" w:date="2019-11-27T19:17:00Z">
          <w:r w:rsidRPr="00806BF5" w:rsidDel="00737460">
            <w:rPr>
              <w:b/>
              <w:bCs/>
              <w:rPrChange w:id="4528" w:author="mayada samir" w:date="2019-04-03T15:22:00Z">
                <w:rPr>
                  <w:highlight w:val="yellow"/>
                </w:rPr>
              </w:rPrChange>
            </w:rPr>
            <w:delText>Save</w:delText>
          </w:r>
          <w:r w:rsidRPr="00806BF5" w:rsidDel="00737460">
            <w:rPr>
              <w:rPrChange w:id="4529" w:author="mayada samir" w:date="2019-04-03T15:22:00Z">
                <w:rPr>
                  <w:highlight w:val="yellow"/>
                </w:rPr>
              </w:rPrChange>
            </w:rPr>
            <w:delText>:</w:delText>
          </w:r>
        </w:del>
      </w:ins>
      <w:ins w:id="4530" w:author="mayada samir" w:date="2019-02-27T11:53:00Z">
        <w:del w:id="4531" w:author="Fnu, Sonam" w:date="2019-11-27T19:17:00Z">
          <w:r w:rsidRPr="00806BF5" w:rsidDel="00737460">
            <w:rPr>
              <w:rPrChange w:id="4532" w:author="mayada samir" w:date="2019-04-03T15:22:00Z">
                <w:rPr>
                  <w:highlight w:val="yellow"/>
                </w:rPr>
              </w:rPrChange>
            </w:rPr>
            <w:delText xml:space="preserve"> </w:delText>
          </w:r>
        </w:del>
      </w:ins>
      <w:ins w:id="4533" w:author="mayada samir" w:date="2019-02-27T11:54:00Z">
        <w:del w:id="4534" w:author="Fnu, Sonam" w:date="2019-11-27T19:17:00Z">
          <w:r w:rsidRPr="00806BF5" w:rsidDel="00737460">
            <w:rPr>
              <w:rPrChange w:id="4535" w:author="mayada samir" w:date="2019-04-03T15:22:00Z">
                <w:rPr>
                  <w:highlight w:val="yellow"/>
                </w:rPr>
              </w:rPrChange>
            </w:rPr>
            <w:delText>as verifier can do change on current page and save</w:delText>
          </w:r>
        </w:del>
      </w:ins>
    </w:p>
    <w:p w14:paraId="7EECF016" w14:textId="7E50515D" w:rsidR="007410BC" w:rsidRPr="00806BF5" w:rsidDel="00737460" w:rsidRDefault="007410BC">
      <w:pPr>
        <w:pStyle w:val="ListParagraph"/>
        <w:ind w:left="1728"/>
        <w:rPr>
          <w:ins w:id="4536" w:author="mayada samir" w:date="2019-02-27T11:54:00Z"/>
          <w:del w:id="4537" w:author="Fnu, Sonam" w:date="2019-11-27T19:17:00Z"/>
          <w:rPrChange w:id="4538" w:author="mayada samir" w:date="2019-04-03T15:22:00Z">
            <w:rPr>
              <w:ins w:id="4539" w:author="mayada samir" w:date="2019-02-27T11:54:00Z"/>
              <w:del w:id="4540" w:author="Fnu, Sonam" w:date="2019-11-27T19:17:00Z"/>
              <w:highlight w:val="yellow"/>
            </w:rPr>
          </w:rPrChange>
        </w:rPr>
      </w:pPr>
      <w:ins w:id="4541" w:author="mayada samir" w:date="2019-02-27T11:55:00Z">
        <w:del w:id="4542" w:author="Fnu, Sonam" w:date="2019-11-27T19:17:00Z">
          <w:r w:rsidRPr="00806BF5" w:rsidDel="00737460">
            <w:rPr>
              <w:b/>
              <w:bCs/>
              <w:rPrChange w:id="4543" w:author="mayada samir" w:date="2019-04-03T15:22:00Z">
                <w:rPr>
                  <w:highlight w:val="yellow"/>
                </w:rPr>
              </w:rPrChange>
            </w:rPr>
            <w:delText>Clear</w:delText>
          </w:r>
          <w:r w:rsidRPr="00806BF5" w:rsidDel="00737460">
            <w:rPr>
              <w:rPrChange w:id="4544" w:author="mayada samir" w:date="2019-04-03T15:22:00Z">
                <w:rPr>
                  <w:highlight w:val="yellow"/>
                </w:rPr>
              </w:rPrChange>
            </w:rPr>
            <w:delText>:</w:delText>
          </w:r>
        </w:del>
      </w:ins>
      <w:ins w:id="4545" w:author="mayada samir" w:date="2019-02-27T11:54:00Z">
        <w:del w:id="4546" w:author="Fnu, Sonam" w:date="2019-11-27T19:17:00Z">
          <w:r w:rsidRPr="00806BF5" w:rsidDel="00737460">
            <w:rPr>
              <w:rPrChange w:id="4547" w:author="mayada samir" w:date="2019-04-03T15:22:00Z">
                <w:rPr>
                  <w:highlight w:val="yellow"/>
                </w:rPr>
              </w:rPrChange>
            </w:rPr>
            <w:delText xml:space="preserve"> to undo his change </w:delText>
          </w:r>
        </w:del>
      </w:ins>
      <w:ins w:id="4548" w:author="mayada samir" w:date="2019-02-27T11:55:00Z">
        <w:del w:id="4549" w:author="Fnu, Sonam" w:date="2019-11-27T19:17:00Z">
          <w:r w:rsidRPr="00806BF5" w:rsidDel="00737460">
            <w:rPr>
              <w:rPrChange w:id="4550" w:author="mayada samir" w:date="2019-04-03T15:22:00Z">
                <w:rPr>
                  <w:highlight w:val="yellow"/>
                </w:rPr>
              </w:rPrChange>
            </w:rPr>
            <w:delText>(as</w:delText>
          </w:r>
        </w:del>
      </w:ins>
      <w:ins w:id="4551" w:author="mayada samir" w:date="2019-02-27T11:54:00Z">
        <w:del w:id="4552" w:author="Fnu, Sonam" w:date="2019-11-27T19:17:00Z">
          <w:r w:rsidRPr="00806BF5" w:rsidDel="00737460">
            <w:rPr>
              <w:rPrChange w:id="4553" w:author="mayada samir" w:date="2019-04-03T15:22:00Z">
                <w:rPr>
                  <w:highlight w:val="yellow"/>
                </w:rPr>
              </w:rPrChange>
            </w:rPr>
            <w:delText xml:space="preserve"> </w:delText>
          </w:r>
        </w:del>
      </w:ins>
      <w:ins w:id="4554" w:author="mayada samir" w:date="2019-02-27T11:55:00Z">
        <w:del w:id="4555" w:author="Fnu, Sonam" w:date="2019-11-27T19:17:00Z">
          <w:r w:rsidRPr="00806BF5" w:rsidDel="00737460">
            <w:rPr>
              <w:rPrChange w:id="4556" w:author="mayada samir" w:date="2019-04-03T15:22:00Z">
                <w:rPr>
                  <w:highlight w:val="yellow"/>
                </w:rPr>
              </w:rPrChange>
            </w:rPr>
            <w:delText>verifier</w:delText>
          </w:r>
        </w:del>
      </w:ins>
      <w:ins w:id="4557" w:author="mayada samir" w:date="2019-02-27T11:54:00Z">
        <w:del w:id="4558" w:author="Fnu, Sonam" w:date="2019-11-27T19:17:00Z">
          <w:r w:rsidRPr="00806BF5" w:rsidDel="00737460">
            <w:rPr>
              <w:rPrChange w:id="4559" w:author="mayada samir" w:date="2019-04-03T15:22:00Z">
                <w:rPr>
                  <w:highlight w:val="yellow"/>
                </w:rPr>
              </w:rPrChange>
            </w:rPr>
            <w:delText xml:space="preserve"> / </w:delText>
          </w:r>
        </w:del>
      </w:ins>
      <w:ins w:id="4560" w:author="mayada samir" w:date="2019-02-27T11:55:00Z">
        <w:del w:id="4561" w:author="Fnu, Sonam" w:date="2019-11-27T19:17:00Z">
          <w:r w:rsidRPr="00806BF5" w:rsidDel="00737460">
            <w:rPr>
              <w:rPrChange w:id="4562" w:author="mayada samir" w:date="2019-04-03T15:22:00Z">
                <w:rPr>
                  <w:highlight w:val="yellow"/>
                </w:rPr>
              </w:rPrChange>
            </w:rPr>
            <w:delText>approval)</w:delText>
          </w:r>
        </w:del>
      </w:ins>
    </w:p>
    <w:p w14:paraId="387767A4" w14:textId="62B5E41E" w:rsidR="007410BC" w:rsidRPr="00806BF5" w:rsidDel="00737460" w:rsidRDefault="007410BC">
      <w:pPr>
        <w:pStyle w:val="ListParagraph"/>
        <w:ind w:left="1728"/>
        <w:rPr>
          <w:ins w:id="4563" w:author="mayada samir" w:date="2019-02-27T11:53:00Z"/>
          <w:del w:id="4564" w:author="Fnu, Sonam" w:date="2019-11-27T19:17:00Z"/>
          <w:rPrChange w:id="4565" w:author="mayada samir" w:date="2019-04-03T15:22:00Z">
            <w:rPr>
              <w:ins w:id="4566" w:author="mayada samir" w:date="2019-02-27T11:53:00Z"/>
              <w:del w:id="4567" w:author="Fnu, Sonam" w:date="2019-11-27T19:17:00Z"/>
              <w:highlight w:val="yellow"/>
            </w:rPr>
          </w:rPrChange>
        </w:rPr>
      </w:pPr>
      <w:ins w:id="4568" w:author="mayada samir" w:date="2019-02-27T11:55:00Z">
        <w:del w:id="4569" w:author="Fnu, Sonam" w:date="2019-11-27T19:17:00Z">
          <w:r w:rsidRPr="00806BF5" w:rsidDel="00737460">
            <w:rPr>
              <w:b/>
              <w:bCs/>
              <w:rPrChange w:id="4570" w:author="mayada samir" w:date="2019-04-03T15:22:00Z">
                <w:rPr>
                  <w:highlight w:val="yellow"/>
                </w:rPr>
              </w:rPrChange>
            </w:rPr>
            <w:delText>Discard</w:delText>
          </w:r>
          <w:r w:rsidRPr="00806BF5" w:rsidDel="00737460">
            <w:rPr>
              <w:rPrChange w:id="4571" w:author="mayada samir" w:date="2019-04-03T15:22:00Z">
                <w:rPr>
                  <w:highlight w:val="yellow"/>
                </w:rPr>
              </w:rPrChange>
            </w:rPr>
            <w:delText>:</w:delText>
          </w:r>
        </w:del>
      </w:ins>
      <w:ins w:id="4572" w:author="mayada samir" w:date="2019-02-27T11:54:00Z">
        <w:del w:id="4573" w:author="Fnu, Sonam" w:date="2019-11-27T19:17:00Z">
          <w:r w:rsidRPr="00806BF5" w:rsidDel="00737460">
            <w:rPr>
              <w:rPrChange w:id="4574" w:author="mayada samir" w:date="2019-04-03T15:22:00Z">
                <w:rPr>
                  <w:highlight w:val="yellow"/>
                </w:rPr>
              </w:rPrChange>
            </w:rPr>
            <w:delText xml:space="preserve"> to remove the record at all and will not be in activity trail </w:delText>
          </w:r>
        </w:del>
      </w:ins>
      <w:ins w:id="4575" w:author="mayada samir" w:date="2019-02-27T11:55:00Z">
        <w:del w:id="4576" w:author="Fnu, Sonam" w:date="2019-11-27T19:17:00Z">
          <w:r w:rsidRPr="00806BF5" w:rsidDel="00737460">
            <w:rPr>
              <w:rPrChange w:id="4577" w:author="mayada samir" w:date="2019-04-03T15:22:00Z">
                <w:rPr>
                  <w:highlight w:val="yellow"/>
                </w:rPr>
              </w:rPrChange>
            </w:rPr>
            <w:delText xml:space="preserve">and initiator will not have the option of edit after </w:delText>
          </w:r>
        </w:del>
      </w:ins>
      <w:ins w:id="4578" w:author="mayada samir" w:date="2019-02-27T11:56:00Z">
        <w:del w:id="4579" w:author="Fnu, Sonam" w:date="2019-11-27T19:17:00Z">
          <w:r w:rsidR="00E034B4" w:rsidRPr="00806BF5" w:rsidDel="00737460">
            <w:rPr>
              <w:rPrChange w:id="4580" w:author="mayada samir" w:date="2019-04-03T15:22:00Z">
                <w:rPr>
                  <w:highlight w:val="yellow"/>
                </w:rPr>
              </w:rPrChange>
            </w:rPr>
            <w:delText>reject.</w:delText>
          </w:r>
        </w:del>
      </w:ins>
    </w:p>
    <w:p w14:paraId="24814D0A" w14:textId="533E4FAE" w:rsidR="007410BC" w:rsidRPr="00AC6881" w:rsidDel="00737460" w:rsidRDefault="00AC6881">
      <w:pPr>
        <w:rPr>
          <w:del w:id="4581" w:author="Fnu, Sonam" w:date="2019-11-27T19:17:00Z"/>
          <w:rFonts w:ascii="Calibri" w:hAnsi="Calibri"/>
          <w:b/>
          <w:bCs/>
          <w:u w:val="single"/>
          <w:rPrChange w:id="4582" w:author="mayada samir" w:date="2019-04-03T15:56:00Z">
            <w:rPr>
              <w:del w:id="4583" w:author="Fnu, Sonam" w:date="2019-11-27T19:17:00Z"/>
              <w:highlight w:val="yellow"/>
            </w:rPr>
          </w:rPrChange>
        </w:rPr>
        <w:pPrChange w:id="4584" w:author="mayada samir" w:date="2019-04-04T10:00:00Z">
          <w:pPr>
            <w:pStyle w:val="ListParagraph"/>
            <w:ind w:left="1728"/>
          </w:pPr>
        </w:pPrChange>
      </w:pPr>
      <w:ins w:id="4585" w:author="mayada samir" w:date="2019-04-03T15:56:00Z">
        <w:del w:id="4586" w:author="Fnu, Sonam" w:date="2019-11-27T19:17:00Z">
          <w:r w:rsidDel="00737460">
            <w:br w:type="page"/>
          </w:r>
          <w:r w:rsidRPr="002B1D3D" w:rsidDel="00737460">
            <w:rPr>
              <w:rFonts w:ascii="Calibri" w:hAnsi="Calibri"/>
              <w:b/>
              <w:bCs/>
              <w:highlight w:val="yellow"/>
              <w:u w:val="single"/>
            </w:rPr>
            <w:delText xml:space="preserve">Workflow step for </w:delText>
          </w:r>
          <w:r w:rsidDel="00737460">
            <w:rPr>
              <w:rFonts w:ascii="Calibri" w:hAnsi="Calibri"/>
              <w:b/>
              <w:bCs/>
              <w:highlight w:val="yellow"/>
              <w:u w:val="single"/>
            </w:rPr>
            <w:delText>initiator</w:delText>
          </w:r>
          <w:r w:rsidDel="00737460">
            <w:rPr>
              <w:rFonts w:ascii="Calibri" w:hAnsi="Calibri"/>
              <w:b/>
              <w:bCs/>
              <w:u w:val="single"/>
            </w:rPr>
            <w:delText>:</w:delText>
          </w:r>
        </w:del>
      </w:ins>
    </w:p>
    <w:p w14:paraId="710F0C15" w14:textId="10191CE0" w:rsidR="00AC6881" w:rsidDel="00737460" w:rsidRDefault="00AC6881">
      <w:pPr>
        <w:pStyle w:val="ListParagraph"/>
        <w:numPr>
          <w:ilvl w:val="3"/>
          <w:numId w:val="36"/>
        </w:numPr>
        <w:rPr>
          <w:ins w:id="4587" w:author="mayada samir" w:date="2019-04-03T15:56:00Z"/>
          <w:del w:id="4588" w:author="Fnu, Sonam" w:date="2019-11-27T19:17:00Z"/>
        </w:rPr>
        <w:pPrChange w:id="4589" w:author="mayada samir" w:date="2019-04-03T15:56:00Z">
          <w:pPr>
            <w:pStyle w:val="ListParagraph"/>
            <w:numPr>
              <w:ilvl w:val="2"/>
              <w:numId w:val="36"/>
            </w:numPr>
            <w:ind w:left="2160" w:hanging="360"/>
          </w:pPr>
        </w:pPrChange>
      </w:pPr>
      <w:ins w:id="4590" w:author="mayada samir" w:date="2019-04-03T15:56:00Z">
        <w:del w:id="4591" w:author="Fnu, Sonam" w:date="2019-11-27T19:17:00Z">
          <w:r w:rsidDel="00737460">
            <w:delText xml:space="preserve">In search page  the initiator will find also two records when </w:delText>
          </w:r>
        </w:del>
      </w:ins>
      <w:ins w:id="4592" w:author="mayada samir" w:date="2019-04-03T15:57:00Z">
        <w:del w:id="4593" w:author="Fnu, Sonam" w:date="2019-11-27T19:17:00Z">
          <w:r w:rsidDel="00737460">
            <w:delText>search with ‘ALL’ Status</w:delText>
          </w:r>
        </w:del>
      </w:ins>
    </w:p>
    <w:p w14:paraId="1836A35C" w14:textId="68ED5E95" w:rsidR="00AC6881" w:rsidDel="00737460" w:rsidRDefault="00AC6881">
      <w:pPr>
        <w:pStyle w:val="ListParagraph"/>
        <w:numPr>
          <w:ilvl w:val="5"/>
          <w:numId w:val="36"/>
        </w:numPr>
        <w:rPr>
          <w:ins w:id="4594" w:author="mayada samir" w:date="2019-04-03T15:58:00Z"/>
          <w:del w:id="4595" w:author="Fnu, Sonam" w:date="2019-11-27T19:17:00Z"/>
        </w:rPr>
      </w:pPr>
      <w:ins w:id="4596" w:author="mayada samir" w:date="2019-04-03T15:58:00Z">
        <w:del w:id="4597" w:author="Fnu, Sonam" w:date="2019-11-27T19:17:00Z">
          <w:r w:rsidDel="00737460">
            <w:delText>record with original ‘Active’ status from master table</w:delText>
          </w:r>
        </w:del>
      </w:ins>
    </w:p>
    <w:p w14:paraId="0325C62F" w14:textId="7679D413" w:rsidR="00AC6881" w:rsidDel="00737460" w:rsidRDefault="00AC6881" w:rsidP="00AC6881">
      <w:pPr>
        <w:pStyle w:val="ListParagraph"/>
        <w:numPr>
          <w:ilvl w:val="5"/>
          <w:numId w:val="36"/>
        </w:numPr>
        <w:rPr>
          <w:ins w:id="4598" w:author="mayada samir" w:date="2019-04-03T15:58:00Z"/>
          <w:del w:id="4599" w:author="Fnu, Sonam" w:date="2019-11-27T19:17:00Z"/>
        </w:rPr>
      </w:pPr>
      <w:ins w:id="4600" w:author="mayada samir" w:date="2019-04-03T15:58:00Z">
        <w:del w:id="4601" w:author="Fnu, Sonam" w:date="2019-11-27T19:17:00Z">
          <w:r w:rsidDel="00737460">
            <w:delText>record with ‘Modified Rejected ‘ status from Audit table</w:delText>
          </w:r>
        </w:del>
      </w:ins>
    </w:p>
    <w:p w14:paraId="5B30B0AB" w14:textId="3AC9E533" w:rsidR="00AC6881" w:rsidRPr="002B1D3D" w:rsidDel="00737460" w:rsidRDefault="00AC6881" w:rsidP="00AC6881">
      <w:pPr>
        <w:pStyle w:val="ListParagraph"/>
        <w:ind w:left="2430"/>
        <w:rPr>
          <w:ins w:id="4602" w:author="mayada samir" w:date="2019-04-03T15:58:00Z"/>
          <w:del w:id="4603" w:author="Fnu, Sonam" w:date="2019-11-27T19:17:00Z"/>
        </w:rPr>
      </w:pPr>
    </w:p>
    <w:p w14:paraId="75F687C8" w14:textId="0494E512" w:rsidR="00AC6881" w:rsidDel="00737460" w:rsidRDefault="00AC6881">
      <w:pPr>
        <w:pStyle w:val="ListParagraph"/>
        <w:numPr>
          <w:ilvl w:val="3"/>
          <w:numId w:val="36"/>
        </w:numPr>
        <w:rPr>
          <w:ins w:id="4604" w:author="mayada samir" w:date="2019-04-03T15:58:00Z"/>
          <w:del w:id="4605" w:author="Fnu, Sonam" w:date="2019-11-27T19:17:00Z"/>
        </w:rPr>
        <w:pPrChange w:id="4606" w:author="mayada samir" w:date="2019-04-03T15:59:00Z">
          <w:pPr>
            <w:pStyle w:val="ListParagraph"/>
            <w:numPr>
              <w:ilvl w:val="4"/>
              <w:numId w:val="36"/>
            </w:numPr>
            <w:ind w:left="3600" w:hanging="360"/>
          </w:pPr>
        </w:pPrChange>
      </w:pPr>
      <w:ins w:id="4607" w:author="mayada samir" w:date="2019-04-03T15:58:00Z">
        <w:del w:id="4608" w:author="Fnu, Sonam" w:date="2019-11-27T19:17:00Z">
          <w:r w:rsidDel="00737460">
            <w:delText>if BB user select to ‘view’ modified record , he should have discard button</w:delText>
          </w:r>
        </w:del>
      </w:ins>
    </w:p>
    <w:p w14:paraId="0DC3F793" w14:textId="6EFC4EF8" w:rsidR="00AC6881" w:rsidDel="00737460" w:rsidRDefault="00AC6881" w:rsidP="00AC6881">
      <w:pPr>
        <w:pStyle w:val="ListParagraph"/>
        <w:ind w:left="2430"/>
        <w:rPr>
          <w:ins w:id="4609" w:author="mayada samir" w:date="2019-04-03T15:58:00Z"/>
          <w:del w:id="4610" w:author="Fnu, Sonam" w:date="2019-11-27T19:17:00Z"/>
        </w:rPr>
      </w:pPr>
      <w:ins w:id="4611" w:author="mayada samir" w:date="2019-04-03T15:58:00Z">
        <w:del w:id="4612" w:author="Fnu, Sonam" w:date="2019-11-27T19:17:00Z">
          <w:r w:rsidDel="00737460">
            <w:rPr>
              <w:noProof/>
            </w:rPr>
            <w:drawing>
              <wp:inline distT="0" distB="0" distL="0" distR="0" wp14:anchorId="2F4F1264" wp14:editId="0781524F">
                <wp:extent cx="4048125" cy="1057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8125" cy="1057275"/>
                        </a:xfrm>
                        <a:prstGeom prst="rect">
                          <a:avLst/>
                        </a:prstGeom>
                        <a:noFill/>
                        <a:ln>
                          <a:noFill/>
                        </a:ln>
                      </pic:spPr>
                    </pic:pic>
                  </a:graphicData>
                </a:graphic>
              </wp:inline>
            </w:drawing>
          </w:r>
        </w:del>
      </w:ins>
    </w:p>
    <w:p w14:paraId="31FD75E1" w14:textId="5D6C3622" w:rsidR="00AC6881" w:rsidDel="00737460" w:rsidRDefault="00AC6881" w:rsidP="00AC6881">
      <w:pPr>
        <w:pStyle w:val="ListParagraph"/>
        <w:numPr>
          <w:ilvl w:val="4"/>
          <w:numId w:val="36"/>
        </w:numPr>
        <w:rPr>
          <w:ins w:id="4613" w:author="mayada samir" w:date="2019-04-03T15:58:00Z"/>
          <w:del w:id="4614" w:author="Fnu, Sonam" w:date="2019-11-27T19:17:00Z"/>
        </w:rPr>
      </w:pPr>
      <w:ins w:id="4615" w:author="mayada samir" w:date="2019-04-03T15:58:00Z">
        <w:del w:id="4616" w:author="Fnu, Sonam" w:date="2019-11-27T19:17:00Z">
          <w:r w:rsidDel="00737460">
            <w:delText>‘Discard’ will remove the edit action at all and keep the active  record only</w:delText>
          </w:r>
        </w:del>
      </w:ins>
    </w:p>
    <w:p w14:paraId="63A00A69" w14:textId="12D6A4F4" w:rsidR="00AC6881" w:rsidRPr="002B1D3D" w:rsidDel="00737460" w:rsidRDefault="00AC6881">
      <w:pPr>
        <w:pStyle w:val="ListParagraph"/>
        <w:numPr>
          <w:ilvl w:val="3"/>
          <w:numId w:val="36"/>
        </w:numPr>
        <w:rPr>
          <w:ins w:id="4617" w:author="mayada samir" w:date="2019-04-03T15:58:00Z"/>
          <w:del w:id="4618" w:author="Fnu, Sonam" w:date="2019-11-27T19:17:00Z"/>
        </w:rPr>
        <w:pPrChange w:id="4619" w:author="mayada samir" w:date="2019-04-03T15:59:00Z">
          <w:pPr>
            <w:pStyle w:val="ListParagraph"/>
            <w:numPr>
              <w:ilvl w:val="4"/>
              <w:numId w:val="36"/>
            </w:numPr>
            <w:ind w:left="3600" w:hanging="360"/>
          </w:pPr>
        </w:pPrChange>
      </w:pPr>
      <w:ins w:id="4620" w:author="mayada samir" w:date="2019-04-03T15:58:00Z">
        <w:del w:id="4621" w:author="Fnu, Sonam" w:date="2019-11-27T19:17:00Z">
          <w:r w:rsidDel="00737460">
            <w:delText xml:space="preserve">If  BB user select to ‘Edit’ </w:delText>
          </w:r>
        </w:del>
      </w:ins>
      <w:ins w:id="4622" w:author="mayada samir" w:date="2019-04-03T15:59:00Z">
        <w:del w:id="4623" w:author="Fnu, Sonam" w:date="2019-11-27T19:17:00Z">
          <w:r w:rsidDel="00737460">
            <w:delText>the modified</w:delText>
          </w:r>
        </w:del>
      </w:ins>
      <w:ins w:id="4624" w:author="mayada samir" w:date="2019-04-03T16:01:00Z">
        <w:del w:id="4625" w:author="Fnu, Sonam" w:date="2019-11-27T19:17:00Z">
          <w:r w:rsidDel="00737460">
            <w:delText xml:space="preserve"> rejected</w:delText>
          </w:r>
        </w:del>
      </w:ins>
      <w:ins w:id="4626" w:author="mayada samir" w:date="2019-04-03T15:59:00Z">
        <w:del w:id="4627" w:author="Fnu, Sonam" w:date="2019-11-27T19:17:00Z">
          <w:r w:rsidDel="00737460">
            <w:delText xml:space="preserve"> </w:delText>
          </w:r>
        </w:del>
      </w:ins>
      <w:ins w:id="4628" w:author="mayada samir" w:date="2019-04-03T15:58:00Z">
        <w:del w:id="4629" w:author="Fnu, Sonam" w:date="2019-11-27T19:17:00Z">
          <w:r w:rsidDel="00737460">
            <w:delText>, he will have the option to update on record</w:delText>
          </w:r>
        </w:del>
      </w:ins>
    </w:p>
    <w:p w14:paraId="220EA95A" w14:textId="44192BB6" w:rsidR="00FE70FA" w:rsidRPr="00806BF5" w:rsidDel="00737460" w:rsidRDefault="00950CD7">
      <w:pPr>
        <w:pStyle w:val="ListParagraph"/>
        <w:ind w:left="1728"/>
        <w:jc w:val="center"/>
        <w:rPr>
          <w:del w:id="4630" w:author="Fnu, Sonam" w:date="2019-11-27T19:17:00Z"/>
          <w:rPrChange w:id="4631" w:author="mayada samir" w:date="2019-04-03T15:22:00Z">
            <w:rPr>
              <w:del w:id="4632" w:author="Fnu, Sonam" w:date="2019-11-27T19:17:00Z"/>
              <w:highlight w:val="yellow"/>
            </w:rPr>
          </w:rPrChange>
        </w:rPr>
        <w:pPrChange w:id="4633" w:author="mayada samir" w:date="2019-04-03T16:02:00Z">
          <w:pPr>
            <w:pStyle w:val="ListParagraph"/>
            <w:numPr>
              <w:ilvl w:val="2"/>
              <w:numId w:val="36"/>
            </w:numPr>
            <w:ind w:left="2160" w:hanging="360"/>
          </w:pPr>
        </w:pPrChange>
      </w:pPr>
      <w:ins w:id="4634" w:author="mayada samir" w:date="2019-04-04T10:02:00Z">
        <w:del w:id="4635" w:author="Fnu, Sonam" w:date="2019-11-27T19:17:00Z">
          <w:r w:rsidDel="00737460">
            <w:rPr>
              <w:noProof/>
            </w:rPr>
            <w:drawing>
              <wp:inline distT="0" distB="0" distL="0" distR="0" wp14:anchorId="558C8838" wp14:editId="3E4A49FC">
                <wp:extent cx="5303520" cy="4297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3520" cy="4297680"/>
                        </a:xfrm>
                        <a:prstGeom prst="rect">
                          <a:avLst/>
                        </a:prstGeom>
                        <a:noFill/>
                        <a:ln>
                          <a:noFill/>
                        </a:ln>
                      </pic:spPr>
                    </pic:pic>
                  </a:graphicData>
                </a:graphic>
              </wp:inline>
            </w:drawing>
          </w:r>
        </w:del>
      </w:ins>
      <w:del w:id="4636" w:author="Fnu, Sonam" w:date="2019-11-27T19:17:00Z">
        <w:r w:rsidR="00FE70FA" w:rsidRPr="00806BF5" w:rsidDel="00737460">
          <w:rPr>
            <w:rPrChange w:id="4637" w:author="mayada samir" w:date="2019-04-03T15:22:00Z">
              <w:rPr>
                <w:highlight w:val="yellow"/>
              </w:rPr>
            </w:rPrChange>
          </w:rPr>
          <w:delText xml:space="preserve">The initiator BB then, will find his change marked as ‘Rejected’ in main setup page </w:delText>
        </w:r>
      </w:del>
    </w:p>
    <w:p w14:paraId="2783AE46" w14:textId="52C268F2" w:rsidR="00FE70FA" w:rsidRPr="00806BF5" w:rsidDel="00737460" w:rsidRDefault="00FE70FA">
      <w:pPr>
        <w:pStyle w:val="ListParagraph"/>
        <w:rPr>
          <w:del w:id="4638" w:author="Fnu, Sonam" w:date="2019-11-27T19:17:00Z"/>
          <w:rPrChange w:id="4639" w:author="mayada samir" w:date="2019-04-03T15:22:00Z">
            <w:rPr>
              <w:del w:id="4640" w:author="Fnu, Sonam" w:date="2019-11-27T19:17:00Z"/>
              <w:highlight w:val="yellow"/>
            </w:rPr>
          </w:rPrChange>
        </w:rPr>
        <w:pPrChange w:id="4641" w:author="mayada samir" w:date="2019-04-03T16:02:00Z">
          <w:pPr>
            <w:pStyle w:val="ListParagraph"/>
            <w:ind w:left="2160"/>
          </w:pPr>
        </w:pPrChange>
      </w:pPr>
      <w:del w:id="4642" w:author="Fnu, Sonam" w:date="2019-11-27T19:17:00Z">
        <w:r w:rsidRPr="00806BF5" w:rsidDel="00737460">
          <w:rPr>
            <w:rPrChange w:id="4643" w:author="mayada samir" w:date="2019-04-03T15:22:00Z">
              <w:rPr>
                <w:highlight w:val="yellow"/>
              </w:rPr>
            </w:rPrChange>
          </w:rPr>
          <w:delText xml:space="preserve">With option to do another change or to ‘Discard’ his change </w:delText>
        </w:r>
      </w:del>
    </w:p>
    <w:p w14:paraId="3686A7D5" w14:textId="4B50B821" w:rsidR="00EE62F4" w:rsidDel="00737460" w:rsidRDefault="007345CE">
      <w:pPr>
        <w:pStyle w:val="ListParagraph"/>
        <w:rPr>
          <w:del w:id="4644" w:author="Fnu, Sonam" w:date="2019-11-27T19:17:00Z"/>
        </w:rPr>
        <w:pPrChange w:id="4645" w:author="mayada samir" w:date="2019-04-03T16:02:00Z">
          <w:pPr>
            <w:keepNext/>
            <w:jc w:val="center"/>
          </w:pPr>
        </w:pPrChange>
      </w:pPr>
      <w:del w:id="4646" w:author="Fnu, Sonam" w:date="2019-11-27T19:17:00Z">
        <w:r w:rsidRPr="00064254" w:rsidDel="00737460">
          <w:rPr>
            <w:noProof/>
            <w:highlight w:val="yellow"/>
            <w:rPrChange w:id="4647" w:author="Unknown">
              <w:rPr>
                <w:noProof/>
              </w:rPr>
            </w:rPrChange>
          </w:rPr>
          <w:drawing>
            <wp:inline distT="0" distB="0" distL="0" distR="0" wp14:anchorId="2C5B635D" wp14:editId="28B86F75">
              <wp:extent cx="5047448" cy="3976777"/>
              <wp:effectExtent l="0" t="0" r="127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52571" cy="3980813"/>
                      </a:xfrm>
                      <a:prstGeom prst="rect">
                        <a:avLst/>
                      </a:prstGeom>
                      <a:noFill/>
                      <a:ln>
                        <a:noFill/>
                      </a:ln>
                    </pic:spPr>
                  </pic:pic>
                </a:graphicData>
              </a:graphic>
            </wp:inline>
          </w:drawing>
        </w:r>
      </w:del>
    </w:p>
    <w:p w14:paraId="66E169D9" w14:textId="0D6F9516" w:rsidR="00EE62F4" w:rsidDel="00737460" w:rsidRDefault="00EE62F4">
      <w:pPr>
        <w:pStyle w:val="Caption"/>
        <w:jc w:val="center"/>
        <w:rPr>
          <w:del w:id="4648" w:author="Fnu, Sonam" w:date="2019-11-27T19:17:00Z"/>
        </w:rPr>
      </w:pPr>
      <w:del w:id="4649" w:author="Fnu, Sonam" w:date="2019-11-27T19:17:00Z">
        <w:r w:rsidDel="00737460">
          <w:delText xml:space="preserve">Figure </w:delText>
        </w:r>
      </w:del>
      <w:ins w:id="4650" w:author="mayada samir" w:date="2019-02-27T11:15:00Z">
        <w:del w:id="4651" w:author="Fnu, Sonam" w:date="2019-11-27T19:17:00Z">
          <w:r w:rsidR="00570C9B" w:rsidDel="00737460">
            <w:delText>17</w:delText>
          </w:r>
        </w:del>
      </w:ins>
      <w:del w:id="4652" w:author="Fnu, Sonam" w:date="2019-11-27T19:17:00Z">
        <w:r w:rsidR="00B631F6" w:rsidDel="00737460">
          <w:rPr>
            <w:i w:val="0"/>
            <w:iCs w:val="0"/>
          </w:rPr>
          <w:fldChar w:fldCharType="begin"/>
        </w:r>
        <w:r w:rsidR="00B631F6" w:rsidDel="00737460">
          <w:delInstrText xml:space="preserve"> SEQ Figure \* ARABIC </w:delInstrText>
        </w:r>
        <w:r w:rsidR="00B631F6" w:rsidDel="00737460">
          <w:rPr>
            <w:i w:val="0"/>
            <w:iCs w:val="0"/>
          </w:rPr>
          <w:fldChar w:fldCharType="separate"/>
        </w:r>
        <w:r w:rsidDel="00737460">
          <w:rPr>
            <w:noProof/>
          </w:rPr>
          <w:delText>1</w:delText>
        </w:r>
        <w:r w:rsidR="00B631F6" w:rsidDel="00737460">
          <w:rPr>
            <w:i w:val="0"/>
            <w:iCs w:val="0"/>
            <w:noProof/>
          </w:rPr>
          <w:fldChar w:fldCharType="end"/>
        </w:r>
        <w:r w:rsidDel="00737460">
          <w:delText>6- Outgoing Edit After</w:delText>
        </w:r>
      </w:del>
      <w:ins w:id="4653" w:author="mayada samir" w:date="2019-04-03T16:02:00Z">
        <w:del w:id="4654" w:author="Fnu, Sonam" w:date="2019-11-27T19:17:00Z">
          <w:r w:rsidR="00AC6881" w:rsidDel="00737460">
            <w:delText>after</w:delText>
          </w:r>
        </w:del>
      </w:ins>
      <w:del w:id="4655" w:author="Fnu, Sonam" w:date="2019-11-27T19:17:00Z">
        <w:r w:rsidDel="00737460">
          <w:delText xml:space="preserve"> Reject</w:delText>
        </w:r>
      </w:del>
    </w:p>
    <w:p w14:paraId="3064D0ED" w14:textId="6B9B8847" w:rsidR="009B16A7" w:rsidDel="00737460" w:rsidRDefault="009B16A7">
      <w:pPr>
        <w:rPr>
          <w:ins w:id="4656" w:author="mayada samir" w:date="2019-02-23T17:24:00Z"/>
          <w:del w:id="4657" w:author="Fnu, Sonam" w:date="2019-11-27T19:17:00Z"/>
          <w:rFonts w:ascii="Calibri" w:hAnsi="Calibri"/>
        </w:rPr>
      </w:pPr>
      <w:ins w:id="4658" w:author="mayada samir" w:date="2019-02-23T17:24:00Z">
        <w:del w:id="4659" w:author="Fnu, Sonam" w:date="2019-11-27T19:17:00Z">
          <w:r w:rsidDel="00737460">
            <w:rPr>
              <w:rFonts w:ascii="Calibri" w:hAnsi="Calibri"/>
            </w:rPr>
            <w:br w:type="page"/>
          </w:r>
        </w:del>
      </w:ins>
    </w:p>
    <w:p w14:paraId="0C78E638" w14:textId="48C7EFD2" w:rsidR="006916E0" w:rsidRPr="00064254" w:rsidDel="00737460" w:rsidRDefault="006916E0" w:rsidP="00064254">
      <w:pPr>
        <w:jc w:val="center"/>
        <w:rPr>
          <w:del w:id="4660" w:author="Fnu, Sonam" w:date="2019-11-27T19:17:00Z"/>
          <w:rFonts w:ascii="Calibri" w:hAnsi="Calibri"/>
        </w:rPr>
      </w:pPr>
    </w:p>
    <w:p w14:paraId="71C09F89" w14:textId="0D3EA0BD" w:rsidR="00BB158C" w:rsidRPr="00064254" w:rsidDel="00737460" w:rsidRDefault="00BB158C" w:rsidP="00BB158C">
      <w:pPr>
        <w:pStyle w:val="Heading2"/>
        <w:numPr>
          <w:ilvl w:val="2"/>
          <w:numId w:val="71"/>
        </w:numPr>
        <w:rPr>
          <w:del w:id="4661" w:author="Fnu, Sonam" w:date="2019-11-27T19:17:00Z"/>
          <w:rFonts w:ascii="Calibri" w:hAnsi="Calibri"/>
        </w:rPr>
      </w:pPr>
      <w:bookmarkStart w:id="4662" w:name="_Toc513707359"/>
      <w:bookmarkStart w:id="4663" w:name="_Toc5265626"/>
      <w:del w:id="4664" w:author="Fnu, Sonam" w:date="2019-11-27T19:17:00Z">
        <w:r w:rsidRPr="00064254" w:rsidDel="00737460">
          <w:rPr>
            <w:rFonts w:ascii="Calibri" w:hAnsi="Calibri"/>
          </w:rPr>
          <w:delText>Corporate and Retail Customer Workstation:</w:delText>
        </w:r>
        <w:bookmarkEnd w:id="4662"/>
        <w:bookmarkEnd w:id="4663"/>
      </w:del>
    </w:p>
    <w:p w14:paraId="05B5522B" w14:textId="36A92B3B" w:rsidR="00BB158C" w:rsidRPr="00064254" w:rsidDel="00737460" w:rsidRDefault="00BB158C" w:rsidP="00BB158C">
      <w:pPr>
        <w:rPr>
          <w:del w:id="4665" w:author="Fnu, Sonam" w:date="2019-11-27T19:17:00Z"/>
          <w:rFonts w:ascii="Calibri" w:hAnsi="Calibri"/>
        </w:rPr>
      </w:pPr>
    </w:p>
    <w:p w14:paraId="181DF7CB" w14:textId="39E9BD0C" w:rsidR="00BB158C" w:rsidRPr="00064254" w:rsidDel="00737460" w:rsidRDefault="00BB158C" w:rsidP="00BB158C">
      <w:pPr>
        <w:ind w:left="1224"/>
        <w:rPr>
          <w:del w:id="4666" w:author="Fnu, Sonam" w:date="2019-11-27T19:17:00Z"/>
          <w:rFonts w:ascii="Calibri" w:hAnsi="Calibri"/>
        </w:rPr>
      </w:pPr>
      <w:del w:id="4667" w:author="Fnu, Sonam" w:date="2019-11-27T19:17:00Z">
        <w:r w:rsidRPr="00064254" w:rsidDel="00737460">
          <w:rPr>
            <w:rFonts w:ascii="Calibri" w:hAnsi="Calibri"/>
          </w:rPr>
          <w:delText>Add two new notification modules, “Activities</w:delText>
        </w:r>
        <w:r w:rsidR="00474766" w:rsidRPr="00064254" w:rsidDel="00737460">
          <w:rPr>
            <w:rFonts w:ascii="Calibri" w:hAnsi="Calibri"/>
          </w:rPr>
          <w:delText>/Services</w:delText>
        </w:r>
        <w:r w:rsidRPr="00064254" w:rsidDel="00737460">
          <w:rPr>
            <w:rFonts w:ascii="Calibri" w:hAnsi="Calibri"/>
          </w:rPr>
          <w:delText xml:space="preserve"> Notifications Subscription” </w:delText>
        </w:r>
      </w:del>
    </w:p>
    <w:p w14:paraId="446E6292" w14:textId="2766F138" w:rsidR="00474766" w:rsidRPr="00064254" w:rsidDel="00737460" w:rsidRDefault="00474766" w:rsidP="00BB158C">
      <w:pPr>
        <w:ind w:left="1224"/>
        <w:rPr>
          <w:del w:id="4668" w:author="Fnu, Sonam" w:date="2019-11-27T19:17:00Z"/>
          <w:rFonts w:ascii="Calibri" w:hAnsi="Calibri"/>
        </w:rPr>
      </w:pPr>
      <w:del w:id="4669" w:author="Fnu, Sonam" w:date="2019-11-27T19:17:00Z">
        <w:r w:rsidRPr="00064254" w:rsidDel="00737460">
          <w:rPr>
            <w:rFonts w:ascii="Calibri" w:hAnsi="Calibri"/>
          </w:rPr>
          <w:delText>And ‘Account Notifications’</w:delText>
        </w:r>
      </w:del>
    </w:p>
    <w:p w14:paraId="50B7D4C0" w14:textId="083FA161" w:rsidR="00BB158C" w:rsidRPr="00064254" w:rsidDel="00737460" w:rsidRDefault="00BB158C" w:rsidP="00BB158C">
      <w:pPr>
        <w:jc w:val="center"/>
        <w:rPr>
          <w:del w:id="4670" w:author="Fnu, Sonam" w:date="2019-11-27T19:17:00Z"/>
          <w:rFonts w:ascii="Calibri" w:hAnsi="Calibri"/>
        </w:rPr>
      </w:pPr>
      <w:del w:id="4671" w:author="Fnu, Sonam" w:date="2019-11-27T19:17:00Z">
        <w:r w:rsidRPr="00064254" w:rsidDel="00737460">
          <w:rPr>
            <w:rFonts w:ascii="Calibri" w:hAnsi="Calibri"/>
            <w:highlight w:val="yellow"/>
          </w:rPr>
          <w:object w:dxaOrig="3105" w:dyaOrig="1380" w14:anchorId="48A93D47">
            <v:shape id="_x0000_i1036" type="#_x0000_t75" style="width:158.15pt;height:65.1pt" o:ole="">
              <v:imagedata r:id="rId71" o:title=""/>
            </v:shape>
            <o:OLEObject Type="Embed" ProgID="PBrush" ShapeID="_x0000_i1036" DrawAspect="Content" ObjectID="_1636818931" r:id="rId72"/>
          </w:object>
        </w:r>
      </w:del>
    </w:p>
    <w:p w14:paraId="3769B7D2" w14:textId="0C1EAD0E" w:rsidR="00BB158C" w:rsidRPr="00064254" w:rsidDel="00737460" w:rsidRDefault="00BB158C" w:rsidP="00BB158C">
      <w:pPr>
        <w:rPr>
          <w:del w:id="4672" w:author="Fnu, Sonam" w:date="2019-11-27T19:17:00Z"/>
          <w:rFonts w:ascii="Calibri" w:hAnsi="Calibri"/>
        </w:rPr>
      </w:pPr>
    </w:p>
    <w:p w14:paraId="5AC663E5" w14:textId="344E2999" w:rsidR="00E75FE5" w:rsidRPr="00064254" w:rsidDel="00737460" w:rsidRDefault="00474766" w:rsidP="00064254">
      <w:pPr>
        <w:pStyle w:val="Heading2"/>
        <w:numPr>
          <w:ilvl w:val="3"/>
          <w:numId w:val="71"/>
        </w:numPr>
        <w:rPr>
          <w:del w:id="4673" w:author="Fnu, Sonam" w:date="2019-11-27T19:17:00Z"/>
          <w:rFonts w:ascii="Calibri" w:hAnsi="Calibri"/>
        </w:rPr>
      </w:pPr>
      <w:bookmarkStart w:id="4674" w:name="_Toc513707365"/>
      <w:bookmarkStart w:id="4675" w:name="_Toc5265627"/>
      <w:del w:id="4676" w:author="Fnu, Sonam" w:date="2019-11-27T19:17:00Z">
        <w:r w:rsidRPr="00064254" w:rsidDel="00737460">
          <w:rPr>
            <w:rFonts w:ascii="Calibri" w:hAnsi="Calibri"/>
          </w:rPr>
          <w:delText>Notification Subscription -&gt;</w:delText>
        </w:r>
        <w:r w:rsidR="00BB158C" w:rsidRPr="00064254" w:rsidDel="00737460">
          <w:rPr>
            <w:rFonts w:ascii="Calibri" w:hAnsi="Calibri"/>
          </w:rPr>
          <w:delText xml:space="preserve"> Activities</w:delText>
        </w:r>
        <w:r w:rsidRPr="00064254" w:rsidDel="00737460">
          <w:rPr>
            <w:rFonts w:ascii="Calibri" w:hAnsi="Calibri"/>
          </w:rPr>
          <w:delText>/Services</w:delText>
        </w:r>
        <w:r w:rsidR="00BB158C" w:rsidRPr="00064254" w:rsidDel="00737460">
          <w:rPr>
            <w:rFonts w:ascii="Calibri" w:hAnsi="Calibri"/>
          </w:rPr>
          <w:delText xml:space="preserve"> Notifications</w:delText>
        </w:r>
        <w:bookmarkEnd w:id="4674"/>
        <w:bookmarkEnd w:id="4675"/>
      </w:del>
    </w:p>
    <w:p w14:paraId="16DD4E07" w14:textId="155E6F17" w:rsidR="00E75FE5" w:rsidRPr="00064254" w:rsidDel="00737460" w:rsidRDefault="00E75FE5" w:rsidP="00064254">
      <w:pPr>
        <w:pStyle w:val="ListParagraph"/>
        <w:spacing w:before="300" w:after="300"/>
        <w:rPr>
          <w:del w:id="4677" w:author="Fnu, Sonam" w:date="2019-11-27T19:17:00Z"/>
          <w:rFonts w:ascii="Calibri" w:hAnsi="Calibri"/>
        </w:rPr>
      </w:pPr>
      <w:commentRangeStart w:id="4678"/>
      <w:del w:id="4679" w:author="Fnu, Sonam" w:date="2019-11-27T19:17:00Z">
        <w:r w:rsidRPr="00064254" w:rsidDel="00737460">
          <w:rPr>
            <w:rFonts w:ascii="Calibri" w:hAnsi="Calibri"/>
            <w:b/>
            <w:bCs/>
            <w:i/>
            <w:iCs/>
            <w:u w:val="single"/>
          </w:rPr>
          <w:delText>Retail Notification Subscription</w:delText>
        </w:r>
        <w:r w:rsidR="006A7299" w:rsidRPr="00064254" w:rsidDel="00737460">
          <w:rPr>
            <w:rFonts w:ascii="Calibri" w:hAnsi="Calibri"/>
            <w:b/>
            <w:bCs/>
            <w:i/>
            <w:iCs/>
            <w:u w:val="single"/>
          </w:rPr>
          <w:delText xml:space="preserve"> / Services Notifications</w:delText>
        </w:r>
        <w:commentRangeEnd w:id="4678"/>
        <w:r w:rsidR="00E94278" w:rsidDel="00737460">
          <w:rPr>
            <w:rStyle w:val="CommentReference"/>
          </w:rPr>
          <w:commentReference w:id="4678"/>
        </w:r>
      </w:del>
    </w:p>
    <w:p w14:paraId="141AA7A4" w14:textId="35A7E0B1" w:rsidR="006D6810" w:rsidRPr="00064254" w:rsidDel="00737460" w:rsidRDefault="00C01D56" w:rsidP="00064254">
      <w:pPr>
        <w:keepNext/>
        <w:rPr>
          <w:del w:id="4680" w:author="Fnu, Sonam" w:date="2019-11-27T19:17:00Z"/>
          <w:rFonts w:ascii="Calibri" w:hAnsi="Calibri"/>
        </w:rPr>
      </w:pPr>
      <w:del w:id="4681" w:author="Fnu, Sonam" w:date="2019-11-27T19:17:00Z">
        <w:r w:rsidRPr="00064254" w:rsidDel="00737460">
          <w:rPr>
            <w:rFonts w:ascii="Calibri" w:hAnsi="Calibri"/>
          </w:rPr>
          <w:object w:dxaOrig="12838" w:dyaOrig="6106" w14:anchorId="73B751B4">
            <v:shape id="_x0000_i1037" type="#_x0000_t75" style="width:6in;height:208.7pt" o:ole="">
              <v:imagedata r:id="rId73" o:title=""/>
            </v:shape>
            <o:OLEObject Type="Embed" ProgID="PBrush" ShapeID="_x0000_i1037" DrawAspect="Content" ObjectID="_1636818932" r:id="rId74"/>
          </w:object>
        </w:r>
      </w:del>
    </w:p>
    <w:p w14:paraId="010C9AFA" w14:textId="3A1C72A3" w:rsidR="00E75FE5" w:rsidDel="00737460" w:rsidRDefault="006D6810" w:rsidP="00064254">
      <w:pPr>
        <w:pStyle w:val="Caption"/>
        <w:jc w:val="center"/>
        <w:rPr>
          <w:del w:id="4682" w:author="Fnu, Sonam" w:date="2019-11-27T19:17:00Z"/>
          <w:rFonts w:ascii="Calibri" w:hAnsi="Calibri"/>
        </w:rPr>
      </w:pPr>
      <w:del w:id="4683" w:author="Fnu, Sonam" w:date="2019-11-27T19:17:00Z">
        <w:r w:rsidRPr="00064254" w:rsidDel="00737460">
          <w:rPr>
            <w:rFonts w:ascii="Calibri" w:hAnsi="Calibri"/>
          </w:rPr>
          <w:delText xml:space="preserve">Figure </w:delText>
        </w:r>
        <w:r w:rsidRPr="00064254" w:rsidDel="00737460">
          <w:rPr>
            <w:rFonts w:ascii="Calibri" w:hAnsi="Calibri"/>
            <w:i w:val="0"/>
            <w:iCs w:val="0"/>
          </w:rPr>
          <w:fldChar w:fldCharType="begin"/>
        </w:r>
        <w:r w:rsidRPr="00064254" w:rsidDel="00737460">
          <w:rPr>
            <w:rFonts w:ascii="Calibri" w:hAnsi="Calibri"/>
          </w:rPr>
          <w:delInstrText xml:space="preserve"> SEQ Figure \* ARABIC </w:delInstrText>
        </w:r>
        <w:r w:rsidRPr="00064254" w:rsidDel="00737460">
          <w:rPr>
            <w:rFonts w:ascii="Calibri" w:hAnsi="Calibri"/>
            <w:i w:val="0"/>
            <w:iCs w:val="0"/>
          </w:rPr>
          <w:fldChar w:fldCharType="separate"/>
        </w:r>
      </w:del>
      <w:ins w:id="4684" w:author="mayada samir" w:date="2019-02-23T17:20:00Z">
        <w:del w:id="4685" w:author="Fnu, Sonam" w:date="2019-11-27T19:17:00Z">
          <w:r w:rsidR="00D50CFE" w:rsidDel="00737460">
            <w:rPr>
              <w:rFonts w:ascii="Calibri" w:hAnsi="Calibri"/>
              <w:noProof/>
            </w:rPr>
            <w:delText>13</w:delText>
          </w:r>
        </w:del>
      </w:ins>
      <w:del w:id="4686" w:author="Fnu, Sonam" w:date="2019-11-27T19:17:00Z">
        <w:r w:rsidRPr="00064254" w:rsidDel="00737460">
          <w:rPr>
            <w:rFonts w:ascii="Calibri" w:hAnsi="Calibri"/>
            <w:noProof/>
          </w:rPr>
          <w:delText>7</w:delText>
        </w:r>
        <w:r w:rsidRPr="00064254" w:rsidDel="00737460">
          <w:rPr>
            <w:rFonts w:ascii="Calibri" w:hAnsi="Calibri"/>
            <w:i w:val="0"/>
            <w:iCs w:val="0"/>
          </w:rPr>
          <w:fldChar w:fldCharType="end"/>
        </w:r>
        <w:r w:rsidRPr="00064254" w:rsidDel="00737460">
          <w:rPr>
            <w:rFonts w:ascii="Calibri" w:hAnsi="Calibri"/>
          </w:rPr>
          <w:delText>- Retail Activities Subscription</w:delText>
        </w:r>
      </w:del>
    </w:p>
    <w:p w14:paraId="7279A306" w14:textId="616CCBC1" w:rsidR="00F244AF" w:rsidDel="00737460" w:rsidRDefault="00F244AF" w:rsidP="00064254">
      <w:pPr>
        <w:keepNext/>
        <w:rPr>
          <w:del w:id="4687" w:author="Fnu, Sonam" w:date="2019-11-27T19:17:00Z"/>
        </w:rPr>
      </w:pPr>
      <w:del w:id="4688" w:author="Fnu, Sonam" w:date="2019-11-27T19:17:00Z">
        <w:r w:rsidDel="00737460">
          <w:rPr>
            <w:noProof/>
          </w:rPr>
          <w:drawing>
            <wp:inline distT="0" distB="0" distL="0" distR="0" wp14:anchorId="1DDD4A56" wp14:editId="6CAF173E">
              <wp:extent cx="6115050" cy="2368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2368550"/>
                      </a:xfrm>
                      <a:prstGeom prst="rect">
                        <a:avLst/>
                      </a:prstGeom>
                      <a:noFill/>
                      <a:ln>
                        <a:noFill/>
                      </a:ln>
                    </pic:spPr>
                  </pic:pic>
                </a:graphicData>
              </a:graphic>
            </wp:inline>
          </w:drawing>
        </w:r>
      </w:del>
      <w:ins w:id="4689" w:author="mayada samir" w:date="2019-02-24T10:03:00Z">
        <w:del w:id="4690" w:author="Fnu, Sonam" w:date="2019-11-27T19:17:00Z">
          <w:r w:rsidR="00C01D56" w:rsidDel="00737460">
            <w:rPr>
              <w:noProof/>
            </w:rPr>
            <w:drawing>
              <wp:inline distT="0" distB="0" distL="0" distR="0" wp14:anchorId="2E7314BC" wp14:editId="6D3F3875">
                <wp:extent cx="6115050" cy="2371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del>
      </w:ins>
    </w:p>
    <w:p w14:paraId="33ED4272" w14:textId="5975A81B" w:rsidR="00F244AF" w:rsidRPr="00064254" w:rsidDel="00737460" w:rsidRDefault="00F244AF" w:rsidP="00064254">
      <w:pPr>
        <w:pStyle w:val="Caption"/>
        <w:jc w:val="center"/>
        <w:rPr>
          <w:del w:id="4691" w:author="Fnu, Sonam" w:date="2019-11-27T19:17:00Z"/>
        </w:rPr>
      </w:pPr>
      <w:del w:id="4692" w:author="Fnu, Sonam" w:date="2019-11-27T19:17:00Z">
        <w:r w:rsidDel="00737460">
          <w:delText xml:space="preserve">Figure </w:delText>
        </w:r>
        <w:r w:rsidR="00F17922" w:rsidDel="00737460">
          <w:rPr>
            <w:i w:val="0"/>
            <w:iCs w:val="0"/>
          </w:rPr>
          <w:fldChar w:fldCharType="begin"/>
        </w:r>
        <w:r w:rsidR="00F17922" w:rsidDel="00737460">
          <w:delInstrText xml:space="preserve"> SEQ Figure \* ARABIC </w:delInstrText>
        </w:r>
        <w:r w:rsidR="00F17922" w:rsidDel="00737460">
          <w:rPr>
            <w:i w:val="0"/>
            <w:iCs w:val="0"/>
          </w:rPr>
          <w:fldChar w:fldCharType="separate"/>
        </w:r>
      </w:del>
      <w:ins w:id="4693" w:author="mayada samir" w:date="2019-02-23T17:20:00Z">
        <w:del w:id="4694" w:author="Fnu, Sonam" w:date="2019-11-27T19:17:00Z">
          <w:r w:rsidR="00D50CFE" w:rsidDel="00737460">
            <w:rPr>
              <w:noProof/>
            </w:rPr>
            <w:delText>14</w:delText>
          </w:r>
        </w:del>
      </w:ins>
      <w:del w:id="4695" w:author="Fnu, Sonam" w:date="2019-11-27T19:17:00Z">
        <w:r w:rsidDel="00737460">
          <w:rPr>
            <w:noProof/>
          </w:rPr>
          <w:delText>8</w:delText>
        </w:r>
        <w:r w:rsidR="00F17922" w:rsidDel="00737460">
          <w:rPr>
            <w:i w:val="0"/>
            <w:iCs w:val="0"/>
            <w:noProof/>
          </w:rPr>
          <w:fldChar w:fldCharType="end"/>
        </w:r>
        <w:r w:rsidDel="00737460">
          <w:delText xml:space="preserve"> - Corporate</w:delText>
        </w:r>
        <w:r w:rsidRPr="00FE478E" w:rsidDel="00737460">
          <w:delText xml:space="preserve"> Activities Subscription</w:delText>
        </w:r>
      </w:del>
    </w:p>
    <w:p w14:paraId="0EB0ABE7" w14:textId="05412171" w:rsidR="00BB158C" w:rsidRPr="00064254" w:rsidDel="00737460" w:rsidRDefault="00BB158C">
      <w:pPr>
        <w:pStyle w:val="Heading2"/>
        <w:ind w:left="360"/>
        <w:rPr>
          <w:del w:id="4696" w:author="Fnu, Sonam" w:date="2019-11-27T19:17:00Z"/>
          <w:rFonts w:ascii="Calibri" w:hAnsi="Calibri"/>
        </w:rPr>
      </w:pPr>
      <w:bookmarkStart w:id="4697" w:name="_Toc513707366"/>
      <w:bookmarkStart w:id="4698" w:name="_Toc5265628"/>
      <w:del w:id="4699" w:author="Fnu, Sonam" w:date="2019-11-27T19:17:00Z">
        <w:r w:rsidRPr="00064254" w:rsidDel="00737460">
          <w:rPr>
            <w:rFonts w:ascii="Calibri" w:hAnsi="Calibri"/>
          </w:rPr>
          <w:delText>Use Cases 4–</w:delText>
        </w:r>
        <w:bookmarkEnd w:id="4697"/>
        <w:r w:rsidRPr="00064254" w:rsidDel="00737460">
          <w:rPr>
            <w:rFonts w:ascii="Calibri" w:hAnsi="Calibri"/>
          </w:rPr>
          <w:delText xml:space="preserve"> </w:delText>
        </w:r>
        <w:bookmarkStart w:id="4700" w:name="_Toc513707367"/>
        <w:r w:rsidRPr="00064254" w:rsidDel="00737460">
          <w:rPr>
            <w:rFonts w:ascii="Calibri" w:hAnsi="Calibri" w:cstheme="minorHAnsi"/>
            <w:sz w:val="24"/>
            <w:szCs w:val="24"/>
          </w:rPr>
          <w:delText xml:space="preserve">CW-Subscribe/Unsubscribe to </w:delText>
        </w:r>
        <w:r w:rsidR="00133653" w:rsidRPr="00064254" w:rsidDel="00737460">
          <w:rPr>
            <w:rFonts w:ascii="Calibri" w:hAnsi="Calibri" w:cstheme="minorHAnsi"/>
            <w:sz w:val="24"/>
            <w:szCs w:val="24"/>
          </w:rPr>
          <w:delText>Activity</w:delText>
        </w:r>
        <w:r w:rsidRPr="00064254" w:rsidDel="00737460">
          <w:rPr>
            <w:rFonts w:ascii="Calibri" w:hAnsi="Calibri" w:cstheme="minorHAnsi"/>
            <w:sz w:val="24"/>
            <w:szCs w:val="24"/>
          </w:rPr>
          <w:delText xml:space="preserve"> Notifications</w:delText>
        </w:r>
        <w:bookmarkEnd w:id="4698"/>
        <w:bookmarkEnd w:id="4700"/>
      </w:del>
    </w:p>
    <w:p w14:paraId="2ABF6A67" w14:textId="2EAC8CDF" w:rsidR="00BB158C" w:rsidRPr="00064254" w:rsidDel="00737460" w:rsidRDefault="00BB158C" w:rsidP="00BB158C">
      <w:pPr>
        <w:pStyle w:val="ListParagraph"/>
        <w:ind w:left="1440"/>
        <w:rPr>
          <w:del w:id="4701" w:author="Fnu, Sonam" w:date="2019-11-27T19:17:00Z"/>
          <w:rFonts w:ascii="Calibri" w:hAnsi="Calibri"/>
          <w:b/>
          <w:bCs/>
          <w:u w:val="single"/>
        </w:rPr>
      </w:pPr>
    </w:p>
    <w:tbl>
      <w:tblPr>
        <w:tblStyle w:val="TableGrid"/>
        <w:tblW w:w="0" w:type="auto"/>
        <w:jc w:val="center"/>
        <w:tblLook w:val="04A0" w:firstRow="1" w:lastRow="0" w:firstColumn="1" w:lastColumn="0" w:noHBand="0" w:noVBand="1"/>
      </w:tblPr>
      <w:tblGrid>
        <w:gridCol w:w="1795"/>
        <w:gridCol w:w="6926"/>
      </w:tblGrid>
      <w:tr w:rsidR="00BB158C" w:rsidRPr="00012DAF" w:rsidDel="00737460" w14:paraId="131F455B" w14:textId="219DB549" w:rsidTr="00266B92">
        <w:trPr>
          <w:trHeight w:val="339"/>
          <w:jc w:val="center"/>
          <w:del w:id="4702" w:author="Fnu, Sonam" w:date="2019-11-27T19:17:00Z"/>
        </w:trPr>
        <w:tc>
          <w:tcPr>
            <w:tcW w:w="1795" w:type="dxa"/>
          </w:tcPr>
          <w:p w14:paraId="0C61AEB6" w14:textId="53607A18" w:rsidR="00BB158C" w:rsidRPr="00064254" w:rsidDel="00737460" w:rsidRDefault="00BB158C" w:rsidP="00266B92">
            <w:pPr>
              <w:rPr>
                <w:del w:id="4703" w:author="Fnu, Sonam" w:date="2019-11-27T19:17:00Z"/>
                <w:rFonts w:ascii="Calibri" w:hAnsi="Calibri"/>
              </w:rPr>
            </w:pPr>
            <w:del w:id="4704" w:author="Fnu, Sonam" w:date="2019-11-27T19:17:00Z">
              <w:r w:rsidRPr="00064254" w:rsidDel="00737460">
                <w:rPr>
                  <w:rFonts w:ascii="Calibri" w:hAnsi="Calibri"/>
                </w:rPr>
                <w:delText>Id</w:delText>
              </w:r>
            </w:del>
          </w:p>
        </w:tc>
        <w:tc>
          <w:tcPr>
            <w:tcW w:w="6926" w:type="dxa"/>
          </w:tcPr>
          <w:p w14:paraId="1A7845ED" w14:textId="19606209" w:rsidR="00BB158C" w:rsidRPr="00064254" w:rsidDel="00737460" w:rsidRDefault="00BB158C" w:rsidP="00266B92">
            <w:pPr>
              <w:rPr>
                <w:del w:id="4705" w:author="Fnu, Sonam" w:date="2019-11-27T19:17:00Z"/>
                <w:rFonts w:ascii="Calibri" w:hAnsi="Calibri"/>
              </w:rPr>
            </w:pPr>
            <w:del w:id="4706" w:author="Fnu, Sonam" w:date="2019-11-27T19:17:00Z">
              <w:r w:rsidRPr="00064254" w:rsidDel="00737460">
                <w:rPr>
                  <w:rFonts w:ascii="Calibri" w:hAnsi="Calibri"/>
                </w:rPr>
                <w:delText>UC4</w:delText>
              </w:r>
            </w:del>
          </w:p>
        </w:tc>
      </w:tr>
      <w:tr w:rsidR="00BB158C" w:rsidRPr="00012DAF" w:rsidDel="00737460" w14:paraId="4DD405C0" w14:textId="0E31BF93" w:rsidTr="00266B92">
        <w:trPr>
          <w:trHeight w:val="320"/>
          <w:jc w:val="center"/>
          <w:del w:id="4707" w:author="Fnu, Sonam" w:date="2019-11-27T19:17:00Z"/>
        </w:trPr>
        <w:tc>
          <w:tcPr>
            <w:tcW w:w="1795" w:type="dxa"/>
          </w:tcPr>
          <w:p w14:paraId="31B466A3" w14:textId="5394BAA0" w:rsidR="00BB158C" w:rsidRPr="00064254" w:rsidDel="00737460" w:rsidRDefault="00BB158C" w:rsidP="00266B92">
            <w:pPr>
              <w:rPr>
                <w:del w:id="4708" w:author="Fnu, Sonam" w:date="2019-11-27T19:17:00Z"/>
                <w:rFonts w:ascii="Calibri" w:hAnsi="Calibri"/>
              </w:rPr>
            </w:pPr>
            <w:del w:id="4709" w:author="Fnu, Sonam" w:date="2019-11-27T19:17:00Z">
              <w:r w:rsidRPr="00064254" w:rsidDel="00737460">
                <w:rPr>
                  <w:rFonts w:ascii="Calibri" w:hAnsi="Calibri"/>
                </w:rPr>
                <w:delText>Name</w:delText>
              </w:r>
            </w:del>
          </w:p>
        </w:tc>
        <w:tc>
          <w:tcPr>
            <w:tcW w:w="6926" w:type="dxa"/>
          </w:tcPr>
          <w:p w14:paraId="70D245FE" w14:textId="0E668610" w:rsidR="00BB158C" w:rsidRPr="00064254" w:rsidDel="00737460" w:rsidRDefault="00BB158C" w:rsidP="00266B92">
            <w:pPr>
              <w:pStyle w:val="Heading2"/>
              <w:outlineLvl w:val="1"/>
              <w:rPr>
                <w:del w:id="4710" w:author="Fnu, Sonam" w:date="2019-11-27T19:17:00Z"/>
                <w:rFonts w:ascii="Calibri" w:eastAsiaTheme="minorHAnsi" w:hAnsi="Calibri" w:cstheme="minorHAnsi"/>
                <w:b w:val="0"/>
                <w:bCs w:val="0"/>
                <w:sz w:val="24"/>
                <w:szCs w:val="24"/>
              </w:rPr>
            </w:pPr>
            <w:bookmarkStart w:id="4711" w:name="_Toc513707368"/>
            <w:bookmarkStart w:id="4712" w:name="_Toc5265629"/>
            <w:del w:id="4713" w:author="Fnu, Sonam" w:date="2019-11-27T19:17:00Z">
              <w:r w:rsidRPr="00064254" w:rsidDel="00737460">
                <w:rPr>
                  <w:rFonts w:ascii="Calibri" w:eastAsiaTheme="minorHAnsi" w:hAnsi="Calibri" w:cstheme="minorHAnsi"/>
                  <w:b w:val="0"/>
                  <w:bCs w:val="0"/>
                  <w:sz w:val="24"/>
                  <w:szCs w:val="24"/>
                </w:rPr>
                <w:delText>CW-Subscribe/Unsubscribe to Activity Notifications</w:delText>
              </w:r>
              <w:bookmarkEnd w:id="4711"/>
              <w:bookmarkEnd w:id="4712"/>
            </w:del>
          </w:p>
        </w:tc>
      </w:tr>
      <w:tr w:rsidR="00BB158C" w:rsidRPr="00012DAF" w:rsidDel="00737460" w14:paraId="0F01B1DA" w14:textId="6AFAB874" w:rsidTr="00266B92">
        <w:trPr>
          <w:trHeight w:val="339"/>
          <w:jc w:val="center"/>
          <w:del w:id="4714" w:author="Fnu, Sonam" w:date="2019-11-27T19:17:00Z"/>
        </w:trPr>
        <w:tc>
          <w:tcPr>
            <w:tcW w:w="1795" w:type="dxa"/>
          </w:tcPr>
          <w:p w14:paraId="59ED86EB" w14:textId="7EED0D3C" w:rsidR="00BB158C" w:rsidRPr="00064254" w:rsidDel="00737460" w:rsidRDefault="00BB158C" w:rsidP="00266B92">
            <w:pPr>
              <w:rPr>
                <w:del w:id="4715" w:author="Fnu, Sonam" w:date="2019-11-27T19:17:00Z"/>
                <w:rFonts w:ascii="Calibri" w:hAnsi="Calibri"/>
              </w:rPr>
            </w:pPr>
            <w:del w:id="4716" w:author="Fnu, Sonam" w:date="2019-11-27T19:17:00Z">
              <w:r w:rsidRPr="00064254" w:rsidDel="00737460">
                <w:rPr>
                  <w:rFonts w:ascii="Calibri" w:hAnsi="Calibri"/>
                </w:rPr>
                <w:delText>Description</w:delText>
              </w:r>
            </w:del>
          </w:p>
        </w:tc>
        <w:tc>
          <w:tcPr>
            <w:tcW w:w="6926" w:type="dxa"/>
          </w:tcPr>
          <w:p w14:paraId="085DBBFE" w14:textId="2CF5C105" w:rsidR="00BB158C" w:rsidRPr="00064254" w:rsidDel="00737460" w:rsidRDefault="00BB158C" w:rsidP="00266B92">
            <w:pPr>
              <w:rPr>
                <w:del w:id="4717" w:author="Fnu, Sonam" w:date="2019-11-27T19:17:00Z"/>
                <w:rFonts w:ascii="Calibri" w:hAnsi="Calibri"/>
              </w:rPr>
            </w:pPr>
            <w:del w:id="4718" w:author="Fnu, Sonam" w:date="2019-11-27T19:17:00Z">
              <w:r w:rsidRPr="00064254" w:rsidDel="00737460">
                <w:rPr>
                  <w:rFonts w:ascii="Calibri" w:hAnsi="Calibri" w:cstheme="minorHAnsi"/>
                  <w:sz w:val="24"/>
                  <w:szCs w:val="24"/>
                </w:rPr>
                <w:delText>Subscription/Unsubscribe myself to Account Notifications</w:delText>
              </w:r>
            </w:del>
          </w:p>
        </w:tc>
      </w:tr>
      <w:tr w:rsidR="00BB158C" w:rsidRPr="00012DAF" w:rsidDel="00737460" w14:paraId="2187F6EB" w14:textId="571C6F89" w:rsidTr="00266B92">
        <w:trPr>
          <w:trHeight w:val="320"/>
          <w:jc w:val="center"/>
          <w:del w:id="4719" w:author="Fnu, Sonam" w:date="2019-11-27T19:17:00Z"/>
        </w:trPr>
        <w:tc>
          <w:tcPr>
            <w:tcW w:w="1795" w:type="dxa"/>
          </w:tcPr>
          <w:p w14:paraId="4F10C2F9" w14:textId="076B517E" w:rsidR="00BB158C" w:rsidRPr="00064254" w:rsidDel="00737460" w:rsidRDefault="00BB158C" w:rsidP="00266B92">
            <w:pPr>
              <w:rPr>
                <w:del w:id="4720" w:author="Fnu, Sonam" w:date="2019-11-27T19:17:00Z"/>
                <w:rFonts w:ascii="Calibri" w:hAnsi="Calibri"/>
              </w:rPr>
            </w:pPr>
            <w:del w:id="4721" w:author="Fnu, Sonam" w:date="2019-11-27T19:17:00Z">
              <w:r w:rsidRPr="00064254" w:rsidDel="00737460">
                <w:rPr>
                  <w:rFonts w:ascii="Calibri" w:hAnsi="Calibri"/>
                </w:rPr>
                <w:delText>Primary Actor</w:delText>
              </w:r>
            </w:del>
          </w:p>
        </w:tc>
        <w:tc>
          <w:tcPr>
            <w:tcW w:w="6926" w:type="dxa"/>
          </w:tcPr>
          <w:p w14:paraId="5114AEEF" w14:textId="5523BD27" w:rsidR="00BB158C" w:rsidRPr="00064254" w:rsidDel="00737460" w:rsidRDefault="00133653" w:rsidP="00266B92">
            <w:pPr>
              <w:rPr>
                <w:del w:id="4722" w:author="Fnu, Sonam" w:date="2019-11-27T19:17:00Z"/>
                <w:rFonts w:ascii="Calibri" w:hAnsi="Calibri"/>
              </w:rPr>
            </w:pPr>
            <w:del w:id="4723" w:author="Fnu, Sonam" w:date="2019-11-27T19:17:00Z">
              <w:r w:rsidRPr="00064254" w:rsidDel="00737460">
                <w:rPr>
                  <w:rFonts w:ascii="Calibri" w:hAnsi="Calibri"/>
                </w:rPr>
                <w:delText>CW Customer</w:delText>
              </w:r>
              <w:r w:rsidR="00BB158C" w:rsidRPr="00064254" w:rsidDel="00737460">
                <w:rPr>
                  <w:rFonts w:ascii="Calibri" w:hAnsi="Calibri"/>
                </w:rPr>
                <w:delText xml:space="preserve"> user</w:delText>
              </w:r>
              <w:r w:rsidR="00F244AF" w:rsidDel="00737460">
                <w:rPr>
                  <w:rFonts w:ascii="Calibri" w:hAnsi="Calibri"/>
                </w:rPr>
                <w:delText xml:space="preserve"> ( Corporate And Retail)</w:delText>
              </w:r>
            </w:del>
          </w:p>
        </w:tc>
      </w:tr>
      <w:tr w:rsidR="00BB158C" w:rsidRPr="00012DAF" w:rsidDel="00737460" w14:paraId="3686BBD2" w14:textId="6FC12EDE" w:rsidTr="00266B92">
        <w:trPr>
          <w:trHeight w:val="320"/>
          <w:jc w:val="center"/>
          <w:del w:id="4724" w:author="Fnu, Sonam" w:date="2019-11-27T19:17:00Z"/>
        </w:trPr>
        <w:tc>
          <w:tcPr>
            <w:tcW w:w="1795" w:type="dxa"/>
          </w:tcPr>
          <w:p w14:paraId="78186504" w14:textId="2223D17D" w:rsidR="00BB158C" w:rsidRPr="00064254" w:rsidDel="00737460" w:rsidRDefault="00BB158C" w:rsidP="00266B92">
            <w:pPr>
              <w:rPr>
                <w:del w:id="4725" w:author="Fnu, Sonam" w:date="2019-11-27T19:17:00Z"/>
                <w:rFonts w:ascii="Calibri" w:hAnsi="Calibri"/>
              </w:rPr>
            </w:pPr>
            <w:del w:id="4726" w:author="Fnu, Sonam" w:date="2019-11-27T19:17:00Z">
              <w:r w:rsidRPr="00064254" w:rsidDel="00737460">
                <w:rPr>
                  <w:rFonts w:ascii="Calibri" w:hAnsi="Calibri"/>
                </w:rPr>
                <w:delText>Pre-Condition</w:delText>
              </w:r>
            </w:del>
          </w:p>
        </w:tc>
        <w:tc>
          <w:tcPr>
            <w:tcW w:w="6926" w:type="dxa"/>
          </w:tcPr>
          <w:p w14:paraId="5AE84DE0" w14:textId="5081CC4E" w:rsidR="00BB158C" w:rsidRPr="00064254" w:rsidDel="00737460" w:rsidRDefault="00BB158C" w:rsidP="00266B92">
            <w:pPr>
              <w:pStyle w:val="ListParagraph"/>
              <w:numPr>
                <w:ilvl w:val="0"/>
                <w:numId w:val="13"/>
              </w:numPr>
              <w:rPr>
                <w:del w:id="4727" w:author="Fnu, Sonam" w:date="2019-11-27T19:17:00Z"/>
                <w:rFonts w:ascii="Calibri" w:hAnsi="Calibri"/>
              </w:rPr>
            </w:pPr>
            <w:del w:id="4728" w:author="Fnu, Sonam" w:date="2019-11-27T19:17:00Z">
              <w:r w:rsidRPr="00064254" w:rsidDel="00737460">
                <w:rPr>
                  <w:rFonts w:ascii="Calibri" w:hAnsi="Calibri"/>
                </w:rPr>
                <w:delText xml:space="preserve">Bank customer logged in </w:delText>
              </w:r>
            </w:del>
          </w:p>
          <w:p w14:paraId="1D007B4B" w14:textId="571585F7" w:rsidR="00BB158C" w:rsidRPr="00064254" w:rsidDel="00737460" w:rsidRDefault="00BB158C" w:rsidP="00266B92">
            <w:pPr>
              <w:pStyle w:val="ListParagraph"/>
              <w:numPr>
                <w:ilvl w:val="0"/>
                <w:numId w:val="13"/>
              </w:numPr>
              <w:rPr>
                <w:del w:id="4729" w:author="Fnu, Sonam" w:date="2019-11-27T19:17:00Z"/>
                <w:rFonts w:ascii="Calibri" w:hAnsi="Calibri"/>
              </w:rPr>
            </w:pPr>
            <w:del w:id="4730" w:author="Fnu, Sonam" w:date="2019-11-27T19:17:00Z">
              <w:r w:rsidRPr="00064254" w:rsidDel="00737460">
                <w:rPr>
                  <w:rFonts w:ascii="Calibri" w:hAnsi="Calibri"/>
                </w:rPr>
                <w:delText>Bank customer assigned to role that allow viewing and editing Activity Notification subscription service</w:delText>
              </w:r>
            </w:del>
          </w:p>
        </w:tc>
      </w:tr>
      <w:tr w:rsidR="00BB158C" w:rsidRPr="00012DAF" w:rsidDel="00737460" w14:paraId="39DB5E40" w14:textId="6C3355BE" w:rsidTr="00266B92">
        <w:trPr>
          <w:trHeight w:val="320"/>
          <w:jc w:val="center"/>
          <w:del w:id="4731" w:author="Fnu, Sonam" w:date="2019-11-27T19:17:00Z"/>
        </w:trPr>
        <w:tc>
          <w:tcPr>
            <w:tcW w:w="1795" w:type="dxa"/>
          </w:tcPr>
          <w:p w14:paraId="69E03D61" w14:textId="05EB8F39" w:rsidR="00BB158C" w:rsidRPr="00064254" w:rsidDel="00737460" w:rsidRDefault="00BB158C" w:rsidP="00266B92">
            <w:pPr>
              <w:rPr>
                <w:del w:id="4732" w:author="Fnu, Sonam" w:date="2019-11-27T19:17:00Z"/>
                <w:rFonts w:ascii="Calibri" w:hAnsi="Calibri"/>
              </w:rPr>
            </w:pPr>
            <w:del w:id="4733" w:author="Fnu, Sonam" w:date="2019-11-27T19:17:00Z">
              <w:r w:rsidRPr="00064254" w:rsidDel="00737460">
                <w:rPr>
                  <w:rFonts w:ascii="Calibri" w:hAnsi="Calibri"/>
                </w:rPr>
                <w:delText>Post-Condition</w:delText>
              </w:r>
            </w:del>
          </w:p>
        </w:tc>
        <w:tc>
          <w:tcPr>
            <w:tcW w:w="6926" w:type="dxa"/>
          </w:tcPr>
          <w:p w14:paraId="5A9FA720" w14:textId="0A3346E4" w:rsidR="00BB158C" w:rsidRPr="00064254" w:rsidDel="00737460" w:rsidRDefault="00BB158C" w:rsidP="00266B92">
            <w:pPr>
              <w:pStyle w:val="ListParagraph"/>
              <w:numPr>
                <w:ilvl w:val="0"/>
                <w:numId w:val="14"/>
              </w:numPr>
              <w:rPr>
                <w:del w:id="4734" w:author="Fnu, Sonam" w:date="2019-11-27T19:17:00Z"/>
                <w:rFonts w:ascii="Calibri" w:hAnsi="Calibri"/>
              </w:rPr>
            </w:pPr>
            <w:del w:id="4735" w:author="Fnu, Sonam" w:date="2019-11-27T19:17:00Z">
              <w:r w:rsidRPr="00064254" w:rsidDel="00737460">
                <w:rPr>
                  <w:rFonts w:ascii="Calibri" w:hAnsi="Calibri"/>
                </w:rPr>
                <w:delText>Customer subscriber to one or more account notification activities</w:delText>
              </w:r>
            </w:del>
          </w:p>
        </w:tc>
      </w:tr>
      <w:tr w:rsidR="00BB158C" w:rsidRPr="00012DAF" w:rsidDel="00737460" w14:paraId="725DA8E8" w14:textId="41B4508B" w:rsidTr="00266B92">
        <w:trPr>
          <w:trHeight w:val="320"/>
          <w:jc w:val="center"/>
          <w:del w:id="4736" w:author="Fnu, Sonam" w:date="2019-11-27T19:17:00Z"/>
        </w:trPr>
        <w:tc>
          <w:tcPr>
            <w:tcW w:w="1795" w:type="dxa"/>
          </w:tcPr>
          <w:p w14:paraId="2FBB9F1C" w14:textId="644B2A56" w:rsidR="00BB158C" w:rsidRPr="00064254" w:rsidDel="00737460" w:rsidRDefault="00BB158C" w:rsidP="00266B92">
            <w:pPr>
              <w:rPr>
                <w:del w:id="4737" w:author="Fnu, Sonam" w:date="2019-11-27T19:17:00Z"/>
                <w:rFonts w:ascii="Calibri" w:hAnsi="Calibri"/>
              </w:rPr>
            </w:pPr>
            <w:del w:id="4738" w:author="Fnu, Sonam" w:date="2019-11-27T19:17:00Z">
              <w:r w:rsidRPr="00064254" w:rsidDel="00737460">
                <w:rPr>
                  <w:rFonts w:ascii="Calibri" w:hAnsi="Calibri"/>
                </w:rPr>
                <w:delText>Basic Flow</w:delText>
              </w:r>
            </w:del>
          </w:p>
        </w:tc>
        <w:tc>
          <w:tcPr>
            <w:tcW w:w="6926" w:type="dxa"/>
          </w:tcPr>
          <w:p w14:paraId="4BD3B130" w14:textId="5DD2FCDF" w:rsidR="00BB158C" w:rsidRPr="00064254" w:rsidDel="00737460" w:rsidRDefault="00BB158C" w:rsidP="00266B92">
            <w:pPr>
              <w:pStyle w:val="ListParagraph"/>
              <w:numPr>
                <w:ilvl w:val="0"/>
                <w:numId w:val="76"/>
              </w:numPr>
              <w:rPr>
                <w:del w:id="4739" w:author="Fnu, Sonam" w:date="2019-11-27T19:17:00Z"/>
                <w:rFonts w:ascii="Calibri" w:hAnsi="Calibri"/>
              </w:rPr>
            </w:pPr>
            <w:del w:id="4740" w:author="Fnu, Sonam" w:date="2019-11-27T19:17:00Z">
              <w:r w:rsidRPr="00064254" w:rsidDel="00737460">
                <w:rPr>
                  <w:rFonts w:ascii="Calibri" w:hAnsi="Calibri"/>
                </w:rPr>
                <w:delText>Customer open Activity Notification Subscription service</w:delText>
              </w:r>
            </w:del>
          </w:p>
          <w:p w14:paraId="13416B3D" w14:textId="4B916F53" w:rsidR="00BB158C" w:rsidRPr="00064254" w:rsidDel="00737460" w:rsidRDefault="00BB158C" w:rsidP="00266B92">
            <w:pPr>
              <w:pStyle w:val="ListParagraph"/>
              <w:numPr>
                <w:ilvl w:val="0"/>
                <w:numId w:val="76"/>
              </w:numPr>
              <w:rPr>
                <w:del w:id="4741" w:author="Fnu, Sonam" w:date="2019-11-27T19:17:00Z"/>
                <w:rFonts w:ascii="Calibri" w:hAnsi="Calibri"/>
              </w:rPr>
            </w:pPr>
            <w:del w:id="4742" w:author="Fnu, Sonam" w:date="2019-11-27T19:17:00Z">
              <w:r w:rsidRPr="00064254" w:rsidDel="00737460">
                <w:rPr>
                  <w:rFonts w:ascii="Calibri" w:hAnsi="Calibri"/>
                </w:rPr>
                <w:delText>System retrieves current Activity Notification Subscription setup</w:delText>
              </w:r>
            </w:del>
          </w:p>
          <w:p w14:paraId="4FBBACBF" w14:textId="3986C302" w:rsidR="00BB158C" w:rsidRPr="00064254" w:rsidDel="00737460" w:rsidRDefault="00BB158C" w:rsidP="00266B92">
            <w:pPr>
              <w:pStyle w:val="ListParagraph"/>
              <w:numPr>
                <w:ilvl w:val="0"/>
                <w:numId w:val="76"/>
              </w:numPr>
              <w:rPr>
                <w:del w:id="4743" w:author="Fnu, Sonam" w:date="2019-11-27T19:17:00Z"/>
                <w:rFonts w:ascii="Calibri" w:hAnsi="Calibri"/>
              </w:rPr>
            </w:pPr>
            <w:del w:id="4744" w:author="Fnu, Sonam" w:date="2019-11-27T19:17:00Z">
              <w:r w:rsidRPr="00064254" w:rsidDel="00737460">
                <w:rPr>
                  <w:rFonts w:ascii="Calibri" w:hAnsi="Calibri"/>
                </w:rPr>
                <w:delText>System populate the page as below:</w:delText>
              </w:r>
            </w:del>
          </w:p>
          <w:p w14:paraId="6DDEEDF5" w14:textId="10F83400" w:rsidR="00BB158C" w:rsidRPr="00064254" w:rsidDel="00737460" w:rsidRDefault="00BB158C" w:rsidP="00266B92">
            <w:pPr>
              <w:pStyle w:val="ListParagraph"/>
              <w:numPr>
                <w:ilvl w:val="1"/>
                <w:numId w:val="76"/>
              </w:numPr>
              <w:rPr>
                <w:del w:id="4745" w:author="Fnu, Sonam" w:date="2019-11-27T19:17:00Z"/>
                <w:rFonts w:ascii="Calibri" w:hAnsi="Calibri"/>
              </w:rPr>
            </w:pPr>
            <w:del w:id="4746" w:author="Fnu, Sonam" w:date="2019-11-27T19:17:00Z">
              <w:r w:rsidRPr="00064254" w:rsidDel="00737460">
                <w:rPr>
                  <w:rFonts w:ascii="Calibri" w:hAnsi="Calibri"/>
                </w:rPr>
                <w:delText xml:space="preserve">Notification methods will be hide/show as per the configuration done in  </w:delText>
              </w:r>
              <w:r w:rsidR="006B2592" w:rsidDel="00737460">
                <w:fldChar w:fldCharType="begin"/>
              </w:r>
              <w:r w:rsidR="006B2592" w:rsidDel="00737460">
                <w:delInstrText xml:space="preserve"> HYPERLINK \l "_Use_Cases_1–" </w:delInstrText>
              </w:r>
              <w:r w:rsidR="006B2592" w:rsidDel="00737460">
                <w:fldChar w:fldCharType="separate"/>
              </w:r>
              <w:r w:rsidRPr="00064254" w:rsidDel="00737460">
                <w:rPr>
                  <w:rStyle w:val="Hyperlink"/>
                  <w:rFonts w:ascii="Calibri" w:hAnsi="Calibri"/>
                </w:rPr>
                <w:delText>UC1</w:delText>
              </w:r>
              <w:r w:rsidR="006B2592" w:rsidDel="00737460">
                <w:rPr>
                  <w:rStyle w:val="Hyperlink"/>
                  <w:rFonts w:ascii="Calibri" w:hAnsi="Calibri"/>
                </w:rPr>
                <w:fldChar w:fldCharType="end"/>
              </w:r>
            </w:del>
          </w:p>
          <w:p w14:paraId="1C5BB04A" w14:textId="326728E5" w:rsidR="00BB158C" w:rsidRPr="00064254" w:rsidDel="00737460" w:rsidRDefault="00BB158C" w:rsidP="00266B92">
            <w:pPr>
              <w:pStyle w:val="ListParagraph"/>
              <w:numPr>
                <w:ilvl w:val="1"/>
                <w:numId w:val="76"/>
              </w:numPr>
              <w:rPr>
                <w:del w:id="4747" w:author="Fnu, Sonam" w:date="2019-11-27T19:17:00Z"/>
                <w:rFonts w:ascii="Calibri" w:hAnsi="Calibri"/>
              </w:rPr>
            </w:pPr>
            <w:del w:id="4748" w:author="Fnu, Sonam" w:date="2019-11-27T19:17:00Z">
              <w:r w:rsidRPr="00064254" w:rsidDel="00737460">
                <w:rPr>
                  <w:rFonts w:ascii="Calibri" w:hAnsi="Calibri"/>
                </w:rPr>
                <w:delText xml:space="preserve">For subscribed notifications, one or more notification methods are checked </w:delText>
              </w:r>
            </w:del>
          </w:p>
          <w:p w14:paraId="0486CA19" w14:textId="165FF021" w:rsidR="00BB158C" w:rsidRPr="00064254" w:rsidDel="00737460" w:rsidRDefault="00BB158C" w:rsidP="00266B92">
            <w:pPr>
              <w:pStyle w:val="ListParagraph"/>
              <w:numPr>
                <w:ilvl w:val="1"/>
                <w:numId w:val="76"/>
              </w:numPr>
              <w:rPr>
                <w:del w:id="4749" w:author="Fnu, Sonam" w:date="2019-11-27T19:17:00Z"/>
                <w:rFonts w:ascii="Calibri" w:hAnsi="Calibri"/>
              </w:rPr>
            </w:pPr>
            <w:del w:id="4750" w:author="Fnu, Sonam" w:date="2019-11-27T19:17:00Z">
              <w:r w:rsidRPr="00064254" w:rsidDel="00737460">
                <w:rPr>
                  <w:rFonts w:ascii="Calibri" w:hAnsi="Calibri"/>
                </w:rPr>
                <w:delText xml:space="preserve">For unsubscribed notifications, notification methods checkboxes are </w:delText>
              </w:r>
              <w:r w:rsidRPr="00064254" w:rsidDel="00737460">
                <w:rPr>
                  <w:rFonts w:ascii="Calibri" w:hAnsi="Calibri" w:cs="Arial"/>
                  <w:sz w:val="20"/>
                  <w:szCs w:val="20"/>
                  <w:shd w:val="clear" w:color="auto" w:fill="FFFFFF"/>
                </w:rPr>
                <w:delText>dimmed</w:delText>
              </w:r>
            </w:del>
          </w:p>
          <w:p w14:paraId="4203D1EF" w14:textId="746E0CF3" w:rsidR="00BB158C" w:rsidRPr="00064254" w:rsidDel="00737460" w:rsidRDefault="00BB158C" w:rsidP="00266B92">
            <w:pPr>
              <w:pStyle w:val="ListParagraph"/>
              <w:numPr>
                <w:ilvl w:val="1"/>
                <w:numId w:val="76"/>
              </w:numPr>
              <w:rPr>
                <w:del w:id="4751" w:author="Fnu, Sonam" w:date="2019-11-27T19:17:00Z"/>
                <w:rFonts w:ascii="Calibri" w:hAnsi="Calibri"/>
              </w:rPr>
            </w:pPr>
            <w:del w:id="4752" w:author="Fnu, Sonam" w:date="2019-11-27T19:17:00Z">
              <w:r w:rsidRPr="00064254" w:rsidDel="00737460">
                <w:rPr>
                  <w:rFonts w:ascii="Calibri" w:hAnsi="Calibri" w:cs="Arial"/>
                  <w:sz w:val="20"/>
                  <w:szCs w:val="20"/>
                  <w:u w:val="single"/>
                  <w:shd w:val="clear" w:color="auto" w:fill="FFFFFF"/>
                </w:rPr>
                <w:delText>For retail only</w:delText>
              </w:r>
              <w:r w:rsidRPr="00064254" w:rsidDel="00737460">
                <w:rPr>
                  <w:rFonts w:ascii="Calibri" w:hAnsi="Calibri" w:cs="Arial"/>
                  <w:sz w:val="20"/>
                  <w:szCs w:val="20"/>
                  <w:shd w:val="clear" w:color="auto" w:fill="FFFFFF"/>
                </w:rPr>
                <w:delText xml:space="preserve">, add “send to” section with two options </w:delText>
              </w:r>
              <w:r w:rsidRPr="00064254" w:rsidDel="00737460">
                <w:rPr>
                  <w:rFonts w:ascii="Calibri" w:hAnsi="Calibri" w:cs="Arial"/>
                  <w:b/>
                  <w:bCs/>
                  <w:sz w:val="20"/>
                  <w:szCs w:val="20"/>
                  <w:shd w:val="clear" w:color="auto" w:fill="FFFFFF"/>
                </w:rPr>
                <w:delText>work email textbox</w:delText>
              </w:r>
              <w:r w:rsidRPr="00064254" w:rsidDel="00737460">
                <w:rPr>
                  <w:rFonts w:ascii="Calibri" w:hAnsi="Calibri" w:cs="Arial"/>
                  <w:sz w:val="20"/>
                  <w:szCs w:val="20"/>
                  <w:shd w:val="clear" w:color="auto" w:fill="FFFFFF"/>
                </w:rPr>
                <w:delText xml:space="preserve"> and </w:delText>
              </w:r>
              <w:r w:rsidRPr="00064254" w:rsidDel="00737460">
                <w:rPr>
                  <w:rFonts w:ascii="Calibri" w:hAnsi="Calibri" w:cs="Arial"/>
                  <w:b/>
                  <w:bCs/>
                  <w:sz w:val="20"/>
                  <w:szCs w:val="20"/>
                  <w:shd w:val="clear" w:color="auto" w:fill="FFFFFF"/>
                </w:rPr>
                <w:delText>personal email textbox</w:delText>
              </w:r>
            </w:del>
          </w:p>
          <w:p w14:paraId="3CBCC56F" w14:textId="703751D7" w:rsidR="00F244AF" w:rsidRPr="00064254" w:rsidDel="00737460" w:rsidRDefault="00F244AF" w:rsidP="00266B92">
            <w:pPr>
              <w:pStyle w:val="ListParagraph"/>
              <w:numPr>
                <w:ilvl w:val="1"/>
                <w:numId w:val="76"/>
              </w:numPr>
              <w:rPr>
                <w:del w:id="4753" w:author="Fnu, Sonam" w:date="2019-11-27T19:17:00Z"/>
                <w:rFonts w:ascii="Calibri" w:hAnsi="Calibri"/>
              </w:rPr>
            </w:pPr>
            <w:del w:id="4754" w:author="Fnu, Sonam" w:date="2019-11-27T19:17:00Z">
              <w:r w:rsidDel="00737460">
                <w:rPr>
                  <w:rFonts w:ascii="Calibri" w:hAnsi="Calibri" w:cs="Arial"/>
                  <w:sz w:val="20"/>
                  <w:szCs w:val="20"/>
                  <w:u w:val="single"/>
                  <w:shd w:val="clear" w:color="auto" w:fill="FFFFFF"/>
                </w:rPr>
                <w:delText xml:space="preserve">For Corporate Only, </w:delText>
              </w:r>
              <w:r w:rsidRPr="00064254" w:rsidDel="00737460">
                <w:rPr>
                  <w:rFonts w:ascii="Calibri" w:hAnsi="Calibri" w:cs="Arial"/>
                  <w:sz w:val="20"/>
                  <w:szCs w:val="20"/>
                  <w:shd w:val="clear" w:color="auto" w:fill="FFFFFF"/>
                </w:rPr>
                <w:delText>Add ‘Add Recipient’ dropdown to select who could receive notification with the initiator</w:delText>
              </w:r>
            </w:del>
          </w:p>
          <w:p w14:paraId="2799A826" w14:textId="100C30BA" w:rsidR="00BB158C" w:rsidRPr="00064254" w:rsidDel="00737460" w:rsidRDefault="00BB158C" w:rsidP="00266B92">
            <w:pPr>
              <w:pStyle w:val="ListParagraph"/>
              <w:numPr>
                <w:ilvl w:val="0"/>
                <w:numId w:val="76"/>
              </w:numPr>
              <w:rPr>
                <w:del w:id="4755" w:author="Fnu, Sonam" w:date="2019-11-27T19:17:00Z"/>
                <w:rFonts w:ascii="Calibri" w:hAnsi="Calibri"/>
              </w:rPr>
            </w:pPr>
            <w:del w:id="4756" w:author="Fnu, Sonam" w:date="2019-11-27T19:17:00Z">
              <w:r w:rsidRPr="00064254" w:rsidDel="00737460">
                <w:rPr>
                  <w:rFonts w:ascii="Calibri" w:hAnsi="Calibri"/>
                </w:rPr>
                <w:delText>System redirect to activity notification setup page</w:delText>
              </w:r>
            </w:del>
          </w:p>
          <w:p w14:paraId="4CD489FA" w14:textId="062DEEFB" w:rsidR="00BB158C" w:rsidRPr="00064254" w:rsidDel="00737460" w:rsidRDefault="00BB158C" w:rsidP="00266B92">
            <w:pPr>
              <w:pStyle w:val="ListParagraph"/>
              <w:numPr>
                <w:ilvl w:val="0"/>
                <w:numId w:val="76"/>
              </w:numPr>
              <w:rPr>
                <w:del w:id="4757" w:author="Fnu, Sonam" w:date="2019-11-27T19:17:00Z"/>
                <w:rFonts w:ascii="Calibri" w:hAnsi="Calibri"/>
              </w:rPr>
            </w:pPr>
            <w:del w:id="4758" w:author="Fnu, Sonam" w:date="2019-11-27T19:17:00Z">
              <w:r w:rsidRPr="00064254" w:rsidDel="00737460">
                <w:rPr>
                  <w:rFonts w:ascii="Calibri" w:hAnsi="Calibri"/>
                </w:rPr>
                <w:delText>For each notifications, customer allowed to:</w:delText>
              </w:r>
            </w:del>
          </w:p>
          <w:p w14:paraId="10BE234D" w14:textId="73B747E1" w:rsidR="00BB158C" w:rsidRPr="00064254" w:rsidDel="00737460" w:rsidRDefault="00BB158C" w:rsidP="00266B92">
            <w:pPr>
              <w:pStyle w:val="ListParagraph"/>
              <w:numPr>
                <w:ilvl w:val="1"/>
                <w:numId w:val="76"/>
              </w:numPr>
              <w:rPr>
                <w:del w:id="4759" w:author="Fnu, Sonam" w:date="2019-11-27T19:17:00Z"/>
                <w:rFonts w:ascii="Calibri" w:hAnsi="Calibri"/>
              </w:rPr>
            </w:pPr>
            <w:del w:id="4760" w:author="Fnu, Sonam" w:date="2019-11-27T19:17:00Z">
              <w:r w:rsidRPr="00064254" w:rsidDel="00737460">
                <w:rPr>
                  <w:rFonts w:ascii="Calibri" w:hAnsi="Calibri"/>
                </w:rPr>
                <w:delText>Subscribe/unsubscribe</w:delText>
              </w:r>
            </w:del>
          </w:p>
          <w:p w14:paraId="695CEE87" w14:textId="0CAB147A" w:rsidR="00BB158C" w:rsidRPr="00064254" w:rsidDel="00737460" w:rsidRDefault="00BB158C" w:rsidP="00266B92">
            <w:pPr>
              <w:pStyle w:val="ListParagraph"/>
              <w:numPr>
                <w:ilvl w:val="1"/>
                <w:numId w:val="76"/>
              </w:numPr>
              <w:rPr>
                <w:del w:id="4761" w:author="Fnu, Sonam" w:date="2019-11-27T19:17:00Z"/>
                <w:rFonts w:ascii="Calibri" w:hAnsi="Calibri"/>
              </w:rPr>
            </w:pPr>
            <w:del w:id="4762" w:author="Fnu, Sonam" w:date="2019-11-27T19:17:00Z">
              <w:r w:rsidRPr="00064254" w:rsidDel="00737460">
                <w:rPr>
                  <w:rFonts w:ascii="Calibri" w:hAnsi="Calibri"/>
                </w:rPr>
                <w:delText>Select notification method(s)</w:delText>
              </w:r>
            </w:del>
          </w:p>
          <w:p w14:paraId="2D379BAB" w14:textId="1A3D4C9D" w:rsidR="00BB158C" w:rsidRPr="00064254" w:rsidDel="00737460" w:rsidRDefault="00BB158C" w:rsidP="00266B92">
            <w:pPr>
              <w:pStyle w:val="ListParagraph"/>
              <w:rPr>
                <w:del w:id="4763" w:author="Fnu, Sonam" w:date="2019-11-27T19:17:00Z"/>
                <w:rFonts w:ascii="Calibri" w:hAnsi="Calibri"/>
              </w:rPr>
            </w:pPr>
          </w:p>
          <w:p w14:paraId="495BB4CE" w14:textId="6641FB59" w:rsidR="00BB158C" w:rsidRPr="00064254" w:rsidDel="00737460" w:rsidRDefault="00BB158C" w:rsidP="00266B92">
            <w:pPr>
              <w:pStyle w:val="ListParagraph"/>
              <w:numPr>
                <w:ilvl w:val="0"/>
                <w:numId w:val="76"/>
              </w:numPr>
              <w:rPr>
                <w:del w:id="4764" w:author="Fnu, Sonam" w:date="2019-11-27T19:17:00Z"/>
                <w:rFonts w:ascii="Calibri" w:hAnsi="Calibri"/>
                <w:color w:val="548DD4" w:themeColor="text2" w:themeTint="99"/>
              </w:rPr>
            </w:pPr>
            <w:del w:id="4765" w:author="Fnu, Sonam" w:date="2019-11-27T19:17:00Z">
              <w:r w:rsidRPr="00064254" w:rsidDel="00737460">
                <w:rPr>
                  <w:rFonts w:ascii="Calibri" w:hAnsi="Calibri"/>
                  <w:color w:val="548DD4" w:themeColor="text2" w:themeTint="99"/>
                </w:rPr>
                <w:delText>Customer check subscribe option for a certain notification</w:delText>
              </w:r>
            </w:del>
          </w:p>
          <w:p w14:paraId="5E3419D3" w14:textId="1DF05458" w:rsidR="00BB158C" w:rsidRPr="00064254" w:rsidDel="00737460" w:rsidRDefault="00BB158C" w:rsidP="00266B92">
            <w:pPr>
              <w:pStyle w:val="ListParagraph"/>
              <w:numPr>
                <w:ilvl w:val="0"/>
                <w:numId w:val="76"/>
              </w:numPr>
              <w:rPr>
                <w:del w:id="4766" w:author="Fnu, Sonam" w:date="2019-11-27T19:17:00Z"/>
                <w:rFonts w:ascii="Calibri" w:hAnsi="Calibri"/>
                <w:color w:val="548DD4" w:themeColor="text2" w:themeTint="99"/>
              </w:rPr>
            </w:pPr>
            <w:del w:id="4767" w:author="Fnu, Sonam" w:date="2019-11-27T19:17:00Z">
              <w:r w:rsidRPr="00064254" w:rsidDel="00737460">
                <w:rPr>
                  <w:rFonts w:ascii="Calibri" w:hAnsi="Calibri"/>
                  <w:color w:val="548DD4" w:themeColor="text2" w:themeTint="99"/>
                </w:rPr>
                <w:delText xml:space="preserve">The system undim all correspondents methods </w:delText>
              </w:r>
            </w:del>
          </w:p>
          <w:p w14:paraId="0FCFAF70" w14:textId="6B7C5D94" w:rsidR="00BB158C" w:rsidRPr="00064254" w:rsidDel="00737460" w:rsidRDefault="00BB158C" w:rsidP="00266B92">
            <w:pPr>
              <w:pStyle w:val="ListParagraph"/>
              <w:numPr>
                <w:ilvl w:val="0"/>
                <w:numId w:val="76"/>
              </w:numPr>
              <w:rPr>
                <w:del w:id="4768" w:author="Fnu, Sonam" w:date="2019-11-27T19:17:00Z"/>
                <w:rFonts w:ascii="Calibri" w:hAnsi="Calibri"/>
                <w:color w:val="548DD4" w:themeColor="text2" w:themeTint="99"/>
              </w:rPr>
            </w:pPr>
            <w:del w:id="4769" w:author="Fnu, Sonam" w:date="2019-11-27T19:17:00Z">
              <w:r w:rsidRPr="00064254" w:rsidDel="00737460">
                <w:rPr>
                  <w:rFonts w:ascii="Calibri" w:hAnsi="Calibri"/>
                  <w:color w:val="548DD4" w:themeColor="text2" w:themeTint="99"/>
                </w:rPr>
                <w:delText>Bank user select notification method(s)</w:delText>
              </w:r>
            </w:del>
          </w:p>
          <w:p w14:paraId="2D8A11DD" w14:textId="445D833A" w:rsidR="00BB158C" w:rsidRPr="00064254" w:rsidDel="00737460" w:rsidRDefault="00BB158C" w:rsidP="00266B92">
            <w:pPr>
              <w:pStyle w:val="ListParagraph"/>
              <w:numPr>
                <w:ilvl w:val="0"/>
                <w:numId w:val="76"/>
              </w:numPr>
              <w:rPr>
                <w:del w:id="4770" w:author="Fnu, Sonam" w:date="2019-11-27T19:17:00Z"/>
                <w:rFonts w:ascii="Calibri" w:hAnsi="Calibri"/>
                <w:color w:val="548DD4" w:themeColor="text2" w:themeTint="99"/>
              </w:rPr>
            </w:pPr>
            <w:del w:id="4771" w:author="Fnu, Sonam" w:date="2019-11-27T19:17:00Z">
              <w:r w:rsidRPr="00064254" w:rsidDel="00737460">
                <w:rPr>
                  <w:rFonts w:ascii="Calibri" w:hAnsi="Calibri"/>
                  <w:color w:val="548DD4" w:themeColor="text2" w:themeTint="99"/>
                </w:rPr>
                <w:delText>Bank user click submit</w:delText>
              </w:r>
            </w:del>
          </w:p>
          <w:p w14:paraId="24DC0B47" w14:textId="3138D14B" w:rsidR="00BB158C" w:rsidRPr="00064254" w:rsidDel="00737460" w:rsidRDefault="00BB158C" w:rsidP="00266B92">
            <w:pPr>
              <w:pStyle w:val="ListParagraph"/>
              <w:numPr>
                <w:ilvl w:val="0"/>
                <w:numId w:val="76"/>
              </w:numPr>
              <w:rPr>
                <w:del w:id="4772" w:author="Fnu, Sonam" w:date="2019-11-27T19:17:00Z"/>
                <w:rFonts w:ascii="Calibri" w:hAnsi="Calibri"/>
                <w:color w:val="548DD4" w:themeColor="text2" w:themeTint="99"/>
              </w:rPr>
            </w:pPr>
            <w:del w:id="4773" w:author="Fnu, Sonam" w:date="2019-11-27T19:17:00Z">
              <w:r w:rsidRPr="00064254" w:rsidDel="00737460">
                <w:rPr>
                  <w:rFonts w:ascii="Calibri" w:hAnsi="Calibri"/>
                  <w:color w:val="548DD4" w:themeColor="text2" w:themeTint="99"/>
                </w:rPr>
                <w:delText>The system will validate:</w:delText>
              </w:r>
            </w:del>
          </w:p>
          <w:p w14:paraId="28A95AEA" w14:textId="1A1383C1" w:rsidR="00BB158C" w:rsidRPr="00064254" w:rsidDel="00737460" w:rsidRDefault="00BB158C" w:rsidP="00266B92">
            <w:pPr>
              <w:pStyle w:val="ListParagraph"/>
              <w:numPr>
                <w:ilvl w:val="1"/>
                <w:numId w:val="76"/>
              </w:numPr>
              <w:rPr>
                <w:del w:id="4774" w:author="Fnu, Sonam" w:date="2019-11-27T19:17:00Z"/>
                <w:rFonts w:ascii="Calibri" w:hAnsi="Calibri"/>
                <w:color w:val="548DD4" w:themeColor="text2" w:themeTint="99"/>
              </w:rPr>
            </w:pPr>
            <w:del w:id="4775" w:author="Fnu, Sonam" w:date="2019-11-27T19:17:00Z">
              <w:r w:rsidRPr="00064254" w:rsidDel="00737460">
                <w:rPr>
                  <w:rFonts w:ascii="Calibri" w:hAnsi="Calibri"/>
                  <w:color w:val="548DD4" w:themeColor="text2" w:themeTint="99"/>
                </w:rPr>
                <w:delText>Each subscribed notification, should have at least one notification method selected</w:delText>
              </w:r>
            </w:del>
          </w:p>
          <w:p w14:paraId="04119EB9" w14:textId="48492979" w:rsidR="00BB158C" w:rsidRPr="00064254" w:rsidDel="00737460" w:rsidRDefault="00BB158C" w:rsidP="00266B92">
            <w:pPr>
              <w:pStyle w:val="ListParagraph"/>
              <w:numPr>
                <w:ilvl w:val="1"/>
                <w:numId w:val="76"/>
              </w:numPr>
              <w:rPr>
                <w:del w:id="4776" w:author="Fnu, Sonam" w:date="2019-11-27T19:17:00Z"/>
                <w:rFonts w:ascii="Calibri" w:hAnsi="Calibri"/>
                <w:color w:val="548DD4" w:themeColor="text2" w:themeTint="99"/>
              </w:rPr>
            </w:pPr>
            <w:del w:id="4777" w:author="Fnu, Sonam" w:date="2019-11-27T19:17:00Z">
              <w:r w:rsidRPr="00064254" w:rsidDel="00737460">
                <w:rPr>
                  <w:rFonts w:ascii="Calibri" w:hAnsi="Calibri"/>
                  <w:color w:val="548DD4" w:themeColor="text2" w:themeTint="99"/>
                </w:rPr>
                <w:delText>For corporate, any notification, if Net method selected, send to mail should be not empty</w:delText>
              </w:r>
            </w:del>
          </w:p>
          <w:p w14:paraId="3302DF46" w14:textId="67C9E1C8" w:rsidR="00BB158C" w:rsidRPr="00064254" w:rsidDel="00737460" w:rsidRDefault="00BB158C" w:rsidP="00266B92">
            <w:pPr>
              <w:pStyle w:val="ListParagraph"/>
              <w:numPr>
                <w:ilvl w:val="0"/>
                <w:numId w:val="76"/>
              </w:numPr>
              <w:rPr>
                <w:del w:id="4778" w:author="Fnu, Sonam" w:date="2019-11-27T19:17:00Z"/>
                <w:rFonts w:ascii="Calibri" w:hAnsi="Calibri"/>
                <w:color w:val="548DD4" w:themeColor="text2" w:themeTint="99"/>
              </w:rPr>
            </w:pPr>
            <w:del w:id="4779" w:author="Fnu, Sonam" w:date="2019-11-27T19:17:00Z">
              <w:r w:rsidRPr="00064254" w:rsidDel="00737460">
                <w:rPr>
                  <w:rFonts w:ascii="Calibri" w:hAnsi="Calibri"/>
                  <w:color w:val="548DD4" w:themeColor="text2" w:themeTint="99"/>
                </w:rPr>
                <w:delText>The system will update notification setup</w:delText>
              </w:r>
            </w:del>
          </w:p>
          <w:p w14:paraId="103C3F86" w14:textId="46E7B269" w:rsidR="00BB158C" w:rsidRPr="00064254" w:rsidDel="00737460" w:rsidRDefault="00BB158C" w:rsidP="00266B92">
            <w:pPr>
              <w:pStyle w:val="ListParagraph"/>
              <w:rPr>
                <w:del w:id="4780" w:author="Fnu, Sonam" w:date="2019-11-27T19:17:00Z"/>
                <w:rFonts w:ascii="Calibri" w:hAnsi="Calibri"/>
              </w:rPr>
            </w:pPr>
          </w:p>
        </w:tc>
      </w:tr>
      <w:tr w:rsidR="00BB158C" w:rsidRPr="00012DAF" w:rsidDel="00737460" w14:paraId="2E1D59AD" w14:textId="283DDB56" w:rsidTr="00266B92">
        <w:trPr>
          <w:trHeight w:val="339"/>
          <w:jc w:val="center"/>
          <w:del w:id="4781" w:author="Fnu, Sonam" w:date="2019-11-27T19:17:00Z"/>
        </w:trPr>
        <w:tc>
          <w:tcPr>
            <w:tcW w:w="1795" w:type="dxa"/>
          </w:tcPr>
          <w:p w14:paraId="0E25B316" w14:textId="5B653F92" w:rsidR="00BB158C" w:rsidRPr="00064254" w:rsidDel="00737460" w:rsidRDefault="00BB158C" w:rsidP="00266B92">
            <w:pPr>
              <w:rPr>
                <w:del w:id="4782" w:author="Fnu, Sonam" w:date="2019-11-27T19:17:00Z"/>
                <w:rFonts w:ascii="Calibri" w:hAnsi="Calibri"/>
              </w:rPr>
            </w:pPr>
            <w:del w:id="4783" w:author="Fnu, Sonam" w:date="2019-11-27T19:17:00Z">
              <w:r w:rsidRPr="00064254" w:rsidDel="00737460">
                <w:rPr>
                  <w:rFonts w:ascii="Calibri" w:hAnsi="Calibri"/>
                </w:rPr>
                <w:delText>Alternative flow</w:delText>
              </w:r>
            </w:del>
          </w:p>
        </w:tc>
        <w:tc>
          <w:tcPr>
            <w:tcW w:w="6926" w:type="dxa"/>
          </w:tcPr>
          <w:p w14:paraId="57540E8F" w14:textId="04007916" w:rsidR="00BB158C" w:rsidRPr="00064254" w:rsidDel="00737460" w:rsidRDefault="00BB158C" w:rsidP="00266B92">
            <w:pPr>
              <w:rPr>
                <w:del w:id="4784" w:author="Fnu, Sonam" w:date="2019-11-27T19:17:00Z"/>
                <w:rFonts w:ascii="Calibri" w:hAnsi="Calibri"/>
                <w:u w:val="single"/>
              </w:rPr>
            </w:pPr>
            <w:del w:id="4785" w:author="Fnu, Sonam" w:date="2019-11-27T19:17:00Z">
              <w:r w:rsidRPr="00064254" w:rsidDel="00737460">
                <w:rPr>
                  <w:rFonts w:ascii="Calibri" w:hAnsi="Calibri"/>
                  <w:u w:val="single"/>
                </w:rPr>
                <w:delText>Alternative 2 –Customer choose to unsubscribe to a notification:</w:delText>
              </w:r>
            </w:del>
          </w:p>
          <w:p w14:paraId="4EBF6D4C" w14:textId="16B2B7CB" w:rsidR="00BB158C" w:rsidRPr="00064254" w:rsidDel="00737460" w:rsidRDefault="00BB158C" w:rsidP="00266B92">
            <w:pPr>
              <w:pStyle w:val="ListParagraph"/>
              <w:numPr>
                <w:ilvl w:val="0"/>
                <w:numId w:val="79"/>
              </w:numPr>
              <w:rPr>
                <w:del w:id="4786" w:author="Fnu, Sonam" w:date="2019-11-27T19:17:00Z"/>
                <w:rFonts w:ascii="Calibri" w:hAnsi="Calibri"/>
                <w:color w:val="548DD4" w:themeColor="text2" w:themeTint="99"/>
              </w:rPr>
            </w:pPr>
            <w:del w:id="4787" w:author="Fnu, Sonam" w:date="2019-11-27T19:17:00Z">
              <w:r w:rsidRPr="00064254" w:rsidDel="00737460">
                <w:rPr>
                  <w:rFonts w:ascii="Calibri" w:hAnsi="Calibri"/>
                  <w:color w:val="548DD4" w:themeColor="text2" w:themeTint="99"/>
                </w:rPr>
                <w:delText>Customer uncheck subscribe option for a certain notification</w:delText>
              </w:r>
            </w:del>
          </w:p>
          <w:p w14:paraId="20D0E549" w14:textId="2BC679E4" w:rsidR="00BB158C" w:rsidRPr="00064254" w:rsidDel="00737460" w:rsidRDefault="00BB158C" w:rsidP="00266B92">
            <w:pPr>
              <w:pStyle w:val="ListParagraph"/>
              <w:numPr>
                <w:ilvl w:val="0"/>
                <w:numId w:val="79"/>
              </w:numPr>
              <w:rPr>
                <w:del w:id="4788" w:author="Fnu, Sonam" w:date="2019-11-27T19:17:00Z"/>
                <w:rFonts w:ascii="Calibri" w:hAnsi="Calibri"/>
                <w:color w:val="548DD4" w:themeColor="text2" w:themeTint="99"/>
              </w:rPr>
            </w:pPr>
            <w:del w:id="4789" w:author="Fnu, Sonam" w:date="2019-11-27T19:17:00Z">
              <w:r w:rsidRPr="00064254" w:rsidDel="00737460">
                <w:rPr>
                  <w:rFonts w:ascii="Calibri" w:hAnsi="Calibri"/>
                  <w:color w:val="548DD4" w:themeColor="text2" w:themeTint="99"/>
                </w:rPr>
                <w:delText xml:space="preserve">The system uncheck and dim all correspondents methods </w:delText>
              </w:r>
            </w:del>
          </w:p>
          <w:p w14:paraId="08F8F1D9" w14:textId="2064E4AB" w:rsidR="00BB158C" w:rsidRPr="00064254" w:rsidDel="00737460" w:rsidRDefault="00BB158C" w:rsidP="00266B92">
            <w:pPr>
              <w:pStyle w:val="ListParagraph"/>
              <w:numPr>
                <w:ilvl w:val="0"/>
                <w:numId w:val="79"/>
              </w:numPr>
              <w:rPr>
                <w:del w:id="4790" w:author="Fnu, Sonam" w:date="2019-11-27T19:17:00Z"/>
                <w:rFonts w:ascii="Calibri" w:hAnsi="Calibri"/>
                <w:color w:val="548DD4" w:themeColor="text2" w:themeTint="99"/>
              </w:rPr>
            </w:pPr>
            <w:del w:id="4791" w:author="Fnu, Sonam" w:date="2019-11-27T19:17:00Z">
              <w:r w:rsidRPr="00064254" w:rsidDel="00737460">
                <w:rPr>
                  <w:rFonts w:ascii="Calibri" w:hAnsi="Calibri"/>
                  <w:color w:val="548DD4" w:themeColor="text2" w:themeTint="99"/>
                </w:rPr>
                <w:delText>Customer click submit</w:delText>
              </w:r>
            </w:del>
          </w:p>
          <w:p w14:paraId="5162BA84" w14:textId="348D34F9" w:rsidR="00BB158C" w:rsidRPr="00064254" w:rsidDel="00737460" w:rsidRDefault="00BB158C" w:rsidP="00266B92">
            <w:pPr>
              <w:pStyle w:val="ListParagraph"/>
              <w:numPr>
                <w:ilvl w:val="0"/>
                <w:numId w:val="79"/>
              </w:numPr>
              <w:rPr>
                <w:del w:id="4792" w:author="Fnu, Sonam" w:date="2019-11-27T19:17:00Z"/>
                <w:rFonts w:ascii="Calibri" w:hAnsi="Calibri"/>
                <w:color w:val="548DD4" w:themeColor="text2" w:themeTint="99"/>
              </w:rPr>
            </w:pPr>
            <w:del w:id="4793" w:author="Fnu, Sonam" w:date="2019-11-27T19:17:00Z">
              <w:r w:rsidRPr="00064254" w:rsidDel="00737460">
                <w:rPr>
                  <w:rFonts w:ascii="Calibri" w:hAnsi="Calibri"/>
                  <w:color w:val="548DD4" w:themeColor="text2" w:themeTint="99"/>
                </w:rPr>
                <w:delText>The system will validate:</w:delText>
              </w:r>
            </w:del>
          </w:p>
          <w:p w14:paraId="539A4BFE" w14:textId="310275D3" w:rsidR="00BB158C" w:rsidRPr="00064254" w:rsidDel="00737460" w:rsidRDefault="00BB158C" w:rsidP="00266B92">
            <w:pPr>
              <w:pStyle w:val="ListParagraph"/>
              <w:numPr>
                <w:ilvl w:val="1"/>
                <w:numId w:val="79"/>
              </w:numPr>
              <w:rPr>
                <w:del w:id="4794" w:author="Fnu, Sonam" w:date="2019-11-27T19:17:00Z"/>
                <w:rFonts w:ascii="Calibri" w:hAnsi="Calibri"/>
                <w:color w:val="548DD4" w:themeColor="text2" w:themeTint="99"/>
              </w:rPr>
            </w:pPr>
            <w:del w:id="4795" w:author="Fnu, Sonam" w:date="2019-11-27T19:17:00Z">
              <w:r w:rsidRPr="00064254" w:rsidDel="00737460">
                <w:rPr>
                  <w:rFonts w:ascii="Calibri" w:hAnsi="Calibri"/>
                  <w:color w:val="548DD4" w:themeColor="text2" w:themeTint="99"/>
                </w:rPr>
                <w:delText>Each subscribed notification, should have at least one notification method selected</w:delText>
              </w:r>
            </w:del>
          </w:p>
          <w:p w14:paraId="61623AA5" w14:textId="2907783A" w:rsidR="00BB158C" w:rsidRPr="00064254" w:rsidDel="00737460" w:rsidRDefault="00BB158C" w:rsidP="00266B92">
            <w:pPr>
              <w:pStyle w:val="ListParagraph"/>
              <w:numPr>
                <w:ilvl w:val="1"/>
                <w:numId w:val="79"/>
              </w:numPr>
              <w:rPr>
                <w:del w:id="4796" w:author="Fnu, Sonam" w:date="2019-11-27T19:17:00Z"/>
                <w:rFonts w:ascii="Calibri" w:hAnsi="Calibri"/>
                <w:color w:val="548DD4" w:themeColor="text2" w:themeTint="99"/>
              </w:rPr>
            </w:pPr>
            <w:del w:id="4797" w:author="Fnu, Sonam" w:date="2019-11-27T19:17:00Z">
              <w:r w:rsidRPr="00064254" w:rsidDel="00737460">
                <w:rPr>
                  <w:rFonts w:ascii="Calibri" w:hAnsi="Calibri"/>
                  <w:color w:val="548DD4" w:themeColor="text2" w:themeTint="99"/>
                </w:rPr>
                <w:delText>For corporate, any notification, if Net method selected, send to mail should be not empty</w:delText>
              </w:r>
            </w:del>
          </w:p>
          <w:p w14:paraId="1070B0F3" w14:textId="61BE5252" w:rsidR="00BB158C" w:rsidRPr="00064254" w:rsidDel="00737460" w:rsidRDefault="00BB158C" w:rsidP="00266B92">
            <w:pPr>
              <w:pStyle w:val="ListParagraph"/>
              <w:numPr>
                <w:ilvl w:val="0"/>
                <w:numId w:val="79"/>
              </w:numPr>
              <w:rPr>
                <w:del w:id="4798" w:author="Fnu, Sonam" w:date="2019-11-27T19:17:00Z"/>
                <w:rFonts w:ascii="Calibri" w:hAnsi="Calibri"/>
                <w:color w:val="548DD4" w:themeColor="text2" w:themeTint="99"/>
              </w:rPr>
            </w:pPr>
            <w:del w:id="4799" w:author="Fnu, Sonam" w:date="2019-11-27T19:17:00Z">
              <w:r w:rsidRPr="00064254" w:rsidDel="00737460">
                <w:rPr>
                  <w:rFonts w:ascii="Calibri" w:hAnsi="Calibri"/>
                  <w:color w:val="548DD4" w:themeColor="text2" w:themeTint="99"/>
                </w:rPr>
                <w:delText>The system will update notification setup</w:delText>
              </w:r>
            </w:del>
          </w:p>
          <w:p w14:paraId="4E41080F" w14:textId="5D690D8C" w:rsidR="00BB158C" w:rsidRPr="00064254" w:rsidDel="00737460" w:rsidRDefault="00BB158C" w:rsidP="00266B92">
            <w:pPr>
              <w:pStyle w:val="ListParagraph"/>
              <w:rPr>
                <w:del w:id="4800" w:author="Fnu, Sonam" w:date="2019-11-27T19:17:00Z"/>
                <w:rFonts w:ascii="Calibri" w:hAnsi="Calibri"/>
                <w:color w:val="548DD4" w:themeColor="text2" w:themeTint="99"/>
              </w:rPr>
            </w:pPr>
          </w:p>
          <w:p w14:paraId="2FDF009D" w14:textId="3EE07955" w:rsidR="00BB158C" w:rsidRPr="00064254" w:rsidDel="00737460" w:rsidRDefault="00BB158C" w:rsidP="00266B92">
            <w:pPr>
              <w:rPr>
                <w:del w:id="4801" w:author="Fnu, Sonam" w:date="2019-11-27T19:17:00Z"/>
                <w:rFonts w:ascii="Calibri" w:hAnsi="Calibri"/>
                <w:u w:val="single"/>
              </w:rPr>
            </w:pPr>
            <w:del w:id="4802" w:author="Fnu, Sonam" w:date="2019-11-27T19:17:00Z">
              <w:r w:rsidRPr="00064254" w:rsidDel="00737460">
                <w:rPr>
                  <w:rFonts w:ascii="Calibri" w:hAnsi="Calibri"/>
                  <w:u w:val="single"/>
                </w:rPr>
                <w:delText>Alternative 3 –Customer add/remove notification method to subscribed notification:</w:delText>
              </w:r>
            </w:del>
          </w:p>
          <w:p w14:paraId="192766B9" w14:textId="66761BDA" w:rsidR="00BB158C" w:rsidRPr="00064254" w:rsidDel="00737460" w:rsidRDefault="00BB158C" w:rsidP="00266B92">
            <w:pPr>
              <w:pStyle w:val="ListParagraph"/>
              <w:numPr>
                <w:ilvl w:val="0"/>
                <w:numId w:val="80"/>
              </w:numPr>
              <w:rPr>
                <w:del w:id="4803" w:author="Fnu, Sonam" w:date="2019-11-27T19:17:00Z"/>
                <w:rFonts w:ascii="Calibri" w:hAnsi="Calibri"/>
                <w:color w:val="548DD4" w:themeColor="text2" w:themeTint="99"/>
              </w:rPr>
            </w:pPr>
            <w:del w:id="4804" w:author="Fnu, Sonam" w:date="2019-11-27T19:17:00Z">
              <w:r w:rsidRPr="00064254" w:rsidDel="00737460">
                <w:rPr>
                  <w:rFonts w:ascii="Calibri" w:hAnsi="Calibri"/>
                  <w:color w:val="548DD4" w:themeColor="text2" w:themeTint="99"/>
                </w:rPr>
                <w:delText>Customer check/uncheck a notification method, for a subscribed notification</w:delText>
              </w:r>
            </w:del>
          </w:p>
          <w:p w14:paraId="179C78F6" w14:textId="0ADF36D1" w:rsidR="00BB158C" w:rsidRPr="00064254" w:rsidDel="00737460" w:rsidRDefault="00BB158C" w:rsidP="00266B92">
            <w:pPr>
              <w:pStyle w:val="ListParagraph"/>
              <w:numPr>
                <w:ilvl w:val="0"/>
                <w:numId w:val="80"/>
              </w:numPr>
              <w:rPr>
                <w:del w:id="4805" w:author="Fnu, Sonam" w:date="2019-11-27T19:17:00Z"/>
                <w:rFonts w:ascii="Calibri" w:hAnsi="Calibri"/>
                <w:color w:val="548DD4" w:themeColor="text2" w:themeTint="99"/>
              </w:rPr>
            </w:pPr>
            <w:del w:id="4806" w:author="Fnu, Sonam" w:date="2019-11-27T19:17:00Z">
              <w:r w:rsidRPr="00064254" w:rsidDel="00737460">
                <w:rPr>
                  <w:rFonts w:ascii="Calibri" w:hAnsi="Calibri"/>
                  <w:color w:val="548DD4" w:themeColor="text2" w:themeTint="99"/>
                </w:rPr>
                <w:delText>Customer click submit</w:delText>
              </w:r>
            </w:del>
          </w:p>
          <w:p w14:paraId="68D94038" w14:textId="2313DFC7" w:rsidR="00BB158C" w:rsidRPr="00064254" w:rsidDel="00737460" w:rsidRDefault="00BB158C" w:rsidP="00266B92">
            <w:pPr>
              <w:pStyle w:val="ListParagraph"/>
              <w:numPr>
                <w:ilvl w:val="0"/>
                <w:numId w:val="80"/>
              </w:numPr>
              <w:rPr>
                <w:del w:id="4807" w:author="Fnu, Sonam" w:date="2019-11-27T19:17:00Z"/>
                <w:rFonts w:ascii="Calibri" w:hAnsi="Calibri"/>
                <w:color w:val="548DD4" w:themeColor="text2" w:themeTint="99"/>
              </w:rPr>
            </w:pPr>
            <w:del w:id="4808" w:author="Fnu, Sonam" w:date="2019-11-27T19:17:00Z">
              <w:r w:rsidRPr="00064254" w:rsidDel="00737460">
                <w:rPr>
                  <w:rFonts w:ascii="Calibri" w:hAnsi="Calibri"/>
                  <w:color w:val="548DD4" w:themeColor="text2" w:themeTint="99"/>
                </w:rPr>
                <w:delText>The system will validate:</w:delText>
              </w:r>
            </w:del>
          </w:p>
          <w:p w14:paraId="71818FCA" w14:textId="6526CABB" w:rsidR="00BB158C" w:rsidRPr="00064254" w:rsidDel="00737460" w:rsidRDefault="00BB158C" w:rsidP="00266B92">
            <w:pPr>
              <w:pStyle w:val="ListParagraph"/>
              <w:numPr>
                <w:ilvl w:val="1"/>
                <w:numId w:val="80"/>
              </w:numPr>
              <w:rPr>
                <w:del w:id="4809" w:author="Fnu, Sonam" w:date="2019-11-27T19:17:00Z"/>
                <w:rFonts w:ascii="Calibri" w:hAnsi="Calibri"/>
                <w:color w:val="548DD4" w:themeColor="text2" w:themeTint="99"/>
              </w:rPr>
            </w:pPr>
            <w:del w:id="4810" w:author="Fnu, Sonam" w:date="2019-11-27T19:17:00Z">
              <w:r w:rsidRPr="00064254" w:rsidDel="00737460">
                <w:rPr>
                  <w:rFonts w:ascii="Calibri" w:hAnsi="Calibri"/>
                  <w:color w:val="548DD4" w:themeColor="text2" w:themeTint="99"/>
                </w:rPr>
                <w:delText>Each subscribed notification, should have at least one notification method selected</w:delText>
              </w:r>
            </w:del>
          </w:p>
          <w:p w14:paraId="1276245C" w14:textId="105E3232" w:rsidR="00BB158C" w:rsidRPr="00064254" w:rsidDel="00737460" w:rsidRDefault="00BB158C" w:rsidP="00266B92">
            <w:pPr>
              <w:pStyle w:val="ListParagraph"/>
              <w:numPr>
                <w:ilvl w:val="1"/>
                <w:numId w:val="80"/>
              </w:numPr>
              <w:rPr>
                <w:del w:id="4811" w:author="Fnu, Sonam" w:date="2019-11-27T19:17:00Z"/>
                <w:rFonts w:ascii="Calibri" w:hAnsi="Calibri"/>
                <w:color w:val="548DD4" w:themeColor="text2" w:themeTint="99"/>
              </w:rPr>
            </w:pPr>
            <w:del w:id="4812" w:author="Fnu, Sonam" w:date="2019-11-27T19:17:00Z">
              <w:r w:rsidRPr="00064254" w:rsidDel="00737460">
                <w:rPr>
                  <w:rFonts w:ascii="Calibri" w:hAnsi="Calibri"/>
                  <w:color w:val="548DD4" w:themeColor="text2" w:themeTint="99"/>
                </w:rPr>
                <w:delText>For corporate, any notification, if Net method selected, send to mail should be not empty</w:delText>
              </w:r>
            </w:del>
          </w:p>
          <w:p w14:paraId="595D8728" w14:textId="2697521C" w:rsidR="00BB158C" w:rsidRPr="00064254" w:rsidDel="00737460" w:rsidRDefault="00BB158C" w:rsidP="00266B92">
            <w:pPr>
              <w:pStyle w:val="ListParagraph"/>
              <w:numPr>
                <w:ilvl w:val="0"/>
                <w:numId w:val="80"/>
              </w:numPr>
              <w:rPr>
                <w:del w:id="4813" w:author="Fnu, Sonam" w:date="2019-11-27T19:17:00Z"/>
                <w:rFonts w:ascii="Calibri" w:hAnsi="Calibri"/>
                <w:color w:val="548DD4" w:themeColor="text2" w:themeTint="99"/>
              </w:rPr>
            </w:pPr>
            <w:del w:id="4814" w:author="Fnu, Sonam" w:date="2019-11-27T19:17:00Z">
              <w:r w:rsidRPr="00064254" w:rsidDel="00737460">
                <w:rPr>
                  <w:rFonts w:ascii="Calibri" w:hAnsi="Calibri"/>
                  <w:color w:val="548DD4" w:themeColor="text2" w:themeTint="99"/>
                </w:rPr>
                <w:delText>The system will update notification setup</w:delText>
              </w:r>
            </w:del>
          </w:p>
          <w:p w14:paraId="7416EA09" w14:textId="1635C7C7" w:rsidR="00BB158C" w:rsidRPr="00064254" w:rsidDel="00737460" w:rsidRDefault="00BB158C" w:rsidP="00266B92">
            <w:pPr>
              <w:rPr>
                <w:del w:id="4815" w:author="Fnu, Sonam" w:date="2019-11-27T19:17:00Z"/>
                <w:rFonts w:ascii="Calibri" w:hAnsi="Calibri"/>
              </w:rPr>
            </w:pPr>
          </w:p>
        </w:tc>
      </w:tr>
    </w:tbl>
    <w:p w14:paraId="370605CF" w14:textId="68143500" w:rsidR="00BB158C" w:rsidRPr="00064254" w:rsidDel="00737460" w:rsidRDefault="00BB158C" w:rsidP="00BB158C">
      <w:pPr>
        <w:ind w:left="1440"/>
        <w:rPr>
          <w:del w:id="4816" w:author="Fnu, Sonam" w:date="2019-11-27T19:17:00Z"/>
          <w:rFonts w:ascii="Calibri" w:hAnsi="Calibri"/>
          <w:u w:val="single"/>
        </w:rPr>
      </w:pPr>
    </w:p>
    <w:tbl>
      <w:tblPr>
        <w:tblStyle w:val="TableGrid"/>
        <w:tblW w:w="9288" w:type="dxa"/>
        <w:tblInd w:w="607" w:type="dxa"/>
        <w:tblLook w:val="04A0" w:firstRow="1" w:lastRow="0" w:firstColumn="1" w:lastColumn="0" w:noHBand="0" w:noVBand="1"/>
      </w:tblPr>
      <w:tblGrid>
        <w:gridCol w:w="9288"/>
      </w:tblGrid>
      <w:tr w:rsidR="00BB158C" w:rsidRPr="00012DAF" w:rsidDel="00737460" w14:paraId="46D6CF70" w14:textId="7C21B11A" w:rsidTr="00266B92">
        <w:trPr>
          <w:trHeight w:val="1438"/>
          <w:del w:id="4817" w:author="Fnu, Sonam" w:date="2019-11-27T19:17:00Z"/>
        </w:trPr>
        <w:tc>
          <w:tcPr>
            <w:tcW w:w="9288" w:type="dxa"/>
            <w:shd w:val="clear" w:color="auto" w:fill="DBE5F1" w:themeFill="accent1" w:themeFillTint="33"/>
          </w:tcPr>
          <w:p w14:paraId="7D19A65E" w14:textId="09E3640B" w:rsidR="00BB158C" w:rsidRPr="00064254" w:rsidDel="00737460" w:rsidRDefault="00BB158C" w:rsidP="00266B92">
            <w:pPr>
              <w:pStyle w:val="ListParagraph"/>
              <w:ind w:left="0"/>
              <w:rPr>
                <w:del w:id="4818" w:author="Fnu, Sonam" w:date="2019-11-27T19:17:00Z"/>
                <w:rFonts w:ascii="Calibri" w:hAnsi="Calibri"/>
                <w:b/>
                <w:bCs/>
                <w:color w:val="FF0000"/>
              </w:rPr>
            </w:pPr>
            <w:del w:id="4819" w:author="Fnu, Sonam" w:date="2019-11-27T19:17:00Z">
              <w:r w:rsidRPr="00064254" w:rsidDel="00737460">
                <w:rPr>
                  <w:rFonts w:ascii="Calibri" w:hAnsi="Calibri"/>
                  <w:b/>
                  <w:bCs/>
                  <w:color w:val="FF0000"/>
                </w:rPr>
                <w:delText>Design tips:</w:delText>
              </w:r>
            </w:del>
          </w:p>
          <w:p w14:paraId="5C1071FC" w14:textId="20FED79E" w:rsidR="00BB158C" w:rsidRPr="00064254" w:rsidDel="00737460" w:rsidRDefault="00BB158C" w:rsidP="00266B92">
            <w:pPr>
              <w:pStyle w:val="ListParagraph"/>
              <w:numPr>
                <w:ilvl w:val="0"/>
                <w:numId w:val="27"/>
              </w:numPr>
              <w:rPr>
                <w:del w:id="4820" w:author="Fnu, Sonam" w:date="2019-11-27T19:17:00Z"/>
                <w:rFonts w:ascii="Calibri" w:hAnsi="Calibri"/>
              </w:rPr>
            </w:pPr>
            <w:del w:id="4821" w:author="Fnu, Sonam" w:date="2019-11-27T19:17:00Z">
              <w:r w:rsidRPr="00064254" w:rsidDel="00737460">
                <w:rPr>
                  <w:rFonts w:ascii="Calibri" w:hAnsi="Calibri"/>
                </w:rPr>
                <w:delText xml:space="preserve">When customer access this module, the system retrieve notifications from table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rPr>
                <w:delText>BANK_NOTIFICATIONS</w:delText>
              </w:r>
              <w:r w:rsidR="006B2592" w:rsidDel="00737460">
                <w:rPr>
                  <w:rStyle w:val="Hyperlink"/>
                  <w:rFonts w:ascii="Calibri" w:hAnsi="Calibri"/>
                </w:rPr>
                <w:fldChar w:fldCharType="end"/>
              </w:r>
              <w:r w:rsidRPr="00064254" w:rsidDel="00737460">
                <w:rPr>
                  <w:rFonts w:ascii="Calibri" w:hAnsi="Calibri"/>
                </w:rPr>
                <w:delText xml:space="preserve"> where:</w:delText>
              </w:r>
            </w:del>
          </w:p>
          <w:p w14:paraId="63703E9C" w14:textId="094B3380" w:rsidR="009F0F8C" w:rsidRPr="00064254" w:rsidDel="00737460" w:rsidRDefault="009F0F8C" w:rsidP="009F0F8C">
            <w:pPr>
              <w:pStyle w:val="ListParagraph"/>
              <w:numPr>
                <w:ilvl w:val="1"/>
                <w:numId w:val="27"/>
              </w:numPr>
              <w:rPr>
                <w:del w:id="4822" w:author="Fnu, Sonam" w:date="2019-11-27T19:17:00Z"/>
                <w:rFonts w:ascii="Calibri" w:hAnsi="Calibri"/>
              </w:rPr>
            </w:pPr>
            <w:del w:id="4823" w:author="Fnu, Sonam" w:date="2019-11-27T19:17: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=cw</w:delText>
              </w:r>
            </w:del>
          </w:p>
          <w:p w14:paraId="641EC6F4" w14:textId="29D2C671" w:rsidR="009F0F8C" w:rsidRPr="00064254" w:rsidDel="00737460" w:rsidRDefault="009F0F8C">
            <w:pPr>
              <w:pStyle w:val="ListParagraph"/>
              <w:numPr>
                <w:ilvl w:val="1"/>
                <w:numId w:val="27"/>
              </w:numPr>
              <w:rPr>
                <w:del w:id="4824" w:author="Fnu, Sonam" w:date="2019-11-27T19:17:00Z"/>
                <w:rFonts w:ascii="Calibri" w:hAnsi="Calibri"/>
              </w:rPr>
            </w:pPr>
            <w:del w:id="4825" w:author="Fnu, Sonam" w:date="2019-11-27T19:17:00Z">
              <w:r w:rsidRPr="00064254" w:rsidDel="00737460">
                <w:rPr>
                  <w:rFonts w:ascii="Calibri" w:hAnsi="Calibri"/>
                </w:rPr>
                <w:delText>IS_ACCOUNT_RELATED=0</w:delText>
              </w:r>
            </w:del>
          </w:p>
          <w:p w14:paraId="0BC36825" w14:textId="6EC72D28" w:rsidR="009F0F8C" w:rsidRPr="00064254" w:rsidDel="00737460" w:rsidRDefault="009F0F8C" w:rsidP="009F0F8C">
            <w:pPr>
              <w:pStyle w:val="ListParagraph"/>
              <w:numPr>
                <w:ilvl w:val="1"/>
                <w:numId w:val="27"/>
              </w:numPr>
              <w:rPr>
                <w:del w:id="4826" w:author="Fnu, Sonam" w:date="2019-11-27T19:17:00Z"/>
                <w:rFonts w:ascii="Calibri" w:hAnsi="Calibri"/>
              </w:rPr>
            </w:pPr>
            <w:del w:id="4827" w:author="Fnu, Sonam" w:date="2019-11-27T19:17:00Z">
              <w:r w:rsidRPr="00064254" w:rsidDel="00737460">
                <w:rPr>
                  <w:rFonts w:ascii="Calibri" w:hAnsi="Calibri"/>
                </w:rPr>
                <w:delText>FUNCTION_ID in [list of all functions in customer role or null function id]</w:delText>
              </w:r>
            </w:del>
          </w:p>
          <w:p w14:paraId="1D407E2B" w14:textId="6A1C540F" w:rsidR="009F0F8C" w:rsidRPr="00064254" w:rsidDel="00737460" w:rsidRDefault="009F0F8C" w:rsidP="00064254">
            <w:pPr>
              <w:pStyle w:val="ListParagraph"/>
              <w:ind w:left="1440"/>
              <w:rPr>
                <w:del w:id="4828" w:author="Fnu, Sonam" w:date="2019-11-27T19:17:00Z"/>
                <w:rFonts w:ascii="Calibri" w:hAnsi="Calibri"/>
              </w:rPr>
            </w:pPr>
          </w:p>
          <w:p w14:paraId="43FBDF89" w14:textId="5BD1BF74" w:rsidR="00BB158C" w:rsidRPr="00064254" w:rsidDel="00737460" w:rsidRDefault="00BB158C" w:rsidP="00266B92">
            <w:pPr>
              <w:pStyle w:val="ListParagraph"/>
              <w:rPr>
                <w:del w:id="4829" w:author="Fnu, Sonam" w:date="2019-11-27T19:17:00Z"/>
                <w:rFonts w:ascii="Calibri" w:hAnsi="Calibri"/>
              </w:rPr>
            </w:pPr>
          </w:p>
          <w:p w14:paraId="30BB5CAB" w14:textId="00ED54E5" w:rsidR="00BB158C" w:rsidRPr="00064254" w:rsidDel="00737460" w:rsidRDefault="00BB158C" w:rsidP="00266B92">
            <w:pPr>
              <w:pStyle w:val="ListParagraph"/>
              <w:numPr>
                <w:ilvl w:val="0"/>
                <w:numId w:val="27"/>
              </w:numPr>
              <w:tabs>
                <w:tab w:val="left" w:pos="2610"/>
                <w:tab w:val="left" w:pos="2880"/>
              </w:tabs>
              <w:spacing w:before="240"/>
              <w:rPr>
                <w:del w:id="4830" w:author="Fnu, Sonam" w:date="2019-11-27T19:17:00Z"/>
                <w:rFonts w:ascii="Calibri" w:hAnsi="Calibri"/>
              </w:rPr>
            </w:pPr>
            <w:del w:id="4831" w:author="Fnu, Sonam" w:date="2019-11-27T19:17:00Z">
              <w:r w:rsidRPr="00064254" w:rsidDel="00737460">
                <w:rPr>
                  <w:rFonts w:ascii="Calibri" w:hAnsi="Calibri"/>
                </w:rPr>
                <w:delText xml:space="preserve">Then For each notification, The system retrieves the current selected methods for each notification from tables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rPr>
                <w:delText>NOTIFICATIONS_SETUP</w:delText>
              </w:r>
              <w:r w:rsidR="006B2592" w:rsidDel="00737460">
                <w:rPr>
                  <w:rStyle w:val="Hyperlink"/>
                  <w:rFonts w:ascii="Calibri" w:hAnsi="Calibri"/>
                </w:rPr>
                <w:fldChar w:fldCharType="end"/>
              </w:r>
            </w:del>
          </w:p>
          <w:p w14:paraId="1EDED40E" w14:textId="2BDE9602" w:rsidR="00BB158C" w:rsidRPr="00064254" w:rsidDel="00737460" w:rsidRDefault="00BB158C" w:rsidP="00266B92">
            <w:pPr>
              <w:pStyle w:val="ListParagraph"/>
              <w:rPr>
                <w:del w:id="4832" w:author="Fnu, Sonam" w:date="2019-11-27T19:17:00Z"/>
                <w:rFonts w:ascii="Calibri" w:hAnsi="Calibri"/>
              </w:rPr>
            </w:pPr>
          </w:p>
          <w:p w14:paraId="6579DEF2" w14:textId="0DFEC62E" w:rsidR="00BB158C" w:rsidRPr="00064254" w:rsidDel="00737460" w:rsidRDefault="00BB158C" w:rsidP="00266B92">
            <w:pPr>
              <w:pStyle w:val="ListParagraph"/>
              <w:numPr>
                <w:ilvl w:val="1"/>
                <w:numId w:val="27"/>
              </w:numPr>
              <w:rPr>
                <w:del w:id="4833" w:author="Fnu, Sonam" w:date="2019-11-27T19:17:00Z"/>
                <w:rFonts w:ascii="Calibri" w:hAnsi="Calibri"/>
              </w:rPr>
            </w:pPr>
            <w:del w:id="4834" w:author="Fnu, Sonam" w:date="2019-11-27T19:17:00Z">
              <w:r w:rsidRPr="00064254" w:rsidDel="00737460">
                <w:rPr>
                  <w:rFonts w:ascii="Calibri" w:hAnsi="Calibri"/>
                </w:rPr>
                <w:delText>NOTIFICATION_ID=[current notification id]</w:delText>
              </w:r>
            </w:del>
          </w:p>
          <w:p w14:paraId="0F6ADD28" w14:textId="27ECED34" w:rsidR="00BB158C" w:rsidRPr="00064254" w:rsidDel="00737460" w:rsidRDefault="00BB158C" w:rsidP="00266B92">
            <w:pPr>
              <w:pStyle w:val="ListParagraph"/>
              <w:numPr>
                <w:ilvl w:val="1"/>
                <w:numId w:val="27"/>
              </w:numPr>
              <w:rPr>
                <w:del w:id="4835" w:author="Fnu, Sonam" w:date="2019-11-27T19:17:00Z"/>
                <w:rFonts w:ascii="Calibri" w:hAnsi="Calibri"/>
              </w:rPr>
            </w:pPr>
            <w:del w:id="4836" w:author="Fnu, Sonam" w:date="2019-11-27T19:17:00Z">
              <w:r w:rsidRPr="00064254" w:rsidDel="00737460">
                <w:rPr>
                  <w:rFonts w:ascii="Calibri" w:hAnsi="Calibri"/>
                </w:rPr>
                <w:delText>CORPORATE_ID=[current corporate id]</w:delText>
              </w:r>
            </w:del>
          </w:p>
          <w:p w14:paraId="11B308F2" w14:textId="4754ABC9" w:rsidR="00BB158C" w:rsidRPr="00064254" w:rsidDel="00737460" w:rsidRDefault="00BB158C" w:rsidP="00266B92">
            <w:pPr>
              <w:pStyle w:val="ListParagraph"/>
              <w:tabs>
                <w:tab w:val="left" w:pos="2610"/>
                <w:tab w:val="left" w:pos="2880"/>
              </w:tabs>
              <w:spacing w:before="240"/>
              <w:rPr>
                <w:del w:id="4837" w:author="Fnu, Sonam" w:date="2019-11-27T19:17:00Z"/>
                <w:rFonts w:ascii="Calibri" w:hAnsi="Calibri"/>
              </w:rPr>
            </w:pPr>
          </w:p>
          <w:p w14:paraId="1C6AF559" w14:textId="107A409F" w:rsidR="00BB158C" w:rsidRPr="00064254" w:rsidDel="00737460" w:rsidRDefault="00BB158C" w:rsidP="00266B92">
            <w:pPr>
              <w:pStyle w:val="ListParagraph"/>
              <w:numPr>
                <w:ilvl w:val="0"/>
                <w:numId w:val="27"/>
              </w:numPr>
              <w:tabs>
                <w:tab w:val="left" w:pos="2610"/>
                <w:tab w:val="left" w:pos="2880"/>
              </w:tabs>
              <w:spacing w:before="240"/>
              <w:rPr>
                <w:del w:id="4838" w:author="Fnu, Sonam" w:date="2019-11-27T19:17:00Z"/>
                <w:rFonts w:ascii="Calibri" w:hAnsi="Calibri"/>
              </w:rPr>
            </w:pPr>
            <w:del w:id="4839" w:author="Fnu, Sonam" w:date="2019-11-27T19:17:00Z">
              <w:r w:rsidRPr="00064254" w:rsidDel="00737460">
                <w:rPr>
                  <w:rFonts w:ascii="Calibri" w:hAnsi="Calibri"/>
                </w:rPr>
                <w:delText xml:space="preserve">The system will populate the notification setup to the screen, but for notifications that doesn’t have setup in table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NOTIFICATIONS_</w:delText>
              </w:r>
              <w:r w:rsidRPr="00064254" w:rsidDel="00737460">
                <w:rPr>
                  <w:rStyle w:val="Hyperlink"/>
                  <w:rFonts w:ascii="Calibri" w:hAnsi="Calibri"/>
                  <w:b/>
                  <w:bCs/>
                </w:rPr>
                <w:delText>SETUP</w:delText>
              </w:r>
              <w:r w:rsidR="006B2592" w:rsidDel="00737460">
                <w:rPr>
                  <w:rStyle w:val="Hyperlink"/>
                  <w:rFonts w:ascii="Calibri" w:hAnsi="Calibri"/>
                  <w:b/>
                  <w:bCs/>
                </w:rPr>
                <w:fldChar w:fldCharType="end"/>
              </w:r>
              <w:r w:rsidRPr="00064254" w:rsidDel="00737460">
                <w:rPr>
                  <w:rFonts w:ascii="Calibri" w:hAnsi="Calibri" w:cs="Arial"/>
                  <w:b/>
                  <w:bCs/>
                  <w:color w:val="000000"/>
                  <w:sz w:val="16"/>
                  <w:szCs w:val="16"/>
                </w:rPr>
                <w:delText xml:space="preserve"> </w:delText>
              </w:r>
              <w:r w:rsidRPr="00064254" w:rsidDel="00737460">
                <w:rPr>
                  <w:rFonts w:ascii="Calibri" w:hAnsi="Calibri"/>
                </w:rPr>
                <w:delText>it will be populated as below:</w:delText>
              </w:r>
            </w:del>
          </w:p>
          <w:p w14:paraId="4E530B1B" w14:textId="0C1B5ADE" w:rsidR="00BB158C" w:rsidRPr="00064254" w:rsidDel="00737460" w:rsidRDefault="00BB158C" w:rsidP="00266B92">
            <w:pPr>
              <w:pStyle w:val="ListParagraph"/>
              <w:numPr>
                <w:ilvl w:val="1"/>
                <w:numId w:val="27"/>
              </w:numPr>
              <w:tabs>
                <w:tab w:val="left" w:pos="2610"/>
                <w:tab w:val="left" w:pos="2880"/>
              </w:tabs>
              <w:spacing w:before="240"/>
              <w:rPr>
                <w:del w:id="4840" w:author="Fnu, Sonam" w:date="2019-11-27T19:17:00Z"/>
                <w:rFonts w:ascii="Calibri" w:hAnsi="Calibri"/>
              </w:rPr>
            </w:pPr>
            <w:del w:id="4841" w:author="Fnu, Sonam" w:date="2019-11-27T19:17:00Z">
              <w:r w:rsidRPr="00064254" w:rsidDel="00737460">
                <w:rPr>
                  <w:rFonts w:ascii="Calibri" w:hAnsi="Calibri"/>
                </w:rPr>
                <w:delText>Subscribe checkbox: subscription checkbox will be unchecked and undimmed</w:delText>
              </w:r>
            </w:del>
          </w:p>
          <w:p w14:paraId="62DDF85A" w14:textId="1079B2BF" w:rsidR="00BB158C" w:rsidRPr="00064254" w:rsidDel="00737460" w:rsidRDefault="00BB158C" w:rsidP="00266B92">
            <w:pPr>
              <w:pStyle w:val="ListParagraph"/>
              <w:tabs>
                <w:tab w:val="left" w:pos="2610"/>
                <w:tab w:val="left" w:pos="2880"/>
              </w:tabs>
              <w:spacing w:before="240"/>
              <w:ind w:left="2160"/>
              <w:rPr>
                <w:del w:id="4842" w:author="Fnu, Sonam" w:date="2019-11-27T19:17:00Z"/>
                <w:rFonts w:ascii="Calibri" w:hAnsi="Calibri"/>
              </w:rPr>
            </w:pPr>
          </w:p>
          <w:p w14:paraId="788D83F6" w14:textId="2F76516D" w:rsidR="00BB158C" w:rsidRPr="00064254" w:rsidDel="00737460" w:rsidRDefault="00BB158C" w:rsidP="00266B92">
            <w:pPr>
              <w:pStyle w:val="ListParagraph"/>
              <w:numPr>
                <w:ilvl w:val="1"/>
                <w:numId w:val="27"/>
              </w:numPr>
              <w:tabs>
                <w:tab w:val="left" w:pos="2610"/>
                <w:tab w:val="left" w:pos="2880"/>
              </w:tabs>
              <w:spacing w:before="240"/>
              <w:rPr>
                <w:del w:id="4843" w:author="Fnu, Sonam" w:date="2019-11-27T19:17:00Z"/>
                <w:rFonts w:ascii="Calibri" w:hAnsi="Calibri"/>
              </w:rPr>
            </w:pPr>
            <w:del w:id="4844" w:author="Fnu, Sonam" w:date="2019-11-27T19:17:00Z">
              <w:r w:rsidRPr="00064254" w:rsidDel="00737460">
                <w:rPr>
                  <w:rFonts w:ascii="Calibri" w:hAnsi="Calibri"/>
                </w:rPr>
                <w:delText>All correspondent methods checkboxes unchecked and dimmed</w:delText>
              </w:r>
            </w:del>
          </w:p>
          <w:p w14:paraId="680C6A74" w14:textId="691E958B" w:rsidR="00BB158C" w:rsidRPr="00064254" w:rsidDel="00737460" w:rsidRDefault="00BB158C" w:rsidP="00266B92">
            <w:pPr>
              <w:pStyle w:val="ListParagraph"/>
              <w:tabs>
                <w:tab w:val="left" w:pos="2610"/>
                <w:tab w:val="left" w:pos="2880"/>
              </w:tabs>
              <w:spacing w:before="240"/>
              <w:ind w:left="1440"/>
              <w:rPr>
                <w:del w:id="4845" w:author="Fnu, Sonam" w:date="2019-11-27T19:17:00Z"/>
                <w:rFonts w:ascii="Calibri" w:hAnsi="Calibri"/>
              </w:rPr>
            </w:pPr>
          </w:p>
          <w:p w14:paraId="3F5CC82C" w14:textId="2775B031" w:rsidR="00BB158C" w:rsidRPr="00064254" w:rsidDel="00737460" w:rsidRDefault="00BB158C" w:rsidP="00266B92">
            <w:pPr>
              <w:pStyle w:val="ListParagraph"/>
              <w:numPr>
                <w:ilvl w:val="0"/>
                <w:numId w:val="27"/>
              </w:numPr>
              <w:tabs>
                <w:tab w:val="left" w:pos="2610"/>
                <w:tab w:val="left" w:pos="2880"/>
              </w:tabs>
              <w:spacing w:before="240"/>
              <w:rPr>
                <w:del w:id="4846" w:author="Fnu, Sonam" w:date="2019-11-27T19:17:00Z"/>
                <w:rFonts w:ascii="Calibri" w:hAnsi="Calibri"/>
              </w:rPr>
            </w:pPr>
            <w:del w:id="4847" w:author="Fnu, Sonam" w:date="2019-11-27T19:17:00Z">
              <w:r w:rsidRPr="00064254" w:rsidDel="00737460">
                <w:rPr>
                  <w:rFonts w:ascii="Calibri" w:hAnsi="Calibri"/>
                </w:rPr>
                <w:delText>System redirect to the landing page (refer to image 8 for retail and image 9 for corporate)</w:delText>
              </w:r>
            </w:del>
          </w:p>
          <w:p w14:paraId="65780644" w14:textId="68F4FD4C" w:rsidR="00BB158C" w:rsidRPr="00064254" w:rsidDel="00737460" w:rsidRDefault="00BB158C" w:rsidP="00266B92">
            <w:pPr>
              <w:pStyle w:val="ListParagraph"/>
              <w:tabs>
                <w:tab w:val="left" w:pos="2610"/>
                <w:tab w:val="left" w:pos="2880"/>
              </w:tabs>
              <w:spacing w:before="240"/>
              <w:rPr>
                <w:del w:id="4848" w:author="Fnu, Sonam" w:date="2019-11-27T19:17:00Z"/>
                <w:rFonts w:ascii="Calibri" w:hAnsi="Calibri"/>
              </w:rPr>
            </w:pPr>
          </w:p>
          <w:p w14:paraId="48954714" w14:textId="1A176DAC" w:rsidR="00BB158C" w:rsidRPr="00064254" w:rsidDel="00737460" w:rsidRDefault="00BB158C" w:rsidP="00266B92">
            <w:pPr>
              <w:pStyle w:val="ListParagraph"/>
              <w:numPr>
                <w:ilvl w:val="0"/>
                <w:numId w:val="27"/>
              </w:numPr>
              <w:tabs>
                <w:tab w:val="left" w:pos="2610"/>
                <w:tab w:val="left" w:pos="2880"/>
              </w:tabs>
              <w:spacing w:before="240"/>
              <w:rPr>
                <w:del w:id="4849" w:author="Fnu, Sonam" w:date="2019-11-27T19:17:00Z"/>
                <w:rFonts w:ascii="Calibri" w:hAnsi="Calibri"/>
              </w:rPr>
            </w:pPr>
            <w:del w:id="4850" w:author="Fnu, Sonam" w:date="2019-11-27T19:17:00Z">
              <w:r w:rsidRPr="00064254" w:rsidDel="00737460">
                <w:rPr>
                  <w:rFonts w:ascii="Calibri" w:hAnsi="Calibri"/>
                </w:rPr>
                <w:delText xml:space="preserve">If the user check subscribe checkboxes, the methods checkboxes should be undimmed </w:delText>
              </w:r>
            </w:del>
          </w:p>
          <w:p w14:paraId="21D4A515" w14:textId="0FD71177" w:rsidR="00BB158C" w:rsidRPr="00064254" w:rsidDel="00737460" w:rsidRDefault="00BB158C" w:rsidP="00266B92">
            <w:pPr>
              <w:pStyle w:val="ListParagraph"/>
              <w:tabs>
                <w:tab w:val="left" w:pos="2610"/>
                <w:tab w:val="left" w:pos="2880"/>
              </w:tabs>
              <w:spacing w:before="240"/>
              <w:rPr>
                <w:del w:id="4851" w:author="Fnu, Sonam" w:date="2019-11-27T19:17:00Z"/>
                <w:rFonts w:ascii="Calibri" w:hAnsi="Calibri"/>
              </w:rPr>
            </w:pPr>
          </w:p>
          <w:p w14:paraId="75CDCFCC" w14:textId="64BBC835" w:rsidR="00BB158C" w:rsidRPr="00064254" w:rsidDel="00737460" w:rsidRDefault="00BB158C" w:rsidP="00266B92">
            <w:pPr>
              <w:pStyle w:val="ListParagraph"/>
              <w:numPr>
                <w:ilvl w:val="0"/>
                <w:numId w:val="27"/>
              </w:numPr>
              <w:tabs>
                <w:tab w:val="left" w:pos="2610"/>
                <w:tab w:val="left" w:pos="2880"/>
              </w:tabs>
              <w:spacing w:before="240"/>
              <w:rPr>
                <w:del w:id="4852" w:author="Fnu, Sonam" w:date="2019-11-27T19:17:00Z"/>
                <w:rFonts w:ascii="Calibri" w:hAnsi="Calibri"/>
              </w:rPr>
            </w:pPr>
            <w:del w:id="4853" w:author="Fnu, Sonam" w:date="2019-11-27T19:17:00Z">
              <w:r w:rsidRPr="00064254" w:rsidDel="00737460">
                <w:rPr>
                  <w:rFonts w:ascii="Calibri" w:hAnsi="Calibri"/>
                </w:rPr>
                <w:delText>When the user modify the setup and submit:</w:delText>
              </w:r>
            </w:del>
          </w:p>
          <w:p w14:paraId="73A9B5A6" w14:textId="111F48CF" w:rsidR="00BB158C" w:rsidRPr="00064254" w:rsidDel="00737460" w:rsidRDefault="00BB158C" w:rsidP="00266B92">
            <w:pPr>
              <w:pStyle w:val="ListParagraph"/>
              <w:numPr>
                <w:ilvl w:val="1"/>
                <w:numId w:val="27"/>
              </w:numPr>
              <w:tabs>
                <w:tab w:val="left" w:pos="2610"/>
                <w:tab w:val="left" w:pos="2880"/>
              </w:tabs>
              <w:spacing w:before="240"/>
              <w:rPr>
                <w:del w:id="4854" w:author="Fnu, Sonam" w:date="2019-11-27T19:17:00Z"/>
                <w:rFonts w:ascii="Calibri" w:hAnsi="Calibri"/>
              </w:rPr>
            </w:pPr>
            <w:del w:id="4855" w:author="Fnu, Sonam" w:date="2019-11-27T19:17:00Z">
              <w:r w:rsidRPr="00064254" w:rsidDel="00737460">
                <w:rPr>
                  <w:rFonts w:ascii="Calibri" w:hAnsi="Calibri"/>
                </w:rPr>
                <w:delText xml:space="preserve">If the modified notification have already setup in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NOTIFICATIONS_</w:delText>
              </w:r>
              <w:r w:rsidRPr="00064254" w:rsidDel="00737460">
                <w:rPr>
                  <w:rStyle w:val="Hyperlink"/>
                  <w:rFonts w:ascii="Calibri" w:hAnsi="Calibri"/>
                  <w:b/>
                  <w:bCs/>
                </w:rPr>
                <w:delText>SETUP</w:delText>
              </w:r>
              <w:r w:rsidR="006B2592" w:rsidDel="00737460">
                <w:rPr>
                  <w:rStyle w:val="Hyperlink"/>
                  <w:rFonts w:ascii="Calibri" w:hAnsi="Calibri"/>
                  <w:b/>
                  <w:bCs/>
                </w:rPr>
                <w:fldChar w:fldCharType="end"/>
              </w:r>
              <w:r w:rsidRPr="00064254" w:rsidDel="00737460">
                <w:rPr>
                  <w:rFonts w:ascii="Calibri" w:hAnsi="Calibri" w:cs="Arial"/>
                  <w:b/>
                  <w:bCs/>
                  <w:color w:val="000000"/>
                  <w:sz w:val="16"/>
                  <w:szCs w:val="16"/>
                </w:rPr>
                <w:delText xml:space="preserve">, </w:delText>
              </w:r>
              <w:r w:rsidRPr="00064254" w:rsidDel="00737460">
                <w:rPr>
                  <w:rFonts w:ascii="Calibri" w:hAnsi="Calibri"/>
                </w:rPr>
                <w:delText>then system will update the correspondent records record</w:delText>
              </w:r>
            </w:del>
          </w:p>
          <w:p w14:paraId="50AA9AEA" w14:textId="7838E684" w:rsidR="00BB158C" w:rsidRPr="00064254" w:rsidDel="00737460" w:rsidRDefault="00BB158C" w:rsidP="00266B92">
            <w:pPr>
              <w:pStyle w:val="ListParagraph"/>
              <w:tabs>
                <w:tab w:val="left" w:pos="2610"/>
                <w:tab w:val="left" w:pos="2880"/>
              </w:tabs>
              <w:spacing w:before="240"/>
              <w:ind w:left="1440"/>
              <w:rPr>
                <w:del w:id="4856" w:author="Fnu, Sonam" w:date="2019-11-27T19:17:00Z"/>
                <w:rFonts w:ascii="Calibri" w:hAnsi="Calibri"/>
              </w:rPr>
            </w:pPr>
          </w:p>
          <w:p w14:paraId="3C05D55B" w14:textId="2C98C747" w:rsidR="00BB158C" w:rsidRPr="00064254" w:rsidDel="00737460" w:rsidRDefault="00BB158C" w:rsidP="00266B92">
            <w:pPr>
              <w:pStyle w:val="ListParagraph"/>
              <w:numPr>
                <w:ilvl w:val="1"/>
                <w:numId w:val="27"/>
              </w:numPr>
              <w:tabs>
                <w:tab w:val="left" w:pos="2610"/>
                <w:tab w:val="left" w:pos="2880"/>
              </w:tabs>
              <w:spacing w:before="240"/>
              <w:rPr>
                <w:del w:id="4857" w:author="Fnu, Sonam" w:date="2019-11-27T19:17:00Z"/>
                <w:rFonts w:ascii="Calibri" w:hAnsi="Calibri"/>
              </w:rPr>
            </w:pPr>
            <w:del w:id="4858" w:author="Fnu, Sonam" w:date="2019-11-27T19:17:00Z">
              <w:r w:rsidRPr="00064254" w:rsidDel="00737460">
                <w:rPr>
                  <w:rFonts w:ascii="Calibri" w:hAnsi="Calibri"/>
                </w:rPr>
                <w:delText xml:space="preserve">Else, the system will add new records in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NOTIFICATIONS_</w:delText>
              </w:r>
              <w:r w:rsidRPr="00064254" w:rsidDel="00737460">
                <w:rPr>
                  <w:rStyle w:val="Hyperlink"/>
                  <w:rFonts w:ascii="Calibri" w:hAnsi="Calibri"/>
                  <w:b/>
                  <w:bCs/>
                </w:rPr>
                <w:delText>SETUP</w:delText>
              </w:r>
              <w:r w:rsidR="006B2592" w:rsidDel="00737460">
                <w:rPr>
                  <w:rStyle w:val="Hyperlink"/>
                  <w:rFonts w:ascii="Calibri" w:hAnsi="Calibri"/>
                  <w:b/>
                  <w:bCs/>
                </w:rPr>
                <w:fldChar w:fldCharType="end"/>
              </w:r>
              <w:r w:rsidRPr="00064254" w:rsidDel="00737460">
                <w:rPr>
                  <w:rFonts w:ascii="Calibri" w:hAnsi="Calibri" w:cs="Arial"/>
                  <w:b/>
                  <w:bCs/>
                  <w:color w:val="000000"/>
                  <w:sz w:val="16"/>
                  <w:szCs w:val="16"/>
                </w:rPr>
                <w:delText xml:space="preserve"> </w:delText>
              </w:r>
              <w:r w:rsidRPr="00064254" w:rsidDel="00737460">
                <w:rPr>
                  <w:rFonts w:ascii="Calibri" w:hAnsi="Calibri"/>
                </w:rPr>
                <w:delText>table</w:delText>
              </w:r>
            </w:del>
          </w:p>
        </w:tc>
      </w:tr>
    </w:tbl>
    <w:p w14:paraId="39E0CB30" w14:textId="33942922" w:rsidR="00BB158C" w:rsidRPr="00064254" w:rsidDel="00737460" w:rsidRDefault="00BB158C" w:rsidP="00BB158C">
      <w:pPr>
        <w:rPr>
          <w:del w:id="4859" w:author="Fnu, Sonam" w:date="2019-11-27T19:17:00Z"/>
          <w:rFonts w:ascii="Calibri" w:hAnsi="Calibri"/>
        </w:rPr>
      </w:pPr>
    </w:p>
    <w:p w14:paraId="284B1DBF" w14:textId="55FACC66" w:rsidR="00133653" w:rsidRPr="00064254" w:rsidDel="00737460" w:rsidRDefault="00133653" w:rsidP="00064254">
      <w:pPr>
        <w:pStyle w:val="Heading2"/>
        <w:ind w:left="1728"/>
        <w:rPr>
          <w:del w:id="4860" w:author="Fnu, Sonam" w:date="2019-11-27T19:17:00Z"/>
          <w:rFonts w:ascii="Calibri" w:hAnsi="Calibri"/>
        </w:rPr>
      </w:pPr>
      <w:bookmarkStart w:id="4861" w:name="_Toc513707369"/>
    </w:p>
    <w:p w14:paraId="64C0E41A" w14:textId="11805719" w:rsidR="00133653" w:rsidRPr="00064254" w:rsidDel="00737460" w:rsidRDefault="00133653" w:rsidP="00064254">
      <w:pPr>
        <w:rPr>
          <w:del w:id="4862" w:author="Fnu, Sonam" w:date="2019-11-27T19:17:00Z"/>
          <w:rFonts w:ascii="Calibri" w:hAnsi="Calibri"/>
        </w:rPr>
      </w:pPr>
    </w:p>
    <w:p w14:paraId="56FBB0BB" w14:textId="039A1F18" w:rsidR="00133653" w:rsidRPr="00064254" w:rsidDel="00737460" w:rsidRDefault="00133653" w:rsidP="00064254">
      <w:pPr>
        <w:rPr>
          <w:del w:id="4863" w:author="Fnu, Sonam" w:date="2019-11-27T19:17:00Z"/>
          <w:rFonts w:ascii="Calibri" w:hAnsi="Calibri"/>
        </w:rPr>
      </w:pPr>
    </w:p>
    <w:p w14:paraId="10B7D65F" w14:textId="4AA79A5C" w:rsidR="00133653" w:rsidRPr="00064254" w:rsidDel="00737460" w:rsidRDefault="00133653" w:rsidP="00064254">
      <w:pPr>
        <w:rPr>
          <w:del w:id="4864" w:author="Fnu, Sonam" w:date="2019-11-27T19:17:00Z"/>
          <w:rFonts w:ascii="Calibri" w:hAnsi="Calibri"/>
        </w:rPr>
      </w:pPr>
    </w:p>
    <w:p w14:paraId="77A7A538" w14:textId="1AD98F92" w:rsidR="00133653" w:rsidRPr="00064254" w:rsidDel="00737460" w:rsidRDefault="00133653" w:rsidP="00064254">
      <w:pPr>
        <w:rPr>
          <w:del w:id="4865" w:author="Fnu, Sonam" w:date="2019-11-27T19:17:00Z"/>
          <w:rFonts w:ascii="Calibri" w:hAnsi="Calibri"/>
        </w:rPr>
      </w:pPr>
    </w:p>
    <w:p w14:paraId="01F23788" w14:textId="7CF2C5C9" w:rsidR="006D6810" w:rsidRPr="00064254" w:rsidDel="00737460" w:rsidRDefault="006D6810">
      <w:pPr>
        <w:rPr>
          <w:del w:id="4866" w:author="Fnu, Sonam" w:date="2019-11-27T19:17:00Z"/>
          <w:rFonts w:ascii="Calibri" w:hAnsi="Calibri"/>
        </w:rPr>
      </w:pPr>
      <w:del w:id="4867" w:author="Fnu, Sonam" w:date="2019-11-27T19:17:00Z">
        <w:r w:rsidRPr="00064254" w:rsidDel="00737460">
          <w:rPr>
            <w:rFonts w:ascii="Calibri" w:hAnsi="Calibri"/>
          </w:rPr>
          <w:br w:type="page"/>
        </w:r>
      </w:del>
    </w:p>
    <w:p w14:paraId="5AF92D47" w14:textId="089AAE81" w:rsidR="00236B6E" w:rsidRPr="00064254" w:rsidDel="00737460" w:rsidRDefault="00236B6E" w:rsidP="00064254">
      <w:pPr>
        <w:rPr>
          <w:del w:id="4868" w:author="Fnu, Sonam" w:date="2019-11-27T19:17:00Z"/>
          <w:rFonts w:ascii="Calibri" w:hAnsi="Calibri"/>
        </w:rPr>
      </w:pPr>
    </w:p>
    <w:p w14:paraId="5AF6DD9B" w14:textId="6069327E" w:rsidR="00133653" w:rsidRPr="00064254" w:rsidDel="00737460" w:rsidRDefault="00133653" w:rsidP="00133653">
      <w:pPr>
        <w:pStyle w:val="Heading2"/>
        <w:numPr>
          <w:ilvl w:val="3"/>
          <w:numId w:val="71"/>
        </w:numPr>
        <w:rPr>
          <w:del w:id="4869" w:author="Fnu, Sonam" w:date="2019-11-27T19:17:00Z"/>
          <w:rFonts w:ascii="Calibri" w:hAnsi="Calibri"/>
        </w:rPr>
      </w:pPr>
      <w:bookmarkStart w:id="4870" w:name="_Toc5265630"/>
      <w:del w:id="4871" w:author="Fnu, Sonam" w:date="2019-11-27T19:17:00Z">
        <w:r w:rsidRPr="00064254" w:rsidDel="00737460">
          <w:rPr>
            <w:rFonts w:ascii="Calibri" w:hAnsi="Calibri"/>
          </w:rPr>
          <w:delText xml:space="preserve">Notification Subscription / Accounts </w:delText>
        </w:r>
        <w:commentRangeStart w:id="4872"/>
        <w:r w:rsidRPr="00064254" w:rsidDel="00737460">
          <w:rPr>
            <w:rFonts w:ascii="Calibri" w:hAnsi="Calibri"/>
          </w:rPr>
          <w:delText>Notifications</w:delText>
        </w:r>
        <w:bookmarkEnd w:id="4861"/>
        <w:commentRangeEnd w:id="4872"/>
        <w:r w:rsidR="0087729B" w:rsidDel="00737460">
          <w:rPr>
            <w:rStyle w:val="CommentReference"/>
            <w:rFonts w:asciiTheme="minorHAnsi" w:eastAsiaTheme="minorHAnsi" w:hAnsiTheme="minorHAnsi" w:cstheme="minorBidi"/>
            <w:b w:val="0"/>
            <w:bCs w:val="0"/>
          </w:rPr>
          <w:commentReference w:id="4872"/>
        </w:r>
        <w:bookmarkEnd w:id="4870"/>
      </w:del>
    </w:p>
    <w:p w14:paraId="4BA069F6" w14:textId="3EC2F3D9" w:rsidR="00133653" w:rsidRPr="00064254" w:rsidDel="00737460" w:rsidRDefault="00133653" w:rsidP="00133653">
      <w:pPr>
        <w:rPr>
          <w:del w:id="4873" w:author="Fnu, Sonam" w:date="2019-11-27T19:17:00Z"/>
          <w:rFonts w:ascii="Calibri" w:hAnsi="Calibri"/>
        </w:rPr>
      </w:pPr>
    </w:p>
    <w:p w14:paraId="039D453B" w14:textId="6D53C6FB" w:rsidR="00133653" w:rsidRPr="00064254" w:rsidDel="00737460" w:rsidRDefault="00133653" w:rsidP="00064254">
      <w:pPr>
        <w:pStyle w:val="ListParagraph"/>
        <w:numPr>
          <w:ilvl w:val="0"/>
          <w:numId w:val="10"/>
        </w:numPr>
        <w:rPr>
          <w:del w:id="4874" w:author="Fnu, Sonam" w:date="2019-11-27T19:17:00Z"/>
          <w:rFonts w:ascii="Calibri" w:hAnsi="Calibri"/>
        </w:rPr>
      </w:pPr>
      <w:del w:id="4875" w:author="Fnu, Sonam" w:date="2019-11-27T19:17:00Z">
        <w:r w:rsidRPr="00064254" w:rsidDel="00737460">
          <w:rPr>
            <w:rFonts w:ascii="Calibri" w:hAnsi="Calibri"/>
          </w:rPr>
          <w:delText>This is a new module should be added to allow the bank customers to subscribe/ unsubscribe on customer normal activities notifications, account related,  in addition he should be able specify Recipients and Methods for each notification</w:delText>
        </w:r>
      </w:del>
    </w:p>
    <w:p w14:paraId="02E3580F" w14:textId="313E6CAA" w:rsidR="00133653" w:rsidRPr="00064254" w:rsidDel="00737460" w:rsidRDefault="00133653" w:rsidP="00064254">
      <w:pPr>
        <w:pStyle w:val="ListParagraph"/>
        <w:numPr>
          <w:ilvl w:val="0"/>
          <w:numId w:val="10"/>
        </w:numPr>
        <w:rPr>
          <w:del w:id="4876" w:author="Fnu, Sonam" w:date="2019-11-27T19:17:00Z"/>
          <w:rFonts w:ascii="Calibri" w:hAnsi="Calibri"/>
        </w:rPr>
      </w:pPr>
      <w:del w:id="4877" w:author="Fnu, Sonam" w:date="2019-11-27T19:17:00Z">
        <w:r w:rsidRPr="00064254" w:rsidDel="00737460">
          <w:rPr>
            <w:rFonts w:ascii="Calibri" w:hAnsi="Calibri"/>
          </w:rPr>
          <w:delText>This module will be available for customers who belongs to a package contain this module</w:delText>
        </w:r>
      </w:del>
    </w:p>
    <w:p w14:paraId="7D330F37" w14:textId="7BF2B452" w:rsidR="00236B6E" w:rsidRPr="00064254" w:rsidDel="00737460" w:rsidRDefault="00133653" w:rsidP="00064254">
      <w:pPr>
        <w:pStyle w:val="ListParagraph"/>
        <w:numPr>
          <w:ilvl w:val="0"/>
          <w:numId w:val="10"/>
        </w:numPr>
        <w:rPr>
          <w:del w:id="4878" w:author="Fnu, Sonam" w:date="2019-11-27T19:17:00Z"/>
          <w:rFonts w:ascii="Calibri" w:hAnsi="Calibri"/>
        </w:rPr>
      </w:pPr>
      <w:del w:id="4879" w:author="Fnu, Sonam" w:date="2019-11-27T19:17:00Z">
        <w:r w:rsidRPr="00064254" w:rsidDel="00737460">
          <w:rPr>
            <w:rFonts w:ascii="Calibri" w:hAnsi="Calibri"/>
          </w:rPr>
          <w:delText>The system will send SMS notifications to the customer mobile number that are defined in his profile</w:delText>
        </w:r>
      </w:del>
    </w:p>
    <w:p w14:paraId="2ADBAFFC" w14:textId="39F08393" w:rsidR="00236B6E" w:rsidRPr="00064254" w:rsidDel="00737460" w:rsidRDefault="00236B6E" w:rsidP="00236B6E">
      <w:pPr>
        <w:pStyle w:val="ListParagraph"/>
        <w:numPr>
          <w:ilvl w:val="0"/>
          <w:numId w:val="10"/>
        </w:numPr>
        <w:rPr>
          <w:del w:id="4880" w:author="Fnu, Sonam" w:date="2019-11-27T19:17:00Z"/>
          <w:rFonts w:ascii="Calibri" w:hAnsi="Calibri"/>
          <w:highlight w:val="yellow"/>
        </w:rPr>
      </w:pPr>
      <w:del w:id="4881" w:author="Fnu, Sonam" w:date="2019-11-27T19:17:00Z">
        <w:r w:rsidRPr="00064254" w:rsidDel="00737460">
          <w:rPr>
            <w:rFonts w:ascii="Calibri" w:hAnsi="Calibri"/>
            <w:highlight w:val="yellow"/>
          </w:rPr>
          <w:delText>Screen should list both NET activities and SMS Contacts account related notifications</w:delText>
        </w:r>
      </w:del>
    </w:p>
    <w:p w14:paraId="36CD02DC" w14:textId="711211DC" w:rsidR="00133653" w:rsidRPr="00064254" w:rsidDel="00737460" w:rsidRDefault="00133653" w:rsidP="00064254">
      <w:pPr>
        <w:pStyle w:val="ListParagraph"/>
        <w:numPr>
          <w:ilvl w:val="0"/>
          <w:numId w:val="10"/>
        </w:numPr>
        <w:rPr>
          <w:del w:id="4882" w:author="Fnu, Sonam" w:date="2019-11-27T19:17:00Z"/>
          <w:rFonts w:ascii="Calibri" w:hAnsi="Calibri"/>
        </w:rPr>
      </w:pPr>
      <w:del w:id="4883" w:author="Fnu, Sonam" w:date="2019-11-27T19:17:00Z">
        <w:r w:rsidRPr="00064254" w:rsidDel="00737460">
          <w:rPr>
            <w:rFonts w:ascii="Calibri" w:hAnsi="Calibri"/>
          </w:rPr>
          <w:delText xml:space="preserve">Notification subscription should be subject for audit trail </w:delText>
        </w:r>
      </w:del>
    </w:p>
    <w:p w14:paraId="3DCC618E" w14:textId="19F7F24F" w:rsidR="00236B6E" w:rsidRPr="00064254" w:rsidDel="00737460" w:rsidRDefault="00133653">
      <w:pPr>
        <w:pStyle w:val="ListParagraph"/>
        <w:numPr>
          <w:ilvl w:val="0"/>
          <w:numId w:val="10"/>
        </w:numPr>
        <w:rPr>
          <w:del w:id="4884" w:author="Fnu, Sonam" w:date="2019-11-27T19:17:00Z"/>
          <w:rFonts w:ascii="Calibri" w:hAnsi="Calibri"/>
          <w:highlight w:val="yellow"/>
        </w:rPr>
      </w:pPr>
      <w:del w:id="4885" w:author="Fnu, Sonam" w:date="2019-11-27T19:17:00Z">
        <w:r w:rsidRPr="00064254" w:rsidDel="00737460">
          <w:rPr>
            <w:rFonts w:ascii="Calibri" w:hAnsi="Calibri"/>
            <w:highlight w:val="yellow"/>
          </w:rPr>
          <w:delText>For corporate only, notification subscription will be subject for workflow</w:delText>
        </w:r>
      </w:del>
    </w:p>
    <w:p w14:paraId="217DDFF1" w14:textId="18A53EF1" w:rsidR="00236B6E" w:rsidRPr="00064254" w:rsidDel="00737460" w:rsidRDefault="00236B6E">
      <w:pPr>
        <w:pStyle w:val="ListParagraph"/>
        <w:numPr>
          <w:ilvl w:val="0"/>
          <w:numId w:val="10"/>
        </w:numPr>
        <w:rPr>
          <w:del w:id="4886" w:author="Fnu, Sonam" w:date="2019-11-27T19:17:00Z"/>
          <w:rFonts w:ascii="Calibri" w:hAnsi="Calibri"/>
          <w:highlight w:val="yellow"/>
        </w:rPr>
      </w:pPr>
      <w:del w:id="4887" w:author="Fnu, Sonam" w:date="2019-11-27T19:17:00Z">
        <w:r w:rsidRPr="00064254" w:rsidDel="00737460">
          <w:rPr>
            <w:rFonts w:ascii="Calibri" w:hAnsi="Calibri"/>
            <w:highlight w:val="yellow"/>
          </w:rPr>
          <w:delText>This module will be available for corporate users who perform roles that allow access to this module</w:delText>
        </w:r>
      </w:del>
    </w:p>
    <w:p w14:paraId="11D272C4" w14:textId="6A1949D0" w:rsidR="00236B6E" w:rsidRPr="00064254" w:rsidDel="00737460" w:rsidRDefault="00236B6E">
      <w:pPr>
        <w:pStyle w:val="ListParagraph"/>
        <w:numPr>
          <w:ilvl w:val="0"/>
          <w:numId w:val="10"/>
        </w:numPr>
        <w:rPr>
          <w:del w:id="4888" w:author="Fnu, Sonam" w:date="2019-11-27T19:17:00Z"/>
          <w:rFonts w:ascii="Calibri" w:hAnsi="Calibri"/>
          <w:highlight w:val="yellow"/>
        </w:rPr>
      </w:pPr>
      <w:del w:id="4889" w:author="Fnu, Sonam" w:date="2019-11-27T19:17:00Z">
        <w:r w:rsidRPr="00064254" w:rsidDel="00737460">
          <w:rPr>
            <w:rFonts w:ascii="Calibri" w:hAnsi="Calibri"/>
            <w:highlight w:val="yellow"/>
          </w:rPr>
          <w:delText>For Corporates also customer can add recipient to default recipient as account group or authorizer</w:delText>
        </w:r>
      </w:del>
    </w:p>
    <w:p w14:paraId="7DCD0882" w14:textId="6731B290" w:rsidR="00236B6E" w:rsidRPr="00064254" w:rsidDel="00737460" w:rsidRDefault="00236B6E" w:rsidP="00064254">
      <w:pPr>
        <w:pStyle w:val="ListParagraph"/>
        <w:ind w:left="1584"/>
        <w:rPr>
          <w:del w:id="4890" w:author="Fnu, Sonam" w:date="2019-11-27T19:17:00Z"/>
          <w:rFonts w:ascii="Calibri" w:hAnsi="Calibri"/>
          <w:highlight w:val="yellow"/>
        </w:rPr>
      </w:pPr>
    </w:p>
    <w:p w14:paraId="015953F7" w14:textId="789C1DC5" w:rsidR="00133653" w:rsidRPr="00064254" w:rsidDel="00737460" w:rsidRDefault="00133653" w:rsidP="00BB158C">
      <w:pPr>
        <w:rPr>
          <w:del w:id="4891" w:author="Fnu, Sonam" w:date="2019-11-27T19:17:00Z"/>
          <w:rFonts w:ascii="Calibri" w:hAnsi="Calibri"/>
        </w:rPr>
      </w:pPr>
    </w:p>
    <w:p w14:paraId="21DCF1E6" w14:textId="3971EFF2" w:rsidR="006D6810" w:rsidRPr="00064254" w:rsidDel="00737460" w:rsidRDefault="00C01D56">
      <w:pPr>
        <w:keepNext/>
        <w:rPr>
          <w:del w:id="4892" w:author="Fnu, Sonam" w:date="2019-11-27T19:17:00Z"/>
          <w:rFonts w:ascii="Calibri" w:hAnsi="Calibri"/>
        </w:rPr>
      </w:pPr>
      <w:del w:id="4893" w:author="Fnu, Sonam" w:date="2019-11-27T19:17:00Z">
        <w:r w:rsidRPr="00064254" w:rsidDel="00737460">
          <w:rPr>
            <w:rFonts w:ascii="Calibri" w:hAnsi="Calibri"/>
          </w:rPr>
          <w:object w:dxaOrig="12838" w:dyaOrig="6106" w14:anchorId="5D9397C0">
            <v:shape id="_x0000_i1038" type="#_x0000_t75" style="width:6in;height:208.7pt" o:ole="">
              <v:imagedata r:id="rId77" o:title=""/>
            </v:shape>
            <o:OLEObject Type="Embed" ProgID="PBrush" ShapeID="_x0000_i1038" DrawAspect="Content" ObjectID="_1636818933" r:id="rId78"/>
          </w:object>
        </w:r>
      </w:del>
    </w:p>
    <w:p w14:paraId="54E64D86" w14:textId="5A38B8C7" w:rsidR="00133653" w:rsidRPr="00064254" w:rsidDel="00737460" w:rsidRDefault="006D6810" w:rsidP="00064254">
      <w:pPr>
        <w:pStyle w:val="Caption"/>
        <w:jc w:val="center"/>
        <w:rPr>
          <w:del w:id="4894" w:author="Fnu, Sonam" w:date="2019-11-27T19:17:00Z"/>
          <w:rFonts w:ascii="Calibri" w:hAnsi="Calibri"/>
        </w:rPr>
      </w:pPr>
      <w:del w:id="4895" w:author="Fnu, Sonam" w:date="2019-11-27T19:17:00Z">
        <w:r w:rsidRPr="00064254" w:rsidDel="00737460">
          <w:rPr>
            <w:rFonts w:ascii="Calibri" w:hAnsi="Calibri"/>
          </w:rPr>
          <w:delText xml:space="preserve">Figure </w:delText>
        </w:r>
        <w:r w:rsidRPr="00064254" w:rsidDel="00737460">
          <w:rPr>
            <w:rFonts w:ascii="Calibri" w:hAnsi="Calibri"/>
            <w:i w:val="0"/>
            <w:iCs w:val="0"/>
          </w:rPr>
          <w:fldChar w:fldCharType="begin"/>
        </w:r>
        <w:r w:rsidRPr="00064254" w:rsidDel="00737460">
          <w:rPr>
            <w:rFonts w:ascii="Calibri" w:hAnsi="Calibri"/>
          </w:rPr>
          <w:delInstrText xml:space="preserve"> SEQ Figure \* ARABIC </w:delInstrText>
        </w:r>
        <w:r w:rsidRPr="00064254" w:rsidDel="00737460">
          <w:rPr>
            <w:rFonts w:ascii="Calibri" w:hAnsi="Calibri"/>
            <w:i w:val="0"/>
            <w:iCs w:val="0"/>
          </w:rPr>
          <w:fldChar w:fldCharType="separate"/>
        </w:r>
      </w:del>
      <w:ins w:id="4896" w:author="mayada samir" w:date="2019-02-23T17:20:00Z">
        <w:del w:id="4897" w:author="Fnu, Sonam" w:date="2019-11-27T19:17:00Z">
          <w:r w:rsidR="00D50CFE" w:rsidDel="00737460">
            <w:rPr>
              <w:rFonts w:ascii="Calibri" w:hAnsi="Calibri"/>
              <w:noProof/>
            </w:rPr>
            <w:delText>15</w:delText>
          </w:r>
        </w:del>
      </w:ins>
      <w:del w:id="4898" w:author="Fnu, Sonam" w:date="2019-11-27T19:17:00Z">
        <w:r w:rsidRPr="00064254" w:rsidDel="00737460">
          <w:rPr>
            <w:rFonts w:ascii="Calibri" w:hAnsi="Calibri"/>
            <w:noProof/>
          </w:rPr>
          <w:delText>8</w:delText>
        </w:r>
        <w:r w:rsidRPr="00064254" w:rsidDel="00737460">
          <w:rPr>
            <w:rFonts w:ascii="Calibri" w:hAnsi="Calibri"/>
            <w:i w:val="0"/>
            <w:iCs w:val="0"/>
          </w:rPr>
          <w:fldChar w:fldCharType="end"/>
        </w:r>
        <w:r w:rsidRPr="00064254" w:rsidDel="00737460">
          <w:rPr>
            <w:rFonts w:ascii="Calibri" w:hAnsi="Calibri"/>
          </w:rPr>
          <w:delText>- Retail Account Notification Subscription</w:delText>
        </w:r>
      </w:del>
    </w:p>
    <w:p w14:paraId="7BF9EC47" w14:textId="4F74C743" w:rsidR="00032DCB" w:rsidDel="00737460" w:rsidRDefault="00032DCB">
      <w:pPr>
        <w:rPr>
          <w:ins w:id="4899" w:author="mayada samir" w:date="2019-04-04T10:07:00Z"/>
          <w:del w:id="4900" w:author="Fnu, Sonam" w:date="2019-11-27T19:17:00Z"/>
          <w:rFonts w:ascii="Calibri" w:hAnsi="Calibri"/>
        </w:rPr>
      </w:pPr>
      <w:ins w:id="4901" w:author="mayada samir" w:date="2019-04-04T10:07:00Z">
        <w:del w:id="4902" w:author="Fnu, Sonam" w:date="2019-11-27T19:17:00Z">
          <w:r w:rsidDel="00737460">
            <w:rPr>
              <w:rFonts w:ascii="Calibri" w:hAnsi="Calibri"/>
            </w:rPr>
            <w:br w:type="page"/>
          </w:r>
        </w:del>
      </w:ins>
    </w:p>
    <w:p w14:paraId="73447FBA" w14:textId="4E0D3253" w:rsidR="00133653" w:rsidRPr="00064254" w:rsidDel="00737460" w:rsidRDefault="00133653" w:rsidP="00133653">
      <w:pPr>
        <w:pStyle w:val="ListParagraph"/>
        <w:ind w:left="360"/>
        <w:jc w:val="center"/>
        <w:rPr>
          <w:del w:id="4903" w:author="Fnu, Sonam" w:date="2019-11-27T19:17:00Z"/>
          <w:rFonts w:ascii="Calibri" w:hAnsi="Calibri"/>
        </w:rPr>
      </w:pPr>
    </w:p>
    <w:p w14:paraId="3DEA6265" w14:textId="0AE2ED67" w:rsidR="00133653" w:rsidRPr="00064254" w:rsidDel="00737460" w:rsidRDefault="00133653" w:rsidP="00133653">
      <w:pPr>
        <w:spacing w:before="300" w:after="300"/>
        <w:ind w:left="720"/>
        <w:rPr>
          <w:del w:id="4904" w:author="Fnu, Sonam" w:date="2019-11-27T19:17:00Z"/>
          <w:rFonts w:ascii="Calibri" w:hAnsi="Calibri"/>
          <w:b/>
          <w:bCs/>
          <w:i/>
          <w:iCs/>
          <w:u w:val="single"/>
        </w:rPr>
      </w:pPr>
      <w:del w:id="4905" w:author="Fnu, Sonam" w:date="2019-11-27T19:17:00Z">
        <w:r w:rsidRPr="00064254" w:rsidDel="00737460">
          <w:rPr>
            <w:rFonts w:ascii="Calibri" w:hAnsi="Calibri"/>
            <w:b/>
            <w:bCs/>
            <w:i/>
            <w:iCs/>
            <w:highlight w:val="yellow"/>
            <w:u w:val="single"/>
          </w:rPr>
          <w:delText>Corporate Notification Subscription</w:delText>
        </w:r>
      </w:del>
    </w:p>
    <w:p w14:paraId="0809F791" w14:textId="02A095E4" w:rsidR="006D6810" w:rsidRPr="00064254" w:rsidDel="00737460" w:rsidRDefault="00C01D56" w:rsidP="00064254">
      <w:pPr>
        <w:pStyle w:val="ListParagraph"/>
        <w:keepNext/>
        <w:ind w:left="360"/>
        <w:jc w:val="center"/>
        <w:rPr>
          <w:del w:id="4906" w:author="Fnu, Sonam" w:date="2019-11-27T19:17:00Z"/>
          <w:rFonts w:ascii="Calibri" w:hAnsi="Calibri"/>
        </w:rPr>
      </w:pPr>
      <w:del w:id="4907" w:author="Fnu, Sonam" w:date="2019-11-27T19:17:00Z">
        <w:r w:rsidRPr="00064254" w:rsidDel="00737460">
          <w:rPr>
            <w:rFonts w:ascii="Calibri" w:hAnsi="Calibri"/>
          </w:rPr>
          <w:object w:dxaOrig="15328" w:dyaOrig="6106" w14:anchorId="2238E6C6">
            <v:shape id="_x0000_i1039" type="#_x0000_t75" style="width:417.85pt;height:165.85pt" o:ole="">
              <v:imagedata r:id="rId79" o:title=""/>
            </v:shape>
            <o:OLEObject Type="Embed" ProgID="PBrush" ShapeID="_x0000_i1039" DrawAspect="Content" ObjectID="_1636818934" r:id="rId80"/>
          </w:object>
        </w:r>
      </w:del>
    </w:p>
    <w:p w14:paraId="63CD873E" w14:textId="32002401" w:rsidR="00133653" w:rsidRPr="00064254" w:rsidDel="00737460" w:rsidRDefault="006D6810" w:rsidP="00064254">
      <w:pPr>
        <w:pStyle w:val="Caption"/>
        <w:jc w:val="center"/>
        <w:rPr>
          <w:del w:id="4908" w:author="Fnu, Sonam" w:date="2019-11-27T19:17:00Z"/>
          <w:rFonts w:ascii="Calibri" w:hAnsi="Calibri"/>
        </w:rPr>
      </w:pPr>
      <w:del w:id="4909" w:author="Fnu, Sonam" w:date="2019-11-27T19:17:00Z">
        <w:r w:rsidRPr="00064254" w:rsidDel="00737460">
          <w:rPr>
            <w:rFonts w:ascii="Calibri" w:hAnsi="Calibri"/>
          </w:rPr>
          <w:delText xml:space="preserve">Figure </w:delText>
        </w:r>
        <w:r w:rsidRPr="00064254" w:rsidDel="00737460">
          <w:rPr>
            <w:rFonts w:ascii="Calibri" w:hAnsi="Calibri"/>
            <w:i w:val="0"/>
            <w:iCs w:val="0"/>
          </w:rPr>
          <w:fldChar w:fldCharType="begin"/>
        </w:r>
        <w:r w:rsidRPr="00064254" w:rsidDel="00737460">
          <w:rPr>
            <w:rFonts w:ascii="Calibri" w:hAnsi="Calibri"/>
          </w:rPr>
          <w:delInstrText xml:space="preserve"> SEQ Figure \* ARABIC </w:delInstrText>
        </w:r>
        <w:r w:rsidRPr="00064254" w:rsidDel="00737460">
          <w:rPr>
            <w:rFonts w:ascii="Calibri" w:hAnsi="Calibri"/>
            <w:i w:val="0"/>
            <w:iCs w:val="0"/>
          </w:rPr>
          <w:fldChar w:fldCharType="separate"/>
        </w:r>
      </w:del>
      <w:ins w:id="4910" w:author="mayada samir" w:date="2019-02-23T17:20:00Z">
        <w:del w:id="4911" w:author="Fnu, Sonam" w:date="2019-11-27T19:17:00Z">
          <w:r w:rsidR="00D50CFE" w:rsidDel="00737460">
            <w:rPr>
              <w:rFonts w:ascii="Calibri" w:hAnsi="Calibri"/>
              <w:noProof/>
            </w:rPr>
            <w:delText>16</w:delText>
          </w:r>
        </w:del>
      </w:ins>
      <w:del w:id="4912" w:author="Fnu, Sonam" w:date="2019-11-27T19:17:00Z">
        <w:r w:rsidRPr="00064254" w:rsidDel="00737460">
          <w:rPr>
            <w:rFonts w:ascii="Calibri" w:hAnsi="Calibri"/>
            <w:noProof/>
          </w:rPr>
          <w:delText>9</w:delText>
        </w:r>
        <w:r w:rsidRPr="00064254" w:rsidDel="00737460">
          <w:rPr>
            <w:rFonts w:ascii="Calibri" w:hAnsi="Calibri"/>
            <w:i w:val="0"/>
            <w:iCs w:val="0"/>
          </w:rPr>
          <w:fldChar w:fldCharType="end"/>
        </w:r>
        <w:r w:rsidRPr="00064254" w:rsidDel="00737460">
          <w:rPr>
            <w:rFonts w:ascii="Calibri" w:hAnsi="Calibri"/>
          </w:rPr>
          <w:delText>- Corporate Account Notification Subscription</w:delText>
        </w:r>
      </w:del>
    </w:p>
    <w:p w14:paraId="5ECA4B76" w14:textId="4A7208AA" w:rsidR="00133653" w:rsidRPr="00064254" w:rsidDel="00737460" w:rsidRDefault="00133653" w:rsidP="00133653">
      <w:pPr>
        <w:pStyle w:val="ListParagraph"/>
        <w:spacing w:before="300" w:after="300"/>
        <w:ind w:left="360"/>
        <w:jc w:val="center"/>
        <w:rPr>
          <w:del w:id="4913" w:author="Fnu, Sonam" w:date="2019-11-27T19:17:00Z"/>
          <w:rFonts w:ascii="Calibri" w:hAnsi="Calibri"/>
        </w:rPr>
      </w:pPr>
    </w:p>
    <w:p w14:paraId="06575996" w14:textId="71A2998D" w:rsidR="00236B6E" w:rsidRPr="00064254" w:rsidDel="00737460" w:rsidRDefault="00BB158C" w:rsidP="00236B6E">
      <w:pPr>
        <w:pStyle w:val="ListParagraph"/>
        <w:ind w:left="1584"/>
        <w:rPr>
          <w:del w:id="4914" w:author="Fnu, Sonam" w:date="2019-11-27T19:17:00Z"/>
          <w:rFonts w:ascii="Calibri" w:hAnsi="Calibri"/>
          <w:b/>
          <w:bCs/>
          <w:u w:val="single"/>
        </w:rPr>
      </w:pPr>
      <w:del w:id="4915" w:author="Fnu, Sonam" w:date="2019-11-27T19:17:00Z">
        <w:r w:rsidRPr="00064254" w:rsidDel="00737460">
          <w:rPr>
            <w:rFonts w:ascii="Calibri" w:hAnsi="Calibri"/>
          </w:rPr>
          <w:br w:type="page"/>
        </w:r>
        <w:r w:rsidR="00236B6E" w:rsidRPr="00064254" w:rsidDel="00737460">
          <w:rPr>
            <w:rFonts w:ascii="Calibri" w:hAnsi="Calibri"/>
            <w:b/>
            <w:bCs/>
            <w:u w:val="single"/>
          </w:rPr>
          <w:delText xml:space="preserve">Data </w:delText>
        </w:r>
        <w:commentRangeStart w:id="4916"/>
        <w:r w:rsidR="00236B6E" w:rsidRPr="00064254" w:rsidDel="00737460">
          <w:rPr>
            <w:rFonts w:ascii="Calibri" w:hAnsi="Calibri"/>
            <w:b/>
            <w:bCs/>
            <w:u w:val="single"/>
          </w:rPr>
          <w:delText>Dictionary</w:delText>
        </w:r>
        <w:commentRangeEnd w:id="4916"/>
        <w:r w:rsidR="00E63690" w:rsidDel="00737460">
          <w:rPr>
            <w:rStyle w:val="CommentReference"/>
          </w:rPr>
          <w:commentReference w:id="4916"/>
        </w:r>
        <w:r w:rsidR="00236B6E" w:rsidRPr="00064254" w:rsidDel="00737460">
          <w:rPr>
            <w:rFonts w:ascii="Calibri" w:hAnsi="Calibri"/>
            <w:b/>
            <w:bCs/>
            <w:u w:val="single"/>
          </w:rPr>
          <w:delText xml:space="preserve"> </w:delText>
        </w:r>
      </w:del>
    </w:p>
    <w:tbl>
      <w:tblPr>
        <w:tblStyle w:val="TableGrid"/>
        <w:tblW w:w="9825" w:type="dxa"/>
        <w:tblInd w:w="607" w:type="dxa"/>
        <w:tblLayout w:type="fixed"/>
        <w:tblLook w:val="04A0" w:firstRow="1" w:lastRow="0" w:firstColumn="1" w:lastColumn="0" w:noHBand="0" w:noVBand="1"/>
      </w:tblPr>
      <w:tblGrid>
        <w:gridCol w:w="468"/>
        <w:gridCol w:w="1620"/>
        <w:gridCol w:w="1530"/>
        <w:gridCol w:w="2250"/>
        <w:gridCol w:w="1890"/>
        <w:gridCol w:w="2067"/>
      </w:tblGrid>
      <w:tr w:rsidR="00236B6E" w:rsidRPr="00012DAF" w:rsidDel="00737460" w14:paraId="19BAA4D9" w14:textId="5041DA02" w:rsidTr="002536AA">
        <w:trPr>
          <w:trHeight w:val="260"/>
          <w:del w:id="4917" w:author="Fnu, Sonam" w:date="2019-11-27T19:17:00Z"/>
        </w:trPr>
        <w:tc>
          <w:tcPr>
            <w:tcW w:w="468" w:type="dxa"/>
            <w:shd w:val="clear" w:color="auto" w:fill="EAF1DD" w:themeFill="accent3" w:themeFillTint="33"/>
          </w:tcPr>
          <w:p w14:paraId="60148BE2" w14:textId="05E9A98B" w:rsidR="00236B6E" w:rsidRPr="00064254" w:rsidDel="00737460" w:rsidRDefault="00236B6E" w:rsidP="002536AA">
            <w:pPr>
              <w:pStyle w:val="ListParagraph"/>
              <w:ind w:left="0"/>
              <w:rPr>
                <w:del w:id="4918" w:author="Fnu, Sonam" w:date="2019-11-27T19:17:00Z"/>
                <w:rFonts w:ascii="Calibri" w:hAnsi="Calibri"/>
              </w:rPr>
            </w:pPr>
          </w:p>
        </w:tc>
        <w:tc>
          <w:tcPr>
            <w:tcW w:w="1620" w:type="dxa"/>
            <w:shd w:val="clear" w:color="auto" w:fill="EAF1DD" w:themeFill="accent3" w:themeFillTint="33"/>
          </w:tcPr>
          <w:p w14:paraId="0F474661" w14:textId="2B09FC22" w:rsidR="00236B6E" w:rsidRPr="00064254" w:rsidDel="00737460" w:rsidRDefault="00236B6E" w:rsidP="002536AA">
            <w:pPr>
              <w:pStyle w:val="ListParagraph"/>
              <w:ind w:left="0"/>
              <w:rPr>
                <w:del w:id="4919" w:author="Fnu, Sonam" w:date="2019-11-27T19:17:00Z"/>
                <w:rFonts w:ascii="Calibri" w:hAnsi="Calibri"/>
              </w:rPr>
            </w:pPr>
            <w:del w:id="4920" w:author="Fnu, Sonam" w:date="2019-11-27T19:17:00Z">
              <w:r w:rsidRPr="00064254" w:rsidDel="00737460">
                <w:rPr>
                  <w:rFonts w:ascii="Calibri" w:hAnsi="Calibri"/>
                </w:rPr>
                <w:delText>Field</w:delText>
              </w:r>
            </w:del>
          </w:p>
        </w:tc>
        <w:tc>
          <w:tcPr>
            <w:tcW w:w="1530" w:type="dxa"/>
            <w:shd w:val="clear" w:color="auto" w:fill="EAF1DD" w:themeFill="accent3" w:themeFillTint="33"/>
          </w:tcPr>
          <w:p w14:paraId="3C63B295" w14:textId="47E9752A" w:rsidR="00236B6E" w:rsidRPr="00064254" w:rsidDel="00737460" w:rsidRDefault="00236B6E" w:rsidP="002536AA">
            <w:pPr>
              <w:pStyle w:val="ListParagraph"/>
              <w:ind w:left="0"/>
              <w:rPr>
                <w:del w:id="4921" w:author="Fnu, Sonam" w:date="2019-11-27T19:17:00Z"/>
                <w:rFonts w:ascii="Calibri" w:hAnsi="Calibri"/>
              </w:rPr>
            </w:pPr>
            <w:del w:id="4922" w:author="Fnu, Sonam" w:date="2019-11-27T19:17:00Z">
              <w:r w:rsidRPr="00064254" w:rsidDel="00737460">
                <w:rPr>
                  <w:rFonts w:ascii="Calibri" w:hAnsi="Calibri"/>
                </w:rPr>
                <w:delText>Type</w:delText>
              </w:r>
            </w:del>
          </w:p>
        </w:tc>
        <w:tc>
          <w:tcPr>
            <w:tcW w:w="2250" w:type="dxa"/>
            <w:shd w:val="clear" w:color="auto" w:fill="EAF1DD" w:themeFill="accent3" w:themeFillTint="33"/>
          </w:tcPr>
          <w:p w14:paraId="57C6D292" w14:textId="638D31A2" w:rsidR="00236B6E" w:rsidRPr="00064254" w:rsidDel="00737460" w:rsidRDefault="00236B6E" w:rsidP="002536AA">
            <w:pPr>
              <w:pStyle w:val="ListParagraph"/>
              <w:ind w:left="0"/>
              <w:rPr>
                <w:del w:id="4923" w:author="Fnu, Sonam" w:date="2019-11-27T19:17:00Z"/>
                <w:rFonts w:ascii="Calibri" w:hAnsi="Calibri"/>
              </w:rPr>
            </w:pPr>
            <w:del w:id="4924" w:author="Fnu, Sonam" w:date="2019-11-27T19:17:00Z">
              <w:r w:rsidRPr="00064254" w:rsidDel="00737460">
                <w:rPr>
                  <w:rFonts w:ascii="Calibri" w:hAnsi="Calibri"/>
                </w:rPr>
                <w:delText>Description</w:delText>
              </w:r>
            </w:del>
          </w:p>
        </w:tc>
        <w:tc>
          <w:tcPr>
            <w:tcW w:w="1890" w:type="dxa"/>
            <w:shd w:val="clear" w:color="auto" w:fill="EAF1DD" w:themeFill="accent3" w:themeFillTint="33"/>
          </w:tcPr>
          <w:p w14:paraId="01892015" w14:textId="7449447B" w:rsidR="00236B6E" w:rsidRPr="00064254" w:rsidDel="00737460" w:rsidRDefault="00236B6E" w:rsidP="002536AA">
            <w:pPr>
              <w:pStyle w:val="ListParagraph"/>
              <w:ind w:left="0"/>
              <w:rPr>
                <w:del w:id="4925" w:author="Fnu, Sonam" w:date="2019-11-27T19:17:00Z"/>
                <w:rFonts w:ascii="Calibri" w:hAnsi="Calibri"/>
              </w:rPr>
            </w:pPr>
            <w:del w:id="4926" w:author="Fnu, Sonam" w:date="2019-11-27T19:17:00Z">
              <w:r w:rsidRPr="00064254" w:rsidDel="00737460">
                <w:rPr>
                  <w:rFonts w:ascii="Calibri" w:hAnsi="Calibri"/>
                </w:rPr>
                <w:delText>Validation</w:delText>
              </w:r>
            </w:del>
          </w:p>
        </w:tc>
        <w:tc>
          <w:tcPr>
            <w:tcW w:w="2067" w:type="dxa"/>
            <w:shd w:val="clear" w:color="auto" w:fill="EAF1DD" w:themeFill="accent3" w:themeFillTint="33"/>
          </w:tcPr>
          <w:p w14:paraId="04A06E78" w14:textId="40DBEDE2" w:rsidR="00236B6E" w:rsidRPr="00064254" w:rsidDel="00737460" w:rsidRDefault="00236B6E" w:rsidP="002536AA">
            <w:pPr>
              <w:pStyle w:val="ListParagraph"/>
              <w:ind w:left="0"/>
              <w:rPr>
                <w:del w:id="4927" w:author="Fnu, Sonam" w:date="2019-11-27T19:17:00Z"/>
                <w:rFonts w:ascii="Calibri" w:hAnsi="Calibri"/>
              </w:rPr>
            </w:pPr>
            <w:del w:id="4928" w:author="Fnu, Sonam" w:date="2019-11-27T19:17:00Z">
              <w:r w:rsidRPr="00064254" w:rsidDel="00737460">
                <w:rPr>
                  <w:rFonts w:ascii="Calibri" w:hAnsi="Calibri"/>
                </w:rPr>
                <w:delText>Data source</w:delText>
              </w:r>
            </w:del>
          </w:p>
        </w:tc>
      </w:tr>
      <w:tr w:rsidR="00236B6E" w:rsidRPr="00012DAF" w:rsidDel="00737460" w14:paraId="546FC4E9" w14:textId="52F733D9" w:rsidTr="002536AA">
        <w:trPr>
          <w:trHeight w:val="520"/>
          <w:del w:id="4929" w:author="Fnu, Sonam" w:date="2019-11-27T19:17:00Z"/>
        </w:trPr>
        <w:tc>
          <w:tcPr>
            <w:tcW w:w="468" w:type="dxa"/>
          </w:tcPr>
          <w:p w14:paraId="2852E119" w14:textId="28DA93DE" w:rsidR="00236B6E" w:rsidRPr="00064254" w:rsidDel="00737460" w:rsidRDefault="00236B6E" w:rsidP="002536AA">
            <w:pPr>
              <w:pStyle w:val="ListParagraph"/>
              <w:ind w:left="0"/>
              <w:rPr>
                <w:del w:id="4930" w:author="Fnu, Sonam" w:date="2019-11-27T19:17:00Z"/>
                <w:rFonts w:ascii="Calibri" w:hAnsi="Calibri"/>
              </w:rPr>
            </w:pPr>
            <w:del w:id="4931" w:author="Fnu, Sonam" w:date="2019-11-27T19:17:00Z">
              <w:r w:rsidRPr="00064254" w:rsidDel="00737460">
                <w:rPr>
                  <w:rFonts w:ascii="Calibri" w:hAnsi="Calibri"/>
                </w:rPr>
                <w:delText>1</w:delText>
              </w:r>
            </w:del>
          </w:p>
        </w:tc>
        <w:tc>
          <w:tcPr>
            <w:tcW w:w="1620" w:type="dxa"/>
          </w:tcPr>
          <w:p w14:paraId="0E924280" w14:textId="71C6A619" w:rsidR="00236B6E" w:rsidRPr="00064254" w:rsidDel="00737460" w:rsidRDefault="00236B6E" w:rsidP="002536AA">
            <w:pPr>
              <w:pStyle w:val="ListParagraph"/>
              <w:ind w:left="0"/>
              <w:rPr>
                <w:del w:id="4932" w:author="Fnu, Sonam" w:date="2019-11-27T19:17:00Z"/>
                <w:rFonts w:ascii="Calibri" w:hAnsi="Calibri"/>
              </w:rPr>
            </w:pPr>
            <w:del w:id="4933" w:author="Fnu, Sonam" w:date="2019-11-27T19:17:00Z">
              <w:r w:rsidRPr="00064254" w:rsidDel="00737460">
                <w:rPr>
                  <w:rFonts w:ascii="Calibri" w:hAnsi="Calibri"/>
                </w:rPr>
                <w:delText>Account No.</w:delText>
              </w:r>
            </w:del>
          </w:p>
        </w:tc>
        <w:tc>
          <w:tcPr>
            <w:tcW w:w="1530" w:type="dxa"/>
          </w:tcPr>
          <w:p w14:paraId="1C0DD9F5" w14:textId="4208128C" w:rsidR="00236B6E" w:rsidRPr="00064254" w:rsidDel="00737460" w:rsidRDefault="00236B6E" w:rsidP="002536AA">
            <w:pPr>
              <w:pStyle w:val="ListParagraph"/>
              <w:ind w:left="0"/>
              <w:rPr>
                <w:del w:id="4934" w:author="Fnu, Sonam" w:date="2019-11-27T19:17:00Z"/>
                <w:rFonts w:ascii="Calibri" w:hAnsi="Calibri"/>
              </w:rPr>
            </w:pPr>
            <w:del w:id="4935" w:author="Fnu, Sonam" w:date="2019-11-27T19:17:00Z">
              <w:r w:rsidRPr="00064254" w:rsidDel="00737460">
                <w:rPr>
                  <w:rFonts w:ascii="Calibri" w:hAnsi="Calibri"/>
                </w:rPr>
                <w:delText>Drop down</w:delText>
              </w:r>
            </w:del>
          </w:p>
        </w:tc>
        <w:tc>
          <w:tcPr>
            <w:tcW w:w="2250" w:type="dxa"/>
          </w:tcPr>
          <w:p w14:paraId="5A6F3AFC" w14:textId="34B56B4A" w:rsidR="00236B6E" w:rsidRPr="00064254" w:rsidDel="00737460" w:rsidRDefault="00236B6E" w:rsidP="002536AA">
            <w:pPr>
              <w:pStyle w:val="ListParagraph"/>
              <w:ind w:left="0"/>
              <w:rPr>
                <w:del w:id="4936" w:author="Fnu, Sonam" w:date="2019-11-27T19:17:00Z"/>
                <w:rFonts w:ascii="Calibri" w:hAnsi="Calibri"/>
              </w:rPr>
            </w:pPr>
            <w:del w:id="4937" w:author="Fnu, Sonam" w:date="2019-11-27T19:17:00Z">
              <w:r w:rsidRPr="00064254" w:rsidDel="00737460">
                <w:rPr>
                  <w:rFonts w:ascii="Calibri" w:hAnsi="Calibri"/>
                </w:rPr>
                <w:delText>Customer accounts</w:delText>
              </w:r>
            </w:del>
          </w:p>
        </w:tc>
        <w:tc>
          <w:tcPr>
            <w:tcW w:w="1890" w:type="dxa"/>
          </w:tcPr>
          <w:p w14:paraId="39AEEE54" w14:textId="6F4B384B" w:rsidR="00236B6E" w:rsidDel="00737460" w:rsidRDefault="00853EED" w:rsidP="002536AA">
            <w:pPr>
              <w:pStyle w:val="ListParagraph"/>
              <w:ind w:left="0"/>
              <w:rPr>
                <w:del w:id="4938" w:author="Fnu, Sonam" w:date="2019-11-27T19:17:00Z"/>
                <w:rFonts w:ascii="Calibri" w:hAnsi="Calibri"/>
              </w:rPr>
            </w:pPr>
            <w:del w:id="4939" w:author="Fnu, Sonam" w:date="2019-11-27T19:17:00Z">
              <w:r w:rsidRPr="00064254" w:rsidDel="00737460">
                <w:rPr>
                  <w:rFonts w:ascii="Calibri" w:hAnsi="Calibri"/>
                  <w:u w:val="single"/>
                </w:rPr>
                <w:delText>Retails:</w:delText>
              </w:r>
              <w:r w:rsidDel="00737460">
                <w:rPr>
                  <w:rFonts w:ascii="Calibri" w:hAnsi="Calibri"/>
                  <w:u w:val="single"/>
                </w:rPr>
                <w:delText xml:space="preserve"> </w:delText>
              </w:r>
              <w:r w:rsidR="00236B6E" w:rsidRPr="00064254" w:rsidDel="00737460">
                <w:rPr>
                  <w:rFonts w:ascii="Calibri" w:hAnsi="Calibri"/>
                </w:rPr>
                <w:delText>Current login customer’s active accounts</w:delText>
              </w:r>
            </w:del>
          </w:p>
          <w:p w14:paraId="7836AB1D" w14:textId="6DD2BDFB" w:rsidR="00853EED" w:rsidRPr="00064254" w:rsidDel="00737460" w:rsidRDefault="00853EED" w:rsidP="002536AA">
            <w:pPr>
              <w:pStyle w:val="ListParagraph"/>
              <w:ind w:left="0"/>
              <w:rPr>
                <w:del w:id="4940" w:author="Fnu, Sonam" w:date="2019-11-27T19:17:00Z"/>
                <w:rFonts w:ascii="Calibri" w:hAnsi="Calibri"/>
                <w:u w:val="single"/>
              </w:rPr>
            </w:pPr>
            <w:del w:id="4941" w:author="Fnu, Sonam" w:date="2019-11-27T19:17:00Z">
              <w:r w:rsidRPr="00064254" w:rsidDel="00737460">
                <w:rPr>
                  <w:rFonts w:ascii="Calibri" w:hAnsi="Calibri"/>
                  <w:u w:val="single"/>
                </w:rPr>
                <w:delText>Corporate:</w:delText>
              </w:r>
              <w:r w:rsidDel="00737460">
                <w:rPr>
                  <w:rFonts w:ascii="Calibri" w:hAnsi="Calibri"/>
                  <w:u w:val="single"/>
                </w:rPr>
                <w:delText xml:space="preserve"> </w:delText>
              </w:r>
              <w:r w:rsidRPr="00064254" w:rsidDel="00737460">
                <w:rPr>
                  <w:rFonts w:ascii="Calibri" w:hAnsi="Calibri"/>
                </w:rPr>
                <w:delText>Customer account Group</w:delText>
              </w:r>
            </w:del>
          </w:p>
        </w:tc>
        <w:tc>
          <w:tcPr>
            <w:tcW w:w="2067" w:type="dxa"/>
          </w:tcPr>
          <w:p w14:paraId="644F6202" w14:textId="48CF4782" w:rsidR="00236B6E" w:rsidRPr="00064254" w:rsidDel="00737460" w:rsidRDefault="00236B6E" w:rsidP="002536AA">
            <w:pPr>
              <w:pStyle w:val="ListParagraph"/>
              <w:ind w:left="0"/>
              <w:rPr>
                <w:del w:id="4942" w:author="Fnu, Sonam" w:date="2019-11-27T19:17:00Z"/>
                <w:rFonts w:ascii="Calibri" w:hAnsi="Calibri"/>
              </w:rPr>
            </w:pPr>
          </w:p>
        </w:tc>
      </w:tr>
      <w:tr w:rsidR="00236B6E" w:rsidRPr="00012DAF" w:rsidDel="00737460" w14:paraId="0D9A7232" w14:textId="5BFA89EF" w:rsidTr="002536AA">
        <w:trPr>
          <w:trHeight w:val="260"/>
          <w:del w:id="4943" w:author="Fnu, Sonam" w:date="2019-11-27T19:17:00Z"/>
        </w:trPr>
        <w:tc>
          <w:tcPr>
            <w:tcW w:w="468" w:type="dxa"/>
            <w:shd w:val="clear" w:color="auto" w:fill="F2F2F2" w:themeFill="background1" w:themeFillShade="F2"/>
          </w:tcPr>
          <w:p w14:paraId="5EE204D8" w14:textId="66D57A5B" w:rsidR="00236B6E" w:rsidRPr="00064254" w:rsidDel="00737460" w:rsidRDefault="00236B6E" w:rsidP="002536AA">
            <w:pPr>
              <w:pStyle w:val="ListParagraph"/>
              <w:ind w:left="0"/>
              <w:rPr>
                <w:del w:id="4944" w:author="Fnu, Sonam" w:date="2019-11-27T19:17:00Z"/>
                <w:rFonts w:ascii="Calibri" w:hAnsi="Calibri"/>
              </w:rPr>
            </w:pPr>
            <w:del w:id="4945" w:author="Fnu, Sonam" w:date="2019-11-27T19:17:00Z">
              <w:r w:rsidRPr="00064254" w:rsidDel="00737460">
                <w:rPr>
                  <w:rFonts w:ascii="Calibri" w:hAnsi="Calibri"/>
                </w:rPr>
                <w:delText>2</w:delText>
              </w:r>
            </w:del>
          </w:p>
        </w:tc>
        <w:tc>
          <w:tcPr>
            <w:tcW w:w="9357" w:type="dxa"/>
            <w:gridSpan w:val="5"/>
            <w:shd w:val="clear" w:color="auto" w:fill="F2F2F2" w:themeFill="background1" w:themeFillShade="F2"/>
          </w:tcPr>
          <w:p w14:paraId="1FE0C962" w14:textId="427D4CDD" w:rsidR="00236B6E" w:rsidRPr="00064254" w:rsidDel="00737460" w:rsidRDefault="00236B6E" w:rsidP="002536AA">
            <w:pPr>
              <w:pStyle w:val="ListParagraph"/>
              <w:ind w:left="0"/>
              <w:rPr>
                <w:del w:id="4946" w:author="Fnu, Sonam" w:date="2019-11-27T19:17:00Z"/>
                <w:rFonts w:ascii="Calibri" w:hAnsi="Calibri"/>
              </w:rPr>
            </w:pPr>
            <w:del w:id="4947" w:author="Fnu, Sonam" w:date="2019-11-27T19:17:00Z">
              <w:r w:rsidRPr="00064254" w:rsidDel="00737460">
                <w:rPr>
                  <w:rFonts w:ascii="Calibri" w:hAnsi="Calibri"/>
                </w:rPr>
                <w:delText>Notification List</w:delText>
              </w:r>
            </w:del>
          </w:p>
        </w:tc>
      </w:tr>
      <w:tr w:rsidR="00236B6E" w:rsidRPr="00012DAF" w:rsidDel="00737460" w14:paraId="70FD13AA" w14:textId="480D4144" w:rsidTr="002536AA">
        <w:trPr>
          <w:trHeight w:val="781"/>
          <w:del w:id="4948" w:author="Fnu, Sonam" w:date="2019-11-27T19:17:00Z"/>
        </w:trPr>
        <w:tc>
          <w:tcPr>
            <w:tcW w:w="468" w:type="dxa"/>
          </w:tcPr>
          <w:p w14:paraId="791BA77A" w14:textId="1B6638DF" w:rsidR="00236B6E" w:rsidRPr="00064254" w:rsidDel="00737460" w:rsidRDefault="00236B6E" w:rsidP="002536AA">
            <w:pPr>
              <w:pStyle w:val="ListParagraph"/>
              <w:ind w:left="0"/>
              <w:rPr>
                <w:del w:id="4949" w:author="Fnu, Sonam" w:date="2019-11-27T19:17:00Z"/>
                <w:rFonts w:ascii="Calibri" w:hAnsi="Calibri"/>
              </w:rPr>
            </w:pPr>
            <w:del w:id="4950" w:author="Fnu, Sonam" w:date="2019-11-27T19:17:00Z">
              <w:r w:rsidRPr="00064254" w:rsidDel="00737460">
                <w:rPr>
                  <w:rFonts w:ascii="Calibri" w:hAnsi="Calibri"/>
                </w:rPr>
                <w:delText>3</w:delText>
              </w:r>
            </w:del>
          </w:p>
        </w:tc>
        <w:tc>
          <w:tcPr>
            <w:tcW w:w="1620" w:type="dxa"/>
          </w:tcPr>
          <w:p w14:paraId="34F4DFD1" w14:textId="608B0B5A" w:rsidR="00236B6E" w:rsidRPr="00064254" w:rsidDel="00737460" w:rsidRDefault="00236B6E" w:rsidP="002536AA">
            <w:pPr>
              <w:pStyle w:val="ListParagraph"/>
              <w:ind w:left="0"/>
              <w:rPr>
                <w:del w:id="4951" w:author="Fnu, Sonam" w:date="2019-11-27T19:17:00Z"/>
                <w:rFonts w:ascii="Calibri" w:hAnsi="Calibri"/>
              </w:rPr>
            </w:pPr>
            <w:del w:id="4952" w:author="Fnu, Sonam" w:date="2019-11-27T19:17:00Z">
              <w:r w:rsidRPr="00064254" w:rsidDel="00737460">
                <w:rPr>
                  <w:rFonts w:ascii="Calibri" w:hAnsi="Calibri"/>
                </w:rPr>
                <w:delText>Subscribe</w:delText>
              </w:r>
            </w:del>
          </w:p>
        </w:tc>
        <w:tc>
          <w:tcPr>
            <w:tcW w:w="1530" w:type="dxa"/>
          </w:tcPr>
          <w:p w14:paraId="313B2F5E" w14:textId="08E0567E" w:rsidR="00236B6E" w:rsidRPr="00064254" w:rsidDel="00737460" w:rsidRDefault="00236B6E" w:rsidP="002536AA">
            <w:pPr>
              <w:pStyle w:val="ListParagraph"/>
              <w:ind w:left="0"/>
              <w:rPr>
                <w:del w:id="4953" w:author="Fnu, Sonam" w:date="2019-11-27T19:17:00Z"/>
                <w:rFonts w:ascii="Calibri" w:hAnsi="Calibri"/>
              </w:rPr>
            </w:pPr>
            <w:del w:id="4954" w:author="Fnu, Sonam" w:date="2019-11-27T19:17:00Z">
              <w:r w:rsidRPr="00064254" w:rsidDel="00737460">
                <w:rPr>
                  <w:rFonts w:ascii="Calibri" w:hAnsi="Calibri"/>
                </w:rPr>
                <w:delText>Check box</w:delText>
              </w:r>
            </w:del>
          </w:p>
        </w:tc>
        <w:tc>
          <w:tcPr>
            <w:tcW w:w="2250" w:type="dxa"/>
          </w:tcPr>
          <w:p w14:paraId="4694E5D7" w14:textId="680707A5" w:rsidR="00236B6E" w:rsidRPr="00064254" w:rsidDel="00737460" w:rsidRDefault="00236B6E" w:rsidP="002536AA">
            <w:pPr>
              <w:pStyle w:val="ListParagraph"/>
              <w:ind w:left="0"/>
              <w:rPr>
                <w:del w:id="4955" w:author="Fnu, Sonam" w:date="2019-11-27T19:17:00Z"/>
                <w:rFonts w:ascii="Calibri" w:hAnsi="Calibri"/>
              </w:rPr>
            </w:pPr>
            <w:del w:id="4956" w:author="Fnu, Sonam" w:date="2019-11-27T19:17:00Z">
              <w:r w:rsidRPr="00064254" w:rsidDel="00737460">
                <w:rPr>
                  <w:rFonts w:ascii="Calibri" w:hAnsi="Calibri"/>
                </w:rPr>
                <w:delText>Selectable action</w:delText>
              </w:r>
            </w:del>
          </w:p>
        </w:tc>
        <w:tc>
          <w:tcPr>
            <w:tcW w:w="1890" w:type="dxa"/>
          </w:tcPr>
          <w:p w14:paraId="594247E3" w14:textId="22F968D4" w:rsidR="00236B6E" w:rsidRPr="00064254" w:rsidDel="00737460" w:rsidRDefault="00236B6E" w:rsidP="002536AA">
            <w:pPr>
              <w:pStyle w:val="ListParagraph"/>
              <w:ind w:left="0"/>
              <w:rPr>
                <w:del w:id="4957" w:author="Fnu, Sonam" w:date="2019-11-27T19:17:00Z"/>
                <w:rFonts w:ascii="Calibri" w:hAnsi="Calibri"/>
              </w:rPr>
            </w:pPr>
            <w:del w:id="4958" w:author="Fnu, Sonam" w:date="2019-11-27T19:17:00Z">
              <w:r w:rsidRPr="00064254" w:rsidDel="00737460">
                <w:rPr>
                  <w:rFonts w:ascii="Calibri" w:hAnsi="Calibri"/>
                </w:rPr>
                <w:delText>Selected If service subscribed  in ‘NOTIFICATION_SETUP’</w:delText>
              </w:r>
            </w:del>
          </w:p>
        </w:tc>
        <w:tc>
          <w:tcPr>
            <w:tcW w:w="2067" w:type="dxa"/>
          </w:tcPr>
          <w:p w14:paraId="5ECCC70D" w14:textId="55375D90" w:rsidR="00236B6E" w:rsidRPr="00064254" w:rsidDel="00737460" w:rsidRDefault="00236B6E" w:rsidP="002536AA">
            <w:pPr>
              <w:pStyle w:val="ListParagraph"/>
              <w:ind w:left="0"/>
              <w:rPr>
                <w:del w:id="4959" w:author="Fnu, Sonam" w:date="2019-11-27T19:17:00Z"/>
                <w:rFonts w:ascii="Calibri" w:hAnsi="Calibri"/>
              </w:rPr>
            </w:pPr>
          </w:p>
        </w:tc>
      </w:tr>
      <w:tr w:rsidR="00236B6E" w:rsidRPr="00012DAF" w:rsidDel="00737460" w14:paraId="4AFA1EFF" w14:textId="7C78BA4C" w:rsidTr="002536AA">
        <w:trPr>
          <w:trHeight w:val="396"/>
          <w:del w:id="4960" w:author="Fnu, Sonam" w:date="2019-11-27T19:17:00Z"/>
        </w:trPr>
        <w:tc>
          <w:tcPr>
            <w:tcW w:w="468" w:type="dxa"/>
          </w:tcPr>
          <w:p w14:paraId="37E847B6" w14:textId="3A277CBC" w:rsidR="00236B6E" w:rsidRPr="00064254" w:rsidDel="00737460" w:rsidRDefault="00236B6E" w:rsidP="002536AA">
            <w:pPr>
              <w:pStyle w:val="ListParagraph"/>
              <w:ind w:left="0"/>
              <w:rPr>
                <w:del w:id="4961" w:author="Fnu, Sonam" w:date="2019-11-27T19:17:00Z"/>
                <w:rFonts w:ascii="Calibri" w:hAnsi="Calibri"/>
              </w:rPr>
            </w:pPr>
            <w:del w:id="4962" w:author="Fnu, Sonam" w:date="2019-11-27T19:17:00Z">
              <w:r w:rsidRPr="00064254" w:rsidDel="00737460">
                <w:rPr>
                  <w:rFonts w:ascii="Calibri" w:hAnsi="Calibri"/>
                </w:rPr>
                <w:delText>4</w:delText>
              </w:r>
            </w:del>
          </w:p>
        </w:tc>
        <w:tc>
          <w:tcPr>
            <w:tcW w:w="1620" w:type="dxa"/>
          </w:tcPr>
          <w:p w14:paraId="6513DAC5" w14:textId="6380995A" w:rsidR="00236B6E" w:rsidRPr="00064254" w:rsidDel="00737460" w:rsidRDefault="00236B6E" w:rsidP="002536AA">
            <w:pPr>
              <w:pStyle w:val="ListParagraph"/>
              <w:ind w:left="0"/>
              <w:rPr>
                <w:del w:id="4963" w:author="Fnu, Sonam" w:date="2019-11-27T19:17:00Z"/>
                <w:rFonts w:ascii="Calibri" w:hAnsi="Calibri"/>
              </w:rPr>
            </w:pPr>
            <w:del w:id="4964" w:author="Fnu, Sonam" w:date="2019-11-27T19:17:00Z">
              <w:r w:rsidRPr="00064254" w:rsidDel="00737460">
                <w:rPr>
                  <w:rFonts w:ascii="Calibri" w:hAnsi="Calibri"/>
                </w:rPr>
                <w:delText>Description</w:delText>
              </w:r>
            </w:del>
          </w:p>
        </w:tc>
        <w:tc>
          <w:tcPr>
            <w:tcW w:w="1530" w:type="dxa"/>
          </w:tcPr>
          <w:p w14:paraId="45BCA69C" w14:textId="15216FE9" w:rsidR="00236B6E" w:rsidRPr="00064254" w:rsidDel="00737460" w:rsidRDefault="00236B6E" w:rsidP="002536AA">
            <w:pPr>
              <w:pStyle w:val="ListParagraph"/>
              <w:ind w:left="0"/>
              <w:rPr>
                <w:del w:id="4965" w:author="Fnu, Sonam" w:date="2019-11-27T19:17:00Z"/>
                <w:rFonts w:ascii="Calibri" w:hAnsi="Calibri"/>
              </w:rPr>
            </w:pPr>
            <w:del w:id="4966" w:author="Fnu, Sonam" w:date="2019-11-27T19:17:00Z">
              <w:r w:rsidRPr="00064254" w:rsidDel="00737460">
                <w:rPr>
                  <w:rFonts w:ascii="Calibri" w:hAnsi="Calibri"/>
                </w:rPr>
                <w:delText>String</w:delText>
              </w:r>
            </w:del>
          </w:p>
        </w:tc>
        <w:tc>
          <w:tcPr>
            <w:tcW w:w="2250" w:type="dxa"/>
          </w:tcPr>
          <w:p w14:paraId="71508FDA" w14:textId="236F8AA9" w:rsidR="00236B6E" w:rsidRPr="00064254" w:rsidDel="00737460" w:rsidRDefault="00236B6E" w:rsidP="002536AA">
            <w:pPr>
              <w:pStyle w:val="ListParagraph"/>
              <w:ind w:left="0"/>
              <w:rPr>
                <w:del w:id="4967" w:author="Fnu, Sonam" w:date="2019-11-27T19:17:00Z"/>
                <w:rFonts w:ascii="Calibri" w:hAnsi="Calibri"/>
              </w:rPr>
            </w:pPr>
            <w:del w:id="4968" w:author="Fnu, Sonam" w:date="2019-11-27T19:17:00Z">
              <w:r w:rsidRPr="00064254" w:rsidDel="00737460">
                <w:rPr>
                  <w:rFonts w:ascii="Calibri" w:hAnsi="Calibri"/>
                </w:rPr>
                <w:delText>Notification definition</w:delText>
              </w:r>
            </w:del>
          </w:p>
        </w:tc>
        <w:tc>
          <w:tcPr>
            <w:tcW w:w="1890" w:type="dxa"/>
          </w:tcPr>
          <w:p w14:paraId="3AAB8E97" w14:textId="09273EE7" w:rsidR="00236B6E" w:rsidRPr="00064254" w:rsidDel="00737460" w:rsidRDefault="00236B6E" w:rsidP="002536AA">
            <w:pPr>
              <w:pStyle w:val="ListParagraph"/>
              <w:ind w:left="0"/>
              <w:rPr>
                <w:del w:id="4969" w:author="Fnu, Sonam" w:date="2019-11-27T19:17:00Z"/>
                <w:rFonts w:ascii="Calibri" w:hAnsi="Calibri"/>
              </w:rPr>
            </w:pPr>
          </w:p>
        </w:tc>
        <w:tc>
          <w:tcPr>
            <w:tcW w:w="2067" w:type="dxa"/>
          </w:tcPr>
          <w:p w14:paraId="6289FC03" w14:textId="09505B93" w:rsidR="00236B6E" w:rsidRPr="00064254" w:rsidDel="00737460" w:rsidRDefault="00236B6E" w:rsidP="002536AA">
            <w:pPr>
              <w:rPr>
                <w:del w:id="4970" w:author="Fnu, Sonam" w:date="2019-11-27T19:17:00Z"/>
                <w:rFonts w:ascii="Calibri" w:hAnsi="Calibri"/>
              </w:rPr>
            </w:pPr>
            <w:del w:id="4971" w:author="Fnu, Sonam" w:date="2019-11-27T19:17:00Z">
              <w:r w:rsidRPr="00064254" w:rsidDel="00737460">
                <w:rPr>
                  <w:rFonts w:ascii="Calibri" w:hAnsi="Calibri"/>
                  <w:b/>
                  <w:bCs/>
                </w:rPr>
                <w:delText>BANK_NOTIFICATIONS</w:delText>
              </w:r>
              <w:r w:rsidRPr="00064254" w:rsidDel="00737460">
                <w:rPr>
                  <w:rFonts w:ascii="Calibri" w:hAnsi="Calibri"/>
                </w:rPr>
                <w:delText xml:space="preserve"> where:</w:delText>
              </w:r>
            </w:del>
          </w:p>
          <w:p w14:paraId="6295F207" w14:textId="10E2503E" w:rsidR="00236B6E" w:rsidRPr="00064254" w:rsidDel="00737460" w:rsidRDefault="00236B6E" w:rsidP="002536AA">
            <w:pPr>
              <w:rPr>
                <w:del w:id="4972" w:author="Fnu, Sonam" w:date="2019-11-27T19:17:00Z"/>
                <w:rFonts w:ascii="Calibri" w:hAnsi="Calibri"/>
              </w:rPr>
            </w:pPr>
            <w:del w:id="4973" w:author="Fnu, Sonam" w:date="2019-11-27T19:17: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=cw</w:delText>
              </w:r>
            </w:del>
          </w:p>
          <w:p w14:paraId="2D72E8CF" w14:textId="7F4A2227" w:rsidR="00236B6E" w:rsidRPr="00064254" w:rsidDel="00737460" w:rsidRDefault="00236B6E" w:rsidP="002536AA">
            <w:pPr>
              <w:rPr>
                <w:del w:id="4974" w:author="Fnu, Sonam" w:date="2019-11-27T19:17:00Z"/>
                <w:rFonts w:ascii="Calibri" w:hAnsi="Calibri"/>
              </w:rPr>
            </w:pPr>
            <w:del w:id="4975" w:author="Fnu, Sonam" w:date="2019-11-27T19:17:00Z">
              <w:r w:rsidRPr="00064254" w:rsidDel="00737460">
                <w:rPr>
                  <w:rFonts w:ascii="Calibri" w:hAnsi="Calibri"/>
                </w:rPr>
                <w:delText>And IS_MANDATORY=0</w:delText>
              </w:r>
            </w:del>
          </w:p>
          <w:p w14:paraId="2C5A271D" w14:textId="43E57FC7" w:rsidR="00236B6E" w:rsidRPr="00064254" w:rsidDel="00737460" w:rsidRDefault="00236B6E" w:rsidP="002536AA">
            <w:pPr>
              <w:rPr>
                <w:del w:id="4976" w:author="Fnu, Sonam" w:date="2019-11-27T19:17:00Z"/>
                <w:rFonts w:ascii="Calibri" w:hAnsi="Calibri"/>
              </w:rPr>
            </w:pPr>
            <w:del w:id="4977" w:author="Fnu, Sonam" w:date="2019-11-27T19:17:00Z">
              <w:r w:rsidRPr="00064254" w:rsidDel="00737460">
                <w:rPr>
                  <w:rFonts w:ascii="Calibri" w:hAnsi="Calibri"/>
                </w:rPr>
                <w:delText>IS_ACCOUNT_RELATED=1</w:delText>
              </w:r>
            </w:del>
          </w:p>
          <w:p w14:paraId="199B5C2E" w14:textId="78B6B01D" w:rsidR="00236B6E" w:rsidRPr="00064254" w:rsidDel="00737460" w:rsidRDefault="00236B6E" w:rsidP="002536AA">
            <w:pPr>
              <w:rPr>
                <w:del w:id="4978" w:author="Fnu, Sonam" w:date="2019-11-27T19:17:00Z"/>
                <w:rFonts w:ascii="Calibri" w:hAnsi="Calibri"/>
              </w:rPr>
            </w:pPr>
            <w:del w:id="4979" w:author="Fnu, Sonam" w:date="2019-11-27T19:17:00Z">
              <w:r w:rsidRPr="00064254" w:rsidDel="00737460">
                <w:rPr>
                  <w:rFonts w:ascii="Calibri" w:hAnsi="Calibri"/>
                </w:rPr>
                <w:delText>FUNCTION_ID in [list of all functions in customer role or null function id]</w:delText>
              </w:r>
            </w:del>
          </w:p>
          <w:p w14:paraId="782BFF9D" w14:textId="138F533B" w:rsidR="00236B6E" w:rsidRPr="00064254" w:rsidDel="00737460" w:rsidRDefault="00236B6E" w:rsidP="002536AA">
            <w:pPr>
              <w:pStyle w:val="ListParagraph"/>
              <w:ind w:left="0"/>
              <w:rPr>
                <w:del w:id="4980" w:author="Fnu, Sonam" w:date="2019-11-27T19:17:00Z"/>
                <w:rFonts w:ascii="Calibri" w:hAnsi="Calibri"/>
              </w:rPr>
            </w:pPr>
          </w:p>
        </w:tc>
      </w:tr>
      <w:tr w:rsidR="00236B6E" w:rsidRPr="00012DAF" w:rsidDel="00737460" w14:paraId="1A30354E" w14:textId="1745D379" w:rsidTr="002536AA">
        <w:trPr>
          <w:trHeight w:val="1031"/>
          <w:del w:id="4981" w:author="Fnu, Sonam" w:date="2019-11-27T19:17:00Z"/>
        </w:trPr>
        <w:tc>
          <w:tcPr>
            <w:tcW w:w="468" w:type="dxa"/>
            <w:vMerge w:val="restart"/>
            <w:textDirection w:val="tbRl"/>
          </w:tcPr>
          <w:p w14:paraId="78840B4D" w14:textId="349695B8" w:rsidR="00236B6E" w:rsidRPr="00064254" w:rsidDel="00737460" w:rsidRDefault="00236B6E" w:rsidP="002536AA">
            <w:pPr>
              <w:ind w:left="1224" w:right="113"/>
              <w:rPr>
                <w:del w:id="4982" w:author="Fnu, Sonam" w:date="2019-11-27T19:17:00Z"/>
                <w:rFonts w:ascii="Calibri" w:hAnsi="Calibri"/>
                <w:sz w:val="32"/>
                <w:szCs w:val="32"/>
              </w:rPr>
            </w:pPr>
            <w:del w:id="4983" w:author="Fnu, Sonam" w:date="2019-11-27T19:17:00Z">
              <w:r w:rsidRPr="00064254" w:rsidDel="00737460">
                <w:rPr>
                  <w:rFonts w:ascii="Calibri" w:hAnsi="Calibri"/>
                  <w:sz w:val="32"/>
                  <w:szCs w:val="32"/>
                </w:rPr>
                <w:delText>5/ Criteria</w:delText>
              </w:r>
            </w:del>
          </w:p>
        </w:tc>
        <w:tc>
          <w:tcPr>
            <w:tcW w:w="1620" w:type="dxa"/>
          </w:tcPr>
          <w:p w14:paraId="7CB29409" w14:textId="1AFD5A08" w:rsidR="00236B6E" w:rsidRPr="00064254" w:rsidDel="00737460" w:rsidRDefault="00236B6E" w:rsidP="002536AA">
            <w:pPr>
              <w:pStyle w:val="ListParagraph"/>
              <w:ind w:left="0"/>
              <w:rPr>
                <w:del w:id="4984" w:author="Fnu, Sonam" w:date="2019-11-27T19:17:00Z"/>
                <w:rFonts w:ascii="Calibri" w:hAnsi="Calibri"/>
              </w:rPr>
            </w:pPr>
            <w:del w:id="4985" w:author="Fnu, Sonam" w:date="2019-11-27T19:17:00Z">
              <w:r w:rsidRPr="00064254" w:rsidDel="00737460">
                <w:rPr>
                  <w:rFonts w:ascii="Calibri" w:hAnsi="Calibri"/>
                </w:rPr>
                <w:delText>Criteria</w:delText>
              </w:r>
            </w:del>
          </w:p>
        </w:tc>
        <w:tc>
          <w:tcPr>
            <w:tcW w:w="1530" w:type="dxa"/>
          </w:tcPr>
          <w:p w14:paraId="69E62244" w14:textId="648C7809" w:rsidR="00236B6E" w:rsidRPr="00064254" w:rsidDel="00737460" w:rsidRDefault="00236B6E" w:rsidP="002536AA">
            <w:pPr>
              <w:pStyle w:val="ListParagraph"/>
              <w:ind w:left="0"/>
              <w:rPr>
                <w:del w:id="4986" w:author="Fnu, Sonam" w:date="2019-11-27T19:17:00Z"/>
                <w:rFonts w:ascii="Calibri" w:hAnsi="Calibri"/>
              </w:rPr>
            </w:pPr>
            <w:del w:id="4987" w:author="Fnu, Sonam" w:date="2019-11-27T19:17:00Z">
              <w:r w:rsidRPr="00064254" w:rsidDel="00737460">
                <w:rPr>
                  <w:rFonts w:ascii="Calibri" w:hAnsi="Calibri"/>
                </w:rPr>
                <w:delText>Vary according to Notification type</w:delText>
              </w:r>
            </w:del>
          </w:p>
        </w:tc>
        <w:tc>
          <w:tcPr>
            <w:tcW w:w="2250" w:type="dxa"/>
          </w:tcPr>
          <w:p w14:paraId="3CBD746D" w14:textId="7BE5D9B7" w:rsidR="00236B6E" w:rsidRPr="00064254" w:rsidDel="00737460" w:rsidRDefault="00236B6E" w:rsidP="002536AA">
            <w:pPr>
              <w:pStyle w:val="ListParagraph"/>
              <w:ind w:left="0"/>
              <w:rPr>
                <w:del w:id="4988" w:author="Fnu, Sonam" w:date="2019-11-27T19:17:00Z"/>
                <w:rFonts w:ascii="Calibri" w:hAnsi="Calibri"/>
              </w:rPr>
            </w:pPr>
          </w:p>
        </w:tc>
        <w:tc>
          <w:tcPr>
            <w:tcW w:w="1890" w:type="dxa"/>
          </w:tcPr>
          <w:p w14:paraId="4B285EC0" w14:textId="3BDE49A0" w:rsidR="00236B6E" w:rsidRPr="00064254" w:rsidDel="00737460" w:rsidRDefault="00236B6E" w:rsidP="002536AA">
            <w:pPr>
              <w:pStyle w:val="ListParagraph"/>
              <w:ind w:left="0"/>
              <w:rPr>
                <w:del w:id="4989" w:author="Fnu, Sonam" w:date="2019-11-27T19:17:00Z"/>
                <w:rFonts w:ascii="Calibri" w:hAnsi="Calibri"/>
              </w:rPr>
            </w:pPr>
          </w:p>
        </w:tc>
        <w:tc>
          <w:tcPr>
            <w:tcW w:w="2067" w:type="dxa"/>
          </w:tcPr>
          <w:p w14:paraId="66C7CDD4" w14:textId="247AD4E3" w:rsidR="00236B6E" w:rsidRPr="00064254" w:rsidDel="00737460" w:rsidRDefault="00236B6E" w:rsidP="002536AA">
            <w:pPr>
              <w:pStyle w:val="ListParagraph"/>
              <w:ind w:left="0"/>
              <w:rPr>
                <w:del w:id="4990" w:author="Fnu, Sonam" w:date="2019-11-27T19:17:00Z"/>
                <w:rFonts w:ascii="Calibri" w:hAnsi="Calibri"/>
              </w:rPr>
            </w:pPr>
            <w:del w:id="4991" w:author="Fnu, Sonam" w:date="2019-11-27T19:17:00Z">
              <w:r w:rsidRPr="00064254" w:rsidDel="00737460">
                <w:rPr>
                  <w:rFonts w:ascii="Calibri" w:hAnsi="Calibri"/>
                </w:rPr>
                <w:delText xml:space="preserve">For subscribed services system retrieve from </w:delText>
              </w:r>
              <w:r w:rsidRPr="00064254" w:rsidDel="00737460">
                <w:rPr>
                  <w:rFonts w:ascii="Calibri" w:hAnsi="Calibri" w:cs="Arial"/>
                  <w:b/>
                  <w:bCs/>
                  <w:color w:val="000000"/>
                  <w:sz w:val="16"/>
                  <w:szCs w:val="16"/>
                </w:rPr>
                <w:delText>NOTIFICATIONS_</w:delText>
              </w:r>
              <w:r w:rsidRPr="00064254" w:rsidDel="00737460">
                <w:rPr>
                  <w:rFonts w:ascii="Calibri" w:hAnsi="Calibri"/>
                  <w:b/>
                  <w:bCs/>
                </w:rPr>
                <w:delText>SETUP</w:delText>
              </w:r>
            </w:del>
          </w:p>
        </w:tc>
      </w:tr>
      <w:tr w:rsidR="00236B6E" w:rsidRPr="00012DAF" w:rsidDel="00737460" w14:paraId="12D20E06" w14:textId="0BA7E168" w:rsidTr="002536AA">
        <w:trPr>
          <w:trHeight w:val="269"/>
          <w:del w:id="4992" w:author="Fnu, Sonam" w:date="2019-11-27T19:17:00Z"/>
        </w:trPr>
        <w:tc>
          <w:tcPr>
            <w:tcW w:w="468" w:type="dxa"/>
            <w:vMerge/>
          </w:tcPr>
          <w:p w14:paraId="4679AB68" w14:textId="6CCE759D" w:rsidR="00236B6E" w:rsidRPr="00064254" w:rsidDel="00737460" w:rsidRDefault="00236B6E" w:rsidP="002536AA">
            <w:pPr>
              <w:pStyle w:val="ListParagraph"/>
              <w:ind w:left="0"/>
              <w:rPr>
                <w:del w:id="4993" w:author="Fnu, Sonam" w:date="2019-11-27T19:17:00Z"/>
                <w:rFonts w:ascii="Calibri" w:hAnsi="Calibri"/>
              </w:rPr>
            </w:pPr>
          </w:p>
        </w:tc>
        <w:tc>
          <w:tcPr>
            <w:tcW w:w="1620" w:type="dxa"/>
          </w:tcPr>
          <w:p w14:paraId="44B185DB" w14:textId="049B8F0E" w:rsidR="00236B6E" w:rsidRPr="00064254" w:rsidDel="00737460" w:rsidRDefault="00236B6E" w:rsidP="002536AA">
            <w:pPr>
              <w:pStyle w:val="ListParagraph"/>
              <w:ind w:left="0"/>
              <w:rPr>
                <w:del w:id="4994" w:author="Fnu, Sonam" w:date="2019-11-27T19:17:00Z"/>
                <w:rFonts w:ascii="Calibri" w:hAnsi="Calibri"/>
              </w:rPr>
            </w:pPr>
            <w:del w:id="4995" w:author="Fnu, Sonam" w:date="2019-11-27T19:17:00Z">
              <w:r w:rsidRPr="00064254" w:rsidDel="00737460">
                <w:rPr>
                  <w:rFonts w:ascii="Calibri" w:hAnsi="Calibri"/>
                </w:rPr>
                <w:delText>Net notification</w:delText>
              </w:r>
            </w:del>
          </w:p>
        </w:tc>
        <w:tc>
          <w:tcPr>
            <w:tcW w:w="1530" w:type="dxa"/>
          </w:tcPr>
          <w:p w14:paraId="6968EA90" w14:textId="497269A1" w:rsidR="00236B6E" w:rsidRPr="00064254" w:rsidDel="00737460" w:rsidRDefault="00236B6E" w:rsidP="002536AA">
            <w:pPr>
              <w:pStyle w:val="ListParagraph"/>
              <w:ind w:left="0"/>
              <w:rPr>
                <w:del w:id="4996" w:author="Fnu, Sonam" w:date="2019-11-27T19:17:00Z"/>
                <w:rFonts w:ascii="Calibri" w:hAnsi="Calibri"/>
              </w:rPr>
            </w:pPr>
            <w:del w:id="4997" w:author="Fnu, Sonam" w:date="2019-11-27T19:17:00Z">
              <w:r w:rsidRPr="00064254" w:rsidDel="00737460">
                <w:rPr>
                  <w:rFonts w:ascii="Calibri" w:hAnsi="Calibri"/>
                </w:rPr>
                <w:delText>No criteria</w:delText>
              </w:r>
            </w:del>
          </w:p>
        </w:tc>
        <w:tc>
          <w:tcPr>
            <w:tcW w:w="2250" w:type="dxa"/>
          </w:tcPr>
          <w:p w14:paraId="78FB8581" w14:textId="1A8ABEF0" w:rsidR="00236B6E" w:rsidRPr="00064254" w:rsidDel="00737460" w:rsidRDefault="00236B6E" w:rsidP="002536AA">
            <w:pPr>
              <w:pStyle w:val="ListParagraph"/>
              <w:ind w:left="0"/>
              <w:rPr>
                <w:del w:id="4998" w:author="Fnu, Sonam" w:date="2019-11-27T19:17:00Z"/>
                <w:rFonts w:ascii="Calibri" w:hAnsi="Calibri"/>
              </w:rPr>
            </w:pPr>
            <w:del w:id="4999" w:author="Fnu, Sonam" w:date="2019-11-27T19:17:00Z">
              <w:r w:rsidRPr="00064254" w:rsidDel="00737460">
                <w:rPr>
                  <w:rFonts w:ascii="Calibri" w:hAnsi="Calibri"/>
                </w:rPr>
                <w:delText>List of notification related to activates /requests  executed from Net application</w:delText>
              </w:r>
            </w:del>
          </w:p>
        </w:tc>
        <w:tc>
          <w:tcPr>
            <w:tcW w:w="1890" w:type="dxa"/>
          </w:tcPr>
          <w:p w14:paraId="643D94FB" w14:textId="57CBBC47" w:rsidR="00236B6E" w:rsidRPr="00064254" w:rsidDel="00737460" w:rsidRDefault="00236B6E" w:rsidP="002536AA">
            <w:pPr>
              <w:pStyle w:val="ListParagraph"/>
              <w:ind w:left="0"/>
              <w:rPr>
                <w:del w:id="5000" w:author="Fnu, Sonam" w:date="2019-11-27T19:17:00Z"/>
                <w:rFonts w:ascii="Calibri" w:hAnsi="Calibri"/>
              </w:rPr>
            </w:pPr>
          </w:p>
        </w:tc>
        <w:tc>
          <w:tcPr>
            <w:tcW w:w="2067" w:type="dxa"/>
          </w:tcPr>
          <w:p w14:paraId="29894969" w14:textId="3E02C762" w:rsidR="00236B6E" w:rsidRPr="00064254" w:rsidDel="00737460" w:rsidRDefault="00236B6E" w:rsidP="002536AA">
            <w:pPr>
              <w:pStyle w:val="ListParagraph"/>
              <w:ind w:left="0"/>
              <w:rPr>
                <w:del w:id="5001" w:author="Fnu, Sonam" w:date="2019-11-27T19:17:00Z"/>
                <w:rFonts w:ascii="Calibri" w:hAnsi="Calibri"/>
              </w:rPr>
            </w:pPr>
          </w:p>
        </w:tc>
      </w:tr>
      <w:tr w:rsidR="00236B6E" w:rsidRPr="00012DAF" w:rsidDel="00737460" w14:paraId="5BE84C61" w14:textId="24870E92" w:rsidTr="002536AA">
        <w:trPr>
          <w:trHeight w:val="269"/>
          <w:del w:id="5002" w:author="Fnu, Sonam" w:date="2019-11-27T19:17:00Z"/>
        </w:trPr>
        <w:tc>
          <w:tcPr>
            <w:tcW w:w="468" w:type="dxa"/>
            <w:vMerge/>
          </w:tcPr>
          <w:p w14:paraId="1F70BD98" w14:textId="427F0E59" w:rsidR="00236B6E" w:rsidRPr="00064254" w:rsidDel="00737460" w:rsidRDefault="00236B6E" w:rsidP="002536AA">
            <w:pPr>
              <w:pStyle w:val="ListParagraph"/>
              <w:ind w:left="0"/>
              <w:rPr>
                <w:del w:id="5003" w:author="Fnu, Sonam" w:date="2019-11-27T19:17:00Z"/>
                <w:rFonts w:ascii="Calibri" w:hAnsi="Calibri"/>
              </w:rPr>
            </w:pPr>
          </w:p>
        </w:tc>
        <w:tc>
          <w:tcPr>
            <w:tcW w:w="1620" w:type="dxa"/>
          </w:tcPr>
          <w:p w14:paraId="432639A6" w14:textId="4E21DCE3" w:rsidR="00236B6E" w:rsidRPr="00064254" w:rsidDel="00737460" w:rsidRDefault="00236B6E" w:rsidP="002536AA">
            <w:pPr>
              <w:pStyle w:val="ListParagraph"/>
              <w:ind w:left="0"/>
              <w:rPr>
                <w:del w:id="5004" w:author="Fnu, Sonam" w:date="2019-11-27T19:17:00Z"/>
                <w:rFonts w:ascii="Calibri" w:hAnsi="Calibri"/>
              </w:rPr>
            </w:pPr>
            <w:del w:id="5005" w:author="Fnu, Sonam" w:date="2019-11-27T19:17:00Z">
              <w:r w:rsidRPr="00064254" w:rsidDel="00737460">
                <w:rPr>
                  <w:rFonts w:ascii="Calibri" w:hAnsi="Calibri"/>
                </w:rPr>
                <w:delText>SMS/Request &amp; Alert</w:delText>
              </w:r>
            </w:del>
          </w:p>
        </w:tc>
        <w:tc>
          <w:tcPr>
            <w:tcW w:w="1530" w:type="dxa"/>
          </w:tcPr>
          <w:p w14:paraId="2C7E6F72" w14:textId="6AA7D46E" w:rsidR="00236B6E" w:rsidRPr="00064254" w:rsidDel="00737460" w:rsidRDefault="00236B6E" w:rsidP="002536AA">
            <w:pPr>
              <w:pStyle w:val="ListParagraph"/>
              <w:ind w:left="0"/>
              <w:rPr>
                <w:del w:id="5006" w:author="Fnu, Sonam" w:date="2019-11-27T19:17:00Z"/>
                <w:rFonts w:ascii="Calibri" w:hAnsi="Calibri"/>
              </w:rPr>
            </w:pPr>
            <w:del w:id="5007" w:author="Fnu, Sonam" w:date="2019-11-27T19:17:00Z">
              <w:r w:rsidRPr="00064254" w:rsidDel="00737460">
                <w:rPr>
                  <w:rFonts w:ascii="Calibri" w:hAnsi="Calibri"/>
                </w:rPr>
                <w:delText>No criteria</w:delText>
              </w:r>
            </w:del>
          </w:p>
        </w:tc>
        <w:tc>
          <w:tcPr>
            <w:tcW w:w="2250" w:type="dxa"/>
          </w:tcPr>
          <w:p w14:paraId="09862F99" w14:textId="245B5560" w:rsidR="00236B6E" w:rsidRPr="00064254" w:rsidDel="00737460" w:rsidRDefault="00236B6E" w:rsidP="002536AA">
            <w:pPr>
              <w:pStyle w:val="ListParagraph"/>
              <w:ind w:left="0"/>
              <w:rPr>
                <w:del w:id="5008" w:author="Fnu, Sonam" w:date="2019-11-27T19:17:00Z"/>
                <w:rFonts w:ascii="Calibri" w:hAnsi="Calibri"/>
              </w:rPr>
            </w:pPr>
            <w:del w:id="5009" w:author="Fnu, Sonam" w:date="2019-11-27T19:17:00Z">
              <w:r w:rsidRPr="00064254" w:rsidDel="00737460">
                <w:rPr>
                  <w:rFonts w:ascii="Calibri" w:hAnsi="Calibri"/>
                </w:rPr>
                <w:delText xml:space="preserve">List of account activates executed outside NET and affect balance </w:delText>
              </w:r>
            </w:del>
          </w:p>
        </w:tc>
        <w:tc>
          <w:tcPr>
            <w:tcW w:w="1890" w:type="dxa"/>
          </w:tcPr>
          <w:p w14:paraId="7BDCC97C" w14:textId="5EE70283" w:rsidR="00236B6E" w:rsidRPr="00064254" w:rsidDel="00737460" w:rsidRDefault="00236B6E" w:rsidP="002536AA">
            <w:pPr>
              <w:pStyle w:val="ListParagraph"/>
              <w:ind w:left="0"/>
              <w:rPr>
                <w:del w:id="5010" w:author="Fnu, Sonam" w:date="2019-11-27T19:17:00Z"/>
                <w:rFonts w:ascii="Calibri" w:hAnsi="Calibri"/>
              </w:rPr>
            </w:pPr>
          </w:p>
        </w:tc>
        <w:tc>
          <w:tcPr>
            <w:tcW w:w="2067" w:type="dxa"/>
          </w:tcPr>
          <w:p w14:paraId="602A9022" w14:textId="5AEBD63F" w:rsidR="00236B6E" w:rsidRPr="00064254" w:rsidDel="00737460" w:rsidRDefault="00236B6E" w:rsidP="002536AA">
            <w:pPr>
              <w:pStyle w:val="ListParagraph"/>
              <w:ind w:left="0"/>
              <w:rPr>
                <w:del w:id="5011" w:author="Fnu, Sonam" w:date="2019-11-27T19:17:00Z"/>
                <w:rFonts w:ascii="Calibri" w:hAnsi="Calibri"/>
              </w:rPr>
            </w:pPr>
            <w:del w:id="5012" w:author="Fnu, Sonam" w:date="2019-11-27T19:17:00Z">
              <w:r w:rsidRPr="00064254" w:rsidDel="00737460">
                <w:rPr>
                  <w:rFonts w:ascii="Calibri" w:hAnsi="Calibri"/>
                </w:rPr>
                <w:delText xml:space="preserve">Retrieved </w:delText>
              </w:r>
            </w:del>
          </w:p>
        </w:tc>
      </w:tr>
      <w:tr w:rsidR="00236B6E" w:rsidRPr="00012DAF" w:rsidDel="00737460" w14:paraId="67B415AF" w14:textId="716CD2A6" w:rsidTr="002536AA">
        <w:trPr>
          <w:trHeight w:val="187"/>
          <w:del w:id="5013" w:author="Fnu, Sonam" w:date="2019-11-27T19:17:00Z"/>
        </w:trPr>
        <w:tc>
          <w:tcPr>
            <w:tcW w:w="468" w:type="dxa"/>
            <w:vMerge/>
          </w:tcPr>
          <w:p w14:paraId="79C711E2" w14:textId="6C46CF27" w:rsidR="00236B6E" w:rsidRPr="00064254" w:rsidDel="00737460" w:rsidRDefault="00236B6E" w:rsidP="002536AA">
            <w:pPr>
              <w:pStyle w:val="ListParagraph"/>
              <w:ind w:left="0"/>
              <w:rPr>
                <w:del w:id="5014" w:author="Fnu, Sonam" w:date="2019-11-27T19:17:00Z"/>
                <w:rFonts w:ascii="Calibri" w:hAnsi="Calibri"/>
              </w:rPr>
            </w:pPr>
          </w:p>
        </w:tc>
        <w:tc>
          <w:tcPr>
            <w:tcW w:w="1620" w:type="dxa"/>
            <w:vMerge w:val="restart"/>
          </w:tcPr>
          <w:p w14:paraId="6505F37A" w14:textId="7630271F" w:rsidR="00236B6E" w:rsidRPr="00064254" w:rsidDel="00737460" w:rsidRDefault="00236B6E" w:rsidP="002536AA">
            <w:pPr>
              <w:pStyle w:val="ListParagraph"/>
              <w:ind w:left="0"/>
              <w:rPr>
                <w:del w:id="5015" w:author="Fnu, Sonam" w:date="2019-11-27T19:17:00Z"/>
                <w:rFonts w:ascii="Calibri" w:hAnsi="Calibri"/>
              </w:rPr>
            </w:pPr>
            <w:del w:id="5016" w:author="Fnu, Sonam" w:date="2019-11-27T19:17:00Z">
              <w:r w:rsidRPr="00064254" w:rsidDel="00737460">
                <w:rPr>
                  <w:rFonts w:ascii="Calibri" w:hAnsi="Calibri"/>
                </w:rPr>
                <w:delText>SMS/Schedule</w:delText>
              </w:r>
            </w:del>
          </w:p>
        </w:tc>
        <w:tc>
          <w:tcPr>
            <w:tcW w:w="1530" w:type="dxa"/>
          </w:tcPr>
          <w:p w14:paraId="305A6A36" w14:textId="7EA54DBC" w:rsidR="00236B6E" w:rsidRPr="00064254" w:rsidDel="00737460" w:rsidRDefault="00236B6E" w:rsidP="002536AA">
            <w:pPr>
              <w:rPr>
                <w:del w:id="5017" w:author="Fnu, Sonam" w:date="2019-11-27T19:17:00Z"/>
                <w:rFonts w:ascii="Calibri" w:hAnsi="Calibri"/>
              </w:rPr>
            </w:pPr>
            <w:del w:id="5018" w:author="Fnu, Sonam" w:date="2019-11-27T19:17:00Z">
              <w:r w:rsidRPr="00064254" w:rsidDel="00737460">
                <w:rPr>
                  <w:rFonts w:ascii="Calibri" w:hAnsi="Calibri"/>
                </w:rPr>
                <w:delText>Drop Down</w:delText>
              </w:r>
            </w:del>
          </w:p>
        </w:tc>
        <w:tc>
          <w:tcPr>
            <w:tcW w:w="2250" w:type="dxa"/>
          </w:tcPr>
          <w:p w14:paraId="17A959C2" w14:textId="02AF8C48" w:rsidR="00236B6E" w:rsidRPr="00064254" w:rsidDel="00737460" w:rsidRDefault="00236B6E" w:rsidP="002536AA">
            <w:pPr>
              <w:pStyle w:val="ListParagraph"/>
              <w:tabs>
                <w:tab w:val="left" w:pos="720"/>
              </w:tabs>
              <w:ind w:left="0"/>
              <w:rPr>
                <w:del w:id="5019" w:author="Fnu, Sonam" w:date="2019-11-27T19:17:00Z"/>
                <w:rFonts w:ascii="Calibri" w:hAnsi="Calibri"/>
              </w:rPr>
            </w:pPr>
            <w:del w:id="5020" w:author="Fnu, Sonam" w:date="2019-11-27T19:17:00Z">
              <w:r w:rsidRPr="00064254" w:rsidDel="00737460">
                <w:rPr>
                  <w:rFonts w:ascii="Calibri" w:hAnsi="Calibri"/>
                </w:rPr>
                <w:tab/>
              </w:r>
            </w:del>
          </w:p>
        </w:tc>
        <w:tc>
          <w:tcPr>
            <w:tcW w:w="1890" w:type="dxa"/>
          </w:tcPr>
          <w:p w14:paraId="56E52D89" w14:textId="1A5B02CB" w:rsidR="00236B6E" w:rsidRPr="00064254" w:rsidDel="00737460" w:rsidRDefault="00236B6E" w:rsidP="002536AA">
            <w:pPr>
              <w:rPr>
                <w:del w:id="5021" w:author="Fnu, Sonam" w:date="2019-11-27T19:17:00Z"/>
                <w:rFonts w:ascii="Calibri" w:hAnsi="Calibri"/>
              </w:rPr>
            </w:pPr>
            <w:del w:id="5022" w:author="Fnu, Sonam" w:date="2019-11-27T19:17:00Z">
              <w:r w:rsidRPr="00064254" w:rsidDel="00737460">
                <w:rPr>
                  <w:rFonts w:ascii="Calibri" w:hAnsi="Calibri"/>
                </w:rPr>
                <w:delText>Default is daily</w:delText>
              </w:r>
            </w:del>
          </w:p>
        </w:tc>
        <w:tc>
          <w:tcPr>
            <w:tcW w:w="2067" w:type="dxa"/>
          </w:tcPr>
          <w:p w14:paraId="3110B43E" w14:textId="442504E4" w:rsidR="00236B6E" w:rsidRPr="00064254" w:rsidDel="00737460" w:rsidRDefault="00236B6E" w:rsidP="002536AA">
            <w:pPr>
              <w:pStyle w:val="Bullet-Normal"/>
              <w:rPr>
                <w:del w:id="5023" w:author="Fnu, Sonam" w:date="2019-11-27T19:17:00Z"/>
                <w:rFonts w:ascii="Calibri" w:hAnsi="Calibri"/>
              </w:rPr>
            </w:pPr>
            <w:del w:id="5024" w:author="Fnu, Sonam" w:date="2019-11-27T19:17:00Z">
              <w:r w:rsidRPr="00064254" w:rsidDel="00737460">
                <w:rPr>
                  <w:rFonts w:ascii="Calibri" w:hAnsi="Calibri"/>
                </w:rPr>
                <w:delText>1</w:delText>
              </w:r>
              <w:r w:rsidRPr="00064254" w:rsidDel="00737460">
                <w:rPr>
                  <w:rFonts w:ascii="Calibri" w:hAnsi="Calibri"/>
                </w:rPr>
                <w:tab/>
                <w:delText>Daily</w:delText>
              </w:r>
            </w:del>
          </w:p>
          <w:p w14:paraId="68DF6F56" w14:textId="470AC777" w:rsidR="00236B6E" w:rsidRPr="00064254" w:rsidDel="00737460" w:rsidRDefault="00236B6E" w:rsidP="002536AA">
            <w:pPr>
              <w:pStyle w:val="Bullet-Normal"/>
              <w:rPr>
                <w:del w:id="5025" w:author="Fnu, Sonam" w:date="2019-11-27T19:17:00Z"/>
                <w:rFonts w:ascii="Calibri" w:hAnsi="Calibri"/>
              </w:rPr>
            </w:pPr>
            <w:del w:id="5026" w:author="Fnu, Sonam" w:date="2019-11-27T19:17:00Z">
              <w:r w:rsidRPr="00064254" w:rsidDel="00737460">
                <w:rPr>
                  <w:rFonts w:ascii="Calibri" w:hAnsi="Calibri"/>
                </w:rPr>
                <w:delText>2</w:delText>
              </w:r>
              <w:r w:rsidRPr="00064254" w:rsidDel="00737460">
                <w:rPr>
                  <w:rFonts w:ascii="Calibri" w:hAnsi="Calibri"/>
                </w:rPr>
                <w:tab/>
                <w:delText>Weekly</w:delText>
              </w:r>
            </w:del>
          </w:p>
          <w:p w14:paraId="5EBF14A6" w14:textId="38E0D297" w:rsidR="00236B6E" w:rsidRPr="00064254" w:rsidDel="00737460" w:rsidRDefault="00236B6E" w:rsidP="002536AA">
            <w:pPr>
              <w:pStyle w:val="Bullet-Normal"/>
              <w:rPr>
                <w:del w:id="5027" w:author="Fnu, Sonam" w:date="2019-11-27T19:17:00Z"/>
                <w:rFonts w:ascii="Calibri" w:hAnsi="Calibri"/>
              </w:rPr>
            </w:pPr>
            <w:del w:id="5028" w:author="Fnu, Sonam" w:date="2019-11-27T19:17:00Z">
              <w:r w:rsidRPr="00064254" w:rsidDel="00737460">
                <w:rPr>
                  <w:rFonts w:ascii="Calibri" w:hAnsi="Calibri"/>
                </w:rPr>
                <w:delText>3</w:delText>
              </w:r>
              <w:r w:rsidRPr="00064254" w:rsidDel="00737460">
                <w:rPr>
                  <w:rFonts w:ascii="Calibri" w:hAnsi="Calibri"/>
                </w:rPr>
                <w:tab/>
                <w:delText>Monthly</w:delText>
              </w:r>
            </w:del>
          </w:p>
          <w:p w14:paraId="63881F69" w14:textId="0C98F3A2" w:rsidR="00236B6E" w:rsidRPr="00064254" w:rsidDel="00737460" w:rsidRDefault="00236B6E" w:rsidP="002536AA">
            <w:pPr>
              <w:pStyle w:val="Bullet-Normal"/>
              <w:rPr>
                <w:del w:id="5029" w:author="Fnu, Sonam" w:date="2019-11-27T19:17:00Z"/>
                <w:rFonts w:ascii="Calibri" w:hAnsi="Calibri"/>
              </w:rPr>
            </w:pPr>
            <w:del w:id="5030" w:author="Fnu, Sonam" w:date="2019-11-27T19:17:00Z">
              <w:r w:rsidRPr="00064254" w:rsidDel="00737460">
                <w:rPr>
                  <w:rFonts w:ascii="Calibri" w:hAnsi="Calibri"/>
                </w:rPr>
                <w:delText>4</w:delText>
              </w:r>
              <w:r w:rsidRPr="00064254" w:rsidDel="00737460">
                <w:rPr>
                  <w:rFonts w:ascii="Calibri" w:hAnsi="Calibri"/>
                </w:rPr>
                <w:tab/>
                <w:delText>Yearly</w:delText>
              </w:r>
            </w:del>
          </w:p>
          <w:p w14:paraId="7829E9B1" w14:textId="117E010D" w:rsidR="00236B6E" w:rsidRPr="00064254" w:rsidDel="00737460" w:rsidRDefault="00236B6E" w:rsidP="002536AA">
            <w:pPr>
              <w:pStyle w:val="Bullet-Normal"/>
              <w:rPr>
                <w:del w:id="5031" w:author="Fnu, Sonam" w:date="2019-11-27T19:17:00Z"/>
                <w:rFonts w:ascii="Calibri" w:hAnsi="Calibri"/>
              </w:rPr>
            </w:pPr>
            <w:del w:id="5032" w:author="Fnu, Sonam" w:date="2019-11-27T19:17:00Z">
              <w:r w:rsidRPr="00064254" w:rsidDel="00737460">
                <w:rPr>
                  <w:rFonts w:ascii="Calibri" w:hAnsi="Calibri"/>
                </w:rPr>
                <w:delText>5</w:delText>
              </w:r>
              <w:r w:rsidRPr="00064254" w:rsidDel="00737460">
                <w:rPr>
                  <w:rFonts w:ascii="Calibri" w:hAnsi="Calibri"/>
                </w:rPr>
                <w:tab/>
                <w:delText>Day of    Month 29</w:delText>
              </w:r>
            </w:del>
          </w:p>
          <w:p w14:paraId="7AF71060" w14:textId="78E45C15" w:rsidR="00236B6E" w:rsidRPr="00064254" w:rsidDel="00737460" w:rsidRDefault="00236B6E" w:rsidP="002536AA">
            <w:pPr>
              <w:pStyle w:val="Bullet-Normal"/>
              <w:rPr>
                <w:del w:id="5033" w:author="Fnu, Sonam" w:date="2019-11-27T19:17:00Z"/>
                <w:rFonts w:ascii="Calibri" w:hAnsi="Calibri"/>
              </w:rPr>
            </w:pPr>
            <w:del w:id="5034" w:author="Fnu, Sonam" w:date="2019-11-27T19:17:00Z">
              <w:r w:rsidRPr="00064254" w:rsidDel="00737460">
                <w:rPr>
                  <w:rFonts w:ascii="Calibri" w:hAnsi="Calibri"/>
                </w:rPr>
                <w:delText>6</w:delText>
              </w:r>
              <w:r w:rsidRPr="00064254" w:rsidDel="00737460">
                <w:rPr>
                  <w:rFonts w:ascii="Calibri" w:hAnsi="Calibri"/>
                </w:rPr>
                <w:tab/>
                <w:delText>Day of  Month 30</w:delText>
              </w:r>
            </w:del>
          </w:p>
          <w:p w14:paraId="733C346C" w14:textId="7998AE8A" w:rsidR="00236B6E" w:rsidRPr="00064254" w:rsidDel="00737460" w:rsidRDefault="00236B6E" w:rsidP="002536AA">
            <w:pPr>
              <w:pStyle w:val="ListParagraph"/>
              <w:ind w:left="0"/>
              <w:rPr>
                <w:del w:id="5035" w:author="Fnu, Sonam" w:date="2019-11-27T19:17:00Z"/>
                <w:rFonts w:ascii="Calibri" w:hAnsi="Calibri"/>
              </w:rPr>
            </w:pPr>
            <w:del w:id="5036" w:author="Fnu, Sonam" w:date="2019-11-27T19:17:00Z">
              <w:r w:rsidRPr="00064254" w:rsidDel="00737460">
                <w:rPr>
                  <w:rFonts w:ascii="Calibri" w:hAnsi="Calibri"/>
                </w:rPr>
                <w:delText>7</w:delText>
              </w:r>
              <w:r w:rsidRPr="00064254" w:rsidDel="00737460">
                <w:rPr>
                  <w:rFonts w:ascii="Calibri" w:hAnsi="Calibri"/>
                </w:rPr>
                <w:tab/>
                <w:delText>EOM</w:delText>
              </w:r>
            </w:del>
          </w:p>
        </w:tc>
      </w:tr>
      <w:tr w:rsidR="00236B6E" w:rsidRPr="00012DAF" w:rsidDel="00737460" w14:paraId="512487B1" w14:textId="300CE5DC" w:rsidTr="002536AA">
        <w:trPr>
          <w:trHeight w:val="186"/>
          <w:del w:id="5037" w:author="Fnu, Sonam" w:date="2019-11-27T19:17:00Z"/>
        </w:trPr>
        <w:tc>
          <w:tcPr>
            <w:tcW w:w="468" w:type="dxa"/>
            <w:vMerge/>
          </w:tcPr>
          <w:p w14:paraId="02B0BD8F" w14:textId="76DA2782" w:rsidR="00236B6E" w:rsidRPr="00064254" w:rsidDel="00737460" w:rsidRDefault="00236B6E" w:rsidP="002536AA">
            <w:pPr>
              <w:pStyle w:val="ListParagraph"/>
              <w:ind w:left="0"/>
              <w:rPr>
                <w:del w:id="5038" w:author="Fnu, Sonam" w:date="2019-11-27T19:17:00Z"/>
                <w:rFonts w:ascii="Calibri" w:hAnsi="Calibri"/>
              </w:rPr>
            </w:pPr>
          </w:p>
        </w:tc>
        <w:tc>
          <w:tcPr>
            <w:tcW w:w="1620" w:type="dxa"/>
            <w:vMerge/>
          </w:tcPr>
          <w:p w14:paraId="5164C867" w14:textId="2A2A9426" w:rsidR="00236B6E" w:rsidRPr="00064254" w:rsidDel="00737460" w:rsidRDefault="00236B6E" w:rsidP="002536AA">
            <w:pPr>
              <w:pStyle w:val="ListParagraph"/>
              <w:ind w:left="0"/>
              <w:rPr>
                <w:del w:id="5039" w:author="Fnu, Sonam" w:date="2019-11-27T19:17:00Z"/>
                <w:rFonts w:ascii="Calibri" w:hAnsi="Calibri"/>
              </w:rPr>
            </w:pPr>
          </w:p>
        </w:tc>
        <w:tc>
          <w:tcPr>
            <w:tcW w:w="1530" w:type="dxa"/>
          </w:tcPr>
          <w:p w14:paraId="2268ECC4" w14:textId="252861CB" w:rsidR="00236B6E" w:rsidRPr="00064254" w:rsidDel="00737460" w:rsidRDefault="00236B6E" w:rsidP="002536AA">
            <w:pPr>
              <w:rPr>
                <w:del w:id="5040" w:author="Fnu, Sonam" w:date="2019-11-27T19:17:00Z"/>
                <w:rFonts w:ascii="Calibri" w:hAnsi="Calibri"/>
              </w:rPr>
            </w:pPr>
            <w:del w:id="5041" w:author="Fnu, Sonam" w:date="2019-11-27T19:17:00Z">
              <w:r w:rsidRPr="00064254" w:rsidDel="00737460">
                <w:rPr>
                  <w:rFonts w:ascii="Calibri" w:hAnsi="Calibri"/>
                </w:rPr>
                <w:delText>Frequency Drop Down</w:delText>
              </w:r>
            </w:del>
          </w:p>
        </w:tc>
        <w:tc>
          <w:tcPr>
            <w:tcW w:w="2250" w:type="dxa"/>
          </w:tcPr>
          <w:p w14:paraId="2E4FE16A" w14:textId="193C642B" w:rsidR="00236B6E" w:rsidRPr="00064254" w:rsidDel="00737460" w:rsidRDefault="00236B6E" w:rsidP="002536AA">
            <w:pPr>
              <w:pStyle w:val="ListParagraph"/>
              <w:ind w:left="0"/>
              <w:rPr>
                <w:del w:id="5042" w:author="Fnu, Sonam" w:date="2019-11-27T19:17:00Z"/>
                <w:rFonts w:ascii="Calibri" w:hAnsi="Calibri"/>
              </w:rPr>
            </w:pPr>
          </w:p>
        </w:tc>
        <w:tc>
          <w:tcPr>
            <w:tcW w:w="1890" w:type="dxa"/>
          </w:tcPr>
          <w:p w14:paraId="49875A8D" w14:textId="4AFDE30A" w:rsidR="00236B6E" w:rsidRPr="00064254" w:rsidDel="00737460" w:rsidRDefault="00236B6E" w:rsidP="002536AA">
            <w:pPr>
              <w:rPr>
                <w:del w:id="5043" w:author="Fnu, Sonam" w:date="2019-11-27T19:17:00Z"/>
                <w:rFonts w:ascii="Calibri" w:hAnsi="Calibri"/>
              </w:rPr>
            </w:pPr>
            <w:del w:id="5044" w:author="Fnu, Sonam" w:date="2019-11-27T19:17:00Z">
              <w:r w:rsidRPr="00064254" w:rsidDel="00737460">
                <w:rPr>
                  <w:rFonts w:ascii="Calibri" w:hAnsi="Calibri"/>
                </w:rPr>
                <w:delText>Default is ‘1’</w:delText>
              </w:r>
            </w:del>
          </w:p>
        </w:tc>
        <w:tc>
          <w:tcPr>
            <w:tcW w:w="2067" w:type="dxa"/>
          </w:tcPr>
          <w:p w14:paraId="68A9B228" w14:textId="3DEFB559" w:rsidR="00236B6E" w:rsidRPr="00064254" w:rsidDel="00737460" w:rsidRDefault="00236B6E" w:rsidP="002536AA">
            <w:pPr>
              <w:pStyle w:val="ListParagraph"/>
              <w:ind w:left="0"/>
              <w:rPr>
                <w:del w:id="5045" w:author="Fnu, Sonam" w:date="2019-11-27T19:17:00Z"/>
                <w:rFonts w:ascii="Calibri" w:hAnsi="Calibri"/>
              </w:rPr>
            </w:pPr>
            <w:del w:id="5046" w:author="Fnu, Sonam" w:date="2019-11-27T19:17:00Z">
              <w:r w:rsidRPr="00064254" w:rsidDel="00737460">
                <w:rPr>
                  <w:rFonts w:ascii="Calibri" w:hAnsi="Calibri"/>
                </w:rPr>
                <w:delText>1 to 31</w:delText>
              </w:r>
            </w:del>
          </w:p>
        </w:tc>
      </w:tr>
      <w:tr w:rsidR="00236B6E" w:rsidRPr="00012DAF" w:rsidDel="00737460" w14:paraId="012207EC" w14:textId="693B07A4" w:rsidTr="002536AA">
        <w:trPr>
          <w:trHeight w:val="186"/>
          <w:del w:id="5047" w:author="Fnu, Sonam" w:date="2019-11-27T19:17:00Z"/>
        </w:trPr>
        <w:tc>
          <w:tcPr>
            <w:tcW w:w="468" w:type="dxa"/>
          </w:tcPr>
          <w:p w14:paraId="01765F01" w14:textId="5E56EEEE" w:rsidR="00236B6E" w:rsidRPr="00064254" w:rsidDel="00737460" w:rsidRDefault="00236B6E" w:rsidP="002536AA">
            <w:pPr>
              <w:pStyle w:val="ListParagraph"/>
              <w:ind w:left="0"/>
              <w:rPr>
                <w:del w:id="5048" w:author="Fnu, Sonam" w:date="2019-11-27T19:17:00Z"/>
                <w:rFonts w:ascii="Calibri" w:hAnsi="Calibri"/>
              </w:rPr>
            </w:pPr>
            <w:del w:id="5049" w:author="Fnu, Sonam" w:date="2019-11-27T19:17:00Z">
              <w:r w:rsidRPr="00064254" w:rsidDel="00737460">
                <w:rPr>
                  <w:rFonts w:ascii="Calibri" w:hAnsi="Calibri"/>
                </w:rPr>
                <w:delText>6</w:delText>
              </w:r>
            </w:del>
          </w:p>
        </w:tc>
        <w:tc>
          <w:tcPr>
            <w:tcW w:w="1620" w:type="dxa"/>
          </w:tcPr>
          <w:p w14:paraId="35276AB4" w14:textId="02949EA6" w:rsidR="00236B6E" w:rsidRPr="00064254" w:rsidDel="00737460" w:rsidRDefault="00236B6E" w:rsidP="002536AA">
            <w:pPr>
              <w:pStyle w:val="ListParagraph"/>
              <w:ind w:left="0"/>
              <w:rPr>
                <w:del w:id="5050" w:author="Fnu, Sonam" w:date="2019-11-27T19:17:00Z"/>
                <w:rFonts w:ascii="Calibri" w:hAnsi="Calibri"/>
              </w:rPr>
            </w:pPr>
            <w:del w:id="5051" w:author="Fnu, Sonam" w:date="2019-11-27T19:17:00Z">
              <w:r w:rsidRPr="00064254" w:rsidDel="00737460">
                <w:rPr>
                  <w:rFonts w:ascii="Calibri" w:hAnsi="Calibri"/>
                </w:rPr>
                <w:delText>SMS</w:delText>
              </w:r>
            </w:del>
          </w:p>
        </w:tc>
        <w:tc>
          <w:tcPr>
            <w:tcW w:w="1530" w:type="dxa"/>
          </w:tcPr>
          <w:p w14:paraId="44353DDA" w14:textId="2A419EA1" w:rsidR="00236B6E" w:rsidRPr="00064254" w:rsidDel="00737460" w:rsidRDefault="00236B6E" w:rsidP="002536AA">
            <w:pPr>
              <w:rPr>
                <w:del w:id="5052" w:author="Fnu, Sonam" w:date="2019-11-27T19:17:00Z"/>
                <w:rFonts w:ascii="Calibri" w:hAnsi="Calibri"/>
              </w:rPr>
            </w:pPr>
            <w:del w:id="5053" w:author="Fnu, Sonam" w:date="2019-11-27T19:17:00Z">
              <w:r w:rsidRPr="00064254" w:rsidDel="00737460">
                <w:rPr>
                  <w:rFonts w:ascii="Calibri" w:hAnsi="Calibri"/>
                </w:rPr>
                <w:delText>Check box</w:delText>
              </w:r>
            </w:del>
          </w:p>
        </w:tc>
        <w:tc>
          <w:tcPr>
            <w:tcW w:w="2250" w:type="dxa"/>
          </w:tcPr>
          <w:p w14:paraId="4992BDF5" w14:textId="736B03BB" w:rsidR="00236B6E" w:rsidRPr="00064254" w:rsidDel="00737460" w:rsidRDefault="00236B6E" w:rsidP="002536AA">
            <w:pPr>
              <w:pStyle w:val="ListParagraph"/>
              <w:ind w:left="0"/>
              <w:rPr>
                <w:del w:id="5054" w:author="Fnu, Sonam" w:date="2019-11-27T19:17:00Z"/>
                <w:rFonts w:ascii="Calibri" w:hAnsi="Calibri"/>
              </w:rPr>
            </w:pPr>
            <w:del w:id="5055" w:author="Fnu, Sonam" w:date="2019-11-27T19:17:00Z">
              <w:r w:rsidRPr="00064254" w:rsidDel="00737460">
                <w:rPr>
                  <w:rFonts w:ascii="Calibri" w:hAnsi="Calibri"/>
                </w:rPr>
                <w:delText>Notification method</w:delText>
              </w:r>
            </w:del>
          </w:p>
        </w:tc>
        <w:tc>
          <w:tcPr>
            <w:tcW w:w="1890" w:type="dxa"/>
          </w:tcPr>
          <w:p w14:paraId="1D8E356D" w14:textId="6C59020D" w:rsidR="00236B6E" w:rsidRPr="00064254" w:rsidDel="00737460" w:rsidRDefault="00236B6E" w:rsidP="002536AA">
            <w:pPr>
              <w:rPr>
                <w:del w:id="5056" w:author="Fnu, Sonam" w:date="2019-11-27T19:17:00Z"/>
                <w:rFonts w:ascii="Calibri" w:hAnsi="Calibri"/>
              </w:rPr>
            </w:pPr>
            <w:del w:id="5057" w:author="Fnu, Sonam" w:date="2019-11-27T19:17:00Z">
              <w:r w:rsidRPr="00064254" w:rsidDel="00737460">
                <w:rPr>
                  <w:rFonts w:ascii="Calibri" w:hAnsi="Calibri"/>
                </w:rPr>
                <w:delText>For ‘SMS account activities’ should be selected and disabled</w:delText>
              </w:r>
            </w:del>
          </w:p>
        </w:tc>
        <w:tc>
          <w:tcPr>
            <w:tcW w:w="2067" w:type="dxa"/>
          </w:tcPr>
          <w:p w14:paraId="73A44CC5" w14:textId="2DB08DC2" w:rsidR="00236B6E" w:rsidRPr="00064254" w:rsidDel="00737460" w:rsidRDefault="00236B6E" w:rsidP="002536AA">
            <w:pPr>
              <w:pStyle w:val="ListParagraph"/>
              <w:ind w:left="0"/>
              <w:rPr>
                <w:del w:id="5058" w:author="Fnu, Sonam" w:date="2019-11-27T19:17:00Z"/>
                <w:rFonts w:ascii="Calibri" w:hAnsi="Calibri"/>
              </w:rPr>
            </w:pPr>
          </w:p>
        </w:tc>
      </w:tr>
      <w:tr w:rsidR="00236B6E" w:rsidRPr="00012DAF" w:rsidDel="00737460" w14:paraId="763BF6F1" w14:textId="042BAE69" w:rsidTr="002536AA">
        <w:trPr>
          <w:trHeight w:val="186"/>
          <w:del w:id="5059" w:author="Fnu, Sonam" w:date="2019-11-27T19:17:00Z"/>
        </w:trPr>
        <w:tc>
          <w:tcPr>
            <w:tcW w:w="468" w:type="dxa"/>
          </w:tcPr>
          <w:p w14:paraId="1196A102" w14:textId="7754D9C4" w:rsidR="00236B6E" w:rsidRPr="00064254" w:rsidDel="00737460" w:rsidRDefault="00236B6E" w:rsidP="002536AA">
            <w:pPr>
              <w:pStyle w:val="ListParagraph"/>
              <w:ind w:left="0"/>
              <w:rPr>
                <w:del w:id="5060" w:author="Fnu, Sonam" w:date="2019-11-27T19:17:00Z"/>
                <w:rFonts w:ascii="Calibri" w:hAnsi="Calibri"/>
              </w:rPr>
            </w:pPr>
            <w:del w:id="5061" w:author="Fnu, Sonam" w:date="2019-11-27T19:17:00Z">
              <w:r w:rsidRPr="00064254" w:rsidDel="00737460">
                <w:rPr>
                  <w:rFonts w:ascii="Calibri" w:hAnsi="Calibri"/>
                </w:rPr>
                <w:delText>7</w:delText>
              </w:r>
            </w:del>
          </w:p>
        </w:tc>
        <w:tc>
          <w:tcPr>
            <w:tcW w:w="1620" w:type="dxa"/>
          </w:tcPr>
          <w:p w14:paraId="5AAB8D03" w14:textId="7F7436B3" w:rsidR="00236B6E" w:rsidRPr="00064254" w:rsidDel="00737460" w:rsidRDefault="00236B6E" w:rsidP="002536AA">
            <w:pPr>
              <w:pStyle w:val="ListParagraph"/>
              <w:ind w:left="0"/>
              <w:rPr>
                <w:del w:id="5062" w:author="Fnu, Sonam" w:date="2019-11-27T19:17:00Z"/>
                <w:rFonts w:ascii="Calibri" w:hAnsi="Calibri"/>
              </w:rPr>
            </w:pPr>
            <w:del w:id="5063" w:author="Fnu, Sonam" w:date="2019-11-27T19:17:00Z">
              <w:r w:rsidRPr="00064254" w:rsidDel="00737460">
                <w:rPr>
                  <w:rFonts w:ascii="Calibri" w:hAnsi="Calibri"/>
                </w:rPr>
                <w:delText>Email</w:delText>
              </w:r>
            </w:del>
          </w:p>
        </w:tc>
        <w:tc>
          <w:tcPr>
            <w:tcW w:w="1530" w:type="dxa"/>
          </w:tcPr>
          <w:p w14:paraId="024D95C8" w14:textId="0BE74025" w:rsidR="00236B6E" w:rsidRPr="00064254" w:rsidDel="00737460" w:rsidRDefault="00236B6E" w:rsidP="002536AA">
            <w:pPr>
              <w:rPr>
                <w:del w:id="5064" w:author="Fnu, Sonam" w:date="2019-11-27T19:17:00Z"/>
                <w:rFonts w:ascii="Calibri" w:hAnsi="Calibri"/>
              </w:rPr>
            </w:pPr>
            <w:del w:id="5065" w:author="Fnu, Sonam" w:date="2019-11-27T19:17:00Z">
              <w:r w:rsidRPr="00064254" w:rsidDel="00737460">
                <w:rPr>
                  <w:rFonts w:ascii="Calibri" w:hAnsi="Calibri"/>
                </w:rPr>
                <w:delText>Check box</w:delText>
              </w:r>
            </w:del>
          </w:p>
        </w:tc>
        <w:tc>
          <w:tcPr>
            <w:tcW w:w="2250" w:type="dxa"/>
          </w:tcPr>
          <w:p w14:paraId="7577C1D1" w14:textId="78BBF034" w:rsidR="00236B6E" w:rsidRPr="00064254" w:rsidDel="00737460" w:rsidRDefault="00236B6E" w:rsidP="002536AA">
            <w:pPr>
              <w:pStyle w:val="ListParagraph"/>
              <w:ind w:left="0"/>
              <w:rPr>
                <w:del w:id="5066" w:author="Fnu, Sonam" w:date="2019-11-27T19:17:00Z"/>
                <w:rFonts w:ascii="Calibri" w:hAnsi="Calibri"/>
              </w:rPr>
            </w:pPr>
            <w:del w:id="5067" w:author="Fnu, Sonam" w:date="2019-11-27T19:17:00Z">
              <w:r w:rsidRPr="00064254" w:rsidDel="00737460">
                <w:rPr>
                  <w:rFonts w:ascii="Calibri" w:hAnsi="Calibri"/>
                </w:rPr>
                <w:delText>Notification method</w:delText>
              </w:r>
            </w:del>
          </w:p>
        </w:tc>
        <w:tc>
          <w:tcPr>
            <w:tcW w:w="1890" w:type="dxa"/>
          </w:tcPr>
          <w:p w14:paraId="0E53568F" w14:textId="233D7C5E" w:rsidR="00236B6E" w:rsidRPr="00064254" w:rsidDel="00737460" w:rsidRDefault="00236B6E" w:rsidP="002536AA">
            <w:pPr>
              <w:rPr>
                <w:del w:id="5068" w:author="Fnu, Sonam" w:date="2019-11-27T19:17:00Z"/>
                <w:rFonts w:ascii="Calibri" w:hAnsi="Calibri"/>
              </w:rPr>
            </w:pPr>
            <w:del w:id="5069" w:author="Fnu, Sonam" w:date="2019-11-27T19:17:00Z">
              <w:r w:rsidRPr="00064254" w:rsidDel="00737460">
                <w:rPr>
                  <w:rFonts w:ascii="Calibri" w:hAnsi="Calibri"/>
                </w:rPr>
                <w:delText>NA</w:delText>
              </w:r>
            </w:del>
          </w:p>
        </w:tc>
        <w:tc>
          <w:tcPr>
            <w:tcW w:w="2067" w:type="dxa"/>
          </w:tcPr>
          <w:p w14:paraId="2E2C5815" w14:textId="08D8E73C" w:rsidR="00236B6E" w:rsidRPr="00064254" w:rsidDel="00737460" w:rsidRDefault="00236B6E" w:rsidP="002536AA">
            <w:pPr>
              <w:pStyle w:val="ListParagraph"/>
              <w:ind w:left="0"/>
              <w:rPr>
                <w:del w:id="5070" w:author="Fnu, Sonam" w:date="2019-11-27T19:17:00Z"/>
                <w:rFonts w:ascii="Calibri" w:hAnsi="Calibri"/>
              </w:rPr>
            </w:pPr>
          </w:p>
        </w:tc>
      </w:tr>
      <w:tr w:rsidR="00236B6E" w:rsidRPr="00012DAF" w:rsidDel="00737460" w14:paraId="206295CB" w14:textId="100718CE" w:rsidTr="002536AA">
        <w:trPr>
          <w:trHeight w:val="186"/>
          <w:del w:id="5071" w:author="Fnu, Sonam" w:date="2019-11-27T19:17:00Z"/>
        </w:trPr>
        <w:tc>
          <w:tcPr>
            <w:tcW w:w="468" w:type="dxa"/>
          </w:tcPr>
          <w:p w14:paraId="757D692B" w14:textId="033C0761" w:rsidR="00236B6E" w:rsidRPr="00064254" w:rsidDel="00737460" w:rsidRDefault="00236B6E" w:rsidP="002536AA">
            <w:pPr>
              <w:pStyle w:val="ListParagraph"/>
              <w:ind w:left="0"/>
              <w:rPr>
                <w:del w:id="5072" w:author="Fnu, Sonam" w:date="2019-11-27T19:17:00Z"/>
                <w:rFonts w:ascii="Calibri" w:hAnsi="Calibri"/>
              </w:rPr>
            </w:pPr>
            <w:del w:id="5073" w:author="Fnu, Sonam" w:date="2019-11-27T19:17:00Z">
              <w:r w:rsidRPr="00064254" w:rsidDel="00737460">
                <w:rPr>
                  <w:rFonts w:ascii="Calibri" w:hAnsi="Calibri"/>
                </w:rPr>
                <w:delText>8</w:delText>
              </w:r>
            </w:del>
          </w:p>
        </w:tc>
        <w:tc>
          <w:tcPr>
            <w:tcW w:w="1620" w:type="dxa"/>
          </w:tcPr>
          <w:p w14:paraId="67388CEE" w14:textId="139AA526" w:rsidR="00236B6E" w:rsidRPr="00064254" w:rsidDel="00737460" w:rsidRDefault="00236B6E" w:rsidP="002536AA">
            <w:pPr>
              <w:pStyle w:val="ListParagraph"/>
              <w:ind w:left="0"/>
              <w:rPr>
                <w:del w:id="5074" w:author="Fnu, Sonam" w:date="2019-11-27T19:17:00Z"/>
                <w:rFonts w:ascii="Calibri" w:hAnsi="Calibri"/>
              </w:rPr>
            </w:pPr>
            <w:del w:id="5075" w:author="Fnu, Sonam" w:date="2019-11-27T19:17:00Z">
              <w:r w:rsidRPr="00064254" w:rsidDel="00737460">
                <w:rPr>
                  <w:rFonts w:ascii="Calibri" w:hAnsi="Calibri"/>
                </w:rPr>
                <w:delText>Alert</w:delText>
              </w:r>
            </w:del>
          </w:p>
        </w:tc>
        <w:tc>
          <w:tcPr>
            <w:tcW w:w="1530" w:type="dxa"/>
          </w:tcPr>
          <w:p w14:paraId="7F837F77" w14:textId="587C48C2" w:rsidR="00236B6E" w:rsidRPr="00064254" w:rsidDel="00737460" w:rsidRDefault="00236B6E" w:rsidP="002536AA">
            <w:pPr>
              <w:rPr>
                <w:del w:id="5076" w:author="Fnu, Sonam" w:date="2019-11-27T19:17:00Z"/>
                <w:rFonts w:ascii="Calibri" w:hAnsi="Calibri"/>
              </w:rPr>
            </w:pPr>
            <w:del w:id="5077" w:author="Fnu, Sonam" w:date="2019-11-27T19:17:00Z">
              <w:r w:rsidRPr="00064254" w:rsidDel="00737460">
                <w:rPr>
                  <w:rFonts w:ascii="Calibri" w:hAnsi="Calibri"/>
                </w:rPr>
                <w:delText>Check box</w:delText>
              </w:r>
            </w:del>
          </w:p>
        </w:tc>
        <w:tc>
          <w:tcPr>
            <w:tcW w:w="2250" w:type="dxa"/>
          </w:tcPr>
          <w:p w14:paraId="72BE05D8" w14:textId="765EC42F" w:rsidR="00236B6E" w:rsidRPr="00064254" w:rsidDel="00737460" w:rsidRDefault="00236B6E" w:rsidP="002536AA">
            <w:pPr>
              <w:pStyle w:val="ListParagraph"/>
              <w:ind w:left="0"/>
              <w:rPr>
                <w:del w:id="5078" w:author="Fnu, Sonam" w:date="2019-11-27T19:17:00Z"/>
                <w:rFonts w:ascii="Calibri" w:hAnsi="Calibri"/>
              </w:rPr>
            </w:pPr>
            <w:del w:id="5079" w:author="Fnu, Sonam" w:date="2019-11-27T19:17:00Z">
              <w:r w:rsidRPr="00064254" w:rsidDel="00737460">
                <w:rPr>
                  <w:rFonts w:ascii="Calibri" w:hAnsi="Calibri"/>
                </w:rPr>
                <w:delText>Notification method</w:delText>
              </w:r>
            </w:del>
          </w:p>
        </w:tc>
        <w:tc>
          <w:tcPr>
            <w:tcW w:w="1890" w:type="dxa"/>
          </w:tcPr>
          <w:p w14:paraId="7EF314FE" w14:textId="0C9F09D2" w:rsidR="00236B6E" w:rsidRPr="00064254" w:rsidDel="00737460" w:rsidRDefault="00236B6E" w:rsidP="002536AA">
            <w:pPr>
              <w:rPr>
                <w:del w:id="5080" w:author="Fnu, Sonam" w:date="2019-11-27T19:17:00Z"/>
                <w:rFonts w:ascii="Calibri" w:hAnsi="Calibri"/>
              </w:rPr>
            </w:pPr>
            <w:del w:id="5081" w:author="Fnu, Sonam" w:date="2019-11-27T19:17:00Z">
              <w:r w:rsidRPr="00064254" w:rsidDel="00737460">
                <w:rPr>
                  <w:rFonts w:ascii="Calibri" w:hAnsi="Calibri"/>
                </w:rPr>
                <w:delText>NA</w:delText>
              </w:r>
            </w:del>
          </w:p>
        </w:tc>
        <w:tc>
          <w:tcPr>
            <w:tcW w:w="2067" w:type="dxa"/>
          </w:tcPr>
          <w:p w14:paraId="4E795945" w14:textId="4C4862E7" w:rsidR="00236B6E" w:rsidRPr="00064254" w:rsidDel="00737460" w:rsidRDefault="00236B6E" w:rsidP="002536AA">
            <w:pPr>
              <w:pStyle w:val="ListParagraph"/>
              <w:ind w:left="0"/>
              <w:rPr>
                <w:del w:id="5082" w:author="Fnu, Sonam" w:date="2019-11-27T19:17:00Z"/>
                <w:rFonts w:ascii="Calibri" w:hAnsi="Calibri"/>
              </w:rPr>
            </w:pPr>
          </w:p>
        </w:tc>
      </w:tr>
      <w:tr w:rsidR="00236B6E" w:rsidRPr="00012DAF" w:rsidDel="00737460" w14:paraId="26EEE429" w14:textId="48A04B3D" w:rsidTr="002536AA">
        <w:trPr>
          <w:trHeight w:val="186"/>
          <w:del w:id="5083" w:author="Fnu, Sonam" w:date="2019-11-27T19:17:00Z"/>
        </w:trPr>
        <w:tc>
          <w:tcPr>
            <w:tcW w:w="468" w:type="dxa"/>
          </w:tcPr>
          <w:p w14:paraId="01194B8A" w14:textId="2B1699EB" w:rsidR="00236B6E" w:rsidRPr="00064254" w:rsidDel="00737460" w:rsidRDefault="00236B6E" w:rsidP="002536AA">
            <w:pPr>
              <w:pStyle w:val="ListParagraph"/>
              <w:ind w:left="0"/>
              <w:rPr>
                <w:del w:id="5084" w:author="Fnu, Sonam" w:date="2019-11-27T19:17:00Z"/>
                <w:rFonts w:ascii="Calibri" w:hAnsi="Calibri"/>
              </w:rPr>
            </w:pPr>
            <w:del w:id="5085" w:author="Fnu, Sonam" w:date="2019-11-27T19:17:00Z">
              <w:r w:rsidRPr="00064254" w:rsidDel="00737460">
                <w:rPr>
                  <w:rFonts w:ascii="Calibri" w:hAnsi="Calibri"/>
                </w:rPr>
                <w:delText>9</w:delText>
              </w:r>
            </w:del>
          </w:p>
        </w:tc>
        <w:tc>
          <w:tcPr>
            <w:tcW w:w="1620" w:type="dxa"/>
          </w:tcPr>
          <w:p w14:paraId="4273A8DA" w14:textId="4690D0A3" w:rsidR="00236B6E" w:rsidRPr="00064254" w:rsidDel="00737460" w:rsidRDefault="00236B6E" w:rsidP="002536AA">
            <w:pPr>
              <w:pStyle w:val="ListParagraph"/>
              <w:ind w:left="0"/>
              <w:rPr>
                <w:del w:id="5086" w:author="Fnu, Sonam" w:date="2019-11-27T19:17:00Z"/>
                <w:rFonts w:ascii="Calibri" w:hAnsi="Calibri"/>
              </w:rPr>
            </w:pPr>
            <w:del w:id="5087" w:author="Fnu, Sonam" w:date="2019-11-27T19:17:00Z">
              <w:r w:rsidRPr="00064254" w:rsidDel="00737460">
                <w:rPr>
                  <w:rFonts w:ascii="Calibri" w:hAnsi="Calibri"/>
                </w:rPr>
                <w:delText>Mobile</w:delText>
              </w:r>
            </w:del>
          </w:p>
        </w:tc>
        <w:tc>
          <w:tcPr>
            <w:tcW w:w="1530" w:type="dxa"/>
          </w:tcPr>
          <w:p w14:paraId="6A21841E" w14:textId="6261D675" w:rsidR="00236B6E" w:rsidRPr="00064254" w:rsidDel="00737460" w:rsidRDefault="00236B6E" w:rsidP="002536AA">
            <w:pPr>
              <w:rPr>
                <w:del w:id="5088" w:author="Fnu, Sonam" w:date="2019-11-27T19:17:00Z"/>
                <w:rFonts w:ascii="Calibri" w:hAnsi="Calibri"/>
              </w:rPr>
            </w:pPr>
            <w:del w:id="5089" w:author="Fnu, Sonam" w:date="2019-11-27T19:17:00Z">
              <w:r w:rsidRPr="00064254" w:rsidDel="00737460">
                <w:rPr>
                  <w:rFonts w:ascii="Calibri" w:hAnsi="Calibri"/>
                </w:rPr>
                <w:delText>Check box</w:delText>
              </w:r>
            </w:del>
          </w:p>
        </w:tc>
        <w:tc>
          <w:tcPr>
            <w:tcW w:w="2250" w:type="dxa"/>
          </w:tcPr>
          <w:p w14:paraId="22D65ECC" w14:textId="20BD10B6" w:rsidR="00236B6E" w:rsidRPr="00064254" w:rsidDel="00737460" w:rsidRDefault="00236B6E" w:rsidP="002536AA">
            <w:pPr>
              <w:pStyle w:val="ListParagraph"/>
              <w:ind w:left="0"/>
              <w:rPr>
                <w:del w:id="5090" w:author="Fnu, Sonam" w:date="2019-11-27T19:17:00Z"/>
                <w:rFonts w:ascii="Calibri" w:hAnsi="Calibri"/>
              </w:rPr>
            </w:pPr>
            <w:del w:id="5091" w:author="Fnu, Sonam" w:date="2019-11-27T19:17:00Z">
              <w:r w:rsidRPr="00064254" w:rsidDel="00737460">
                <w:rPr>
                  <w:rFonts w:ascii="Calibri" w:hAnsi="Calibri"/>
                </w:rPr>
                <w:delText xml:space="preserve">Notification method, when selected </w:delText>
              </w:r>
            </w:del>
          </w:p>
        </w:tc>
        <w:tc>
          <w:tcPr>
            <w:tcW w:w="1890" w:type="dxa"/>
          </w:tcPr>
          <w:p w14:paraId="14FF812B" w14:textId="24673549" w:rsidR="00236B6E" w:rsidRPr="00064254" w:rsidDel="00737460" w:rsidRDefault="00236B6E" w:rsidP="002536AA">
            <w:pPr>
              <w:rPr>
                <w:del w:id="5092" w:author="Fnu, Sonam" w:date="2019-11-27T19:17:00Z"/>
                <w:rFonts w:ascii="Calibri" w:hAnsi="Calibri"/>
              </w:rPr>
            </w:pPr>
            <w:del w:id="5093" w:author="Fnu, Sonam" w:date="2019-11-27T19:17:00Z">
              <w:r w:rsidRPr="00064254" w:rsidDel="00737460">
                <w:rPr>
                  <w:rFonts w:ascii="Calibri" w:hAnsi="Calibri"/>
                </w:rPr>
                <w:delText>NA</w:delText>
              </w:r>
            </w:del>
          </w:p>
        </w:tc>
        <w:tc>
          <w:tcPr>
            <w:tcW w:w="2067" w:type="dxa"/>
          </w:tcPr>
          <w:p w14:paraId="290B05EB" w14:textId="2673EEE3" w:rsidR="00236B6E" w:rsidRPr="00064254" w:rsidDel="00737460" w:rsidRDefault="00236B6E" w:rsidP="002536AA">
            <w:pPr>
              <w:pStyle w:val="ListParagraph"/>
              <w:ind w:left="0"/>
              <w:rPr>
                <w:del w:id="5094" w:author="Fnu, Sonam" w:date="2019-11-27T19:17:00Z"/>
                <w:rFonts w:ascii="Calibri" w:hAnsi="Calibri"/>
              </w:rPr>
            </w:pPr>
          </w:p>
        </w:tc>
      </w:tr>
      <w:tr w:rsidR="00853EED" w:rsidRPr="00012DAF" w:rsidDel="00737460" w14:paraId="36C527A6" w14:textId="1863E897" w:rsidTr="00064254">
        <w:trPr>
          <w:trHeight w:val="186"/>
          <w:del w:id="5095" w:author="Fnu, Sonam" w:date="2019-11-27T19:17:00Z"/>
        </w:trPr>
        <w:tc>
          <w:tcPr>
            <w:tcW w:w="9825" w:type="dxa"/>
            <w:gridSpan w:val="6"/>
            <w:shd w:val="clear" w:color="auto" w:fill="EEECE1" w:themeFill="background2"/>
          </w:tcPr>
          <w:p w14:paraId="3AA06811" w14:textId="06DE4759" w:rsidR="00853EED" w:rsidRPr="00012DAF" w:rsidDel="00737460" w:rsidRDefault="00853EED" w:rsidP="002536AA">
            <w:pPr>
              <w:pStyle w:val="ListParagraph"/>
              <w:ind w:left="0"/>
              <w:rPr>
                <w:del w:id="5096" w:author="Fnu, Sonam" w:date="2019-11-27T19:17:00Z"/>
                <w:rFonts w:ascii="Calibri" w:hAnsi="Calibri"/>
              </w:rPr>
            </w:pPr>
            <w:del w:id="5097" w:author="Fnu, Sonam" w:date="2019-11-27T19:17:00Z">
              <w:r w:rsidDel="00737460">
                <w:rPr>
                  <w:rFonts w:ascii="Calibri" w:hAnsi="Calibri"/>
                </w:rPr>
                <w:delText xml:space="preserve">Corporate Recipients </w:delText>
              </w:r>
            </w:del>
          </w:p>
        </w:tc>
      </w:tr>
      <w:tr w:rsidR="00853EED" w:rsidRPr="00012DAF" w:rsidDel="00737460" w14:paraId="707C9898" w14:textId="3D578103" w:rsidTr="002536AA">
        <w:trPr>
          <w:trHeight w:val="186"/>
          <w:del w:id="5098" w:author="Fnu, Sonam" w:date="2019-11-27T19:17:00Z"/>
        </w:trPr>
        <w:tc>
          <w:tcPr>
            <w:tcW w:w="468" w:type="dxa"/>
          </w:tcPr>
          <w:p w14:paraId="47A8990D" w14:textId="4BDEB8BB" w:rsidR="00853EED" w:rsidRPr="00012DAF" w:rsidDel="00737460" w:rsidRDefault="00853EED" w:rsidP="002536AA">
            <w:pPr>
              <w:pStyle w:val="ListParagraph"/>
              <w:ind w:left="0"/>
              <w:rPr>
                <w:del w:id="5099" w:author="Fnu, Sonam" w:date="2019-11-27T19:17:00Z"/>
                <w:rFonts w:ascii="Calibri" w:hAnsi="Calibri"/>
              </w:rPr>
            </w:pPr>
          </w:p>
        </w:tc>
        <w:tc>
          <w:tcPr>
            <w:tcW w:w="1620" w:type="dxa"/>
          </w:tcPr>
          <w:p w14:paraId="2A04689B" w14:textId="4FB1D12C" w:rsidR="00853EED" w:rsidRPr="00012DAF" w:rsidDel="00737460" w:rsidRDefault="00853EED" w:rsidP="002536AA">
            <w:pPr>
              <w:pStyle w:val="ListParagraph"/>
              <w:ind w:left="0"/>
              <w:rPr>
                <w:del w:id="5100" w:author="Fnu, Sonam" w:date="2019-11-27T19:17:00Z"/>
                <w:rFonts w:ascii="Calibri" w:hAnsi="Calibri"/>
              </w:rPr>
            </w:pPr>
            <w:del w:id="5101" w:author="Fnu, Sonam" w:date="2019-11-27T19:17:00Z">
              <w:r w:rsidDel="00737460">
                <w:rPr>
                  <w:rFonts w:ascii="Calibri" w:hAnsi="Calibri"/>
                </w:rPr>
                <w:delText xml:space="preserve">Add  Recipient </w:delText>
              </w:r>
            </w:del>
          </w:p>
        </w:tc>
        <w:tc>
          <w:tcPr>
            <w:tcW w:w="1530" w:type="dxa"/>
          </w:tcPr>
          <w:p w14:paraId="062DD6D5" w14:textId="1F36FBF2" w:rsidR="00853EED" w:rsidRPr="00012DAF" w:rsidDel="00737460" w:rsidRDefault="00853EED" w:rsidP="002536AA">
            <w:pPr>
              <w:rPr>
                <w:del w:id="5102" w:author="Fnu, Sonam" w:date="2019-11-27T19:17:00Z"/>
                <w:rFonts w:ascii="Calibri" w:hAnsi="Calibri"/>
              </w:rPr>
            </w:pPr>
            <w:del w:id="5103" w:author="Fnu, Sonam" w:date="2019-11-27T19:17:00Z">
              <w:r w:rsidDel="00737460">
                <w:rPr>
                  <w:rFonts w:ascii="Calibri" w:hAnsi="Calibri"/>
                </w:rPr>
                <w:delText>Drop Down list</w:delText>
              </w:r>
            </w:del>
          </w:p>
        </w:tc>
        <w:tc>
          <w:tcPr>
            <w:tcW w:w="2250" w:type="dxa"/>
          </w:tcPr>
          <w:p w14:paraId="279758A9" w14:textId="1F7C96D4" w:rsidR="00853EED" w:rsidRPr="00012DAF" w:rsidDel="00737460" w:rsidRDefault="00BC40E3" w:rsidP="002536AA">
            <w:pPr>
              <w:pStyle w:val="ListParagraph"/>
              <w:ind w:left="0"/>
              <w:rPr>
                <w:del w:id="5104" w:author="Fnu, Sonam" w:date="2019-11-27T19:17:00Z"/>
                <w:rFonts w:ascii="Calibri" w:hAnsi="Calibri"/>
              </w:rPr>
            </w:pPr>
            <w:del w:id="5105" w:author="Fnu, Sonam" w:date="2019-11-27T19:17:00Z">
              <w:r w:rsidDel="00737460">
                <w:rPr>
                  <w:rFonts w:ascii="Calibri" w:hAnsi="Calibri"/>
                </w:rPr>
                <w:delText>Select who will receive notification other than the initiator</w:delText>
              </w:r>
            </w:del>
          </w:p>
        </w:tc>
        <w:tc>
          <w:tcPr>
            <w:tcW w:w="1890" w:type="dxa"/>
          </w:tcPr>
          <w:p w14:paraId="74311678" w14:textId="35A0A3AA" w:rsidR="00853EED" w:rsidRPr="00012DAF" w:rsidDel="00737460" w:rsidRDefault="00BC40E3" w:rsidP="002536AA">
            <w:pPr>
              <w:rPr>
                <w:del w:id="5106" w:author="Fnu, Sonam" w:date="2019-11-27T19:17:00Z"/>
                <w:rFonts w:ascii="Calibri" w:hAnsi="Calibri"/>
              </w:rPr>
            </w:pPr>
            <w:del w:id="5107" w:author="Fnu, Sonam" w:date="2019-11-27T19:17:00Z">
              <w:r w:rsidDel="00737460">
                <w:rPr>
                  <w:rFonts w:ascii="Calibri" w:hAnsi="Calibri"/>
                </w:rPr>
                <w:delText>Initiator is the default selection</w:delText>
              </w:r>
            </w:del>
          </w:p>
        </w:tc>
        <w:tc>
          <w:tcPr>
            <w:tcW w:w="2067" w:type="dxa"/>
          </w:tcPr>
          <w:p w14:paraId="00616C3D" w14:textId="789F63D6" w:rsidR="0037160A" w:rsidDel="00737460" w:rsidRDefault="0037160A" w:rsidP="00BC40E3">
            <w:pPr>
              <w:rPr>
                <w:del w:id="5108" w:author="Fnu, Sonam" w:date="2019-11-27T19:17:00Z"/>
                <w:rFonts w:ascii="Calibri" w:eastAsia="Times New Roman" w:hAnsi="Calibri" w:cs="Times New Roman"/>
                <w:color w:val="000000"/>
              </w:rPr>
            </w:pPr>
            <w:del w:id="5109" w:author="Fnu, Sonam" w:date="2019-11-27T19:17:00Z">
              <w:r w:rsidDel="00737460">
                <w:rPr>
                  <w:rFonts w:ascii="Courier New" w:hAnsi="Courier New" w:cs="Courier New"/>
                  <w:noProof/>
                  <w:sz w:val="20"/>
                  <w:szCs w:val="20"/>
                </w:rPr>
                <w:delText>SYS_ENUM_VALUES</w:delText>
              </w:r>
            </w:del>
          </w:p>
          <w:p w14:paraId="654E4110" w14:textId="0D4AE4E2" w:rsidR="00BC40E3" w:rsidDel="00737460" w:rsidRDefault="00BC40E3" w:rsidP="00BC40E3">
            <w:pPr>
              <w:rPr>
                <w:del w:id="5110" w:author="Fnu, Sonam" w:date="2019-11-27T19:17:00Z"/>
                <w:rFonts w:ascii="Calibri" w:eastAsia="Times New Roman" w:hAnsi="Calibri" w:cs="Times New Roman"/>
                <w:color w:val="000000"/>
              </w:rPr>
            </w:pPr>
            <w:del w:id="5111" w:author="Fnu, Sonam" w:date="2019-11-27T19:17:00Z">
              <w:r w:rsidRPr="00012DAF" w:rsidDel="00737460">
                <w:rPr>
                  <w:rFonts w:ascii="Calibri" w:eastAsia="Times New Roman" w:hAnsi="Calibri" w:cs="Times New Roman"/>
                  <w:color w:val="000000"/>
                </w:rPr>
                <w:delText>1:Initinator only ,</w:delText>
              </w:r>
            </w:del>
          </w:p>
          <w:p w14:paraId="719FD2C7" w14:textId="1764D5E9" w:rsidR="00BC40E3" w:rsidDel="00737460" w:rsidRDefault="00BC40E3" w:rsidP="00BC40E3">
            <w:pPr>
              <w:rPr>
                <w:del w:id="5112" w:author="Fnu, Sonam" w:date="2019-11-27T19:17:00Z"/>
                <w:rFonts w:ascii="Calibri" w:eastAsia="Times New Roman" w:hAnsi="Calibri" w:cs="Times New Roman"/>
                <w:color w:val="000000"/>
              </w:rPr>
            </w:pPr>
            <w:del w:id="5113" w:author="Fnu, Sonam" w:date="2019-11-27T19:17:00Z">
              <w:r w:rsidDel="00737460">
                <w:rPr>
                  <w:rFonts w:ascii="Calibri" w:eastAsia="Times New Roman" w:hAnsi="Calibri" w:cs="Times New Roman"/>
                  <w:color w:val="000000"/>
                </w:rPr>
                <w:delText>2</w:delText>
              </w:r>
              <w:r w:rsidRPr="00012DAF" w:rsidDel="00737460">
                <w:rPr>
                  <w:rFonts w:ascii="Calibri" w:eastAsia="Times New Roman" w:hAnsi="Calibri" w:cs="Times New Roman"/>
                  <w:color w:val="000000"/>
                </w:rPr>
                <w:delText xml:space="preserve">: initiator and authorizer , </w:delText>
              </w:r>
            </w:del>
          </w:p>
          <w:p w14:paraId="64C8B178" w14:textId="4674E2FC" w:rsidR="00BC40E3" w:rsidRPr="00012DAF" w:rsidDel="00737460" w:rsidRDefault="00BC40E3" w:rsidP="00BC40E3">
            <w:pPr>
              <w:rPr>
                <w:del w:id="5114" w:author="Fnu, Sonam" w:date="2019-11-27T19:17:00Z"/>
                <w:rFonts w:ascii="Calibri" w:eastAsia="Times New Roman" w:hAnsi="Calibri" w:cs="Times New Roman"/>
                <w:color w:val="000000"/>
              </w:rPr>
            </w:pPr>
            <w:del w:id="5115" w:author="Fnu, Sonam" w:date="2019-11-27T19:17:00Z">
              <w:r w:rsidDel="00737460">
                <w:rPr>
                  <w:rFonts w:ascii="Calibri" w:eastAsia="Times New Roman" w:hAnsi="Calibri" w:cs="Times New Roman"/>
                  <w:color w:val="000000"/>
                </w:rPr>
                <w:delText>3: initiator and Account Group</w:delText>
              </w:r>
            </w:del>
          </w:p>
          <w:p w14:paraId="1A37F9F3" w14:textId="0D34CADF" w:rsidR="00853EED" w:rsidRPr="00012DAF" w:rsidDel="00737460" w:rsidRDefault="00853EED" w:rsidP="002536AA">
            <w:pPr>
              <w:pStyle w:val="ListParagraph"/>
              <w:ind w:left="0"/>
              <w:rPr>
                <w:del w:id="5116" w:author="Fnu, Sonam" w:date="2019-11-27T19:17:00Z"/>
                <w:rFonts w:ascii="Calibri" w:hAnsi="Calibri"/>
              </w:rPr>
            </w:pPr>
          </w:p>
        </w:tc>
      </w:tr>
      <w:tr w:rsidR="00236B6E" w:rsidRPr="00012DAF" w:rsidDel="00737460" w14:paraId="09D3FBEE" w14:textId="1DFC6369" w:rsidTr="002536AA">
        <w:trPr>
          <w:trHeight w:val="186"/>
          <w:del w:id="5117" w:author="Fnu, Sonam" w:date="2019-11-27T19:17:00Z"/>
        </w:trPr>
        <w:tc>
          <w:tcPr>
            <w:tcW w:w="468" w:type="dxa"/>
            <w:shd w:val="clear" w:color="auto" w:fill="F2F2F2" w:themeFill="background1" w:themeFillShade="F2"/>
          </w:tcPr>
          <w:p w14:paraId="35B3BFED" w14:textId="60FD2C2D" w:rsidR="00236B6E" w:rsidRPr="00064254" w:rsidDel="00737460" w:rsidRDefault="00236B6E" w:rsidP="002536AA">
            <w:pPr>
              <w:pStyle w:val="ListParagraph"/>
              <w:ind w:left="0"/>
              <w:rPr>
                <w:del w:id="5118" w:author="Fnu, Sonam" w:date="2019-11-27T19:17:00Z"/>
                <w:rFonts w:ascii="Calibri" w:hAnsi="Calibri"/>
              </w:rPr>
            </w:pPr>
          </w:p>
        </w:tc>
        <w:tc>
          <w:tcPr>
            <w:tcW w:w="9357" w:type="dxa"/>
            <w:gridSpan w:val="5"/>
            <w:shd w:val="clear" w:color="auto" w:fill="F2F2F2" w:themeFill="background1" w:themeFillShade="F2"/>
          </w:tcPr>
          <w:p w14:paraId="4BD6C86E" w14:textId="3F619776" w:rsidR="00236B6E" w:rsidRPr="00064254" w:rsidDel="00737460" w:rsidRDefault="00236B6E" w:rsidP="002536AA">
            <w:pPr>
              <w:pStyle w:val="ListParagraph"/>
              <w:ind w:left="0"/>
              <w:rPr>
                <w:del w:id="5119" w:author="Fnu, Sonam" w:date="2019-11-27T19:17:00Z"/>
                <w:rFonts w:ascii="Calibri" w:hAnsi="Calibri"/>
              </w:rPr>
            </w:pPr>
            <w:del w:id="5120" w:author="Fnu, Sonam" w:date="2019-11-27T19:17:00Z">
              <w:r w:rsidRPr="00064254" w:rsidDel="00737460">
                <w:rPr>
                  <w:rFonts w:ascii="Calibri" w:hAnsi="Calibri"/>
                </w:rPr>
                <w:delText xml:space="preserve">Actions </w:delText>
              </w:r>
            </w:del>
          </w:p>
        </w:tc>
      </w:tr>
      <w:tr w:rsidR="00236B6E" w:rsidRPr="00012DAF" w:rsidDel="00737460" w14:paraId="2159EF22" w14:textId="61C7A5E8" w:rsidTr="002536AA">
        <w:trPr>
          <w:trHeight w:val="186"/>
          <w:del w:id="5121" w:author="Fnu, Sonam" w:date="2019-11-27T19:17:00Z"/>
        </w:trPr>
        <w:tc>
          <w:tcPr>
            <w:tcW w:w="468" w:type="dxa"/>
          </w:tcPr>
          <w:p w14:paraId="24749661" w14:textId="6A8CCF6C" w:rsidR="00236B6E" w:rsidRPr="00064254" w:rsidDel="00737460" w:rsidRDefault="00236B6E" w:rsidP="002536AA">
            <w:pPr>
              <w:pStyle w:val="ListParagraph"/>
              <w:ind w:left="0"/>
              <w:rPr>
                <w:del w:id="5122" w:author="Fnu, Sonam" w:date="2019-11-27T19:17:00Z"/>
                <w:rFonts w:ascii="Calibri" w:hAnsi="Calibri"/>
              </w:rPr>
            </w:pPr>
            <w:del w:id="5123" w:author="Fnu, Sonam" w:date="2019-11-27T19:17:00Z">
              <w:r w:rsidRPr="00064254" w:rsidDel="00737460">
                <w:rPr>
                  <w:rFonts w:ascii="Calibri" w:hAnsi="Calibri"/>
                </w:rPr>
                <w:delText>10</w:delText>
              </w:r>
            </w:del>
          </w:p>
        </w:tc>
        <w:tc>
          <w:tcPr>
            <w:tcW w:w="1620" w:type="dxa"/>
          </w:tcPr>
          <w:p w14:paraId="27B9D491" w14:textId="561F0ADC" w:rsidR="00236B6E" w:rsidRPr="00064254" w:rsidDel="00737460" w:rsidRDefault="00236B6E" w:rsidP="002536AA">
            <w:pPr>
              <w:pStyle w:val="ListParagraph"/>
              <w:ind w:left="0"/>
              <w:rPr>
                <w:del w:id="5124" w:author="Fnu, Sonam" w:date="2019-11-27T19:17:00Z"/>
                <w:rFonts w:ascii="Calibri" w:hAnsi="Calibri"/>
              </w:rPr>
            </w:pPr>
            <w:commentRangeStart w:id="5125"/>
            <w:del w:id="5126" w:author="Fnu, Sonam" w:date="2019-11-27T19:17:00Z">
              <w:r w:rsidRPr="00064254" w:rsidDel="00737460">
                <w:rPr>
                  <w:rFonts w:ascii="Calibri" w:hAnsi="Calibri"/>
                </w:rPr>
                <w:delText xml:space="preserve">Submit </w:delText>
              </w:r>
            </w:del>
          </w:p>
        </w:tc>
        <w:tc>
          <w:tcPr>
            <w:tcW w:w="1530" w:type="dxa"/>
          </w:tcPr>
          <w:p w14:paraId="1F1C838A" w14:textId="4A7E2482" w:rsidR="00236B6E" w:rsidRPr="00064254" w:rsidDel="00737460" w:rsidRDefault="00236B6E" w:rsidP="002536AA">
            <w:pPr>
              <w:rPr>
                <w:del w:id="5127" w:author="Fnu, Sonam" w:date="2019-11-27T19:17:00Z"/>
                <w:rFonts w:ascii="Calibri" w:hAnsi="Calibri"/>
              </w:rPr>
            </w:pPr>
            <w:del w:id="5128" w:author="Fnu, Sonam" w:date="2019-11-27T19:17:00Z">
              <w:r w:rsidRPr="00064254" w:rsidDel="00737460">
                <w:rPr>
                  <w:rFonts w:ascii="Calibri" w:hAnsi="Calibri"/>
                </w:rPr>
                <w:delText>Action button</w:delText>
              </w:r>
            </w:del>
          </w:p>
        </w:tc>
        <w:tc>
          <w:tcPr>
            <w:tcW w:w="6207" w:type="dxa"/>
            <w:gridSpan w:val="3"/>
          </w:tcPr>
          <w:p w14:paraId="7D60F1E7" w14:textId="6E22AAC6" w:rsidR="00853EED" w:rsidRPr="00064254" w:rsidDel="00737460" w:rsidRDefault="00853EED" w:rsidP="00064254">
            <w:pPr>
              <w:ind w:left="360"/>
              <w:rPr>
                <w:del w:id="5129" w:author="Fnu, Sonam" w:date="2019-11-27T19:17:00Z"/>
                <w:rFonts w:ascii="Calibri" w:hAnsi="Calibri"/>
              </w:rPr>
            </w:pPr>
            <w:del w:id="5130" w:author="Fnu, Sonam" w:date="2019-11-27T19:17:00Z">
              <w:r w:rsidDel="00737460">
                <w:rPr>
                  <w:rFonts w:ascii="Calibri" w:hAnsi="Calibri"/>
                </w:rPr>
                <w:delText xml:space="preserve">1. </w:delText>
              </w:r>
              <w:r w:rsidRPr="00064254" w:rsidDel="00737460">
                <w:rPr>
                  <w:rFonts w:ascii="Calibri" w:hAnsi="Calibri"/>
                </w:rPr>
                <w:delText>For notification with source channel = ‘</w:delText>
              </w:r>
              <w:r w:rsidR="0037160A" w:rsidDel="00737460">
                <w:rPr>
                  <w:rFonts w:ascii="Calibri" w:hAnsi="Calibri"/>
                </w:rPr>
                <w:delText>SMS’</w:delText>
              </w:r>
              <w:r w:rsidRPr="00064254" w:rsidDel="00737460">
                <w:rPr>
                  <w:rFonts w:ascii="Calibri" w:hAnsi="Calibri"/>
                </w:rPr>
                <w:delText>:</w:delText>
              </w:r>
            </w:del>
          </w:p>
          <w:p w14:paraId="318A3384" w14:textId="34CCBCC2" w:rsidR="00236B6E" w:rsidDel="00737460" w:rsidRDefault="00236B6E" w:rsidP="002536AA">
            <w:pPr>
              <w:pStyle w:val="ListParagraph"/>
              <w:ind w:left="0"/>
              <w:rPr>
                <w:del w:id="5131" w:author="Fnu, Sonam" w:date="2019-11-27T19:17:00Z"/>
                <w:rStyle w:val="Hyperlink"/>
                <w:rFonts w:ascii="Calibri" w:hAnsi="Calibri"/>
              </w:rPr>
            </w:pPr>
            <w:del w:id="5132" w:author="Fnu, Sonam" w:date="2019-11-27T19:17:00Z">
              <w:r w:rsidRPr="00064254" w:rsidDel="00737460">
                <w:rPr>
                  <w:rFonts w:ascii="Calibri" w:hAnsi="Calibri"/>
                </w:rPr>
                <w:delText xml:space="preserve">Build Generic request and call service </w:delText>
              </w:r>
              <w:r w:rsidR="006B2592" w:rsidDel="00737460">
                <w:fldChar w:fldCharType="begin"/>
              </w:r>
              <w:r w:rsidR="006B2592" w:rsidDel="00737460">
                <w:delInstrText xml:space="preserve"> HYPERLINK \l "_Subscribe_Service" </w:delInstrText>
              </w:r>
              <w:r w:rsidR="006B2592" w:rsidDel="00737460">
                <w:fldChar w:fldCharType="separate"/>
              </w:r>
              <w:r w:rsidRPr="00064254" w:rsidDel="00737460">
                <w:rPr>
                  <w:rStyle w:val="Hyperlink"/>
                  <w:rFonts w:ascii="Calibri" w:hAnsi="Calibri"/>
                </w:rPr>
                <w:delText>(Subscribe Service)</w:delText>
              </w:r>
              <w:r w:rsidR="006B2592" w:rsidDel="00737460">
                <w:rPr>
                  <w:rStyle w:val="Hyperlink"/>
                  <w:rFonts w:ascii="Calibri" w:hAnsi="Calibri"/>
                </w:rPr>
                <w:fldChar w:fldCharType="end"/>
              </w:r>
              <w:commentRangeEnd w:id="5125"/>
              <w:r w:rsidR="00E63690" w:rsidDel="00737460">
                <w:rPr>
                  <w:rStyle w:val="CommentReference"/>
                </w:rPr>
                <w:commentReference w:id="5125"/>
              </w:r>
            </w:del>
          </w:p>
          <w:p w14:paraId="34AA599F" w14:textId="67DEB228" w:rsidR="00853EED" w:rsidRPr="00064254" w:rsidDel="00737460" w:rsidRDefault="00853EED">
            <w:pPr>
              <w:pStyle w:val="ListParagraph"/>
              <w:numPr>
                <w:ilvl w:val="0"/>
                <w:numId w:val="36"/>
              </w:numPr>
              <w:rPr>
                <w:del w:id="5133" w:author="Fnu, Sonam" w:date="2019-11-27T19:17:00Z"/>
              </w:rPr>
            </w:pPr>
            <w:del w:id="5134" w:author="Fnu, Sonam" w:date="2019-11-27T19:17:00Z">
              <w:r w:rsidRPr="00064254" w:rsidDel="00737460">
                <w:delText>For Notifications with sourc</w:delText>
              </w:r>
              <w:r w:rsidDel="00737460">
                <w:delText>e</w:delText>
              </w:r>
              <w:r w:rsidRPr="00064254" w:rsidDel="00737460">
                <w:delText xml:space="preserve"> channel = ‘NET’</w:delText>
              </w:r>
            </w:del>
          </w:p>
          <w:p w14:paraId="23EEF5D7" w14:textId="4F3FE882" w:rsidR="00853EED" w:rsidRPr="00064254" w:rsidDel="00737460" w:rsidRDefault="00853EED" w:rsidP="00064254">
            <w:pPr>
              <w:pStyle w:val="ListParagraph"/>
              <w:rPr>
                <w:del w:id="5135" w:author="Fnu, Sonam" w:date="2019-11-27T19:17:00Z"/>
                <w:rFonts w:ascii="Calibri" w:hAnsi="Calibri"/>
              </w:rPr>
            </w:pPr>
            <w:del w:id="5136" w:author="Fnu, Sonam" w:date="2019-11-27T19:17:00Z">
              <w:r w:rsidRPr="00064254" w:rsidDel="00737460">
                <w:rPr>
                  <w:rFonts w:ascii="Calibri" w:hAnsi="Calibri"/>
                </w:rPr>
                <w:delText xml:space="preserve">Save Changes to </w:delText>
              </w:r>
              <w:r w:rsidR="006B2592" w:rsidDel="00737460">
                <w:fldChar w:fldCharType="begin"/>
              </w:r>
              <w:r w:rsidR="006B2592" w:rsidDel="00737460">
                <w:delInstrText xml:space="preserve"> HYPERLINK \l "_Stored_Procedures_and" </w:delInstrText>
              </w:r>
              <w:r w:rsidR="006B2592" w:rsidDel="00737460">
                <w:fldChar w:fldCharType="separate"/>
              </w:r>
              <w:r w:rsidRPr="00580BB0" w:rsidDel="00737460">
                <w:rPr>
                  <w:rStyle w:val="Hyperlink"/>
                  <w:rFonts w:ascii="Calibri" w:hAnsi="Calibri" w:cs="Arial"/>
                  <w:b/>
                  <w:bCs/>
                  <w:sz w:val="16"/>
                  <w:szCs w:val="16"/>
                </w:rPr>
                <w:delText>NOTIFICATIONS_SETUP</w:delText>
              </w:r>
              <w:r w:rsidR="006B2592" w:rsidDel="00737460">
                <w:rPr>
                  <w:rStyle w:val="Hyperlink"/>
                  <w:rFonts w:ascii="Calibri" w:hAnsi="Calibri" w:cs="Arial"/>
                  <w:b/>
                  <w:bCs/>
                  <w:sz w:val="16"/>
                  <w:szCs w:val="16"/>
                </w:rPr>
                <w:fldChar w:fldCharType="end"/>
              </w:r>
              <w:r w:rsidDel="00737460">
                <w:rPr>
                  <w:rFonts w:ascii="Calibri" w:hAnsi="Calibri" w:cs="Arial"/>
                  <w:b/>
                  <w:bCs/>
                  <w:color w:val="000000"/>
                  <w:sz w:val="16"/>
                  <w:szCs w:val="16"/>
                </w:rPr>
                <w:delText xml:space="preserve"> </w:delText>
              </w:r>
              <w:r w:rsidRPr="00064254" w:rsidDel="00737460">
                <w:delText>table</w:delText>
              </w:r>
            </w:del>
          </w:p>
        </w:tc>
      </w:tr>
      <w:tr w:rsidR="00236B6E" w:rsidRPr="00012DAF" w:rsidDel="00737460" w14:paraId="073A0983" w14:textId="55443571" w:rsidTr="002536AA">
        <w:trPr>
          <w:trHeight w:val="186"/>
          <w:del w:id="5137" w:author="Fnu, Sonam" w:date="2019-11-27T19:17:00Z"/>
        </w:trPr>
        <w:tc>
          <w:tcPr>
            <w:tcW w:w="468" w:type="dxa"/>
          </w:tcPr>
          <w:p w14:paraId="12379D68" w14:textId="53A83B52" w:rsidR="00236B6E" w:rsidRPr="00064254" w:rsidDel="00737460" w:rsidRDefault="00236B6E" w:rsidP="002536AA">
            <w:pPr>
              <w:pStyle w:val="ListParagraph"/>
              <w:ind w:left="0"/>
              <w:rPr>
                <w:del w:id="5138" w:author="Fnu, Sonam" w:date="2019-11-27T19:17:00Z"/>
                <w:rFonts w:ascii="Calibri" w:hAnsi="Calibri"/>
              </w:rPr>
            </w:pPr>
            <w:del w:id="5139" w:author="Fnu, Sonam" w:date="2019-11-27T19:17:00Z">
              <w:r w:rsidRPr="00064254" w:rsidDel="00737460">
                <w:rPr>
                  <w:rFonts w:ascii="Calibri" w:hAnsi="Calibri"/>
                </w:rPr>
                <w:delText>11</w:delText>
              </w:r>
            </w:del>
          </w:p>
        </w:tc>
        <w:tc>
          <w:tcPr>
            <w:tcW w:w="1620" w:type="dxa"/>
          </w:tcPr>
          <w:p w14:paraId="7A9E5F24" w14:textId="1540A61F" w:rsidR="00236B6E" w:rsidRPr="00064254" w:rsidDel="00737460" w:rsidRDefault="00236B6E" w:rsidP="002536AA">
            <w:pPr>
              <w:pStyle w:val="ListParagraph"/>
              <w:ind w:left="0"/>
              <w:rPr>
                <w:del w:id="5140" w:author="Fnu, Sonam" w:date="2019-11-27T19:17:00Z"/>
                <w:rFonts w:ascii="Calibri" w:hAnsi="Calibri"/>
              </w:rPr>
            </w:pPr>
            <w:del w:id="5141" w:author="Fnu, Sonam" w:date="2019-11-27T19:17:00Z">
              <w:r w:rsidRPr="00064254" w:rsidDel="00737460">
                <w:rPr>
                  <w:rFonts w:ascii="Calibri" w:hAnsi="Calibri"/>
                </w:rPr>
                <w:delText>Reset</w:delText>
              </w:r>
            </w:del>
          </w:p>
        </w:tc>
        <w:tc>
          <w:tcPr>
            <w:tcW w:w="1530" w:type="dxa"/>
          </w:tcPr>
          <w:p w14:paraId="28B4E968" w14:textId="4957A101" w:rsidR="00236B6E" w:rsidRPr="00064254" w:rsidDel="00737460" w:rsidRDefault="00236B6E" w:rsidP="002536AA">
            <w:pPr>
              <w:rPr>
                <w:del w:id="5142" w:author="Fnu, Sonam" w:date="2019-11-27T19:17:00Z"/>
                <w:rFonts w:ascii="Calibri" w:hAnsi="Calibri"/>
              </w:rPr>
            </w:pPr>
            <w:del w:id="5143" w:author="Fnu, Sonam" w:date="2019-11-27T19:17:00Z">
              <w:r w:rsidRPr="00064254" w:rsidDel="00737460">
                <w:rPr>
                  <w:rFonts w:ascii="Calibri" w:hAnsi="Calibri"/>
                </w:rPr>
                <w:delText>Action button</w:delText>
              </w:r>
            </w:del>
          </w:p>
        </w:tc>
        <w:tc>
          <w:tcPr>
            <w:tcW w:w="6207" w:type="dxa"/>
            <w:gridSpan w:val="3"/>
          </w:tcPr>
          <w:p w14:paraId="3F6B020A" w14:textId="41222076" w:rsidR="00236B6E" w:rsidRPr="00064254" w:rsidDel="00737460" w:rsidRDefault="00236B6E" w:rsidP="002536AA">
            <w:pPr>
              <w:pStyle w:val="ListParagraph"/>
              <w:ind w:left="0"/>
              <w:rPr>
                <w:del w:id="5144" w:author="Fnu, Sonam" w:date="2019-11-27T19:17:00Z"/>
                <w:rFonts w:ascii="Calibri" w:hAnsi="Calibri"/>
              </w:rPr>
            </w:pPr>
            <w:del w:id="5145" w:author="Fnu, Sonam" w:date="2019-11-27T19:17:00Z">
              <w:r w:rsidRPr="00064254" w:rsidDel="00737460">
                <w:rPr>
                  <w:rFonts w:ascii="Calibri" w:hAnsi="Calibri"/>
                </w:rPr>
                <w:delText>Clear session update</w:delText>
              </w:r>
            </w:del>
          </w:p>
        </w:tc>
      </w:tr>
      <w:tr w:rsidR="00236B6E" w:rsidRPr="00012DAF" w:rsidDel="00737460" w14:paraId="0C8CF557" w14:textId="36FB9D86" w:rsidTr="002536AA">
        <w:trPr>
          <w:trHeight w:val="186"/>
          <w:del w:id="5146" w:author="Fnu, Sonam" w:date="2019-11-27T19:17:00Z"/>
        </w:trPr>
        <w:tc>
          <w:tcPr>
            <w:tcW w:w="468" w:type="dxa"/>
          </w:tcPr>
          <w:p w14:paraId="588B8BD4" w14:textId="3D337566" w:rsidR="00236B6E" w:rsidRPr="00064254" w:rsidDel="00737460" w:rsidRDefault="00236B6E" w:rsidP="002536AA">
            <w:pPr>
              <w:pStyle w:val="ListParagraph"/>
              <w:ind w:left="0"/>
              <w:rPr>
                <w:del w:id="5147" w:author="Fnu, Sonam" w:date="2019-11-27T19:17:00Z"/>
                <w:rFonts w:ascii="Calibri" w:hAnsi="Calibri"/>
              </w:rPr>
            </w:pPr>
            <w:del w:id="5148" w:author="Fnu, Sonam" w:date="2019-11-27T19:17:00Z">
              <w:r w:rsidRPr="00064254" w:rsidDel="00737460">
                <w:rPr>
                  <w:rFonts w:ascii="Calibri" w:hAnsi="Calibri"/>
                </w:rPr>
                <w:delText>12</w:delText>
              </w:r>
            </w:del>
          </w:p>
        </w:tc>
        <w:tc>
          <w:tcPr>
            <w:tcW w:w="1620" w:type="dxa"/>
          </w:tcPr>
          <w:p w14:paraId="7C80286B" w14:textId="79496232" w:rsidR="00236B6E" w:rsidRPr="00064254" w:rsidDel="00737460" w:rsidRDefault="00236B6E" w:rsidP="002536AA">
            <w:pPr>
              <w:pStyle w:val="ListParagraph"/>
              <w:ind w:left="0"/>
              <w:rPr>
                <w:del w:id="5149" w:author="Fnu, Sonam" w:date="2019-11-27T19:17:00Z"/>
                <w:rFonts w:ascii="Calibri" w:hAnsi="Calibri"/>
              </w:rPr>
            </w:pPr>
            <w:del w:id="5150" w:author="Fnu, Sonam" w:date="2019-11-27T19:17:00Z">
              <w:r w:rsidRPr="00064254" w:rsidDel="00737460">
                <w:rPr>
                  <w:rFonts w:ascii="Calibri" w:hAnsi="Calibri"/>
                </w:rPr>
                <w:delText>Cancel</w:delText>
              </w:r>
            </w:del>
          </w:p>
        </w:tc>
        <w:tc>
          <w:tcPr>
            <w:tcW w:w="1530" w:type="dxa"/>
          </w:tcPr>
          <w:p w14:paraId="5B9B79FE" w14:textId="7E618C1F" w:rsidR="00236B6E" w:rsidRPr="00064254" w:rsidDel="00737460" w:rsidRDefault="00236B6E" w:rsidP="002536AA">
            <w:pPr>
              <w:rPr>
                <w:del w:id="5151" w:author="Fnu, Sonam" w:date="2019-11-27T19:17:00Z"/>
                <w:rFonts w:ascii="Calibri" w:hAnsi="Calibri"/>
              </w:rPr>
            </w:pPr>
            <w:del w:id="5152" w:author="Fnu, Sonam" w:date="2019-11-27T19:17:00Z">
              <w:r w:rsidRPr="00064254" w:rsidDel="00737460">
                <w:rPr>
                  <w:rFonts w:ascii="Calibri" w:hAnsi="Calibri"/>
                </w:rPr>
                <w:delText>Action button</w:delText>
              </w:r>
            </w:del>
          </w:p>
        </w:tc>
        <w:tc>
          <w:tcPr>
            <w:tcW w:w="6207" w:type="dxa"/>
            <w:gridSpan w:val="3"/>
          </w:tcPr>
          <w:p w14:paraId="76A3FF7A" w14:textId="417169FB" w:rsidR="00236B6E" w:rsidRPr="00064254" w:rsidDel="00737460" w:rsidRDefault="00236B6E" w:rsidP="002536AA">
            <w:pPr>
              <w:pStyle w:val="ListParagraph"/>
              <w:ind w:left="0"/>
              <w:rPr>
                <w:del w:id="5153" w:author="Fnu, Sonam" w:date="2019-11-27T19:17:00Z"/>
                <w:rFonts w:ascii="Calibri" w:hAnsi="Calibri"/>
              </w:rPr>
            </w:pPr>
            <w:del w:id="5154" w:author="Fnu, Sonam" w:date="2019-11-27T19:17:00Z">
              <w:r w:rsidRPr="00064254" w:rsidDel="00737460">
                <w:rPr>
                  <w:rFonts w:ascii="Calibri" w:hAnsi="Calibri"/>
                </w:rPr>
                <w:delText>Close page</w:delText>
              </w:r>
            </w:del>
          </w:p>
        </w:tc>
      </w:tr>
    </w:tbl>
    <w:p w14:paraId="7FDFBF8F" w14:textId="6DD6E143" w:rsidR="00BB158C" w:rsidRPr="00064254" w:rsidDel="00737460" w:rsidRDefault="00BB158C" w:rsidP="00BB158C">
      <w:pPr>
        <w:rPr>
          <w:del w:id="5155" w:author="Fnu, Sonam" w:date="2019-11-27T19:17:00Z"/>
          <w:rFonts w:ascii="Calibri" w:hAnsi="Calibri"/>
        </w:rPr>
      </w:pPr>
    </w:p>
    <w:p w14:paraId="1313E427" w14:textId="21D10291" w:rsidR="00236B6E" w:rsidRPr="00064254" w:rsidDel="00737460" w:rsidRDefault="00236B6E" w:rsidP="00236B6E">
      <w:pPr>
        <w:pStyle w:val="Heading2"/>
        <w:jc w:val="center"/>
        <w:rPr>
          <w:del w:id="5156" w:author="Fnu, Sonam" w:date="2019-11-27T19:17:00Z"/>
          <w:rFonts w:ascii="Calibri" w:hAnsi="Calibri"/>
        </w:rPr>
      </w:pPr>
      <w:bookmarkStart w:id="5157" w:name="_Toc513707370"/>
      <w:bookmarkStart w:id="5158" w:name="_Toc5265631"/>
      <w:del w:id="5159" w:author="Fnu, Sonam" w:date="2019-11-27T19:17:00Z">
        <w:r w:rsidRPr="00064254" w:rsidDel="00737460">
          <w:rPr>
            <w:rFonts w:ascii="Calibri" w:hAnsi="Calibri"/>
          </w:rPr>
          <w:delText xml:space="preserve">Use Cases 5– </w:delText>
        </w:r>
        <w:r w:rsidRPr="00064254" w:rsidDel="00737460">
          <w:rPr>
            <w:rFonts w:ascii="Calibri" w:hAnsi="Calibri" w:cstheme="minorHAnsi"/>
            <w:sz w:val="24"/>
            <w:szCs w:val="24"/>
          </w:rPr>
          <w:delText>CW-</w:delText>
        </w:r>
        <w:r w:rsidRPr="00064254" w:rsidDel="00737460">
          <w:rPr>
            <w:rFonts w:ascii="Calibri" w:hAnsi="Calibri"/>
          </w:rPr>
          <w:delText xml:space="preserve"> Accounts Notification Subscription</w:delText>
        </w:r>
        <w:bookmarkEnd w:id="5157"/>
        <w:bookmarkEnd w:id="5158"/>
      </w:del>
    </w:p>
    <w:p w14:paraId="05FD2F30" w14:textId="6A5C3556" w:rsidR="00236B6E" w:rsidRPr="00064254" w:rsidDel="00737460" w:rsidRDefault="00236B6E" w:rsidP="00236B6E">
      <w:pPr>
        <w:pStyle w:val="ListParagraph"/>
        <w:ind w:left="1440"/>
        <w:rPr>
          <w:del w:id="5160" w:author="Fnu, Sonam" w:date="2019-11-27T19:17:00Z"/>
          <w:rFonts w:ascii="Calibri" w:hAnsi="Calibri"/>
        </w:rPr>
      </w:pPr>
    </w:p>
    <w:tbl>
      <w:tblPr>
        <w:tblStyle w:val="TableGrid"/>
        <w:tblW w:w="9015" w:type="dxa"/>
        <w:tblInd w:w="607" w:type="dxa"/>
        <w:tblLook w:val="04A0" w:firstRow="1" w:lastRow="0" w:firstColumn="1" w:lastColumn="0" w:noHBand="0" w:noVBand="1"/>
      </w:tblPr>
      <w:tblGrid>
        <w:gridCol w:w="1939"/>
        <w:gridCol w:w="7076"/>
      </w:tblGrid>
      <w:tr w:rsidR="007E33A6" w:rsidRPr="00012DAF" w:rsidDel="00737460" w14:paraId="53AD66F7" w14:textId="68402E88" w:rsidTr="00064254">
        <w:trPr>
          <w:trHeight w:val="368"/>
          <w:del w:id="5161" w:author="Fnu, Sonam" w:date="2019-11-27T19:17:00Z"/>
        </w:trPr>
        <w:tc>
          <w:tcPr>
            <w:tcW w:w="1939" w:type="dxa"/>
          </w:tcPr>
          <w:p w14:paraId="3C1ACE24" w14:textId="6A56AB40" w:rsidR="007E33A6" w:rsidRPr="00064254" w:rsidDel="00737460" w:rsidRDefault="007E33A6" w:rsidP="00E63690">
            <w:pPr>
              <w:rPr>
                <w:del w:id="5162" w:author="Fnu, Sonam" w:date="2019-11-27T19:17:00Z"/>
                <w:rFonts w:ascii="Calibri" w:hAnsi="Calibri"/>
              </w:rPr>
            </w:pPr>
            <w:del w:id="5163" w:author="Fnu, Sonam" w:date="2019-11-27T19:17:00Z">
              <w:r w:rsidRPr="00064254" w:rsidDel="00737460">
                <w:rPr>
                  <w:rFonts w:ascii="Calibri" w:hAnsi="Calibri"/>
                </w:rPr>
                <w:delText>Id</w:delText>
              </w:r>
            </w:del>
          </w:p>
        </w:tc>
        <w:tc>
          <w:tcPr>
            <w:tcW w:w="7076" w:type="dxa"/>
          </w:tcPr>
          <w:p w14:paraId="6B631870" w14:textId="58AFB85A" w:rsidR="007E33A6" w:rsidRPr="00064254" w:rsidDel="00737460" w:rsidRDefault="007E33A6" w:rsidP="00E63690">
            <w:pPr>
              <w:rPr>
                <w:del w:id="5164" w:author="Fnu, Sonam" w:date="2019-11-27T19:17:00Z"/>
                <w:rFonts w:ascii="Calibri" w:hAnsi="Calibri"/>
                <w:highlight w:val="yellow"/>
              </w:rPr>
            </w:pPr>
            <w:del w:id="5165" w:author="Fnu, Sonam" w:date="2019-11-27T19:17:00Z">
              <w:r w:rsidRPr="00064254" w:rsidDel="00737460">
                <w:rPr>
                  <w:rFonts w:ascii="Calibri" w:hAnsi="Calibri"/>
                </w:rPr>
                <w:delText>UC5</w:delText>
              </w:r>
            </w:del>
          </w:p>
        </w:tc>
      </w:tr>
      <w:tr w:rsidR="007E33A6" w:rsidRPr="00012DAF" w:rsidDel="00737460" w14:paraId="6A50E3C9" w14:textId="2F6F96CA" w:rsidTr="00064254">
        <w:trPr>
          <w:trHeight w:val="347"/>
          <w:del w:id="5166" w:author="Fnu, Sonam" w:date="2019-11-27T19:17:00Z"/>
        </w:trPr>
        <w:tc>
          <w:tcPr>
            <w:tcW w:w="1939" w:type="dxa"/>
          </w:tcPr>
          <w:p w14:paraId="3E53E952" w14:textId="77CB3B70" w:rsidR="007E33A6" w:rsidRPr="00064254" w:rsidDel="00737460" w:rsidRDefault="007E33A6" w:rsidP="00E63690">
            <w:pPr>
              <w:rPr>
                <w:del w:id="5167" w:author="Fnu, Sonam" w:date="2019-11-27T19:17:00Z"/>
                <w:rFonts w:ascii="Calibri" w:hAnsi="Calibri"/>
              </w:rPr>
            </w:pPr>
            <w:del w:id="5168" w:author="Fnu, Sonam" w:date="2019-11-27T19:17:00Z">
              <w:r w:rsidRPr="00064254" w:rsidDel="00737460">
                <w:rPr>
                  <w:rFonts w:ascii="Calibri" w:hAnsi="Calibri"/>
                </w:rPr>
                <w:delText>Name</w:delText>
              </w:r>
            </w:del>
          </w:p>
        </w:tc>
        <w:tc>
          <w:tcPr>
            <w:tcW w:w="7076" w:type="dxa"/>
          </w:tcPr>
          <w:p w14:paraId="342AD597" w14:textId="6ECC51EB" w:rsidR="007E33A6" w:rsidRPr="00064254" w:rsidDel="00737460" w:rsidRDefault="007E33A6" w:rsidP="00E63690">
            <w:pPr>
              <w:tabs>
                <w:tab w:val="left" w:pos="4223"/>
              </w:tabs>
              <w:rPr>
                <w:del w:id="5169" w:author="Fnu, Sonam" w:date="2019-11-27T19:17:00Z"/>
                <w:rFonts w:ascii="Calibri" w:hAnsi="Calibri"/>
              </w:rPr>
            </w:pPr>
            <w:del w:id="5170" w:author="Fnu, Sonam" w:date="2019-11-27T19:17:00Z">
              <w:r w:rsidRPr="00064254" w:rsidDel="00737460">
                <w:rPr>
                  <w:rFonts w:ascii="Calibri" w:hAnsi="Calibri"/>
                </w:rPr>
                <w:delText>Account Activities notification subscription</w:delText>
              </w:r>
              <w:r w:rsidRPr="00064254" w:rsidDel="00737460">
                <w:rPr>
                  <w:rFonts w:ascii="Calibri" w:hAnsi="Calibri"/>
                </w:rPr>
                <w:tab/>
              </w:r>
            </w:del>
          </w:p>
        </w:tc>
      </w:tr>
      <w:tr w:rsidR="007E33A6" w:rsidRPr="00012DAF" w:rsidDel="00737460" w14:paraId="654C6BF9" w14:textId="709E05AD" w:rsidTr="00064254">
        <w:trPr>
          <w:trHeight w:val="368"/>
          <w:del w:id="5171" w:author="Fnu, Sonam" w:date="2019-11-27T19:17:00Z"/>
        </w:trPr>
        <w:tc>
          <w:tcPr>
            <w:tcW w:w="1939" w:type="dxa"/>
          </w:tcPr>
          <w:p w14:paraId="3C3F7F5F" w14:textId="67110F47" w:rsidR="007E33A6" w:rsidRPr="00064254" w:rsidDel="00737460" w:rsidRDefault="007E33A6" w:rsidP="00E63690">
            <w:pPr>
              <w:rPr>
                <w:del w:id="5172" w:author="Fnu, Sonam" w:date="2019-11-27T19:17:00Z"/>
                <w:rFonts w:ascii="Calibri" w:hAnsi="Calibri"/>
              </w:rPr>
            </w:pPr>
            <w:del w:id="5173" w:author="Fnu, Sonam" w:date="2019-11-27T19:17:00Z">
              <w:r w:rsidRPr="00064254" w:rsidDel="00737460">
                <w:rPr>
                  <w:rFonts w:ascii="Calibri" w:hAnsi="Calibri"/>
                </w:rPr>
                <w:delText>Description</w:delText>
              </w:r>
            </w:del>
          </w:p>
        </w:tc>
        <w:tc>
          <w:tcPr>
            <w:tcW w:w="7076" w:type="dxa"/>
          </w:tcPr>
          <w:p w14:paraId="6B0621D2" w14:textId="29425405" w:rsidR="007E33A6" w:rsidRPr="00064254" w:rsidDel="00737460" w:rsidRDefault="007E33A6" w:rsidP="00E63690">
            <w:pPr>
              <w:rPr>
                <w:del w:id="5174" w:author="Fnu, Sonam" w:date="2019-11-27T19:17:00Z"/>
                <w:rFonts w:ascii="Calibri" w:hAnsi="Calibri"/>
              </w:rPr>
            </w:pPr>
            <w:del w:id="5175" w:author="Fnu, Sonam" w:date="2019-11-27T19:17:00Z">
              <w:r w:rsidRPr="00064254" w:rsidDel="00737460">
                <w:rPr>
                  <w:rFonts w:ascii="Calibri" w:hAnsi="Calibri"/>
                </w:rPr>
                <w:delText>CW can subscribe/unsubscribe one or more notifications</w:delText>
              </w:r>
            </w:del>
          </w:p>
        </w:tc>
      </w:tr>
      <w:tr w:rsidR="007E33A6" w:rsidRPr="00012DAF" w:rsidDel="00737460" w14:paraId="28742D50" w14:textId="02C031C6" w:rsidTr="00064254">
        <w:trPr>
          <w:trHeight w:val="347"/>
          <w:del w:id="5176" w:author="Fnu, Sonam" w:date="2019-11-27T19:17:00Z"/>
        </w:trPr>
        <w:tc>
          <w:tcPr>
            <w:tcW w:w="1939" w:type="dxa"/>
          </w:tcPr>
          <w:p w14:paraId="3FD724DF" w14:textId="0E3280EC" w:rsidR="007E33A6" w:rsidRPr="00064254" w:rsidDel="00737460" w:rsidRDefault="007E33A6" w:rsidP="00E63690">
            <w:pPr>
              <w:rPr>
                <w:del w:id="5177" w:author="Fnu, Sonam" w:date="2019-11-27T19:17:00Z"/>
                <w:rFonts w:ascii="Calibri" w:hAnsi="Calibri"/>
              </w:rPr>
            </w:pPr>
            <w:del w:id="5178" w:author="Fnu, Sonam" w:date="2019-11-27T19:17:00Z">
              <w:r w:rsidRPr="00064254" w:rsidDel="00737460">
                <w:rPr>
                  <w:rFonts w:ascii="Calibri" w:hAnsi="Calibri"/>
                </w:rPr>
                <w:delText>Primary Actor</w:delText>
              </w:r>
            </w:del>
          </w:p>
        </w:tc>
        <w:tc>
          <w:tcPr>
            <w:tcW w:w="7076" w:type="dxa"/>
          </w:tcPr>
          <w:p w14:paraId="3BAE4AB1" w14:textId="0BDB9A6E" w:rsidR="007E33A6" w:rsidRPr="00064254" w:rsidDel="00737460" w:rsidRDefault="007E33A6" w:rsidP="00E63690">
            <w:pPr>
              <w:rPr>
                <w:del w:id="5179" w:author="Fnu, Sonam" w:date="2019-11-27T19:17:00Z"/>
                <w:rFonts w:ascii="Calibri" w:hAnsi="Calibri"/>
              </w:rPr>
            </w:pPr>
            <w:del w:id="5180" w:author="Fnu, Sonam" w:date="2019-11-27T19:17:00Z">
              <w:r w:rsidRPr="00064254" w:rsidDel="00737460">
                <w:rPr>
                  <w:rFonts w:ascii="Calibri" w:hAnsi="Calibri"/>
                </w:rPr>
                <w:delText>CW</w:delText>
              </w:r>
            </w:del>
          </w:p>
        </w:tc>
      </w:tr>
      <w:tr w:rsidR="007E33A6" w:rsidRPr="00012DAF" w:rsidDel="00737460" w14:paraId="12EB8DF0" w14:textId="116F1FBC" w:rsidTr="00064254">
        <w:trPr>
          <w:trHeight w:val="347"/>
          <w:del w:id="5181" w:author="Fnu, Sonam" w:date="2019-11-27T19:17:00Z"/>
        </w:trPr>
        <w:tc>
          <w:tcPr>
            <w:tcW w:w="1939" w:type="dxa"/>
          </w:tcPr>
          <w:p w14:paraId="0BFB14B5" w14:textId="61E4A9FA" w:rsidR="007E33A6" w:rsidRPr="00064254" w:rsidDel="00737460" w:rsidRDefault="007E33A6" w:rsidP="00E63690">
            <w:pPr>
              <w:rPr>
                <w:del w:id="5182" w:author="Fnu, Sonam" w:date="2019-11-27T19:17:00Z"/>
                <w:rFonts w:ascii="Calibri" w:hAnsi="Calibri"/>
              </w:rPr>
            </w:pPr>
            <w:del w:id="5183" w:author="Fnu, Sonam" w:date="2019-11-27T19:17:00Z">
              <w:r w:rsidRPr="00064254" w:rsidDel="00737460">
                <w:rPr>
                  <w:rFonts w:ascii="Calibri" w:hAnsi="Calibri"/>
                </w:rPr>
                <w:delText>Pre-Condition</w:delText>
              </w:r>
            </w:del>
          </w:p>
        </w:tc>
        <w:tc>
          <w:tcPr>
            <w:tcW w:w="7076" w:type="dxa"/>
          </w:tcPr>
          <w:p w14:paraId="3A561189" w14:textId="3B0D89E0" w:rsidR="007E33A6" w:rsidRPr="00064254" w:rsidDel="00737460" w:rsidRDefault="007E33A6" w:rsidP="00E63690">
            <w:pPr>
              <w:pStyle w:val="ListParagraph"/>
              <w:numPr>
                <w:ilvl w:val="0"/>
                <w:numId w:val="13"/>
              </w:numPr>
              <w:rPr>
                <w:del w:id="5184" w:author="Fnu, Sonam" w:date="2019-11-27T19:17:00Z"/>
                <w:rFonts w:ascii="Calibri" w:hAnsi="Calibri"/>
              </w:rPr>
            </w:pPr>
            <w:del w:id="5185" w:author="Fnu, Sonam" w:date="2019-11-27T19:17:00Z">
              <w:r w:rsidRPr="00064254" w:rsidDel="00737460">
                <w:rPr>
                  <w:rFonts w:ascii="Calibri" w:hAnsi="Calibri"/>
                </w:rPr>
                <w:delText xml:space="preserve">Bank customer assigned to package that allow notifications  </w:delText>
              </w:r>
            </w:del>
          </w:p>
        </w:tc>
      </w:tr>
      <w:tr w:rsidR="007E33A6" w:rsidRPr="00012DAF" w:rsidDel="00737460" w14:paraId="791612D2" w14:textId="30AA974B" w:rsidTr="00064254">
        <w:trPr>
          <w:trHeight w:val="347"/>
          <w:del w:id="5186" w:author="Fnu, Sonam" w:date="2019-11-27T19:17:00Z"/>
        </w:trPr>
        <w:tc>
          <w:tcPr>
            <w:tcW w:w="1939" w:type="dxa"/>
          </w:tcPr>
          <w:p w14:paraId="71B0E981" w14:textId="6440031C" w:rsidR="007E33A6" w:rsidRPr="00064254" w:rsidDel="00737460" w:rsidRDefault="007E33A6" w:rsidP="00E63690">
            <w:pPr>
              <w:rPr>
                <w:del w:id="5187" w:author="Fnu, Sonam" w:date="2019-11-27T19:17:00Z"/>
                <w:rFonts w:ascii="Calibri" w:hAnsi="Calibri"/>
              </w:rPr>
            </w:pPr>
            <w:del w:id="5188" w:author="Fnu, Sonam" w:date="2019-11-27T19:17:00Z">
              <w:r w:rsidRPr="00064254" w:rsidDel="00737460">
                <w:rPr>
                  <w:rFonts w:ascii="Calibri" w:hAnsi="Calibri"/>
                </w:rPr>
                <w:delText>Post-Condition</w:delText>
              </w:r>
            </w:del>
          </w:p>
        </w:tc>
        <w:tc>
          <w:tcPr>
            <w:tcW w:w="7076" w:type="dxa"/>
          </w:tcPr>
          <w:p w14:paraId="2AFAF858" w14:textId="06C43825" w:rsidR="007E33A6" w:rsidRPr="00064254" w:rsidDel="00737460" w:rsidRDefault="007E33A6" w:rsidP="00E63690">
            <w:pPr>
              <w:pStyle w:val="ListParagraph"/>
              <w:rPr>
                <w:del w:id="5189" w:author="Fnu, Sonam" w:date="2019-11-27T19:17:00Z"/>
                <w:rFonts w:ascii="Calibri" w:hAnsi="Calibri"/>
              </w:rPr>
            </w:pPr>
          </w:p>
        </w:tc>
      </w:tr>
      <w:tr w:rsidR="007E33A6" w:rsidRPr="00012DAF" w:rsidDel="00737460" w14:paraId="1A7F9A8B" w14:textId="5152E6B5" w:rsidTr="00064254">
        <w:trPr>
          <w:trHeight w:val="347"/>
          <w:del w:id="5190" w:author="Fnu, Sonam" w:date="2019-11-27T19:17:00Z"/>
        </w:trPr>
        <w:tc>
          <w:tcPr>
            <w:tcW w:w="1939" w:type="dxa"/>
          </w:tcPr>
          <w:p w14:paraId="5EDCEDBC" w14:textId="07985735" w:rsidR="007E33A6" w:rsidRPr="00064254" w:rsidDel="00737460" w:rsidRDefault="007E33A6" w:rsidP="00E63690">
            <w:pPr>
              <w:rPr>
                <w:del w:id="5191" w:author="Fnu, Sonam" w:date="2019-11-27T19:17:00Z"/>
                <w:rFonts w:ascii="Calibri" w:hAnsi="Calibri"/>
              </w:rPr>
            </w:pPr>
            <w:del w:id="5192" w:author="Fnu, Sonam" w:date="2019-11-27T19:17:00Z">
              <w:r w:rsidRPr="00064254" w:rsidDel="00737460">
                <w:rPr>
                  <w:rFonts w:ascii="Calibri" w:hAnsi="Calibri"/>
                </w:rPr>
                <w:delText>Basic Flow</w:delText>
              </w:r>
            </w:del>
          </w:p>
        </w:tc>
        <w:tc>
          <w:tcPr>
            <w:tcW w:w="7076" w:type="dxa"/>
          </w:tcPr>
          <w:p w14:paraId="5C99316B" w14:textId="0C52542C" w:rsidR="007E33A6" w:rsidRPr="00064254" w:rsidDel="00737460" w:rsidRDefault="007E33A6" w:rsidP="00E63690">
            <w:pPr>
              <w:pStyle w:val="ListParagraph"/>
              <w:numPr>
                <w:ilvl w:val="0"/>
                <w:numId w:val="17"/>
              </w:numPr>
              <w:autoSpaceDE w:val="0"/>
              <w:autoSpaceDN w:val="0"/>
              <w:adjustRightInd w:val="0"/>
              <w:rPr>
                <w:del w:id="5193" w:author="Fnu, Sonam" w:date="2019-11-27T19:17:00Z"/>
                <w:rFonts w:ascii="Calibri" w:hAnsi="Calibri" w:cs="Segoe UI"/>
                <w:color w:val="000000"/>
                <w:sz w:val="20"/>
                <w:szCs w:val="20"/>
              </w:rPr>
            </w:pPr>
            <w:del w:id="5194" w:author="Fnu, Sonam" w:date="2019-11-27T19:17:00Z">
              <w:r w:rsidRPr="00064254" w:rsidDel="00737460">
                <w:rPr>
                  <w:rFonts w:ascii="Calibri" w:hAnsi="Calibri" w:cs="Segoe UI"/>
                  <w:color w:val="548DD4" w:themeColor="text2" w:themeTint="99"/>
                  <w:sz w:val="20"/>
                  <w:szCs w:val="20"/>
                </w:rPr>
                <w:delText xml:space="preserve">Bank Customer </w:delText>
              </w:r>
              <w:r w:rsidRPr="00064254" w:rsidDel="00737460">
                <w:rPr>
                  <w:rFonts w:ascii="Calibri" w:hAnsi="Calibri" w:cs="Segoe UI"/>
                  <w:color w:val="000000"/>
                  <w:sz w:val="20"/>
                  <w:szCs w:val="20"/>
                </w:rPr>
                <w:delText>will access notification subscription module</w:delText>
              </w:r>
            </w:del>
          </w:p>
          <w:p w14:paraId="7C09B3D4" w14:textId="2305D6A0" w:rsidR="007E33A6" w:rsidRPr="00064254" w:rsidDel="00737460" w:rsidRDefault="007E33A6" w:rsidP="00E63690">
            <w:pPr>
              <w:pStyle w:val="ListParagraph"/>
              <w:numPr>
                <w:ilvl w:val="0"/>
                <w:numId w:val="17"/>
              </w:numPr>
              <w:autoSpaceDE w:val="0"/>
              <w:autoSpaceDN w:val="0"/>
              <w:adjustRightInd w:val="0"/>
              <w:rPr>
                <w:del w:id="5195" w:author="Fnu, Sonam" w:date="2019-11-27T19:17:00Z"/>
                <w:rFonts w:ascii="Calibri" w:hAnsi="Calibri" w:cs="Segoe UI"/>
                <w:color w:val="000000"/>
                <w:sz w:val="20"/>
                <w:szCs w:val="20"/>
              </w:rPr>
            </w:pPr>
            <w:del w:id="5196" w:author="Fnu, Sonam" w:date="2019-11-27T19:17:00Z">
              <w:r w:rsidRPr="00064254" w:rsidDel="00737460">
                <w:rPr>
                  <w:rFonts w:ascii="Calibri" w:hAnsi="Calibri" w:cs="Segoe UI"/>
                  <w:color w:val="000000"/>
                  <w:sz w:val="20"/>
                  <w:szCs w:val="20"/>
                </w:rPr>
                <w:delText>System should list pre-defined notifications as per setup done on Notification Implementation which is related to accounts</w:delText>
              </w:r>
            </w:del>
          </w:p>
          <w:p w14:paraId="1B44C3AE" w14:textId="6475250F" w:rsidR="007E33A6" w:rsidRPr="00064254" w:rsidDel="00737460" w:rsidRDefault="007E33A6" w:rsidP="00E63690">
            <w:pPr>
              <w:pStyle w:val="ListParagraph"/>
              <w:numPr>
                <w:ilvl w:val="0"/>
                <w:numId w:val="19"/>
              </w:numPr>
              <w:rPr>
                <w:del w:id="5197" w:author="Fnu, Sonam" w:date="2019-11-27T19:17:00Z"/>
                <w:rFonts w:ascii="Calibri" w:hAnsi="Calibri" w:cs="Segoe UI"/>
                <w:color w:val="000000"/>
                <w:sz w:val="20"/>
                <w:szCs w:val="20"/>
              </w:rPr>
            </w:pPr>
            <w:del w:id="5198" w:author="Fnu, Sonam" w:date="2019-11-27T19:17:00Z">
              <w:r w:rsidRPr="00064254" w:rsidDel="00737460">
                <w:rPr>
                  <w:rFonts w:ascii="Calibri" w:hAnsi="Calibri" w:cs="Segoe UI"/>
                  <w:color w:val="000000"/>
                  <w:sz w:val="20"/>
                  <w:szCs w:val="20"/>
                </w:rPr>
                <w:delText>Notification ID</w:delText>
              </w:r>
            </w:del>
          </w:p>
          <w:p w14:paraId="3813A0D6" w14:textId="290D1716" w:rsidR="007E33A6" w:rsidRPr="00064254" w:rsidDel="00737460" w:rsidRDefault="007E33A6" w:rsidP="00E63690">
            <w:pPr>
              <w:pStyle w:val="ListParagraph"/>
              <w:numPr>
                <w:ilvl w:val="0"/>
                <w:numId w:val="19"/>
              </w:numPr>
              <w:rPr>
                <w:del w:id="5199" w:author="Fnu, Sonam" w:date="2019-11-27T19:17:00Z"/>
                <w:rFonts w:ascii="Calibri" w:hAnsi="Calibri" w:cs="Segoe UI"/>
                <w:color w:val="000000"/>
                <w:sz w:val="20"/>
                <w:szCs w:val="20"/>
              </w:rPr>
            </w:pPr>
            <w:del w:id="5200" w:author="Fnu, Sonam" w:date="2019-11-27T19:17:00Z">
              <w:r w:rsidRPr="00064254" w:rsidDel="00737460">
                <w:rPr>
                  <w:rFonts w:ascii="Calibri" w:hAnsi="Calibri" w:cs="Segoe UI"/>
                  <w:color w:val="000000"/>
                  <w:sz w:val="20"/>
                  <w:szCs w:val="20"/>
                </w:rPr>
                <w:delText>Description</w:delText>
              </w:r>
            </w:del>
          </w:p>
          <w:p w14:paraId="640DF52D" w14:textId="5F636FBF" w:rsidR="007E33A6" w:rsidRPr="00064254" w:rsidDel="00737460" w:rsidRDefault="007E33A6" w:rsidP="00E63690">
            <w:pPr>
              <w:pStyle w:val="ListParagraph"/>
              <w:numPr>
                <w:ilvl w:val="0"/>
                <w:numId w:val="19"/>
              </w:numPr>
              <w:rPr>
                <w:del w:id="5201" w:author="Fnu, Sonam" w:date="2019-11-27T19:17:00Z"/>
                <w:rFonts w:ascii="Calibri" w:hAnsi="Calibri" w:cs="Segoe UI"/>
                <w:color w:val="000000"/>
                <w:sz w:val="20"/>
                <w:szCs w:val="20"/>
              </w:rPr>
            </w:pPr>
            <w:del w:id="5202" w:author="Fnu, Sonam" w:date="2019-11-27T19:17:00Z">
              <w:r w:rsidRPr="00064254" w:rsidDel="00737460">
                <w:rPr>
                  <w:rFonts w:ascii="Calibri" w:hAnsi="Calibri" w:cs="Segoe UI"/>
                  <w:color w:val="000000"/>
                  <w:sz w:val="20"/>
                  <w:szCs w:val="20"/>
                </w:rPr>
                <w:delText>Notification Criteria</w:delText>
              </w:r>
            </w:del>
          </w:p>
          <w:p w14:paraId="0683AB79" w14:textId="54D6D347" w:rsidR="007E33A6" w:rsidRPr="00064254" w:rsidDel="00737460" w:rsidRDefault="007E33A6" w:rsidP="00E63690">
            <w:pPr>
              <w:pStyle w:val="ListParagraph"/>
              <w:numPr>
                <w:ilvl w:val="0"/>
                <w:numId w:val="19"/>
              </w:numPr>
              <w:rPr>
                <w:del w:id="5203" w:author="Fnu, Sonam" w:date="2019-11-27T19:17:00Z"/>
                <w:rFonts w:ascii="Calibri" w:hAnsi="Calibri" w:cs="Segoe UI"/>
                <w:color w:val="000000"/>
                <w:sz w:val="20"/>
                <w:szCs w:val="20"/>
              </w:rPr>
            </w:pPr>
            <w:del w:id="5204" w:author="Fnu, Sonam" w:date="2019-11-27T19:17:00Z">
              <w:r w:rsidRPr="00064254" w:rsidDel="00737460">
                <w:rPr>
                  <w:rFonts w:ascii="Calibri" w:hAnsi="Calibri" w:cs="Segoe UI"/>
                  <w:color w:val="000000"/>
                  <w:sz w:val="20"/>
                  <w:szCs w:val="20"/>
                </w:rPr>
                <w:delText>Notification method(s) (Email, SMS, alert, Mobile)</w:delText>
              </w:r>
            </w:del>
          </w:p>
          <w:p w14:paraId="0455F88F" w14:textId="50741F3D" w:rsidR="007E33A6" w:rsidRPr="00064254" w:rsidDel="00737460" w:rsidRDefault="007E33A6" w:rsidP="00E63690">
            <w:pPr>
              <w:pStyle w:val="ListParagraph"/>
              <w:autoSpaceDE w:val="0"/>
              <w:autoSpaceDN w:val="0"/>
              <w:adjustRightInd w:val="0"/>
              <w:rPr>
                <w:del w:id="5205" w:author="Fnu, Sonam" w:date="2019-11-27T19:17:00Z"/>
                <w:rFonts w:ascii="Calibri" w:hAnsi="Calibri" w:cs="Segoe UI"/>
                <w:color w:val="000000"/>
                <w:sz w:val="20"/>
                <w:szCs w:val="20"/>
              </w:rPr>
            </w:pPr>
          </w:p>
          <w:p w14:paraId="712D30E1" w14:textId="011FF42B" w:rsidR="007E33A6" w:rsidRPr="00064254" w:rsidDel="00737460" w:rsidRDefault="007E33A6" w:rsidP="00E63690">
            <w:pPr>
              <w:pStyle w:val="ListParagraph"/>
              <w:numPr>
                <w:ilvl w:val="0"/>
                <w:numId w:val="17"/>
              </w:numPr>
              <w:autoSpaceDE w:val="0"/>
              <w:autoSpaceDN w:val="0"/>
              <w:adjustRightInd w:val="0"/>
              <w:rPr>
                <w:del w:id="5206" w:author="Fnu, Sonam" w:date="2019-11-27T19:17:00Z"/>
                <w:rFonts w:ascii="Calibri" w:hAnsi="Calibri" w:cs="Segoe UI"/>
                <w:color w:val="000000"/>
                <w:sz w:val="20"/>
                <w:szCs w:val="20"/>
              </w:rPr>
            </w:pPr>
            <w:del w:id="5207" w:author="Fnu, Sonam" w:date="2019-11-27T19:17:00Z">
              <w:r w:rsidRPr="00064254" w:rsidDel="00737460">
                <w:rPr>
                  <w:rFonts w:ascii="Calibri" w:hAnsi="Calibri" w:cs="Segoe UI"/>
                  <w:color w:val="548DD4" w:themeColor="text2" w:themeTint="99"/>
                  <w:sz w:val="20"/>
                  <w:szCs w:val="20"/>
                </w:rPr>
                <w:delText>Bank Customer</w:delText>
              </w:r>
              <w:r w:rsidRPr="00064254" w:rsidDel="00737460">
                <w:rPr>
                  <w:rFonts w:ascii="Calibri" w:hAnsi="Calibri" w:cs="Segoe UI"/>
                  <w:color w:val="000000"/>
                  <w:sz w:val="20"/>
                  <w:szCs w:val="20"/>
                </w:rPr>
                <w:delText xml:space="preserve"> choose to subscribe</w:delText>
              </w:r>
            </w:del>
          </w:p>
          <w:p w14:paraId="6DB92B03" w14:textId="4F2205B8" w:rsidR="007E33A6" w:rsidRPr="00064254" w:rsidDel="00737460" w:rsidRDefault="007E33A6" w:rsidP="00E63690">
            <w:pPr>
              <w:pStyle w:val="ListParagraph"/>
              <w:autoSpaceDE w:val="0"/>
              <w:autoSpaceDN w:val="0"/>
              <w:adjustRightInd w:val="0"/>
              <w:ind w:left="1080"/>
              <w:rPr>
                <w:del w:id="5208" w:author="Fnu, Sonam" w:date="2019-11-27T19:17:00Z"/>
                <w:rFonts w:ascii="Calibri" w:hAnsi="Calibri"/>
              </w:rPr>
            </w:pPr>
            <w:del w:id="5209" w:author="Fnu, Sonam" w:date="2019-11-27T19:17:00Z">
              <w:r w:rsidRPr="00064254" w:rsidDel="00737460">
                <w:rPr>
                  <w:rFonts w:ascii="Calibri" w:hAnsi="Calibri"/>
                </w:rPr>
                <w:delText xml:space="preserve">  For each notification the customer should specify:</w:delText>
              </w:r>
            </w:del>
          </w:p>
          <w:p w14:paraId="73B3F4EB" w14:textId="73145671" w:rsidR="007E33A6" w:rsidRPr="00064254" w:rsidDel="00737460" w:rsidRDefault="007E33A6" w:rsidP="00E63690">
            <w:pPr>
              <w:pStyle w:val="ListParagraph"/>
              <w:numPr>
                <w:ilvl w:val="0"/>
                <w:numId w:val="18"/>
              </w:numPr>
              <w:autoSpaceDE w:val="0"/>
              <w:autoSpaceDN w:val="0"/>
              <w:adjustRightInd w:val="0"/>
              <w:rPr>
                <w:del w:id="5210" w:author="Fnu, Sonam" w:date="2019-11-27T19:17:00Z"/>
                <w:rFonts w:ascii="Calibri" w:hAnsi="Calibri"/>
              </w:rPr>
            </w:pPr>
            <w:del w:id="5211" w:author="Fnu, Sonam" w:date="2019-11-27T19:17:00Z">
              <w:r w:rsidRPr="00064254" w:rsidDel="00737460">
                <w:rPr>
                  <w:rFonts w:ascii="Calibri" w:hAnsi="Calibri"/>
                </w:rPr>
                <w:delText>Account no</w:delText>
              </w:r>
            </w:del>
          </w:p>
          <w:p w14:paraId="59C7CBB0" w14:textId="6DD4D492" w:rsidR="007E33A6" w:rsidRPr="00064254" w:rsidDel="00737460" w:rsidRDefault="007E33A6" w:rsidP="00E63690">
            <w:pPr>
              <w:pStyle w:val="ListParagraph"/>
              <w:numPr>
                <w:ilvl w:val="0"/>
                <w:numId w:val="18"/>
              </w:numPr>
              <w:autoSpaceDE w:val="0"/>
              <w:autoSpaceDN w:val="0"/>
              <w:adjustRightInd w:val="0"/>
              <w:rPr>
                <w:del w:id="5212" w:author="Fnu, Sonam" w:date="2019-11-27T19:17:00Z"/>
                <w:rFonts w:ascii="Calibri" w:hAnsi="Calibri"/>
              </w:rPr>
            </w:pPr>
            <w:del w:id="5213" w:author="Fnu, Sonam" w:date="2019-11-27T19:17:00Z">
              <w:r w:rsidRPr="00064254" w:rsidDel="00737460">
                <w:rPr>
                  <w:rFonts w:ascii="Calibri" w:hAnsi="Calibri"/>
                </w:rPr>
                <w:delText xml:space="preserve">Subscribe/Unsubscribe option </w:delText>
              </w:r>
            </w:del>
          </w:p>
          <w:p w14:paraId="60DE0391" w14:textId="553CC578" w:rsidR="007E33A6" w:rsidRPr="00064254" w:rsidDel="00737460" w:rsidRDefault="007E33A6" w:rsidP="00E63690">
            <w:pPr>
              <w:pStyle w:val="ListParagraph"/>
              <w:numPr>
                <w:ilvl w:val="0"/>
                <w:numId w:val="18"/>
              </w:numPr>
              <w:autoSpaceDE w:val="0"/>
              <w:autoSpaceDN w:val="0"/>
              <w:adjustRightInd w:val="0"/>
              <w:rPr>
                <w:del w:id="5214" w:author="Fnu, Sonam" w:date="2019-11-27T19:17:00Z"/>
                <w:rFonts w:ascii="Calibri" w:hAnsi="Calibri" w:cs="Segoe UI"/>
                <w:color w:val="000000"/>
                <w:sz w:val="20"/>
                <w:szCs w:val="20"/>
              </w:rPr>
            </w:pPr>
            <w:del w:id="5215" w:author="Fnu, Sonam" w:date="2019-11-27T19:17:00Z">
              <w:r w:rsidRPr="00064254" w:rsidDel="00737460">
                <w:rPr>
                  <w:rFonts w:ascii="Calibri" w:hAnsi="Calibri"/>
                </w:rPr>
                <w:delText xml:space="preserve">   </w:delText>
              </w:r>
              <w:r w:rsidRPr="00064254" w:rsidDel="00737460">
                <w:rPr>
                  <w:rFonts w:ascii="Calibri" w:hAnsi="Calibri" w:cs="Segoe UI"/>
                  <w:color w:val="000000"/>
                  <w:sz w:val="20"/>
                  <w:szCs w:val="20"/>
                </w:rPr>
                <w:delText>Define  Notification method(s) ( Email, SMS , Alert, Mobile)</w:delText>
              </w:r>
            </w:del>
          </w:p>
          <w:p w14:paraId="403BA958" w14:textId="7955CE91" w:rsidR="007E33A6" w:rsidRPr="00064254" w:rsidDel="00737460" w:rsidRDefault="007E33A6" w:rsidP="00E63690">
            <w:pPr>
              <w:rPr>
                <w:del w:id="5216" w:author="Fnu, Sonam" w:date="2019-11-27T19:17:00Z"/>
                <w:rFonts w:ascii="Calibri" w:hAnsi="Calibri"/>
              </w:rPr>
            </w:pPr>
            <w:del w:id="5217" w:author="Fnu, Sonam" w:date="2019-11-27T19:17:00Z">
              <w:r w:rsidRPr="00064254" w:rsidDel="00737460">
                <w:rPr>
                  <w:rFonts w:ascii="Calibri" w:hAnsi="Calibri"/>
                </w:rPr>
                <w:delText xml:space="preserve">                         Method is one of the available methods that are configured by</w:delText>
              </w:r>
            </w:del>
          </w:p>
          <w:p w14:paraId="4BDC5C60" w14:textId="6236C5D2" w:rsidR="007E33A6" w:rsidRPr="00064254" w:rsidDel="00737460" w:rsidRDefault="007E33A6" w:rsidP="00E63690">
            <w:pPr>
              <w:rPr>
                <w:del w:id="5218" w:author="Fnu, Sonam" w:date="2019-11-27T19:17:00Z"/>
                <w:rFonts w:ascii="Calibri" w:hAnsi="Calibri"/>
              </w:rPr>
            </w:pPr>
            <w:del w:id="5219" w:author="Fnu, Sonam" w:date="2019-11-27T19:17:00Z">
              <w:r w:rsidRPr="00064254" w:rsidDel="00737460">
                <w:rPr>
                  <w:rFonts w:ascii="Calibri" w:hAnsi="Calibri"/>
                </w:rPr>
                <w:delText xml:space="preserve">                          the bank</w:delText>
              </w:r>
            </w:del>
          </w:p>
          <w:p w14:paraId="5FD0ACAF" w14:textId="1A91C392" w:rsidR="007E33A6" w:rsidRPr="00064254" w:rsidDel="00737460" w:rsidRDefault="007E33A6" w:rsidP="00E63690">
            <w:pPr>
              <w:pStyle w:val="ListParagraph"/>
              <w:numPr>
                <w:ilvl w:val="0"/>
                <w:numId w:val="18"/>
              </w:numPr>
              <w:autoSpaceDE w:val="0"/>
              <w:autoSpaceDN w:val="0"/>
              <w:adjustRightInd w:val="0"/>
              <w:rPr>
                <w:del w:id="5220" w:author="Fnu, Sonam" w:date="2019-11-27T19:17:00Z"/>
                <w:rFonts w:ascii="Calibri" w:hAnsi="Calibri"/>
              </w:rPr>
            </w:pPr>
            <w:del w:id="5221" w:author="Fnu, Sonam" w:date="2019-11-27T19:17:00Z">
              <w:r w:rsidRPr="00064254" w:rsidDel="00737460">
                <w:rPr>
                  <w:rFonts w:ascii="Calibri" w:hAnsi="Calibri"/>
                </w:rPr>
                <w:delText xml:space="preserve">Recipients: </w:delText>
              </w:r>
            </w:del>
          </w:p>
          <w:p w14:paraId="637D9F4C" w14:textId="243566D5" w:rsidR="007E33A6" w:rsidRPr="002D7F27" w:rsidDel="00737460" w:rsidRDefault="007E33A6">
            <w:pPr>
              <w:pStyle w:val="ListParagraph"/>
              <w:numPr>
                <w:ilvl w:val="0"/>
                <w:numId w:val="91"/>
              </w:numPr>
              <w:rPr>
                <w:del w:id="5222" w:author="Fnu, Sonam" w:date="2019-11-27T19:17:00Z"/>
                <w:rFonts w:ascii="Calibri" w:hAnsi="Calibri"/>
                <w:highlight w:val="yellow"/>
              </w:rPr>
            </w:pPr>
            <w:del w:id="5223" w:author="Fnu, Sonam" w:date="2019-11-27T19:17:00Z">
              <w:r w:rsidRPr="00064254" w:rsidDel="00737460">
                <w:rPr>
                  <w:rFonts w:ascii="Calibri" w:hAnsi="Calibri"/>
                  <w:highlight w:val="yellow"/>
                </w:rPr>
                <w:delText xml:space="preserve">For corporate : </w:delText>
              </w:r>
              <w:r w:rsidR="002D7F27" w:rsidRPr="002D7F27" w:rsidDel="00737460">
                <w:rPr>
                  <w:rFonts w:ascii="Calibri" w:hAnsi="Calibri"/>
                  <w:highlight w:val="yellow"/>
                </w:rPr>
                <w:delText>customer can select who could receive notification with the default initiator from :</w:delText>
              </w:r>
            </w:del>
          </w:p>
          <w:p w14:paraId="6A7D3FFA" w14:textId="31FBDA0E" w:rsidR="002D7F27" w:rsidRPr="00064254" w:rsidDel="00737460" w:rsidRDefault="002D7F27" w:rsidP="00064254">
            <w:pPr>
              <w:ind w:left="1944"/>
              <w:rPr>
                <w:del w:id="5224" w:author="Fnu, Sonam" w:date="2019-11-27T19:17:00Z"/>
                <w:rFonts w:ascii="Calibri" w:eastAsia="Times New Roman" w:hAnsi="Calibri" w:cs="Times New Roman"/>
                <w:color w:val="000000"/>
                <w:highlight w:val="yellow"/>
              </w:rPr>
            </w:pPr>
            <w:del w:id="5225" w:author="Fnu, Sonam" w:date="2019-11-27T19:17:00Z">
              <w:r w:rsidRPr="00064254" w:rsidDel="00737460">
                <w:rPr>
                  <w:rFonts w:ascii="Calibri" w:eastAsia="Times New Roman" w:hAnsi="Calibri" w:cs="Times New Roman"/>
                  <w:color w:val="000000"/>
                  <w:highlight w:val="yellow"/>
                </w:rPr>
                <w:delText>[1:Initinator only , 2: initiator and authorizer , 3: initiator and Account Group]</w:delText>
              </w:r>
            </w:del>
          </w:p>
          <w:p w14:paraId="582593C9" w14:textId="569C452B" w:rsidR="002D7F27" w:rsidRPr="00064254" w:rsidDel="00737460" w:rsidRDefault="002D7F27" w:rsidP="00064254">
            <w:pPr>
              <w:pStyle w:val="ListParagraph"/>
              <w:ind w:left="1944"/>
              <w:rPr>
                <w:del w:id="5226" w:author="Fnu, Sonam" w:date="2019-11-27T19:17:00Z"/>
                <w:rFonts w:ascii="Calibri" w:hAnsi="Calibri"/>
              </w:rPr>
            </w:pPr>
            <w:del w:id="5227" w:author="Fnu, Sonam" w:date="2019-11-27T19:17:00Z">
              <w:r w:rsidRPr="002D7F27" w:rsidDel="00737460">
                <w:rPr>
                  <w:rFonts w:ascii="Calibri" w:hAnsi="Calibri"/>
                  <w:highlight w:val="yellow"/>
                </w:rPr>
                <w:delText>Or to select initiator only</w:delText>
              </w:r>
              <w:r w:rsidRPr="00064254" w:rsidDel="00737460">
                <w:rPr>
                  <w:rFonts w:ascii="Calibri" w:hAnsi="Calibri"/>
                </w:rPr>
                <w:delText xml:space="preserve"> </w:delText>
              </w:r>
            </w:del>
          </w:p>
          <w:p w14:paraId="65550BC3" w14:textId="042EE676" w:rsidR="007E33A6" w:rsidRPr="00064254" w:rsidDel="00737460" w:rsidRDefault="007E33A6" w:rsidP="00E63690">
            <w:pPr>
              <w:pStyle w:val="ListParagraph"/>
              <w:numPr>
                <w:ilvl w:val="0"/>
                <w:numId w:val="91"/>
              </w:numPr>
              <w:rPr>
                <w:del w:id="5228" w:author="Fnu, Sonam" w:date="2019-11-27T19:17:00Z"/>
                <w:rFonts w:ascii="Calibri" w:hAnsi="Calibri"/>
              </w:rPr>
            </w:pPr>
            <w:del w:id="5229" w:author="Fnu, Sonam" w:date="2019-11-27T19:17:00Z">
              <w:r w:rsidRPr="00064254" w:rsidDel="00737460">
                <w:rPr>
                  <w:rFonts w:ascii="Calibri" w:hAnsi="Calibri"/>
                </w:rPr>
                <w:delText>For retail : the initiator is the default recipient</w:delText>
              </w:r>
            </w:del>
          </w:p>
          <w:p w14:paraId="0AB119ED" w14:textId="164BE5A2" w:rsidR="007E33A6" w:rsidRPr="00064254" w:rsidDel="00737460" w:rsidRDefault="007E33A6" w:rsidP="00E63690">
            <w:pPr>
              <w:pStyle w:val="ListParagraph"/>
              <w:autoSpaceDE w:val="0"/>
              <w:autoSpaceDN w:val="0"/>
              <w:adjustRightInd w:val="0"/>
              <w:rPr>
                <w:del w:id="5230" w:author="Fnu, Sonam" w:date="2019-11-27T19:17:00Z"/>
                <w:rFonts w:ascii="Calibri" w:hAnsi="Calibri" w:cs="Segoe UI"/>
                <w:color w:val="000000"/>
                <w:sz w:val="20"/>
                <w:szCs w:val="20"/>
              </w:rPr>
            </w:pPr>
          </w:p>
          <w:p w14:paraId="473C43A8" w14:textId="7A54E078" w:rsidR="007E33A6" w:rsidRPr="00064254" w:rsidDel="00737460" w:rsidRDefault="007E33A6" w:rsidP="00E63690">
            <w:pPr>
              <w:pStyle w:val="ListParagraph"/>
              <w:numPr>
                <w:ilvl w:val="0"/>
                <w:numId w:val="17"/>
              </w:numPr>
              <w:autoSpaceDE w:val="0"/>
              <w:autoSpaceDN w:val="0"/>
              <w:adjustRightInd w:val="0"/>
              <w:rPr>
                <w:del w:id="5231" w:author="Fnu, Sonam" w:date="2019-11-27T19:17:00Z"/>
                <w:rFonts w:ascii="Calibri" w:hAnsi="Calibri" w:cs="Segoe UI"/>
                <w:color w:val="000000"/>
                <w:sz w:val="20"/>
                <w:szCs w:val="20"/>
              </w:rPr>
            </w:pPr>
            <w:del w:id="5232" w:author="Fnu, Sonam" w:date="2019-11-27T19:17:00Z">
              <w:r w:rsidRPr="00064254" w:rsidDel="00737460">
                <w:rPr>
                  <w:rFonts w:ascii="Calibri" w:hAnsi="Calibri" w:cs="Segoe UI"/>
                  <w:color w:val="548DD4" w:themeColor="text2" w:themeTint="99"/>
                  <w:sz w:val="20"/>
                  <w:szCs w:val="20"/>
                </w:rPr>
                <w:delText>Bank Customer</w:delText>
              </w:r>
              <w:r w:rsidRPr="00064254" w:rsidDel="00737460">
                <w:rPr>
                  <w:rFonts w:ascii="Calibri" w:hAnsi="Calibri" w:cs="Segoe UI"/>
                  <w:color w:val="000000"/>
                  <w:sz w:val="20"/>
                  <w:szCs w:val="20"/>
                </w:rPr>
                <w:delText xml:space="preserve"> choose to submit</w:delText>
              </w:r>
            </w:del>
          </w:p>
          <w:p w14:paraId="6DFC6476" w14:textId="65678AC8" w:rsidR="007E33A6" w:rsidRPr="00064254" w:rsidDel="00737460" w:rsidRDefault="007E33A6" w:rsidP="00E63690">
            <w:pPr>
              <w:pStyle w:val="ListParagraph"/>
              <w:numPr>
                <w:ilvl w:val="0"/>
                <w:numId w:val="17"/>
              </w:numPr>
              <w:autoSpaceDE w:val="0"/>
              <w:autoSpaceDN w:val="0"/>
              <w:adjustRightInd w:val="0"/>
              <w:rPr>
                <w:del w:id="5233" w:author="Fnu, Sonam" w:date="2019-11-27T19:17:00Z"/>
                <w:rFonts w:ascii="Calibri" w:hAnsi="Calibri" w:cs="Segoe UI"/>
                <w:color w:val="000000"/>
                <w:sz w:val="20"/>
                <w:szCs w:val="20"/>
              </w:rPr>
            </w:pPr>
            <w:del w:id="5234" w:author="Fnu, Sonam" w:date="2019-11-27T19:17:00Z">
              <w:r w:rsidRPr="00064254" w:rsidDel="00737460">
                <w:rPr>
                  <w:rFonts w:ascii="Calibri" w:hAnsi="Calibri" w:cs="Segoe UI"/>
                  <w:color w:val="000000"/>
                  <w:sz w:val="20"/>
                  <w:szCs w:val="20"/>
                </w:rPr>
                <w:delText>System should Validate setup</w:delText>
              </w:r>
            </w:del>
          </w:p>
          <w:p w14:paraId="06A6FA4F" w14:textId="5D62F723" w:rsidR="007E33A6" w:rsidRPr="00064254" w:rsidDel="00737460" w:rsidRDefault="007E33A6" w:rsidP="00E63690">
            <w:pPr>
              <w:pStyle w:val="ListParagraph"/>
              <w:numPr>
                <w:ilvl w:val="0"/>
                <w:numId w:val="17"/>
              </w:numPr>
              <w:autoSpaceDE w:val="0"/>
              <w:autoSpaceDN w:val="0"/>
              <w:adjustRightInd w:val="0"/>
              <w:rPr>
                <w:del w:id="5235" w:author="Fnu, Sonam" w:date="2019-11-27T19:17:00Z"/>
                <w:rFonts w:ascii="Calibri" w:hAnsi="Calibri" w:cs="Segoe UI"/>
                <w:color w:val="000000"/>
                <w:sz w:val="20"/>
                <w:szCs w:val="20"/>
              </w:rPr>
            </w:pPr>
            <w:del w:id="5236" w:author="Fnu, Sonam" w:date="2019-11-27T19:17:00Z">
              <w:r w:rsidRPr="00064254" w:rsidDel="00737460">
                <w:rPr>
                  <w:rFonts w:ascii="Calibri" w:hAnsi="Calibri" w:cs="Segoe UI"/>
                  <w:color w:val="000000"/>
                  <w:sz w:val="20"/>
                  <w:szCs w:val="20"/>
                </w:rPr>
                <w:delText>System should store setup in database</w:delText>
              </w:r>
            </w:del>
          </w:p>
          <w:p w14:paraId="4EDD4A7E" w14:textId="38AFF4E6" w:rsidR="007E33A6" w:rsidRPr="00064254" w:rsidDel="00737460" w:rsidRDefault="007E33A6" w:rsidP="00E63690">
            <w:pPr>
              <w:rPr>
                <w:del w:id="5237" w:author="Fnu, Sonam" w:date="2019-11-27T19:17:00Z"/>
                <w:rFonts w:ascii="Calibri" w:hAnsi="Calibri"/>
              </w:rPr>
            </w:pPr>
          </w:p>
        </w:tc>
      </w:tr>
      <w:tr w:rsidR="007E33A6" w:rsidRPr="00012DAF" w:rsidDel="00737460" w14:paraId="2CFDA575" w14:textId="542E03BA" w:rsidTr="00064254">
        <w:trPr>
          <w:trHeight w:val="368"/>
          <w:del w:id="5238" w:author="Fnu, Sonam" w:date="2019-11-27T19:17:00Z"/>
        </w:trPr>
        <w:tc>
          <w:tcPr>
            <w:tcW w:w="1939" w:type="dxa"/>
          </w:tcPr>
          <w:p w14:paraId="2C588703" w14:textId="1094B79C" w:rsidR="007E33A6" w:rsidRPr="00064254" w:rsidDel="00737460" w:rsidRDefault="007E33A6" w:rsidP="00E63690">
            <w:pPr>
              <w:rPr>
                <w:del w:id="5239" w:author="Fnu, Sonam" w:date="2019-11-27T19:17:00Z"/>
                <w:rFonts w:ascii="Calibri" w:hAnsi="Calibri"/>
              </w:rPr>
            </w:pPr>
            <w:del w:id="5240" w:author="Fnu, Sonam" w:date="2019-11-27T19:17:00Z">
              <w:r w:rsidRPr="00064254" w:rsidDel="00737460">
                <w:rPr>
                  <w:rFonts w:ascii="Calibri" w:hAnsi="Calibri"/>
                </w:rPr>
                <w:delText>Alternative flow</w:delText>
              </w:r>
            </w:del>
          </w:p>
        </w:tc>
        <w:tc>
          <w:tcPr>
            <w:tcW w:w="7076" w:type="dxa"/>
          </w:tcPr>
          <w:p w14:paraId="75915396" w14:textId="345486E8" w:rsidR="00820F93" w:rsidDel="00737460" w:rsidRDefault="00820F93" w:rsidP="00E63690">
            <w:pPr>
              <w:rPr>
                <w:del w:id="5241" w:author="Fnu, Sonam" w:date="2019-11-27T19:17:00Z"/>
                <w:rFonts w:ascii="Calibri" w:hAnsi="Calibri"/>
              </w:rPr>
            </w:pPr>
          </w:p>
          <w:p w14:paraId="31589CDD" w14:textId="43A9CA43" w:rsidR="00820F93" w:rsidRPr="00580BB0" w:rsidDel="00737460" w:rsidRDefault="00820F93" w:rsidP="00820F93">
            <w:pPr>
              <w:rPr>
                <w:del w:id="5242" w:author="Fnu, Sonam" w:date="2019-11-27T19:17:00Z"/>
                <w:rFonts w:ascii="Calibri" w:hAnsi="Calibri"/>
                <w:u w:val="single"/>
              </w:rPr>
            </w:pPr>
            <w:del w:id="5243" w:author="Fnu, Sonam" w:date="2019-11-27T19:17:00Z">
              <w:r w:rsidRPr="00580BB0" w:rsidDel="00737460">
                <w:rPr>
                  <w:rFonts w:ascii="Calibri" w:hAnsi="Calibri"/>
                  <w:u w:val="single"/>
                </w:rPr>
                <w:delText>Alternative 2 –</w:delText>
              </w:r>
              <w:r w:rsidDel="00737460">
                <w:rPr>
                  <w:rFonts w:ascii="Calibri" w:hAnsi="Calibri"/>
                  <w:u w:val="single"/>
                </w:rPr>
                <w:delText xml:space="preserve"> Step 3- </w:delText>
              </w:r>
              <w:r w:rsidRPr="00580BB0" w:rsidDel="00737460">
                <w:rPr>
                  <w:rFonts w:ascii="Calibri" w:hAnsi="Calibri"/>
                  <w:u w:val="single"/>
                </w:rPr>
                <w:delText>Customer choose to unsubscribe to a notification:</w:delText>
              </w:r>
            </w:del>
          </w:p>
          <w:p w14:paraId="2F86A0AE" w14:textId="0AD04BD0" w:rsidR="00820F93" w:rsidRPr="00064254" w:rsidDel="00737460" w:rsidRDefault="00820F93" w:rsidP="00064254">
            <w:pPr>
              <w:pStyle w:val="ListParagraph"/>
              <w:numPr>
                <w:ilvl w:val="1"/>
                <w:numId w:val="139"/>
              </w:numPr>
              <w:rPr>
                <w:del w:id="5244" w:author="Fnu, Sonam" w:date="2019-11-27T19:17:00Z"/>
                <w:rFonts w:ascii="Calibri" w:hAnsi="Calibri"/>
                <w:color w:val="548DD4" w:themeColor="text2" w:themeTint="99"/>
              </w:rPr>
            </w:pPr>
            <w:del w:id="5245" w:author="Fnu, Sonam" w:date="2019-11-27T19:17:00Z">
              <w:r w:rsidRPr="00064254" w:rsidDel="00737460">
                <w:rPr>
                  <w:rFonts w:ascii="Calibri" w:hAnsi="Calibri"/>
                  <w:color w:val="548DD4" w:themeColor="text2" w:themeTint="99"/>
                </w:rPr>
                <w:delText>Customer uncheck subscribe option for a certain notification</w:delText>
              </w:r>
            </w:del>
          </w:p>
          <w:p w14:paraId="5ACEF73F" w14:textId="3A551106" w:rsidR="00820F93" w:rsidRPr="00580BB0" w:rsidDel="00737460" w:rsidRDefault="00820F93" w:rsidP="00064254">
            <w:pPr>
              <w:pStyle w:val="ListParagraph"/>
              <w:numPr>
                <w:ilvl w:val="1"/>
                <w:numId w:val="139"/>
              </w:numPr>
              <w:rPr>
                <w:del w:id="5246" w:author="Fnu, Sonam" w:date="2019-11-27T19:17:00Z"/>
                <w:rFonts w:ascii="Calibri" w:hAnsi="Calibri"/>
                <w:color w:val="548DD4" w:themeColor="text2" w:themeTint="99"/>
              </w:rPr>
            </w:pPr>
            <w:del w:id="5247" w:author="Fnu, Sonam" w:date="2019-11-27T19:17:00Z">
              <w:r w:rsidRPr="00580BB0" w:rsidDel="00737460">
                <w:rPr>
                  <w:rFonts w:ascii="Calibri" w:hAnsi="Calibri"/>
                  <w:color w:val="548DD4" w:themeColor="text2" w:themeTint="99"/>
                </w:rPr>
                <w:delText xml:space="preserve">The system uncheck and dim all correspondents methods </w:delText>
              </w:r>
            </w:del>
          </w:p>
          <w:p w14:paraId="50F00307" w14:textId="44031D8E" w:rsidR="00820F93" w:rsidRPr="00580BB0" w:rsidDel="00737460" w:rsidRDefault="00820F93" w:rsidP="00064254">
            <w:pPr>
              <w:pStyle w:val="ListParagraph"/>
              <w:numPr>
                <w:ilvl w:val="1"/>
                <w:numId w:val="139"/>
              </w:numPr>
              <w:rPr>
                <w:del w:id="5248" w:author="Fnu, Sonam" w:date="2019-11-27T19:17:00Z"/>
                <w:rFonts w:ascii="Calibri" w:hAnsi="Calibri"/>
                <w:color w:val="548DD4" w:themeColor="text2" w:themeTint="99"/>
              </w:rPr>
            </w:pPr>
            <w:del w:id="5249" w:author="Fnu, Sonam" w:date="2019-11-27T19:17:00Z">
              <w:r w:rsidRPr="00580BB0" w:rsidDel="00737460">
                <w:rPr>
                  <w:rFonts w:ascii="Calibri" w:hAnsi="Calibri"/>
                  <w:color w:val="548DD4" w:themeColor="text2" w:themeTint="99"/>
                </w:rPr>
                <w:delText>Customer click submit</w:delText>
              </w:r>
            </w:del>
          </w:p>
          <w:p w14:paraId="22B106E6" w14:textId="5EB3D8B7" w:rsidR="00820F93" w:rsidRPr="00580BB0" w:rsidDel="00737460" w:rsidRDefault="00820F93" w:rsidP="00064254">
            <w:pPr>
              <w:pStyle w:val="ListParagraph"/>
              <w:numPr>
                <w:ilvl w:val="1"/>
                <w:numId w:val="139"/>
              </w:numPr>
              <w:rPr>
                <w:del w:id="5250" w:author="Fnu, Sonam" w:date="2019-11-27T19:17:00Z"/>
                <w:rFonts w:ascii="Calibri" w:hAnsi="Calibri"/>
                <w:color w:val="548DD4" w:themeColor="text2" w:themeTint="99"/>
              </w:rPr>
            </w:pPr>
            <w:del w:id="5251" w:author="Fnu, Sonam" w:date="2019-11-27T19:17:00Z">
              <w:r w:rsidRPr="00580BB0" w:rsidDel="00737460">
                <w:rPr>
                  <w:rFonts w:ascii="Calibri" w:hAnsi="Calibri"/>
                  <w:color w:val="548DD4" w:themeColor="text2" w:themeTint="99"/>
                </w:rPr>
                <w:delText>The system will validate:</w:delText>
              </w:r>
            </w:del>
          </w:p>
          <w:p w14:paraId="7C6279D8" w14:textId="61963BF0" w:rsidR="00820F93" w:rsidRPr="00580BB0" w:rsidDel="00737460" w:rsidRDefault="00820F93" w:rsidP="00064254">
            <w:pPr>
              <w:pStyle w:val="ListParagraph"/>
              <w:numPr>
                <w:ilvl w:val="2"/>
                <w:numId w:val="140"/>
              </w:numPr>
              <w:rPr>
                <w:del w:id="5252" w:author="Fnu, Sonam" w:date="2019-11-27T19:17:00Z"/>
                <w:rFonts w:ascii="Calibri" w:hAnsi="Calibri"/>
                <w:color w:val="548DD4" w:themeColor="text2" w:themeTint="99"/>
              </w:rPr>
            </w:pPr>
            <w:del w:id="5253" w:author="Fnu, Sonam" w:date="2019-11-27T19:17:00Z">
              <w:r w:rsidRPr="00580BB0" w:rsidDel="00737460">
                <w:rPr>
                  <w:rFonts w:ascii="Calibri" w:hAnsi="Calibri"/>
                  <w:color w:val="548DD4" w:themeColor="text2" w:themeTint="99"/>
                </w:rPr>
                <w:delText>Each subscribed notification, should have at least one notification method selected</w:delText>
              </w:r>
            </w:del>
          </w:p>
          <w:p w14:paraId="68E960EE" w14:textId="58CAD119" w:rsidR="00820F93" w:rsidRPr="00580BB0" w:rsidDel="00737460" w:rsidRDefault="00820F93" w:rsidP="00064254">
            <w:pPr>
              <w:pStyle w:val="ListParagraph"/>
              <w:numPr>
                <w:ilvl w:val="2"/>
                <w:numId w:val="140"/>
              </w:numPr>
              <w:rPr>
                <w:del w:id="5254" w:author="Fnu, Sonam" w:date="2019-11-27T19:17:00Z"/>
                <w:rFonts w:ascii="Calibri" w:hAnsi="Calibri"/>
                <w:color w:val="548DD4" w:themeColor="text2" w:themeTint="99"/>
              </w:rPr>
            </w:pPr>
            <w:del w:id="5255" w:author="Fnu, Sonam" w:date="2019-11-27T19:17:00Z">
              <w:r w:rsidRPr="00580BB0" w:rsidDel="00737460">
                <w:rPr>
                  <w:rFonts w:ascii="Calibri" w:hAnsi="Calibri"/>
                  <w:color w:val="548DD4" w:themeColor="text2" w:themeTint="99"/>
                </w:rPr>
                <w:delText>For corporate, any notification, if Net method selected, send to mail should be not empty</w:delText>
              </w:r>
            </w:del>
          </w:p>
          <w:p w14:paraId="5C388844" w14:textId="488C2954" w:rsidR="00820F93" w:rsidRPr="00580BB0" w:rsidDel="00737460" w:rsidRDefault="00820F93" w:rsidP="00064254">
            <w:pPr>
              <w:pStyle w:val="ListParagraph"/>
              <w:numPr>
                <w:ilvl w:val="1"/>
                <w:numId w:val="139"/>
              </w:numPr>
              <w:rPr>
                <w:del w:id="5256" w:author="Fnu, Sonam" w:date="2019-11-27T19:17:00Z"/>
                <w:rFonts w:ascii="Calibri" w:hAnsi="Calibri"/>
                <w:color w:val="548DD4" w:themeColor="text2" w:themeTint="99"/>
              </w:rPr>
            </w:pPr>
            <w:del w:id="5257" w:author="Fnu, Sonam" w:date="2019-11-27T19:17:00Z">
              <w:r w:rsidRPr="00580BB0" w:rsidDel="00737460">
                <w:rPr>
                  <w:rFonts w:ascii="Calibri" w:hAnsi="Calibri"/>
                  <w:color w:val="548DD4" w:themeColor="text2" w:themeTint="99"/>
                </w:rPr>
                <w:delText>The system will update notification setup</w:delText>
              </w:r>
            </w:del>
          </w:p>
          <w:p w14:paraId="7FD07191" w14:textId="441A64CA" w:rsidR="00820F93" w:rsidRPr="00580BB0" w:rsidDel="00737460" w:rsidRDefault="00820F93" w:rsidP="00820F93">
            <w:pPr>
              <w:pStyle w:val="ListParagraph"/>
              <w:rPr>
                <w:del w:id="5258" w:author="Fnu, Sonam" w:date="2019-11-27T19:17:00Z"/>
                <w:rFonts w:ascii="Calibri" w:hAnsi="Calibri"/>
                <w:color w:val="548DD4" w:themeColor="text2" w:themeTint="99"/>
              </w:rPr>
            </w:pPr>
          </w:p>
          <w:p w14:paraId="7AA1B1D9" w14:textId="219564B9" w:rsidR="00820F93" w:rsidRPr="00580BB0" w:rsidDel="00737460" w:rsidRDefault="00820F93" w:rsidP="00820F93">
            <w:pPr>
              <w:rPr>
                <w:del w:id="5259" w:author="Fnu, Sonam" w:date="2019-11-27T19:17:00Z"/>
                <w:rFonts w:ascii="Calibri" w:hAnsi="Calibri"/>
                <w:u w:val="single"/>
              </w:rPr>
            </w:pPr>
            <w:del w:id="5260" w:author="Fnu, Sonam" w:date="2019-11-27T19:17:00Z">
              <w:r w:rsidRPr="00580BB0" w:rsidDel="00737460">
                <w:rPr>
                  <w:rFonts w:ascii="Calibri" w:hAnsi="Calibri"/>
                  <w:u w:val="single"/>
                </w:rPr>
                <w:delText>Alternative 3 –</w:delText>
              </w:r>
              <w:r w:rsidDel="00737460">
                <w:rPr>
                  <w:rFonts w:ascii="Calibri" w:hAnsi="Calibri"/>
                  <w:u w:val="single"/>
                </w:rPr>
                <w:delText xml:space="preserve">Step3- </w:delText>
              </w:r>
              <w:r w:rsidRPr="00580BB0" w:rsidDel="00737460">
                <w:rPr>
                  <w:rFonts w:ascii="Calibri" w:hAnsi="Calibri"/>
                  <w:u w:val="single"/>
                </w:rPr>
                <w:delText>Customer add/remove notification method to subscribed notification:</w:delText>
              </w:r>
            </w:del>
          </w:p>
          <w:p w14:paraId="2830BA82" w14:textId="2160FB41" w:rsidR="00820F93" w:rsidRPr="00064254" w:rsidDel="00737460" w:rsidRDefault="00820F93" w:rsidP="00064254">
            <w:pPr>
              <w:pStyle w:val="ListParagraph"/>
              <w:numPr>
                <w:ilvl w:val="1"/>
                <w:numId w:val="141"/>
              </w:numPr>
              <w:rPr>
                <w:del w:id="5261" w:author="Fnu, Sonam" w:date="2019-11-27T19:17:00Z"/>
                <w:rFonts w:ascii="Calibri" w:hAnsi="Calibri"/>
                <w:color w:val="548DD4" w:themeColor="text2" w:themeTint="99"/>
              </w:rPr>
            </w:pPr>
            <w:del w:id="5262" w:author="Fnu, Sonam" w:date="2019-11-27T19:17:00Z">
              <w:r w:rsidRPr="00064254" w:rsidDel="00737460">
                <w:rPr>
                  <w:rFonts w:ascii="Calibri" w:hAnsi="Calibri"/>
                  <w:color w:val="548DD4" w:themeColor="text2" w:themeTint="99"/>
                </w:rPr>
                <w:delText>Customer check/uncheck a notification method, for a subscribed notification</w:delText>
              </w:r>
            </w:del>
          </w:p>
          <w:p w14:paraId="706FDD9F" w14:textId="5E093AA4" w:rsidR="00820F93" w:rsidRPr="00580BB0" w:rsidDel="00737460" w:rsidRDefault="00820F93" w:rsidP="00064254">
            <w:pPr>
              <w:pStyle w:val="ListParagraph"/>
              <w:numPr>
                <w:ilvl w:val="1"/>
                <w:numId w:val="141"/>
              </w:numPr>
              <w:rPr>
                <w:del w:id="5263" w:author="Fnu, Sonam" w:date="2019-11-27T19:17:00Z"/>
                <w:rFonts w:ascii="Calibri" w:hAnsi="Calibri"/>
                <w:color w:val="548DD4" w:themeColor="text2" w:themeTint="99"/>
              </w:rPr>
            </w:pPr>
            <w:del w:id="5264" w:author="Fnu, Sonam" w:date="2019-11-27T19:17:00Z">
              <w:r w:rsidRPr="00580BB0" w:rsidDel="00737460">
                <w:rPr>
                  <w:rFonts w:ascii="Calibri" w:hAnsi="Calibri"/>
                  <w:color w:val="548DD4" w:themeColor="text2" w:themeTint="99"/>
                </w:rPr>
                <w:delText>Customer click submit</w:delText>
              </w:r>
            </w:del>
          </w:p>
          <w:p w14:paraId="0E961925" w14:textId="747A94EF" w:rsidR="00820F93" w:rsidRPr="00580BB0" w:rsidDel="00737460" w:rsidRDefault="00820F93" w:rsidP="00064254">
            <w:pPr>
              <w:pStyle w:val="ListParagraph"/>
              <w:numPr>
                <w:ilvl w:val="1"/>
                <w:numId w:val="141"/>
              </w:numPr>
              <w:rPr>
                <w:del w:id="5265" w:author="Fnu, Sonam" w:date="2019-11-27T19:17:00Z"/>
                <w:rFonts w:ascii="Calibri" w:hAnsi="Calibri"/>
                <w:color w:val="548DD4" w:themeColor="text2" w:themeTint="99"/>
              </w:rPr>
            </w:pPr>
            <w:del w:id="5266" w:author="Fnu, Sonam" w:date="2019-11-27T19:17:00Z">
              <w:r w:rsidRPr="00580BB0" w:rsidDel="00737460">
                <w:rPr>
                  <w:rFonts w:ascii="Calibri" w:hAnsi="Calibri"/>
                  <w:color w:val="548DD4" w:themeColor="text2" w:themeTint="99"/>
                </w:rPr>
                <w:delText>The system will validate:</w:delText>
              </w:r>
            </w:del>
          </w:p>
          <w:p w14:paraId="2F4F6800" w14:textId="160DB070" w:rsidR="00820F93" w:rsidRPr="00580BB0" w:rsidDel="00737460" w:rsidRDefault="00820F93" w:rsidP="00820F93">
            <w:pPr>
              <w:pStyle w:val="ListParagraph"/>
              <w:numPr>
                <w:ilvl w:val="1"/>
                <w:numId w:val="80"/>
              </w:numPr>
              <w:rPr>
                <w:del w:id="5267" w:author="Fnu, Sonam" w:date="2019-11-27T19:17:00Z"/>
                <w:rFonts w:ascii="Calibri" w:hAnsi="Calibri"/>
                <w:color w:val="548DD4" w:themeColor="text2" w:themeTint="99"/>
              </w:rPr>
            </w:pPr>
            <w:del w:id="5268" w:author="Fnu, Sonam" w:date="2019-11-27T19:17:00Z">
              <w:r w:rsidRPr="00580BB0" w:rsidDel="00737460">
                <w:rPr>
                  <w:rFonts w:ascii="Calibri" w:hAnsi="Calibri"/>
                  <w:color w:val="548DD4" w:themeColor="text2" w:themeTint="99"/>
                </w:rPr>
                <w:delText>Each subscribed notification, should have at least one notification method selected</w:delText>
              </w:r>
            </w:del>
          </w:p>
          <w:p w14:paraId="14558D63" w14:textId="21634E25" w:rsidR="00820F93" w:rsidRPr="00580BB0" w:rsidDel="00737460" w:rsidRDefault="00820F93" w:rsidP="00820F93">
            <w:pPr>
              <w:pStyle w:val="ListParagraph"/>
              <w:numPr>
                <w:ilvl w:val="1"/>
                <w:numId w:val="80"/>
              </w:numPr>
              <w:rPr>
                <w:del w:id="5269" w:author="Fnu, Sonam" w:date="2019-11-27T19:17:00Z"/>
                <w:rFonts w:ascii="Calibri" w:hAnsi="Calibri"/>
                <w:color w:val="548DD4" w:themeColor="text2" w:themeTint="99"/>
              </w:rPr>
            </w:pPr>
            <w:del w:id="5270" w:author="Fnu, Sonam" w:date="2019-11-27T19:17:00Z">
              <w:r w:rsidRPr="00580BB0" w:rsidDel="00737460">
                <w:rPr>
                  <w:rFonts w:ascii="Calibri" w:hAnsi="Calibri"/>
                  <w:color w:val="548DD4" w:themeColor="text2" w:themeTint="99"/>
                </w:rPr>
                <w:delText>For corporate, any notification, if Net method selected, send to mail should be not empty</w:delText>
              </w:r>
            </w:del>
          </w:p>
          <w:p w14:paraId="311DCA16" w14:textId="616FF793" w:rsidR="00820F93" w:rsidDel="00737460" w:rsidRDefault="00820F93" w:rsidP="00064254">
            <w:pPr>
              <w:pStyle w:val="ListParagraph"/>
              <w:numPr>
                <w:ilvl w:val="1"/>
                <w:numId w:val="141"/>
              </w:numPr>
              <w:rPr>
                <w:del w:id="5271" w:author="Fnu, Sonam" w:date="2019-11-27T19:17:00Z"/>
                <w:rFonts w:ascii="Calibri" w:hAnsi="Calibri"/>
                <w:color w:val="548DD4" w:themeColor="text2" w:themeTint="99"/>
              </w:rPr>
            </w:pPr>
            <w:del w:id="5272" w:author="Fnu, Sonam" w:date="2019-11-27T19:17:00Z">
              <w:r w:rsidRPr="00580BB0" w:rsidDel="00737460">
                <w:rPr>
                  <w:rFonts w:ascii="Calibri" w:hAnsi="Calibri"/>
                  <w:color w:val="548DD4" w:themeColor="text2" w:themeTint="99"/>
                </w:rPr>
                <w:delText>The system will update notification setup</w:delText>
              </w:r>
            </w:del>
          </w:p>
          <w:p w14:paraId="5CE29EF0" w14:textId="1F79A23D" w:rsidR="00820F93" w:rsidDel="00737460" w:rsidRDefault="00820F93" w:rsidP="00820F93">
            <w:pPr>
              <w:rPr>
                <w:del w:id="5273" w:author="Fnu, Sonam" w:date="2019-11-27T19:17:00Z"/>
                <w:rFonts w:ascii="Calibri" w:hAnsi="Calibri"/>
                <w:u w:val="single"/>
              </w:rPr>
            </w:pPr>
          </w:p>
          <w:p w14:paraId="44C88D54" w14:textId="497D1CD6" w:rsidR="00820F93" w:rsidRPr="00580BB0" w:rsidDel="00737460" w:rsidRDefault="00820F93">
            <w:pPr>
              <w:rPr>
                <w:del w:id="5274" w:author="Fnu, Sonam" w:date="2019-11-27T19:17:00Z"/>
                <w:rFonts w:ascii="Calibri" w:hAnsi="Calibri"/>
                <w:u w:val="single"/>
              </w:rPr>
            </w:pPr>
            <w:del w:id="5275" w:author="Fnu, Sonam" w:date="2019-11-27T19:17:00Z">
              <w:r w:rsidRPr="00580BB0" w:rsidDel="00737460">
                <w:rPr>
                  <w:rFonts w:ascii="Calibri" w:hAnsi="Calibri"/>
                  <w:u w:val="single"/>
                </w:rPr>
                <w:delText>Alternative 3 –</w:delText>
              </w:r>
              <w:r w:rsidDel="00737460">
                <w:rPr>
                  <w:rFonts w:ascii="Calibri" w:hAnsi="Calibri"/>
                  <w:u w:val="single"/>
                </w:rPr>
                <w:delText xml:space="preserve">Step4- </w:delText>
              </w:r>
              <w:r w:rsidRPr="00580BB0" w:rsidDel="00737460">
                <w:rPr>
                  <w:rFonts w:ascii="Calibri" w:hAnsi="Calibri"/>
                  <w:u w:val="single"/>
                </w:rPr>
                <w:delText>Customer add/remove notification method to subscribed notification:</w:delText>
              </w:r>
            </w:del>
          </w:p>
          <w:p w14:paraId="49B450DD" w14:textId="5FC80AEB" w:rsidR="00820F93" w:rsidRPr="00064254" w:rsidDel="00737460" w:rsidRDefault="00820F93" w:rsidP="00064254">
            <w:pPr>
              <w:rPr>
                <w:del w:id="5276" w:author="Fnu, Sonam" w:date="2019-11-27T19:17:00Z"/>
                <w:rFonts w:ascii="Calibri" w:hAnsi="Calibri"/>
                <w:color w:val="548DD4" w:themeColor="text2" w:themeTint="99"/>
              </w:rPr>
            </w:pPr>
          </w:p>
          <w:p w14:paraId="01CA2C82" w14:textId="78072A56" w:rsidR="00820F93" w:rsidRPr="00580BB0" w:rsidDel="00737460" w:rsidRDefault="00820F93" w:rsidP="00820F93">
            <w:pPr>
              <w:rPr>
                <w:del w:id="5277" w:author="Fnu, Sonam" w:date="2019-11-27T19:17:00Z"/>
                <w:rFonts w:ascii="Calibri" w:hAnsi="Calibri"/>
              </w:rPr>
            </w:pPr>
            <w:del w:id="5278" w:author="Fnu, Sonam" w:date="2019-11-27T19:17:00Z">
              <w:r w:rsidRPr="00580BB0" w:rsidDel="00737460">
                <w:rPr>
                  <w:rFonts w:ascii="Calibri" w:hAnsi="Calibri"/>
                </w:rPr>
                <w:delText>4.1. Bank Customer Choose to Reset</w:delText>
              </w:r>
            </w:del>
          </w:p>
          <w:p w14:paraId="441A2648" w14:textId="12143FD4" w:rsidR="00820F93" w:rsidRPr="00580BB0" w:rsidDel="00737460" w:rsidRDefault="00820F93" w:rsidP="00820F93">
            <w:pPr>
              <w:pStyle w:val="ListParagraph"/>
              <w:numPr>
                <w:ilvl w:val="0"/>
                <w:numId w:val="20"/>
              </w:numPr>
              <w:rPr>
                <w:del w:id="5279" w:author="Fnu, Sonam" w:date="2019-11-27T19:17:00Z"/>
                <w:rFonts w:ascii="Calibri" w:hAnsi="Calibri"/>
              </w:rPr>
            </w:pPr>
            <w:del w:id="5280" w:author="Fnu, Sonam" w:date="2019-11-27T19:17:00Z">
              <w:r w:rsidRPr="00580BB0" w:rsidDel="00737460">
                <w:rPr>
                  <w:rFonts w:ascii="Calibri" w:hAnsi="Calibri"/>
                </w:rPr>
                <w:delText>System should reload the page with saved setup before customer modification</w:delText>
              </w:r>
            </w:del>
          </w:p>
          <w:p w14:paraId="3A3B74B2" w14:textId="3D4596FE" w:rsidR="00820F93" w:rsidRPr="00580BB0" w:rsidDel="00737460" w:rsidRDefault="00820F93" w:rsidP="00820F93">
            <w:pPr>
              <w:rPr>
                <w:del w:id="5281" w:author="Fnu, Sonam" w:date="2019-11-27T19:17:00Z"/>
                <w:rFonts w:ascii="Calibri" w:hAnsi="Calibri"/>
              </w:rPr>
            </w:pPr>
            <w:del w:id="5282" w:author="Fnu, Sonam" w:date="2019-11-27T19:17:00Z">
              <w:r w:rsidRPr="00580BB0" w:rsidDel="00737460">
                <w:rPr>
                  <w:rFonts w:ascii="Calibri" w:hAnsi="Calibri"/>
                </w:rPr>
                <w:delText>4.2.  Bank Customer Choose to cancel</w:delText>
              </w:r>
            </w:del>
          </w:p>
          <w:p w14:paraId="1297EFCC" w14:textId="7011B930" w:rsidR="00820F93" w:rsidDel="00737460" w:rsidRDefault="00820F93" w:rsidP="00064254">
            <w:pPr>
              <w:pStyle w:val="ListParagraph"/>
              <w:numPr>
                <w:ilvl w:val="0"/>
                <w:numId w:val="20"/>
              </w:numPr>
              <w:rPr>
                <w:del w:id="5283" w:author="Fnu, Sonam" w:date="2019-11-27T19:17:00Z"/>
                <w:rFonts w:ascii="Calibri" w:hAnsi="Calibri"/>
              </w:rPr>
            </w:pPr>
            <w:del w:id="5284" w:author="Fnu, Sonam" w:date="2019-11-27T19:17:00Z">
              <w:r w:rsidRPr="00580BB0" w:rsidDel="00737460">
                <w:rPr>
                  <w:rFonts w:ascii="Calibri" w:hAnsi="Calibri"/>
                </w:rPr>
                <w:delText>Notification page should be closed.</w:delText>
              </w:r>
            </w:del>
          </w:p>
          <w:p w14:paraId="4805A1DB" w14:textId="72FA5E8B" w:rsidR="00820F93" w:rsidDel="00737460" w:rsidRDefault="00820F93">
            <w:pPr>
              <w:rPr>
                <w:del w:id="5285" w:author="Fnu, Sonam" w:date="2019-11-27T19:17:00Z"/>
                <w:rFonts w:ascii="Calibri" w:hAnsi="Calibri"/>
                <w:u w:val="single"/>
              </w:rPr>
            </w:pPr>
          </w:p>
          <w:p w14:paraId="6F14FE70" w14:textId="6A45F4D4" w:rsidR="00820F93" w:rsidRPr="00064254" w:rsidDel="00737460" w:rsidRDefault="00820F93">
            <w:pPr>
              <w:rPr>
                <w:del w:id="5286" w:author="Fnu, Sonam" w:date="2019-11-27T19:17:00Z"/>
                <w:rFonts w:ascii="Calibri" w:hAnsi="Calibri"/>
              </w:rPr>
            </w:pPr>
            <w:del w:id="5287" w:author="Fnu, Sonam" w:date="2019-11-27T19:17:00Z">
              <w:r w:rsidRPr="00064254" w:rsidDel="00737460">
                <w:rPr>
                  <w:rFonts w:ascii="Calibri" w:hAnsi="Calibri"/>
                  <w:u w:val="single"/>
                </w:rPr>
                <w:delText>Alternative 3 –</w:delText>
              </w:r>
              <w:r w:rsidDel="00737460">
                <w:rPr>
                  <w:rFonts w:ascii="Calibri" w:hAnsi="Calibri"/>
                  <w:u w:val="single"/>
                </w:rPr>
                <w:delText>Step5</w:delText>
              </w:r>
              <w:r w:rsidRPr="00064254" w:rsidDel="00737460">
                <w:rPr>
                  <w:rFonts w:ascii="Calibri" w:hAnsi="Calibri"/>
                  <w:u w:val="single"/>
                </w:rPr>
                <w:delText>- Customer add/remove notification method to subscribed notification:</w:delText>
              </w:r>
            </w:del>
          </w:p>
          <w:p w14:paraId="4A7B1658" w14:textId="18CE5883" w:rsidR="00820F93" w:rsidRPr="00580BB0" w:rsidDel="00737460" w:rsidRDefault="00820F93" w:rsidP="00064254">
            <w:pPr>
              <w:pStyle w:val="ListParagraph"/>
              <w:rPr>
                <w:del w:id="5288" w:author="Fnu, Sonam" w:date="2019-11-27T19:17:00Z"/>
                <w:rFonts w:ascii="Calibri" w:hAnsi="Calibri"/>
              </w:rPr>
            </w:pPr>
          </w:p>
          <w:p w14:paraId="7F44AD72" w14:textId="3D05443A" w:rsidR="00820F93" w:rsidRPr="00580BB0" w:rsidDel="00737460" w:rsidRDefault="00820F93" w:rsidP="00820F93">
            <w:pPr>
              <w:rPr>
                <w:del w:id="5289" w:author="Fnu, Sonam" w:date="2019-11-27T19:17:00Z"/>
                <w:rFonts w:ascii="Calibri" w:hAnsi="Calibri"/>
              </w:rPr>
            </w:pPr>
            <w:del w:id="5290" w:author="Fnu, Sonam" w:date="2019-11-27T19:17:00Z">
              <w:r w:rsidRPr="00580BB0" w:rsidDel="00737460">
                <w:rPr>
                  <w:rFonts w:ascii="Calibri" w:hAnsi="Calibri"/>
                </w:rPr>
                <w:delText>5.1.  Validation failed</w:delText>
              </w:r>
            </w:del>
          </w:p>
          <w:p w14:paraId="08BEF151" w14:textId="14B435B7" w:rsidR="00820F93" w:rsidDel="00737460" w:rsidRDefault="00820F93" w:rsidP="00820F93">
            <w:pPr>
              <w:rPr>
                <w:del w:id="5291" w:author="Fnu, Sonam" w:date="2019-11-27T19:17:00Z"/>
                <w:rFonts w:ascii="Calibri" w:hAnsi="Calibri"/>
              </w:rPr>
            </w:pPr>
            <w:del w:id="5292" w:author="Fnu, Sonam" w:date="2019-11-27T19:17:00Z">
              <w:r w:rsidRPr="00580BB0" w:rsidDel="00737460">
                <w:rPr>
                  <w:rFonts w:ascii="Calibri" w:hAnsi="Calibri"/>
                </w:rPr>
                <w:delText xml:space="preserve">         System should display proper message   </w:delText>
              </w:r>
            </w:del>
          </w:p>
          <w:p w14:paraId="68EDB177" w14:textId="607D6C45" w:rsidR="00820F93" w:rsidRPr="00064254" w:rsidDel="00737460" w:rsidRDefault="00820F93" w:rsidP="00064254">
            <w:pPr>
              <w:rPr>
                <w:del w:id="5293" w:author="Fnu, Sonam" w:date="2019-11-27T19:17:00Z"/>
                <w:rFonts w:ascii="Calibri" w:hAnsi="Calibri"/>
                <w:color w:val="548DD4" w:themeColor="text2" w:themeTint="99"/>
              </w:rPr>
            </w:pPr>
          </w:p>
          <w:p w14:paraId="5608DC70" w14:textId="46AF7526" w:rsidR="00820F93" w:rsidRPr="00064254" w:rsidDel="00737460" w:rsidRDefault="00820F93" w:rsidP="00E63690">
            <w:pPr>
              <w:rPr>
                <w:del w:id="5294" w:author="Fnu, Sonam" w:date="2019-11-27T19:17:00Z"/>
                <w:rFonts w:ascii="Calibri" w:hAnsi="Calibri"/>
              </w:rPr>
            </w:pPr>
          </w:p>
        </w:tc>
      </w:tr>
    </w:tbl>
    <w:p w14:paraId="4A7D1852" w14:textId="0451D702" w:rsidR="007E33A6" w:rsidRPr="00064254" w:rsidDel="00737460" w:rsidRDefault="007E33A6" w:rsidP="00236B6E">
      <w:pPr>
        <w:pStyle w:val="ListParagraph"/>
        <w:ind w:left="1440"/>
        <w:rPr>
          <w:del w:id="5295" w:author="Fnu, Sonam" w:date="2019-11-27T19:17:00Z"/>
          <w:rFonts w:ascii="Calibri" w:hAnsi="Calibri"/>
        </w:rPr>
      </w:pPr>
    </w:p>
    <w:p w14:paraId="5D07EDF2" w14:textId="147A1AB2" w:rsidR="00236B6E" w:rsidRPr="00064254" w:rsidDel="00737460" w:rsidRDefault="00236B6E" w:rsidP="00236B6E">
      <w:pPr>
        <w:rPr>
          <w:del w:id="5296" w:author="Fnu, Sonam" w:date="2019-11-27T19:17:00Z"/>
          <w:rFonts w:ascii="Calibri" w:hAnsi="Calibri"/>
        </w:rPr>
      </w:pPr>
      <w:del w:id="5297" w:author="Fnu, Sonam" w:date="2019-11-27T19:17:00Z">
        <w:r w:rsidRPr="00064254" w:rsidDel="00737460">
          <w:rPr>
            <w:rFonts w:ascii="Calibri" w:hAnsi="Calibri"/>
          </w:rPr>
          <w:br w:type="page"/>
        </w:r>
      </w:del>
    </w:p>
    <w:p w14:paraId="14404EE2" w14:textId="2B5EE77F" w:rsidR="00236B6E" w:rsidRPr="00064254" w:rsidDel="00737460" w:rsidRDefault="00236B6E">
      <w:pPr>
        <w:rPr>
          <w:del w:id="5298" w:author="Fnu, Sonam" w:date="2019-11-27T19:17:00Z"/>
          <w:rFonts w:ascii="Calibri" w:hAnsi="Calibri"/>
        </w:rPr>
        <w:pPrChange w:id="5299" w:author="mayada samir" w:date="2019-04-04T10:08:00Z">
          <w:pPr>
            <w:pStyle w:val="ListParagraph"/>
            <w:ind w:left="1584"/>
          </w:pPr>
        </w:pPrChange>
      </w:pPr>
    </w:p>
    <w:p w14:paraId="021EF225" w14:textId="72E3BBE4" w:rsidR="00236B6E" w:rsidRPr="00064254" w:rsidDel="00737460" w:rsidRDefault="00236B6E" w:rsidP="00236B6E">
      <w:pPr>
        <w:ind w:left="1440"/>
        <w:rPr>
          <w:del w:id="5300" w:author="Fnu, Sonam" w:date="2019-11-27T19:17:00Z"/>
          <w:rFonts w:ascii="Calibri" w:hAnsi="Calibri"/>
          <w:u w:val="single"/>
        </w:rPr>
      </w:pPr>
    </w:p>
    <w:tbl>
      <w:tblPr>
        <w:tblStyle w:val="TableGrid"/>
        <w:tblW w:w="9288" w:type="dxa"/>
        <w:tblInd w:w="607" w:type="dxa"/>
        <w:tblLook w:val="04A0" w:firstRow="1" w:lastRow="0" w:firstColumn="1" w:lastColumn="0" w:noHBand="0" w:noVBand="1"/>
      </w:tblPr>
      <w:tblGrid>
        <w:gridCol w:w="9288"/>
      </w:tblGrid>
      <w:tr w:rsidR="00236B6E" w:rsidRPr="00012DAF" w:rsidDel="00737460" w14:paraId="759A39AE" w14:textId="54F25B2A" w:rsidTr="002536AA">
        <w:trPr>
          <w:trHeight w:val="1438"/>
          <w:del w:id="5301" w:author="Fnu, Sonam" w:date="2019-11-27T19:17:00Z"/>
        </w:trPr>
        <w:tc>
          <w:tcPr>
            <w:tcW w:w="9288" w:type="dxa"/>
            <w:shd w:val="clear" w:color="auto" w:fill="DBE5F1" w:themeFill="accent1" w:themeFillTint="33"/>
          </w:tcPr>
          <w:p w14:paraId="783C3833" w14:textId="52D4C03E" w:rsidR="00236B6E" w:rsidRPr="00064254" w:rsidDel="00737460" w:rsidRDefault="00236B6E" w:rsidP="002536AA">
            <w:pPr>
              <w:pStyle w:val="ListParagraph"/>
              <w:ind w:left="0"/>
              <w:rPr>
                <w:del w:id="5302" w:author="Fnu, Sonam" w:date="2019-11-27T19:17:00Z"/>
                <w:rFonts w:ascii="Calibri" w:hAnsi="Calibri"/>
                <w:b/>
                <w:bCs/>
                <w:color w:val="FF0000"/>
              </w:rPr>
            </w:pPr>
            <w:del w:id="5303" w:author="Fnu, Sonam" w:date="2019-11-27T19:17:00Z">
              <w:r w:rsidRPr="00064254" w:rsidDel="00737460">
                <w:rPr>
                  <w:rFonts w:ascii="Calibri" w:hAnsi="Calibri"/>
                  <w:b/>
                  <w:bCs/>
                  <w:color w:val="FF0000"/>
                </w:rPr>
                <w:delText>Design tips:</w:delText>
              </w:r>
            </w:del>
          </w:p>
          <w:p w14:paraId="3944F6AA" w14:textId="15544074" w:rsidR="00236B6E" w:rsidRPr="00064254" w:rsidDel="00737460" w:rsidRDefault="00236B6E" w:rsidP="002536AA">
            <w:pPr>
              <w:pStyle w:val="ListParagraph"/>
              <w:numPr>
                <w:ilvl w:val="0"/>
                <w:numId w:val="10"/>
              </w:numPr>
              <w:rPr>
                <w:del w:id="5304" w:author="Fnu, Sonam" w:date="2019-11-27T19:17:00Z"/>
                <w:rFonts w:ascii="Calibri" w:hAnsi="Calibri"/>
              </w:rPr>
            </w:pPr>
            <w:del w:id="5305" w:author="Fnu, Sonam" w:date="2019-11-27T19:17:00Z">
              <w:r w:rsidRPr="00064254" w:rsidDel="00737460">
                <w:rPr>
                  <w:rFonts w:ascii="Calibri" w:hAnsi="Calibri"/>
                </w:rPr>
                <w:delText>List data bind</w:delText>
              </w:r>
            </w:del>
          </w:p>
          <w:p w14:paraId="25B7A529" w14:textId="1BCC29AE" w:rsidR="00236B6E" w:rsidRPr="00064254" w:rsidDel="00737460" w:rsidRDefault="00236B6E" w:rsidP="002536AA">
            <w:pPr>
              <w:pStyle w:val="ListParagraph"/>
              <w:numPr>
                <w:ilvl w:val="1"/>
                <w:numId w:val="10"/>
              </w:numPr>
              <w:rPr>
                <w:del w:id="5306" w:author="Fnu, Sonam" w:date="2019-11-27T19:17:00Z"/>
                <w:rFonts w:ascii="Calibri" w:hAnsi="Calibri"/>
              </w:rPr>
            </w:pPr>
            <w:del w:id="5307" w:author="Fnu, Sonam" w:date="2019-11-27T19:17:00Z">
              <w:r w:rsidRPr="00064254" w:rsidDel="00737460">
                <w:rPr>
                  <w:rFonts w:ascii="Calibri" w:hAnsi="Calibri"/>
                </w:rPr>
                <w:delText>List of services will be loaded from Net Database table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b/>
                  <w:bCs/>
                </w:rPr>
                <w:delText>BANK_NOTIFICATIONS</w:delText>
              </w:r>
              <w:r w:rsidR="006B2592" w:rsidDel="00737460">
                <w:rPr>
                  <w:rStyle w:val="Hyperlink"/>
                  <w:rFonts w:ascii="Calibri" w:hAnsi="Calibri"/>
                  <w:b/>
                  <w:bCs/>
                </w:rPr>
                <w:fldChar w:fldCharType="end"/>
              </w:r>
              <w:r w:rsidRPr="00064254" w:rsidDel="00737460">
                <w:rPr>
                  <w:rFonts w:ascii="Calibri" w:hAnsi="Calibri"/>
                  <w:b/>
                  <w:bCs/>
                </w:rPr>
                <w:delText>’</w:delText>
              </w:r>
            </w:del>
          </w:p>
          <w:p w14:paraId="1147E1BA" w14:textId="1A5DB9B5" w:rsidR="00236B6E" w:rsidRPr="00064254" w:rsidDel="00737460" w:rsidRDefault="00236B6E" w:rsidP="002536AA">
            <w:pPr>
              <w:pStyle w:val="ListParagraph"/>
              <w:numPr>
                <w:ilvl w:val="0"/>
                <w:numId w:val="30"/>
              </w:numPr>
              <w:rPr>
                <w:del w:id="5308" w:author="Fnu, Sonam" w:date="2019-11-27T19:17:00Z"/>
                <w:rFonts w:ascii="Calibri" w:eastAsia="SimSun" w:hAnsi="Calibri"/>
              </w:rPr>
            </w:pPr>
            <w:del w:id="5309" w:author="Fnu, Sonam" w:date="2019-11-27T19:17: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eastAsia="SimSun" w:hAnsi="Calibri"/>
                </w:rPr>
                <w:delText>= CW</w:delText>
              </w:r>
            </w:del>
          </w:p>
          <w:p w14:paraId="0DAB4928" w14:textId="4F7A808D" w:rsidR="00236B6E" w:rsidRPr="00064254" w:rsidDel="00737460" w:rsidRDefault="00236B6E" w:rsidP="002536AA">
            <w:pPr>
              <w:pStyle w:val="ListParagraph"/>
              <w:numPr>
                <w:ilvl w:val="0"/>
                <w:numId w:val="30"/>
              </w:numPr>
              <w:rPr>
                <w:del w:id="5310" w:author="Fnu, Sonam" w:date="2019-11-27T19:17:00Z"/>
                <w:rFonts w:ascii="Calibri" w:eastAsia="SimSun" w:hAnsi="Calibri"/>
              </w:rPr>
            </w:pPr>
            <w:del w:id="5311" w:author="Fnu, Sonam" w:date="2019-11-27T19:17:00Z">
              <w:r w:rsidRPr="00064254" w:rsidDel="00737460">
                <w:rPr>
                  <w:rFonts w:ascii="Calibri" w:eastAsia="SimSun" w:hAnsi="Calibri"/>
                </w:rPr>
                <w:delText>IS_ACCOUNT_RELATED =1</w:delText>
              </w:r>
            </w:del>
          </w:p>
          <w:p w14:paraId="7F2239ED" w14:textId="570C5BA6" w:rsidR="00236B6E" w:rsidRPr="00064254" w:rsidDel="00737460" w:rsidRDefault="00236B6E" w:rsidP="002536AA">
            <w:pPr>
              <w:pStyle w:val="ListParagraph"/>
              <w:numPr>
                <w:ilvl w:val="0"/>
                <w:numId w:val="30"/>
              </w:numPr>
              <w:rPr>
                <w:del w:id="5312" w:author="Fnu, Sonam" w:date="2019-11-27T19:17:00Z"/>
                <w:rFonts w:ascii="Calibri" w:eastAsia="SimSun" w:hAnsi="Calibri"/>
              </w:rPr>
            </w:pPr>
            <w:del w:id="5313" w:author="Fnu, Sonam" w:date="2019-11-27T19:17:00Z">
              <w:r w:rsidRPr="00064254" w:rsidDel="00737460">
                <w:rPr>
                  <w:rFonts w:ascii="Calibri" w:eastAsia="SimSun" w:hAnsi="Calibri"/>
                </w:rPr>
                <w:delText>FUNCTION_ID in [list of all functions in customer role or null function id]</w:delText>
              </w:r>
            </w:del>
          </w:p>
          <w:p w14:paraId="5F15345A" w14:textId="1024D9C8" w:rsidR="00236B6E" w:rsidRPr="00064254" w:rsidDel="00737460" w:rsidRDefault="00236B6E" w:rsidP="002536AA">
            <w:pPr>
              <w:pStyle w:val="ListParagraph"/>
              <w:ind w:left="2304"/>
              <w:rPr>
                <w:del w:id="5314" w:author="Fnu, Sonam" w:date="2019-11-27T19:17:00Z"/>
                <w:rFonts w:ascii="Calibri" w:hAnsi="Calibri"/>
              </w:rPr>
            </w:pPr>
          </w:p>
          <w:p w14:paraId="4B865941" w14:textId="17E19FA8" w:rsidR="00236B6E" w:rsidRPr="00064254" w:rsidDel="00737460" w:rsidRDefault="00236B6E" w:rsidP="002536AA">
            <w:pPr>
              <w:pStyle w:val="ListParagraph"/>
              <w:numPr>
                <w:ilvl w:val="1"/>
                <w:numId w:val="10"/>
              </w:numPr>
              <w:rPr>
                <w:del w:id="5315" w:author="Fnu, Sonam" w:date="2019-11-27T19:17:00Z"/>
                <w:rFonts w:ascii="Calibri" w:hAnsi="Calibri"/>
              </w:rPr>
            </w:pPr>
            <w:del w:id="5316" w:author="Fnu, Sonam" w:date="2019-11-27T19:17:00Z">
              <w:r w:rsidRPr="00064254" w:rsidDel="00737460">
                <w:rPr>
                  <w:rFonts w:ascii="Calibri" w:hAnsi="Calibri"/>
                </w:rPr>
                <w:delText>Saved Notifications setup for other methods retrieved from NET database</w:delText>
              </w:r>
            </w:del>
          </w:p>
          <w:p w14:paraId="7C1AF66A" w14:textId="0EF818CF" w:rsidR="00236B6E" w:rsidRPr="00064254" w:rsidDel="00737460" w:rsidRDefault="00236B6E" w:rsidP="002536AA">
            <w:pPr>
              <w:pStyle w:val="ListParagraph"/>
              <w:numPr>
                <w:ilvl w:val="2"/>
                <w:numId w:val="10"/>
              </w:numPr>
              <w:rPr>
                <w:del w:id="5317" w:author="Fnu, Sonam" w:date="2019-11-27T19:17:00Z"/>
                <w:rFonts w:ascii="Calibri" w:hAnsi="Calibri"/>
              </w:rPr>
            </w:pPr>
            <w:del w:id="5318" w:author="Fnu, Sonam" w:date="2019-11-27T19:17:00Z">
              <w:r w:rsidRPr="00064254" w:rsidDel="00737460">
                <w:rPr>
                  <w:rFonts w:ascii="Calibri" w:hAnsi="Calibri"/>
                </w:rPr>
                <w:delText>If current customer subscribed in one or more service , setup will be retrieved from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NOTIFICATIONS_</w:delText>
              </w:r>
              <w:r w:rsidRPr="00064254" w:rsidDel="00737460">
                <w:rPr>
                  <w:rStyle w:val="Hyperlink"/>
                  <w:rFonts w:ascii="Calibri" w:hAnsi="Calibri"/>
                  <w:b/>
                  <w:bCs/>
                </w:rPr>
                <w:delText>SETUP</w:delText>
              </w:r>
              <w:r w:rsidR="006B2592" w:rsidDel="00737460">
                <w:rPr>
                  <w:rStyle w:val="Hyperlink"/>
                  <w:rFonts w:ascii="Calibri" w:hAnsi="Calibri"/>
                  <w:b/>
                  <w:bCs/>
                </w:rPr>
                <w:fldChar w:fldCharType="end"/>
              </w:r>
              <w:r w:rsidRPr="00064254" w:rsidDel="00737460">
                <w:rPr>
                  <w:rFonts w:ascii="Calibri" w:hAnsi="Calibri" w:cs="Arial"/>
                  <w:b/>
                  <w:bCs/>
                  <w:color w:val="000000"/>
                  <w:sz w:val="16"/>
                  <w:szCs w:val="16"/>
                </w:rPr>
                <w:delText xml:space="preserve">’ </w:delText>
              </w:r>
              <w:r w:rsidRPr="00064254" w:rsidDel="00737460">
                <w:rPr>
                  <w:rFonts w:ascii="Calibri" w:hAnsi="Calibri"/>
                </w:rPr>
                <w:delText>table</w:delText>
              </w:r>
            </w:del>
          </w:p>
          <w:p w14:paraId="316C3E9D" w14:textId="13C636B6" w:rsidR="00236B6E" w:rsidRPr="00064254" w:rsidDel="00737460" w:rsidRDefault="00236B6E" w:rsidP="002536AA">
            <w:pPr>
              <w:pStyle w:val="ListParagraph"/>
              <w:numPr>
                <w:ilvl w:val="2"/>
                <w:numId w:val="10"/>
              </w:numPr>
              <w:rPr>
                <w:del w:id="5319" w:author="Fnu, Sonam" w:date="2019-11-27T19:17:00Z"/>
                <w:rFonts w:ascii="Calibri" w:hAnsi="Calibri"/>
              </w:rPr>
            </w:pPr>
            <w:del w:id="5320" w:author="Fnu, Sonam" w:date="2019-11-27T19:17:00Z">
              <w:r w:rsidRPr="00064254" w:rsidDel="00737460">
                <w:rPr>
                  <w:rFonts w:ascii="Calibri" w:hAnsi="Calibri"/>
                </w:rPr>
                <w:delText>Also Subscribed Notifications executed outside NET will be retrieved from SMS third party (SMS Contact)</w:delText>
              </w:r>
            </w:del>
          </w:p>
          <w:p w14:paraId="20AADB7D" w14:textId="2E560B2E" w:rsidR="00236B6E" w:rsidRPr="00064254" w:rsidDel="00737460" w:rsidRDefault="00236B6E" w:rsidP="002536AA">
            <w:pPr>
              <w:pStyle w:val="ListParagraph"/>
              <w:numPr>
                <w:ilvl w:val="1"/>
                <w:numId w:val="10"/>
              </w:numPr>
              <w:rPr>
                <w:del w:id="5321" w:author="Fnu, Sonam" w:date="2019-11-27T19:17:00Z"/>
                <w:rFonts w:ascii="Calibri" w:hAnsi="Calibri"/>
              </w:rPr>
            </w:pPr>
            <w:del w:id="5322" w:author="Fnu, Sonam" w:date="2019-11-27T19:17:00Z">
              <w:r w:rsidRPr="00064254" w:rsidDel="00737460">
                <w:rPr>
                  <w:rFonts w:ascii="Calibri" w:hAnsi="Calibri"/>
                </w:rPr>
                <w:delText>Notifications not related to NET products  by default use SMS method and can’t be changed</w:delText>
              </w:r>
            </w:del>
          </w:p>
          <w:p w14:paraId="55B304B4" w14:textId="783609AC" w:rsidR="00236B6E" w:rsidRPr="00064254" w:rsidDel="00737460" w:rsidRDefault="00236B6E" w:rsidP="002536AA">
            <w:pPr>
              <w:pStyle w:val="ListParagraph"/>
              <w:numPr>
                <w:ilvl w:val="2"/>
                <w:numId w:val="10"/>
              </w:numPr>
              <w:rPr>
                <w:del w:id="5323" w:author="Fnu, Sonam" w:date="2019-11-27T19:17:00Z"/>
                <w:rFonts w:ascii="Calibri" w:hAnsi="Calibri"/>
              </w:rPr>
            </w:pPr>
            <w:del w:id="5324" w:author="Fnu, Sonam" w:date="2019-11-27T19:17:00Z">
              <w:r w:rsidRPr="00064254" w:rsidDel="00737460">
                <w:rPr>
                  <w:rFonts w:ascii="Calibri" w:hAnsi="Calibri"/>
                </w:rPr>
                <w:delText>CHANNEL = ‘SMS’</w:delText>
              </w:r>
            </w:del>
          </w:p>
          <w:p w14:paraId="4FC8535E" w14:textId="14F3797F" w:rsidR="00236B6E" w:rsidRPr="00064254" w:rsidDel="00737460" w:rsidRDefault="00236B6E" w:rsidP="002536AA">
            <w:pPr>
              <w:pStyle w:val="ListParagraph"/>
              <w:numPr>
                <w:ilvl w:val="1"/>
                <w:numId w:val="10"/>
              </w:numPr>
              <w:rPr>
                <w:del w:id="5325" w:author="Fnu, Sonam" w:date="2019-11-27T19:17:00Z"/>
                <w:rFonts w:ascii="Calibri" w:hAnsi="Calibri"/>
              </w:rPr>
            </w:pPr>
            <w:del w:id="5326" w:author="Fnu, Sonam" w:date="2019-11-27T19:17:00Z">
              <w:r w:rsidRPr="00064254" w:rsidDel="00737460">
                <w:rPr>
                  <w:rFonts w:ascii="Calibri" w:hAnsi="Calibri"/>
                </w:rPr>
                <w:delText>According to Notification type</w:delText>
              </w:r>
              <w:r w:rsidR="00FE580E" w:rsidDel="00737460">
                <w:rPr>
                  <w:rFonts w:ascii="Calibri" w:hAnsi="Calibri"/>
                </w:rPr>
                <w:delText xml:space="preserve"> in ‘</w:delText>
              </w:r>
              <w:r w:rsidR="00FE580E" w:rsidRPr="00064254" w:rsidDel="00737460">
                <w:rPr>
                  <w:rFonts w:ascii="Calibri" w:hAnsi="Calibri"/>
                </w:rPr>
                <w:delText>BANK_NOTIFICATIONS</w:delText>
              </w:r>
              <w:r w:rsidR="00FE580E" w:rsidDel="00737460">
                <w:rPr>
                  <w:rFonts w:ascii="Calibri" w:hAnsi="Calibri"/>
                </w:rPr>
                <w:delText>’</w:delText>
              </w:r>
              <w:r w:rsidR="00FE580E" w:rsidRPr="00064254" w:rsidDel="00737460">
                <w:rPr>
                  <w:rFonts w:ascii="Calibri" w:hAnsi="Calibri"/>
                </w:rPr>
                <w:delText xml:space="preserve"> table</w:delText>
              </w:r>
              <w:r w:rsidRPr="00064254" w:rsidDel="00737460">
                <w:rPr>
                  <w:rFonts w:ascii="Calibri" w:hAnsi="Calibri"/>
                </w:rPr>
                <w:delText xml:space="preserve"> criteria controls will be loaded </w:delText>
              </w:r>
            </w:del>
          </w:p>
          <w:p w14:paraId="53331F27" w14:textId="4410AD5C" w:rsidR="00236B6E" w:rsidRPr="00064254" w:rsidDel="00737460" w:rsidRDefault="00236B6E" w:rsidP="002536AA">
            <w:pPr>
              <w:pStyle w:val="ListParagraph"/>
              <w:numPr>
                <w:ilvl w:val="2"/>
                <w:numId w:val="10"/>
              </w:numPr>
              <w:rPr>
                <w:del w:id="5327" w:author="Fnu, Sonam" w:date="2019-11-27T19:17:00Z"/>
                <w:rFonts w:ascii="Calibri" w:hAnsi="Calibri"/>
              </w:rPr>
            </w:pPr>
            <w:del w:id="5328" w:author="Fnu, Sonam" w:date="2019-11-27T19:17:00Z">
              <w:r w:rsidRPr="00064254" w:rsidDel="00737460">
                <w:rPr>
                  <w:rFonts w:ascii="Calibri" w:hAnsi="Calibri"/>
                </w:rPr>
                <w:delText>If ‘</w:delText>
              </w:r>
              <w:r w:rsidRPr="00064254" w:rsidDel="00737460">
                <w:rPr>
                  <w:rFonts w:ascii="Calibri" w:hAnsi="Calibri"/>
                  <w:u w:val="single"/>
                </w:rPr>
                <w:delText>Schedule</w:delText>
              </w:r>
              <w:r w:rsidRPr="00064254" w:rsidDel="00737460">
                <w:rPr>
                  <w:rFonts w:ascii="Calibri" w:hAnsi="Calibri"/>
                </w:rPr>
                <w:delText>’ , schedule type and frequency maybe required</w:delText>
              </w:r>
            </w:del>
          </w:p>
          <w:p w14:paraId="6B3F0B7C" w14:textId="2B2C67C0" w:rsidR="00236B6E" w:rsidRPr="00064254" w:rsidDel="00737460" w:rsidRDefault="00236B6E" w:rsidP="002536AA">
            <w:pPr>
              <w:pStyle w:val="ListParagraph"/>
              <w:numPr>
                <w:ilvl w:val="2"/>
                <w:numId w:val="10"/>
              </w:numPr>
              <w:rPr>
                <w:del w:id="5329" w:author="Fnu, Sonam" w:date="2019-11-27T19:17:00Z"/>
                <w:rFonts w:ascii="Calibri" w:hAnsi="Calibri"/>
              </w:rPr>
            </w:pPr>
            <w:del w:id="5330" w:author="Fnu, Sonam" w:date="2019-11-27T19:17:00Z">
              <w:r w:rsidRPr="00064254" w:rsidDel="00737460">
                <w:rPr>
                  <w:rFonts w:ascii="Calibri" w:hAnsi="Calibri"/>
                </w:rPr>
                <w:delText>If ‘</w:delText>
              </w:r>
              <w:r w:rsidRPr="00064254" w:rsidDel="00737460">
                <w:rPr>
                  <w:rFonts w:ascii="Calibri" w:hAnsi="Calibri"/>
                  <w:u w:val="single"/>
                </w:rPr>
                <w:delText>Other</w:delText>
              </w:r>
              <w:r w:rsidRPr="00064254" w:rsidDel="00737460">
                <w:rPr>
                  <w:rFonts w:ascii="Calibri" w:hAnsi="Calibri"/>
                </w:rPr>
                <w:delText xml:space="preserve"> no criteria required</w:delText>
              </w:r>
            </w:del>
          </w:p>
          <w:p w14:paraId="6CA87899" w14:textId="5309399A" w:rsidR="00236B6E" w:rsidRPr="00064254" w:rsidDel="00737460" w:rsidRDefault="00236B6E" w:rsidP="002536AA">
            <w:pPr>
              <w:pStyle w:val="ListParagraph"/>
              <w:numPr>
                <w:ilvl w:val="0"/>
                <w:numId w:val="10"/>
              </w:numPr>
              <w:tabs>
                <w:tab w:val="left" w:pos="2610"/>
                <w:tab w:val="left" w:pos="2880"/>
              </w:tabs>
              <w:spacing w:before="240"/>
              <w:rPr>
                <w:del w:id="5331" w:author="Fnu, Sonam" w:date="2019-11-27T19:17:00Z"/>
                <w:rFonts w:ascii="Calibri" w:hAnsi="Calibri"/>
              </w:rPr>
            </w:pPr>
            <w:del w:id="5332" w:author="Fnu, Sonam" w:date="2019-11-27T19:17:00Z">
              <w:r w:rsidRPr="00064254" w:rsidDel="00737460">
                <w:rPr>
                  <w:rFonts w:ascii="Calibri" w:hAnsi="Calibri"/>
                </w:rPr>
                <w:delText xml:space="preserve">The system will show notification methods columns only that allowed by configuration parameter </w:delText>
              </w:r>
              <w:r w:rsidRPr="00064254" w:rsidDel="00737460">
                <w:rPr>
                  <w:rFonts w:ascii="Calibri" w:hAnsi="Calibri"/>
                  <w:b/>
                  <w:bCs/>
                </w:rPr>
                <w:delText>NOTIFICATION_METHODS</w:delText>
              </w:r>
              <w:r w:rsidRPr="00064254" w:rsidDel="00737460">
                <w:rPr>
                  <w:rFonts w:ascii="Calibri" w:hAnsi="Calibri"/>
                </w:rPr>
                <w:delText xml:space="preserve"> </w:delText>
              </w:r>
            </w:del>
          </w:p>
          <w:p w14:paraId="16277CCC" w14:textId="475F78BE" w:rsidR="00236B6E" w:rsidRPr="00064254" w:rsidDel="00737460" w:rsidRDefault="00236B6E" w:rsidP="002536AA">
            <w:pPr>
              <w:pStyle w:val="ListParagraph"/>
              <w:numPr>
                <w:ilvl w:val="0"/>
                <w:numId w:val="10"/>
              </w:numPr>
              <w:rPr>
                <w:del w:id="5333" w:author="Fnu, Sonam" w:date="2019-11-27T19:17:00Z"/>
                <w:rStyle w:val="Hyperlink"/>
                <w:rFonts w:ascii="Calibri" w:hAnsi="Calibri"/>
                <w:color w:val="auto"/>
                <w:u w:val="none"/>
              </w:rPr>
            </w:pPr>
            <w:del w:id="5334" w:author="Fnu, Sonam" w:date="2019-11-27T19:17:00Z">
              <w:r w:rsidRPr="00064254" w:rsidDel="00737460">
                <w:rPr>
                  <w:rFonts w:ascii="Calibri" w:hAnsi="Calibri"/>
                </w:rPr>
                <w:delText xml:space="preserve">Bank customer then can select to subscribe/unsubscribe services and save his changes </w:delText>
              </w:r>
              <w:r w:rsidR="006B2592" w:rsidDel="00737460">
                <w:fldChar w:fldCharType="begin"/>
              </w:r>
              <w:r w:rsidR="006B2592" w:rsidDel="00737460">
                <w:delInstrText xml:space="preserve"> HYPERLINK \l "_Get_Account_Subscribed" </w:delInstrText>
              </w:r>
              <w:r w:rsidR="006B2592" w:rsidDel="00737460">
                <w:fldChar w:fldCharType="separate"/>
              </w:r>
              <w:r w:rsidRPr="00064254" w:rsidDel="00737460">
                <w:rPr>
                  <w:rStyle w:val="Hyperlink"/>
                  <w:rFonts w:ascii="Calibri" w:hAnsi="Calibri"/>
                </w:rPr>
                <w:delText>(Subscribe Service)</w:delText>
              </w:r>
              <w:r w:rsidR="006B2592" w:rsidDel="00737460">
                <w:rPr>
                  <w:rStyle w:val="Hyperlink"/>
                  <w:rFonts w:ascii="Calibri" w:hAnsi="Calibri"/>
                </w:rPr>
                <w:fldChar w:fldCharType="end"/>
              </w:r>
            </w:del>
          </w:p>
          <w:p w14:paraId="03EB514A" w14:textId="2CC677E5" w:rsidR="00236B6E" w:rsidRPr="00064254" w:rsidDel="00737460" w:rsidRDefault="00236B6E" w:rsidP="002536AA">
            <w:pPr>
              <w:pStyle w:val="ListParagraph"/>
              <w:numPr>
                <w:ilvl w:val="0"/>
                <w:numId w:val="10"/>
              </w:numPr>
              <w:tabs>
                <w:tab w:val="left" w:pos="2610"/>
                <w:tab w:val="left" w:pos="2880"/>
              </w:tabs>
              <w:spacing w:before="240"/>
              <w:rPr>
                <w:del w:id="5335" w:author="Fnu, Sonam" w:date="2019-11-27T19:17:00Z"/>
                <w:rFonts w:ascii="Calibri" w:hAnsi="Calibri"/>
              </w:rPr>
            </w:pPr>
            <w:del w:id="5336" w:author="Fnu, Sonam" w:date="2019-11-27T19:17:00Z">
              <w:r w:rsidRPr="00064254" w:rsidDel="00737460">
                <w:rPr>
                  <w:rFonts w:ascii="Calibri" w:hAnsi="Calibri"/>
                </w:rPr>
                <w:delText>If customer select to send by  methods other than ‘SMS’ [Email, alert , Mobile] setup will be saved in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NOTIFICATIONS_SETUP</w:delText>
              </w:r>
              <w:r w:rsidR="006B2592" w:rsidDel="00737460">
                <w:rPr>
                  <w:rStyle w:val="Hyperlink"/>
                  <w:rFonts w:ascii="Calibri" w:hAnsi="Calibri" w:cs="Arial"/>
                  <w:b/>
                  <w:bCs/>
                  <w:sz w:val="16"/>
                  <w:szCs w:val="16"/>
                </w:rPr>
                <w:fldChar w:fldCharType="end"/>
              </w:r>
              <w:r w:rsidRPr="00064254" w:rsidDel="00737460">
                <w:rPr>
                  <w:rFonts w:ascii="Calibri" w:hAnsi="Calibri" w:cs="Arial"/>
                  <w:b/>
                  <w:bCs/>
                  <w:color w:val="000000"/>
                  <w:sz w:val="16"/>
                  <w:szCs w:val="16"/>
                </w:rPr>
                <w:delText xml:space="preserve">’ </w:delText>
              </w:r>
              <w:r w:rsidRPr="00064254" w:rsidDel="00737460">
                <w:rPr>
                  <w:rFonts w:ascii="Calibri" w:hAnsi="Calibri"/>
                </w:rPr>
                <w:delText>table</w:delText>
              </w:r>
            </w:del>
          </w:p>
        </w:tc>
      </w:tr>
    </w:tbl>
    <w:p w14:paraId="7A5E69F5" w14:textId="70A04554" w:rsidR="006D6810" w:rsidRPr="00064254" w:rsidDel="00737460" w:rsidRDefault="006D6810" w:rsidP="00BB158C">
      <w:pPr>
        <w:rPr>
          <w:del w:id="5337" w:author="Fnu, Sonam" w:date="2019-11-27T19:17:00Z"/>
          <w:rFonts w:ascii="Calibri" w:hAnsi="Calibri"/>
        </w:rPr>
      </w:pPr>
    </w:p>
    <w:p w14:paraId="3BE2A57E" w14:textId="78FE0C5A" w:rsidR="006D6810" w:rsidRPr="00064254" w:rsidDel="00737460" w:rsidRDefault="006D6810">
      <w:pPr>
        <w:rPr>
          <w:del w:id="5338" w:author="Fnu, Sonam" w:date="2019-11-27T19:17:00Z"/>
          <w:rFonts w:ascii="Calibri" w:hAnsi="Calibri"/>
        </w:rPr>
      </w:pPr>
      <w:del w:id="5339" w:author="Fnu, Sonam" w:date="2019-11-27T19:17:00Z">
        <w:r w:rsidRPr="00064254" w:rsidDel="00737460">
          <w:rPr>
            <w:rFonts w:ascii="Calibri" w:hAnsi="Calibri"/>
          </w:rPr>
          <w:br w:type="page"/>
        </w:r>
      </w:del>
    </w:p>
    <w:p w14:paraId="368F2380" w14:textId="452CD6BA" w:rsidR="00236B6E" w:rsidRPr="00064254" w:rsidDel="00737460" w:rsidRDefault="00236B6E" w:rsidP="00BB158C">
      <w:pPr>
        <w:rPr>
          <w:del w:id="5340" w:author="Fnu, Sonam" w:date="2019-11-27T19:17:00Z"/>
          <w:rFonts w:ascii="Calibri" w:hAnsi="Calibri"/>
        </w:rPr>
      </w:pPr>
    </w:p>
    <w:p w14:paraId="1D050F66" w14:textId="373E48BB" w:rsidR="006D6810" w:rsidRPr="00064254" w:rsidDel="00737460" w:rsidRDefault="006D6810" w:rsidP="006D6810">
      <w:pPr>
        <w:pStyle w:val="Heading2"/>
        <w:numPr>
          <w:ilvl w:val="3"/>
          <w:numId w:val="3"/>
        </w:numPr>
        <w:rPr>
          <w:del w:id="5341" w:author="Fnu, Sonam" w:date="2019-11-27T19:17:00Z"/>
          <w:rFonts w:ascii="Calibri" w:hAnsi="Calibri"/>
        </w:rPr>
      </w:pPr>
      <w:bookmarkStart w:id="5342" w:name="_Toc513707371"/>
      <w:bookmarkStart w:id="5343" w:name="_Toc5265632"/>
      <w:commentRangeStart w:id="5344"/>
      <w:del w:id="5345" w:author="Fnu, Sonam" w:date="2019-11-27T19:17:00Z">
        <w:r w:rsidRPr="00064254" w:rsidDel="00737460">
          <w:rPr>
            <w:rFonts w:ascii="Calibri" w:hAnsi="Calibri"/>
          </w:rPr>
          <w:delText>Alert</w:delText>
        </w:r>
        <w:commentRangeEnd w:id="5344"/>
        <w:r w:rsidR="0087729B" w:rsidDel="00737460">
          <w:rPr>
            <w:rStyle w:val="CommentReference"/>
            <w:rFonts w:asciiTheme="minorHAnsi" w:eastAsiaTheme="minorHAnsi" w:hAnsiTheme="minorHAnsi" w:cstheme="minorBidi"/>
            <w:b w:val="0"/>
            <w:bCs w:val="0"/>
          </w:rPr>
          <w:commentReference w:id="5344"/>
        </w:r>
        <w:r w:rsidRPr="00064254" w:rsidDel="00737460">
          <w:rPr>
            <w:rFonts w:ascii="Calibri" w:hAnsi="Calibri"/>
          </w:rPr>
          <w:delText xml:space="preserve"> Notification (image 11</w:delText>
        </w:r>
        <w:r w:rsidRPr="00064254" w:rsidDel="00737460">
          <w:rPr>
            <w:rFonts w:ascii="Calibri" w:hAnsi="Calibri"/>
          </w:rPr>
          <w:sym w:font="Wingdings" w:char="F0E0"/>
        </w:r>
        <w:r w:rsidRPr="00064254" w:rsidDel="00737460">
          <w:rPr>
            <w:rFonts w:ascii="Calibri" w:hAnsi="Calibri"/>
          </w:rPr>
          <w:delText>12)</w:delText>
        </w:r>
        <w:bookmarkEnd w:id="5342"/>
        <w:bookmarkEnd w:id="5343"/>
      </w:del>
    </w:p>
    <w:p w14:paraId="22A95177" w14:textId="6B78F543" w:rsidR="00712006" w:rsidRPr="00064254" w:rsidDel="00737460" w:rsidRDefault="00712006" w:rsidP="00064254">
      <w:pPr>
        <w:rPr>
          <w:del w:id="5346" w:author="Fnu, Sonam" w:date="2019-11-27T19:17:00Z"/>
          <w:rFonts w:ascii="Calibri" w:hAnsi="Calibri"/>
        </w:rPr>
      </w:pPr>
    </w:p>
    <w:p w14:paraId="662C73E0" w14:textId="67D0BF70" w:rsidR="006D6810" w:rsidRPr="00064254" w:rsidDel="00737460" w:rsidRDefault="00712006" w:rsidP="006D6810">
      <w:pPr>
        <w:jc w:val="center"/>
        <w:rPr>
          <w:del w:id="5347" w:author="Fnu, Sonam" w:date="2019-11-27T19:17:00Z"/>
          <w:rFonts w:ascii="Calibri" w:hAnsi="Calibri"/>
        </w:rPr>
      </w:pPr>
      <w:del w:id="5348" w:author="Fnu, Sonam" w:date="2019-11-27T19:17:00Z">
        <w:r w:rsidRPr="00064254" w:rsidDel="00737460">
          <w:rPr>
            <w:rFonts w:ascii="Calibri" w:hAnsi="Calibri"/>
            <w:noProof/>
          </w:rPr>
          <w:drawing>
            <wp:inline distT="0" distB="0" distL="0" distR="0" wp14:anchorId="05D988AE" wp14:editId="01F89668">
              <wp:extent cx="4180205" cy="2553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0205" cy="2553335"/>
                      </a:xfrm>
                      <a:prstGeom prst="rect">
                        <a:avLst/>
                      </a:prstGeom>
                      <a:noFill/>
                      <a:ln>
                        <a:noFill/>
                      </a:ln>
                    </pic:spPr>
                  </pic:pic>
                </a:graphicData>
              </a:graphic>
            </wp:inline>
          </w:drawing>
        </w:r>
      </w:del>
    </w:p>
    <w:p w14:paraId="52663E94" w14:textId="7D74EB38" w:rsidR="006D6810" w:rsidRPr="00064254" w:rsidDel="00737460" w:rsidRDefault="006D6810" w:rsidP="006D6810">
      <w:pPr>
        <w:jc w:val="center"/>
        <w:rPr>
          <w:del w:id="5349" w:author="Fnu, Sonam" w:date="2019-11-27T19:17:00Z"/>
          <w:rFonts w:ascii="Calibri" w:hAnsi="Calibri"/>
        </w:rPr>
      </w:pPr>
      <w:del w:id="5350" w:author="Fnu, Sonam" w:date="2019-11-27T19:17:00Z">
        <w:r w:rsidRPr="00064254" w:rsidDel="00737460">
          <w:rPr>
            <w:rFonts w:ascii="Calibri" w:hAnsi="Calibri"/>
          </w:rPr>
          <w:delText>Image 11</w:delText>
        </w:r>
      </w:del>
    </w:p>
    <w:p w14:paraId="377B8450" w14:textId="0970B53D" w:rsidR="006D6810" w:rsidRPr="00064254" w:rsidDel="00737460" w:rsidRDefault="006D6810" w:rsidP="006D6810">
      <w:pPr>
        <w:jc w:val="center"/>
        <w:rPr>
          <w:del w:id="5351" w:author="Fnu, Sonam" w:date="2019-11-27T19:17:00Z"/>
          <w:rFonts w:ascii="Calibri" w:hAnsi="Calibri"/>
        </w:rPr>
      </w:pPr>
    </w:p>
    <w:p w14:paraId="188FD505" w14:textId="1DD66794" w:rsidR="006D6810" w:rsidRPr="00064254" w:rsidDel="00737460" w:rsidRDefault="006D6810" w:rsidP="006D6810">
      <w:pPr>
        <w:jc w:val="center"/>
        <w:rPr>
          <w:del w:id="5352" w:author="Fnu, Sonam" w:date="2019-11-27T19:17:00Z"/>
          <w:rFonts w:ascii="Calibri" w:hAnsi="Calibri"/>
        </w:rPr>
      </w:pPr>
      <w:del w:id="5353" w:author="Fnu, Sonam" w:date="2019-11-27T19:17:00Z">
        <w:r w:rsidRPr="00064254" w:rsidDel="00737460">
          <w:rPr>
            <w:rFonts w:ascii="Calibri" w:hAnsi="Calibri"/>
            <w:noProof/>
          </w:rPr>
          <w:drawing>
            <wp:inline distT="0" distB="0" distL="0" distR="0" wp14:anchorId="19BBB849" wp14:editId="51998715">
              <wp:extent cx="4420425" cy="2790471"/>
              <wp:effectExtent l="19050" t="19050" r="18415"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9045" cy="2795913"/>
                      </a:xfrm>
                      <a:prstGeom prst="rect">
                        <a:avLst/>
                      </a:prstGeom>
                      <a:ln>
                        <a:solidFill>
                          <a:schemeClr val="accent1"/>
                        </a:solidFill>
                      </a:ln>
                    </pic:spPr>
                  </pic:pic>
                </a:graphicData>
              </a:graphic>
            </wp:inline>
          </w:drawing>
        </w:r>
      </w:del>
    </w:p>
    <w:p w14:paraId="60EBE021" w14:textId="3551FB16" w:rsidR="006D6810" w:rsidRPr="00064254" w:rsidDel="00737460" w:rsidRDefault="006D6810" w:rsidP="006D6810">
      <w:pPr>
        <w:jc w:val="center"/>
        <w:rPr>
          <w:del w:id="5354" w:author="Fnu, Sonam" w:date="2019-11-27T19:17:00Z"/>
          <w:rFonts w:ascii="Calibri" w:hAnsi="Calibri"/>
        </w:rPr>
      </w:pPr>
      <w:del w:id="5355" w:author="Fnu, Sonam" w:date="2019-11-27T19:17:00Z">
        <w:r w:rsidRPr="00064254" w:rsidDel="00737460">
          <w:rPr>
            <w:rFonts w:ascii="Calibri" w:hAnsi="Calibri"/>
          </w:rPr>
          <w:delText>Image 12</w:delText>
        </w:r>
      </w:del>
    </w:p>
    <w:p w14:paraId="54023E7C" w14:textId="34A3E51E" w:rsidR="006D6810" w:rsidRPr="00064254" w:rsidDel="00737460" w:rsidRDefault="006D6810" w:rsidP="006D6810">
      <w:pPr>
        <w:pStyle w:val="Heading2"/>
        <w:rPr>
          <w:del w:id="5356" w:author="Fnu, Sonam" w:date="2019-11-27T19:17:00Z"/>
          <w:rFonts w:ascii="Calibri" w:hAnsi="Calibri"/>
        </w:rPr>
      </w:pPr>
      <w:bookmarkStart w:id="5357" w:name="_Toc513707372"/>
      <w:bookmarkStart w:id="5358" w:name="_Toc5265633"/>
      <w:del w:id="5359" w:author="Fnu, Sonam" w:date="2019-11-27T19:17:00Z">
        <w:r w:rsidRPr="00064254" w:rsidDel="00737460">
          <w:rPr>
            <w:rFonts w:ascii="Calibri" w:hAnsi="Calibri"/>
          </w:rPr>
          <w:delText>Use Cases 6– CW-</w:delText>
        </w:r>
        <w:r w:rsidRPr="00064254" w:rsidDel="00737460">
          <w:rPr>
            <w:rFonts w:ascii="Calibri" w:hAnsi="Calibri" w:cstheme="minorHAnsi"/>
            <w:sz w:val="24"/>
            <w:szCs w:val="24"/>
          </w:rPr>
          <w:delText>Check received Net Notifications</w:delText>
        </w:r>
        <w:bookmarkEnd w:id="5357"/>
        <w:bookmarkEnd w:id="5358"/>
      </w:del>
    </w:p>
    <w:tbl>
      <w:tblPr>
        <w:tblStyle w:val="TableGrid"/>
        <w:tblW w:w="0" w:type="auto"/>
        <w:tblLook w:val="04A0" w:firstRow="1" w:lastRow="0" w:firstColumn="1" w:lastColumn="0" w:noHBand="0" w:noVBand="1"/>
      </w:tblPr>
      <w:tblGrid>
        <w:gridCol w:w="1795"/>
        <w:gridCol w:w="6926"/>
      </w:tblGrid>
      <w:tr w:rsidR="006D6810" w:rsidRPr="00012DAF" w:rsidDel="00737460" w14:paraId="716BB960" w14:textId="5A43D61C" w:rsidTr="002536AA">
        <w:trPr>
          <w:trHeight w:val="339"/>
          <w:del w:id="5360" w:author="Fnu, Sonam" w:date="2019-11-27T19:17:00Z"/>
        </w:trPr>
        <w:tc>
          <w:tcPr>
            <w:tcW w:w="1795" w:type="dxa"/>
          </w:tcPr>
          <w:p w14:paraId="7523F57B" w14:textId="31A812F6" w:rsidR="006D6810" w:rsidRPr="00064254" w:rsidDel="00737460" w:rsidRDefault="006D6810" w:rsidP="002536AA">
            <w:pPr>
              <w:rPr>
                <w:del w:id="5361" w:author="Fnu, Sonam" w:date="2019-11-27T19:17:00Z"/>
                <w:rFonts w:ascii="Calibri" w:hAnsi="Calibri"/>
              </w:rPr>
            </w:pPr>
            <w:del w:id="5362" w:author="Fnu, Sonam" w:date="2019-11-27T19:17:00Z">
              <w:r w:rsidRPr="00064254" w:rsidDel="00737460">
                <w:rPr>
                  <w:rFonts w:ascii="Calibri" w:hAnsi="Calibri"/>
                </w:rPr>
                <w:delText>Id</w:delText>
              </w:r>
            </w:del>
          </w:p>
        </w:tc>
        <w:tc>
          <w:tcPr>
            <w:tcW w:w="6926" w:type="dxa"/>
          </w:tcPr>
          <w:p w14:paraId="7F8D7919" w14:textId="59137387" w:rsidR="006D6810" w:rsidRPr="00064254" w:rsidDel="00737460" w:rsidRDefault="006D6810" w:rsidP="002536AA">
            <w:pPr>
              <w:rPr>
                <w:del w:id="5363" w:author="Fnu, Sonam" w:date="2019-11-27T19:17:00Z"/>
                <w:rFonts w:ascii="Calibri" w:hAnsi="Calibri"/>
              </w:rPr>
            </w:pPr>
            <w:del w:id="5364" w:author="Fnu, Sonam" w:date="2019-11-27T19:17:00Z">
              <w:r w:rsidRPr="00064254" w:rsidDel="00737460">
                <w:rPr>
                  <w:rFonts w:ascii="Calibri" w:hAnsi="Calibri"/>
                </w:rPr>
                <w:delText>UC6</w:delText>
              </w:r>
            </w:del>
          </w:p>
        </w:tc>
      </w:tr>
      <w:tr w:rsidR="006D6810" w:rsidRPr="00012DAF" w:rsidDel="00737460" w14:paraId="04DA6094" w14:textId="52825D96" w:rsidTr="002536AA">
        <w:trPr>
          <w:trHeight w:val="320"/>
          <w:del w:id="5365" w:author="Fnu, Sonam" w:date="2019-11-27T19:17:00Z"/>
        </w:trPr>
        <w:tc>
          <w:tcPr>
            <w:tcW w:w="1795" w:type="dxa"/>
          </w:tcPr>
          <w:p w14:paraId="4CB39D79" w14:textId="1AE231BE" w:rsidR="006D6810" w:rsidRPr="00064254" w:rsidDel="00737460" w:rsidRDefault="006D6810" w:rsidP="002536AA">
            <w:pPr>
              <w:rPr>
                <w:del w:id="5366" w:author="Fnu, Sonam" w:date="2019-11-27T19:17:00Z"/>
                <w:rFonts w:ascii="Calibri" w:hAnsi="Calibri"/>
              </w:rPr>
            </w:pPr>
            <w:del w:id="5367" w:author="Fnu, Sonam" w:date="2019-11-27T19:17:00Z">
              <w:r w:rsidRPr="00064254" w:rsidDel="00737460">
                <w:rPr>
                  <w:rFonts w:ascii="Calibri" w:hAnsi="Calibri"/>
                </w:rPr>
                <w:delText>Name</w:delText>
              </w:r>
            </w:del>
          </w:p>
        </w:tc>
        <w:tc>
          <w:tcPr>
            <w:tcW w:w="6926" w:type="dxa"/>
          </w:tcPr>
          <w:p w14:paraId="21ACFFB4" w14:textId="3E11F8CB" w:rsidR="006D6810" w:rsidRPr="00064254" w:rsidDel="00737460" w:rsidRDefault="006D6810" w:rsidP="002536AA">
            <w:pPr>
              <w:rPr>
                <w:del w:id="5368" w:author="Fnu, Sonam" w:date="2019-11-27T19:17:00Z"/>
                <w:rFonts w:ascii="Calibri" w:hAnsi="Calibri"/>
              </w:rPr>
            </w:pPr>
            <w:del w:id="5369" w:author="Fnu, Sonam" w:date="2019-11-27T19:17:00Z">
              <w:r w:rsidRPr="00064254" w:rsidDel="00737460">
                <w:rPr>
                  <w:rFonts w:ascii="Calibri" w:hAnsi="Calibri" w:cstheme="minorHAnsi"/>
                  <w:sz w:val="24"/>
                  <w:szCs w:val="24"/>
                </w:rPr>
                <w:delText>CW-Check Received Net notifications</w:delText>
              </w:r>
            </w:del>
          </w:p>
        </w:tc>
      </w:tr>
      <w:tr w:rsidR="006D6810" w:rsidRPr="00012DAF" w:rsidDel="00737460" w14:paraId="184A1828" w14:textId="50D25C2C" w:rsidTr="002536AA">
        <w:trPr>
          <w:trHeight w:val="339"/>
          <w:del w:id="5370" w:author="Fnu, Sonam" w:date="2019-11-27T19:17:00Z"/>
        </w:trPr>
        <w:tc>
          <w:tcPr>
            <w:tcW w:w="1795" w:type="dxa"/>
          </w:tcPr>
          <w:p w14:paraId="48B7CC7B" w14:textId="76783F9A" w:rsidR="006D6810" w:rsidRPr="00064254" w:rsidDel="00737460" w:rsidRDefault="006D6810" w:rsidP="002536AA">
            <w:pPr>
              <w:rPr>
                <w:del w:id="5371" w:author="Fnu, Sonam" w:date="2019-11-27T19:17:00Z"/>
                <w:rFonts w:ascii="Calibri" w:hAnsi="Calibri"/>
              </w:rPr>
            </w:pPr>
            <w:del w:id="5372" w:author="Fnu, Sonam" w:date="2019-11-27T19:17:00Z">
              <w:r w:rsidRPr="00064254" w:rsidDel="00737460">
                <w:rPr>
                  <w:rFonts w:ascii="Calibri" w:hAnsi="Calibri"/>
                </w:rPr>
                <w:delText>Description</w:delText>
              </w:r>
            </w:del>
          </w:p>
        </w:tc>
        <w:tc>
          <w:tcPr>
            <w:tcW w:w="6926" w:type="dxa"/>
          </w:tcPr>
          <w:p w14:paraId="4E2C65CC" w14:textId="1D012AC4" w:rsidR="006D6810" w:rsidRPr="00064254" w:rsidDel="00737460" w:rsidRDefault="006D6810" w:rsidP="002536AA">
            <w:pPr>
              <w:rPr>
                <w:del w:id="5373" w:author="Fnu, Sonam" w:date="2019-11-27T19:17:00Z"/>
                <w:rFonts w:ascii="Calibri" w:hAnsi="Calibri"/>
              </w:rPr>
            </w:pPr>
            <w:del w:id="5374" w:author="Fnu, Sonam" w:date="2019-11-27T19:17:00Z">
              <w:r w:rsidRPr="00064254" w:rsidDel="00737460">
                <w:rPr>
                  <w:rFonts w:ascii="Calibri" w:hAnsi="Calibri" w:cstheme="minorHAnsi"/>
                  <w:sz w:val="24"/>
                  <w:szCs w:val="24"/>
                </w:rPr>
                <w:delText>Check Received Net notifications</w:delText>
              </w:r>
            </w:del>
          </w:p>
        </w:tc>
      </w:tr>
      <w:tr w:rsidR="006D6810" w:rsidRPr="00012DAF" w:rsidDel="00737460" w14:paraId="23729772" w14:textId="2A7A44D0" w:rsidTr="002536AA">
        <w:trPr>
          <w:trHeight w:val="320"/>
          <w:del w:id="5375" w:author="Fnu, Sonam" w:date="2019-11-27T19:17:00Z"/>
        </w:trPr>
        <w:tc>
          <w:tcPr>
            <w:tcW w:w="1795" w:type="dxa"/>
          </w:tcPr>
          <w:p w14:paraId="6D8D7039" w14:textId="3AD0DC8F" w:rsidR="006D6810" w:rsidRPr="00064254" w:rsidDel="00737460" w:rsidRDefault="006D6810" w:rsidP="002536AA">
            <w:pPr>
              <w:rPr>
                <w:del w:id="5376" w:author="Fnu, Sonam" w:date="2019-11-27T19:17:00Z"/>
                <w:rFonts w:ascii="Calibri" w:hAnsi="Calibri"/>
              </w:rPr>
            </w:pPr>
            <w:del w:id="5377" w:author="Fnu, Sonam" w:date="2019-11-27T19:17:00Z">
              <w:r w:rsidRPr="00064254" w:rsidDel="00737460">
                <w:rPr>
                  <w:rFonts w:ascii="Calibri" w:hAnsi="Calibri"/>
                </w:rPr>
                <w:delText>Primary Actor</w:delText>
              </w:r>
            </w:del>
          </w:p>
        </w:tc>
        <w:tc>
          <w:tcPr>
            <w:tcW w:w="6926" w:type="dxa"/>
          </w:tcPr>
          <w:p w14:paraId="661735AA" w14:textId="0FB193A8" w:rsidR="006D6810" w:rsidRPr="00064254" w:rsidDel="00737460" w:rsidRDefault="006D6810" w:rsidP="002536AA">
            <w:pPr>
              <w:rPr>
                <w:del w:id="5378" w:author="Fnu, Sonam" w:date="2019-11-27T19:17:00Z"/>
                <w:rFonts w:ascii="Calibri" w:hAnsi="Calibri"/>
              </w:rPr>
            </w:pPr>
            <w:del w:id="5379" w:author="Fnu, Sonam" w:date="2019-11-27T19:17:00Z">
              <w:r w:rsidRPr="00064254" w:rsidDel="00737460">
                <w:rPr>
                  <w:rFonts w:ascii="Calibri" w:hAnsi="Calibri"/>
                </w:rPr>
                <w:delText>Bank Customer</w:delText>
              </w:r>
            </w:del>
          </w:p>
        </w:tc>
      </w:tr>
      <w:tr w:rsidR="006D6810" w:rsidRPr="00012DAF" w:rsidDel="00737460" w14:paraId="5A051ADB" w14:textId="1654B856" w:rsidTr="002536AA">
        <w:trPr>
          <w:trHeight w:val="320"/>
          <w:del w:id="5380" w:author="Fnu, Sonam" w:date="2019-11-27T19:17:00Z"/>
        </w:trPr>
        <w:tc>
          <w:tcPr>
            <w:tcW w:w="1795" w:type="dxa"/>
          </w:tcPr>
          <w:p w14:paraId="7E28BE56" w14:textId="58B8C7E1" w:rsidR="006D6810" w:rsidRPr="00064254" w:rsidDel="00737460" w:rsidRDefault="006D6810" w:rsidP="002536AA">
            <w:pPr>
              <w:rPr>
                <w:del w:id="5381" w:author="Fnu, Sonam" w:date="2019-11-27T19:17:00Z"/>
                <w:rFonts w:ascii="Calibri" w:hAnsi="Calibri"/>
              </w:rPr>
            </w:pPr>
            <w:del w:id="5382" w:author="Fnu, Sonam" w:date="2019-11-27T19:17:00Z">
              <w:r w:rsidRPr="00064254" w:rsidDel="00737460">
                <w:rPr>
                  <w:rFonts w:ascii="Calibri" w:hAnsi="Calibri"/>
                </w:rPr>
                <w:delText>Pre-Condition</w:delText>
              </w:r>
            </w:del>
          </w:p>
        </w:tc>
        <w:tc>
          <w:tcPr>
            <w:tcW w:w="6926" w:type="dxa"/>
          </w:tcPr>
          <w:p w14:paraId="7C1AE5D8" w14:textId="738FB48B" w:rsidR="006D6810" w:rsidRPr="00064254" w:rsidDel="00737460" w:rsidRDefault="006D6810" w:rsidP="002536AA">
            <w:pPr>
              <w:pStyle w:val="ListParagraph"/>
              <w:numPr>
                <w:ilvl w:val="0"/>
                <w:numId w:val="13"/>
              </w:numPr>
              <w:rPr>
                <w:del w:id="5383" w:author="Fnu, Sonam" w:date="2019-11-27T19:17:00Z"/>
                <w:rFonts w:ascii="Calibri" w:hAnsi="Calibri"/>
              </w:rPr>
            </w:pPr>
            <w:del w:id="5384" w:author="Fnu, Sonam" w:date="2019-11-27T19:17:00Z">
              <w:r w:rsidRPr="00064254" w:rsidDel="00737460">
                <w:rPr>
                  <w:rFonts w:ascii="Calibri" w:hAnsi="Calibri"/>
                </w:rPr>
                <w:delText xml:space="preserve">Customer logged in </w:delText>
              </w:r>
            </w:del>
          </w:p>
          <w:p w14:paraId="2EF0925F" w14:textId="16DA97A8" w:rsidR="006D6810" w:rsidRPr="00064254" w:rsidDel="00737460" w:rsidRDefault="006D6810" w:rsidP="002536AA">
            <w:pPr>
              <w:pStyle w:val="ListParagraph"/>
              <w:numPr>
                <w:ilvl w:val="0"/>
                <w:numId w:val="13"/>
              </w:numPr>
              <w:tabs>
                <w:tab w:val="left" w:pos="2610"/>
                <w:tab w:val="left" w:pos="2880"/>
              </w:tabs>
              <w:spacing w:before="240"/>
              <w:rPr>
                <w:del w:id="5385" w:author="Fnu, Sonam" w:date="2019-11-27T19:17:00Z"/>
                <w:rFonts w:ascii="Calibri" w:hAnsi="Calibri"/>
              </w:rPr>
            </w:pPr>
            <w:del w:id="5386" w:author="Fnu, Sonam" w:date="2019-11-27T19:17:00Z">
              <w:r w:rsidRPr="00064254" w:rsidDel="00737460">
                <w:rPr>
                  <w:rFonts w:ascii="Calibri" w:hAnsi="Calibri"/>
                </w:rPr>
                <w:delText xml:space="preserve">This shortcut will be visible only if ALERT notification method is allowed configuration parameter </w:delText>
              </w:r>
              <w:r w:rsidRPr="00064254" w:rsidDel="00737460">
                <w:rPr>
                  <w:rFonts w:ascii="Calibri" w:hAnsi="Calibri"/>
                  <w:b/>
                  <w:bCs/>
                </w:rPr>
                <w:delText>NOTIFICATION_METHODS</w:delText>
              </w:r>
            </w:del>
          </w:p>
          <w:p w14:paraId="5E2C0693" w14:textId="5AF8D01C" w:rsidR="006D6810" w:rsidRPr="00064254" w:rsidDel="00737460" w:rsidRDefault="006D6810" w:rsidP="002536AA">
            <w:pPr>
              <w:pStyle w:val="ListParagraph"/>
              <w:rPr>
                <w:del w:id="5387" w:author="Fnu, Sonam" w:date="2019-11-27T19:17:00Z"/>
                <w:rFonts w:ascii="Calibri" w:hAnsi="Calibri"/>
              </w:rPr>
            </w:pPr>
          </w:p>
        </w:tc>
      </w:tr>
      <w:tr w:rsidR="006D6810" w:rsidRPr="00012DAF" w:rsidDel="00737460" w14:paraId="037D873E" w14:textId="798AE3A0" w:rsidTr="002536AA">
        <w:trPr>
          <w:trHeight w:val="320"/>
          <w:del w:id="5388" w:author="Fnu, Sonam" w:date="2019-11-27T19:17:00Z"/>
        </w:trPr>
        <w:tc>
          <w:tcPr>
            <w:tcW w:w="1795" w:type="dxa"/>
          </w:tcPr>
          <w:p w14:paraId="10E41B27" w14:textId="1EA69CE7" w:rsidR="006D6810" w:rsidRPr="00064254" w:rsidDel="00737460" w:rsidRDefault="006D6810" w:rsidP="002536AA">
            <w:pPr>
              <w:rPr>
                <w:del w:id="5389" w:author="Fnu, Sonam" w:date="2019-11-27T19:17:00Z"/>
                <w:rFonts w:ascii="Calibri" w:hAnsi="Calibri"/>
              </w:rPr>
            </w:pPr>
            <w:del w:id="5390" w:author="Fnu, Sonam" w:date="2019-11-27T19:17:00Z">
              <w:r w:rsidRPr="00064254" w:rsidDel="00737460">
                <w:rPr>
                  <w:rFonts w:ascii="Calibri" w:hAnsi="Calibri"/>
                </w:rPr>
                <w:delText>Post-Condition</w:delText>
              </w:r>
            </w:del>
          </w:p>
        </w:tc>
        <w:tc>
          <w:tcPr>
            <w:tcW w:w="6926" w:type="dxa"/>
          </w:tcPr>
          <w:p w14:paraId="19F2679C" w14:textId="78DE0C4D" w:rsidR="006D6810" w:rsidRPr="00064254" w:rsidDel="00737460" w:rsidRDefault="006D6810" w:rsidP="002536AA">
            <w:pPr>
              <w:rPr>
                <w:del w:id="5391" w:author="Fnu, Sonam" w:date="2019-11-27T19:17:00Z"/>
                <w:rFonts w:ascii="Calibri" w:hAnsi="Calibri"/>
              </w:rPr>
            </w:pPr>
          </w:p>
        </w:tc>
      </w:tr>
      <w:tr w:rsidR="006D6810" w:rsidRPr="00012DAF" w:rsidDel="00737460" w14:paraId="2FA70877" w14:textId="23ACFDFA" w:rsidTr="002536AA">
        <w:trPr>
          <w:trHeight w:val="320"/>
          <w:del w:id="5392" w:author="Fnu, Sonam" w:date="2019-11-27T19:17:00Z"/>
        </w:trPr>
        <w:tc>
          <w:tcPr>
            <w:tcW w:w="1795" w:type="dxa"/>
          </w:tcPr>
          <w:p w14:paraId="01BA1883" w14:textId="470E4EDE" w:rsidR="006D6810" w:rsidRPr="00064254" w:rsidDel="00737460" w:rsidRDefault="006D6810" w:rsidP="002536AA">
            <w:pPr>
              <w:rPr>
                <w:del w:id="5393" w:author="Fnu, Sonam" w:date="2019-11-27T19:17:00Z"/>
                <w:rFonts w:ascii="Calibri" w:hAnsi="Calibri"/>
              </w:rPr>
            </w:pPr>
            <w:del w:id="5394" w:author="Fnu, Sonam" w:date="2019-11-27T19:17:00Z">
              <w:r w:rsidRPr="00064254" w:rsidDel="00737460">
                <w:rPr>
                  <w:rFonts w:ascii="Calibri" w:hAnsi="Calibri"/>
                </w:rPr>
                <w:delText>Basic Flow</w:delText>
              </w:r>
            </w:del>
          </w:p>
        </w:tc>
        <w:tc>
          <w:tcPr>
            <w:tcW w:w="6926" w:type="dxa"/>
          </w:tcPr>
          <w:p w14:paraId="5B4B1BE6" w14:textId="4D0EA7AA" w:rsidR="006D6810" w:rsidRPr="00064254" w:rsidDel="00737460" w:rsidRDefault="006D6810" w:rsidP="002536AA">
            <w:pPr>
              <w:pStyle w:val="ListParagraph"/>
              <w:numPr>
                <w:ilvl w:val="0"/>
                <w:numId w:val="87"/>
              </w:numPr>
              <w:rPr>
                <w:del w:id="5395" w:author="Fnu, Sonam" w:date="2019-11-27T19:17:00Z"/>
                <w:rFonts w:ascii="Calibri" w:hAnsi="Calibri"/>
              </w:rPr>
            </w:pPr>
            <w:del w:id="5396" w:author="Fnu, Sonam" w:date="2019-11-27T19:17:00Z">
              <w:r w:rsidRPr="00064254" w:rsidDel="00737460">
                <w:rPr>
                  <w:rFonts w:ascii="Calibri" w:hAnsi="Calibri"/>
                </w:rPr>
                <w:delText>Customer open Net Notifications from home page</w:delText>
              </w:r>
            </w:del>
          </w:p>
          <w:p w14:paraId="6B7A3D3E" w14:textId="2A85DB35" w:rsidR="006D6810" w:rsidRPr="00064254" w:rsidDel="00737460" w:rsidRDefault="006D6810" w:rsidP="002536AA">
            <w:pPr>
              <w:pStyle w:val="ListParagraph"/>
              <w:numPr>
                <w:ilvl w:val="0"/>
                <w:numId w:val="87"/>
              </w:numPr>
              <w:rPr>
                <w:del w:id="5397" w:author="Fnu, Sonam" w:date="2019-11-27T19:17:00Z"/>
                <w:rFonts w:ascii="Calibri" w:hAnsi="Calibri"/>
              </w:rPr>
            </w:pPr>
            <w:del w:id="5398" w:author="Fnu, Sonam" w:date="2019-11-27T19:17:00Z">
              <w:r w:rsidRPr="00064254" w:rsidDel="00737460">
                <w:rPr>
                  <w:rFonts w:ascii="Calibri" w:hAnsi="Calibri"/>
                </w:rPr>
                <w:delText>System retrieves all Net notifications related to Customer’s role</w:delText>
              </w:r>
            </w:del>
          </w:p>
          <w:p w14:paraId="4B8C5993" w14:textId="202C778D" w:rsidR="006D6810" w:rsidRPr="00064254" w:rsidDel="00737460" w:rsidRDefault="006D6810" w:rsidP="002536AA">
            <w:pPr>
              <w:pStyle w:val="ListParagraph"/>
              <w:numPr>
                <w:ilvl w:val="0"/>
                <w:numId w:val="87"/>
              </w:numPr>
              <w:rPr>
                <w:del w:id="5399" w:author="Fnu, Sonam" w:date="2019-11-27T19:17:00Z"/>
                <w:rFonts w:ascii="Calibri" w:hAnsi="Calibri"/>
              </w:rPr>
            </w:pPr>
            <w:del w:id="5400" w:author="Fnu, Sonam" w:date="2019-11-27T19:17:00Z">
              <w:r w:rsidRPr="00064254" w:rsidDel="00737460">
                <w:rPr>
                  <w:rFonts w:ascii="Calibri" w:hAnsi="Calibri"/>
                </w:rPr>
                <w:delText>The system should highlight unread notifications</w:delText>
              </w:r>
            </w:del>
          </w:p>
          <w:p w14:paraId="62554586" w14:textId="5DD3D8CD" w:rsidR="006D6810" w:rsidRPr="00064254" w:rsidDel="00737460" w:rsidRDefault="006D6810" w:rsidP="002536AA">
            <w:pPr>
              <w:pStyle w:val="ListParagraph"/>
              <w:numPr>
                <w:ilvl w:val="0"/>
                <w:numId w:val="87"/>
              </w:numPr>
              <w:rPr>
                <w:del w:id="5401" w:author="Fnu, Sonam" w:date="2019-11-27T19:17:00Z"/>
                <w:rFonts w:ascii="Calibri" w:hAnsi="Calibri"/>
              </w:rPr>
            </w:pPr>
            <w:del w:id="5402" w:author="Fnu, Sonam" w:date="2019-11-27T19:17:00Z">
              <w:r w:rsidRPr="00064254" w:rsidDel="00737460">
                <w:rPr>
                  <w:rFonts w:ascii="Calibri" w:hAnsi="Calibri"/>
                </w:rPr>
                <w:delText>Every time a notification is received, the system produce a notification sound and increment messages count by 1 (image 11)</w:delText>
              </w:r>
            </w:del>
          </w:p>
          <w:p w14:paraId="7C591FCF" w14:textId="206C1F86" w:rsidR="006D6810" w:rsidRPr="00064254" w:rsidDel="00737460" w:rsidRDefault="006D6810" w:rsidP="002536AA">
            <w:pPr>
              <w:pStyle w:val="ListParagraph"/>
              <w:numPr>
                <w:ilvl w:val="0"/>
                <w:numId w:val="87"/>
              </w:numPr>
              <w:rPr>
                <w:del w:id="5403" w:author="Fnu, Sonam" w:date="2019-11-27T19:17:00Z"/>
                <w:rFonts w:ascii="Calibri" w:hAnsi="Calibri"/>
                <w:color w:val="548DD4" w:themeColor="text2" w:themeTint="99"/>
              </w:rPr>
            </w:pPr>
            <w:del w:id="5404" w:author="Fnu, Sonam" w:date="2019-11-27T19:17:00Z">
              <w:r w:rsidRPr="00064254" w:rsidDel="00737460">
                <w:rPr>
                  <w:rFonts w:ascii="Calibri" w:hAnsi="Calibri"/>
                  <w:color w:val="548DD4" w:themeColor="text2" w:themeTint="99"/>
                </w:rPr>
                <w:delText>Bank user select a notification and click Mark as unread</w:delText>
              </w:r>
            </w:del>
          </w:p>
          <w:p w14:paraId="02264B41" w14:textId="47FD0364" w:rsidR="006D6810" w:rsidRPr="00064254" w:rsidDel="00737460" w:rsidRDefault="006D6810" w:rsidP="002536AA">
            <w:pPr>
              <w:pStyle w:val="ListParagraph"/>
              <w:numPr>
                <w:ilvl w:val="0"/>
                <w:numId w:val="87"/>
              </w:numPr>
              <w:rPr>
                <w:del w:id="5405" w:author="Fnu, Sonam" w:date="2019-11-27T19:17:00Z"/>
                <w:rFonts w:ascii="Calibri" w:hAnsi="Calibri"/>
                <w:color w:val="548DD4" w:themeColor="text2" w:themeTint="99"/>
              </w:rPr>
            </w:pPr>
            <w:del w:id="5406" w:author="Fnu, Sonam" w:date="2019-11-27T19:17:00Z">
              <w:r w:rsidRPr="00064254" w:rsidDel="00737460">
                <w:rPr>
                  <w:rFonts w:ascii="Calibri" w:hAnsi="Calibri"/>
                  <w:color w:val="548DD4" w:themeColor="text2" w:themeTint="99"/>
                </w:rPr>
                <w:delText xml:space="preserve">The system will mark the selected notification as read </w:delText>
              </w:r>
            </w:del>
          </w:p>
          <w:p w14:paraId="1221A441" w14:textId="5077EC31" w:rsidR="006D6810" w:rsidRPr="00064254" w:rsidDel="00737460" w:rsidRDefault="006D6810" w:rsidP="002536AA">
            <w:pPr>
              <w:pStyle w:val="ListParagraph"/>
              <w:rPr>
                <w:del w:id="5407" w:author="Fnu, Sonam" w:date="2019-11-27T19:17:00Z"/>
                <w:rFonts w:ascii="Calibri" w:hAnsi="Calibri"/>
              </w:rPr>
            </w:pPr>
          </w:p>
        </w:tc>
      </w:tr>
      <w:tr w:rsidR="006D6810" w:rsidRPr="00012DAF" w:rsidDel="00737460" w14:paraId="4D3E117F" w14:textId="6C418EB7" w:rsidTr="002536AA">
        <w:trPr>
          <w:trHeight w:val="339"/>
          <w:del w:id="5408" w:author="Fnu, Sonam" w:date="2019-11-27T19:17:00Z"/>
        </w:trPr>
        <w:tc>
          <w:tcPr>
            <w:tcW w:w="1795" w:type="dxa"/>
          </w:tcPr>
          <w:p w14:paraId="35FC8636" w14:textId="6D5F62CD" w:rsidR="006D6810" w:rsidRPr="00064254" w:rsidDel="00737460" w:rsidRDefault="006D6810" w:rsidP="002536AA">
            <w:pPr>
              <w:rPr>
                <w:del w:id="5409" w:author="Fnu, Sonam" w:date="2019-11-27T19:17:00Z"/>
                <w:rFonts w:ascii="Calibri" w:hAnsi="Calibri"/>
              </w:rPr>
            </w:pPr>
            <w:del w:id="5410" w:author="Fnu, Sonam" w:date="2019-11-27T19:17:00Z">
              <w:r w:rsidRPr="00064254" w:rsidDel="00737460">
                <w:rPr>
                  <w:rFonts w:ascii="Calibri" w:hAnsi="Calibri"/>
                </w:rPr>
                <w:delText>Alternative flow</w:delText>
              </w:r>
            </w:del>
          </w:p>
        </w:tc>
        <w:tc>
          <w:tcPr>
            <w:tcW w:w="6926" w:type="dxa"/>
          </w:tcPr>
          <w:p w14:paraId="33B59C4F" w14:textId="5F96B42E" w:rsidR="006D6810" w:rsidRPr="00064254" w:rsidDel="00737460" w:rsidRDefault="006D6810" w:rsidP="002536AA">
            <w:pPr>
              <w:rPr>
                <w:del w:id="5411" w:author="Fnu, Sonam" w:date="2019-11-27T19:17:00Z"/>
                <w:rFonts w:ascii="Calibri" w:hAnsi="Calibri"/>
                <w:u w:val="single"/>
              </w:rPr>
            </w:pPr>
            <w:del w:id="5412" w:author="Fnu, Sonam" w:date="2019-11-27T19:17:00Z">
              <w:r w:rsidRPr="00064254" w:rsidDel="00737460">
                <w:rPr>
                  <w:rFonts w:ascii="Calibri" w:hAnsi="Calibri"/>
                  <w:u w:val="single"/>
                </w:rPr>
                <w:delText>Alternative 1-Bank user select to Mute notification:</w:delText>
              </w:r>
            </w:del>
          </w:p>
          <w:p w14:paraId="593A629B" w14:textId="7B3AD295" w:rsidR="006D6810" w:rsidRPr="00064254" w:rsidDel="00737460" w:rsidRDefault="006D6810" w:rsidP="002536AA">
            <w:pPr>
              <w:pStyle w:val="ListParagraph"/>
              <w:numPr>
                <w:ilvl w:val="0"/>
                <w:numId w:val="88"/>
              </w:numPr>
              <w:rPr>
                <w:del w:id="5413" w:author="Fnu, Sonam" w:date="2019-11-27T19:17:00Z"/>
                <w:rFonts w:ascii="Calibri" w:hAnsi="Calibri"/>
                <w:color w:val="548DD4" w:themeColor="text2" w:themeTint="99"/>
              </w:rPr>
            </w:pPr>
            <w:del w:id="5414" w:author="Fnu, Sonam" w:date="2019-11-27T19:17:00Z">
              <w:r w:rsidRPr="00064254" w:rsidDel="00737460">
                <w:rPr>
                  <w:rFonts w:ascii="Calibri" w:hAnsi="Calibri"/>
                  <w:color w:val="548DD4" w:themeColor="text2" w:themeTint="99"/>
                </w:rPr>
                <w:delText xml:space="preserve">Customer click mute link </w:delText>
              </w:r>
            </w:del>
          </w:p>
          <w:p w14:paraId="2FE5C155" w14:textId="6B78416B" w:rsidR="006D6810" w:rsidRPr="00064254" w:rsidDel="00737460" w:rsidRDefault="006D6810" w:rsidP="002536AA">
            <w:pPr>
              <w:pStyle w:val="ListParagraph"/>
              <w:numPr>
                <w:ilvl w:val="0"/>
                <w:numId w:val="88"/>
              </w:numPr>
              <w:rPr>
                <w:del w:id="5415" w:author="Fnu, Sonam" w:date="2019-11-27T19:17:00Z"/>
                <w:rFonts w:ascii="Calibri" w:hAnsi="Calibri"/>
                <w:color w:val="548DD4" w:themeColor="text2" w:themeTint="99"/>
              </w:rPr>
            </w:pPr>
            <w:del w:id="5416" w:author="Fnu, Sonam" w:date="2019-11-27T19:17:00Z">
              <w:r w:rsidRPr="00064254" w:rsidDel="00737460">
                <w:rPr>
                  <w:rFonts w:ascii="Calibri" w:hAnsi="Calibri"/>
                  <w:color w:val="548DD4" w:themeColor="text2" w:themeTint="99"/>
                </w:rPr>
                <w:delText>Every time a notification is received, the system will not produce a notification sound but it will increment messages count by 1 (image 11)</w:delText>
              </w:r>
            </w:del>
          </w:p>
          <w:p w14:paraId="1C36985F" w14:textId="7F72A4B9" w:rsidR="006D6810" w:rsidRPr="00064254" w:rsidDel="00737460" w:rsidRDefault="006D6810" w:rsidP="002536AA">
            <w:pPr>
              <w:pStyle w:val="ListParagraph"/>
              <w:rPr>
                <w:del w:id="5417" w:author="Fnu, Sonam" w:date="2019-11-27T19:17:00Z"/>
                <w:rFonts w:ascii="Calibri" w:hAnsi="Calibri"/>
                <w:color w:val="548DD4" w:themeColor="text2" w:themeTint="99"/>
              </w:rPr>
            </w:pPr>
          </w:p>
          <w:p w14:paraId="75803AB7" w14:textId="11B166B5" w:rsidR="006D6810" w:rsidRPr="00064254" w:rsidDel="00737460" w:rsidRDefault="006D6810" w:rsidP="002536AA">
            <w:pPr>
              <w:rPr>
                <w:del w:id="5418" w:author="Fnu, Sonam" w:date="2019-11-27T19:17:00Z"/>
                <w:rFonts w:ascii="Calibri" w:hAnsi="Calibri"/>
                <w:u w:val="single"/>
              </w:rPr>
            </w:pPr>
            <w:del w:id="5419" w:author="Fnu, Sonam" w:date="2019-11-27T19:17:00Z">
              <w:r w:rsidRPr="00064254" w:rsidDel="00737460">
                <w:rPr>
                  <w:rFonts w:ascii="Calibri" w:hAnsi="Calibri"/>
                  <w:u w:val="single"/>
                </w:rPr>
                <w:delText>Alternative 2 -Bank user select to see all notifications:</w:delText>
              </w:r>
            </w:del>
          </w:p>
          <w:p w14:paraId="53598640" w14:textId="5BE5FE88" w:rsidR="006D6810" w:rsidRPr="00064254" w:rsidDel="00737460" w:rsidRDefault="006D6810" w:rsidP="002536AA">
            <w:pPr>
              <w:pStyle w:val="ListParagraph"/>
              <w:numPr>
                <w:ilvl w:val="0"/>
                <w:numId w:val="89"/>
              </w:numPr>
              <w:rPr>
                <w:del w:id="5420" w:author="Fnu, Sonam" w:date="2019-11-27T19:17:00Z"/>
                <w:rFonts w:ascii="Calibri" w:hAnsi="Calibri"/>
                <w:color w:val="548DD4" w:themeColor="text2" w:themeTint="99"/>
              </w:rPr>
            </w:pPr>
            <w:del w:id="5421" w:author="Fnu, Sonam" w:date="2019-11-27T19:17:00Z">
              <w:r w:rsidRPr="00064254" w:rsidDel="00737460">
                <w:rPr>
                  <w:rFonts w:ascii="Calibri" w:hAnsi="Calibri"/>
                  <w:color w:val="548DD4" w:themeColor="text2" w:themeTint="99"/>
                </w:rPr>
                <w:delText>Customer click see all link</w:delText>
              </w:r>
            </w:del>
          </w:p>
          <w:p w14:paraId="2C802430" w14:textId="32E2C5FF" w:rsidR="006D6810" w:rsidRPr="00064254" w:rsidDel="00737460" w:rsidRDefault="006D6810" w:rsidP="002536AA">
            <w:pPr>
              <w:pStyle w:val="ListParagraph"/>
              <w:numPr>
                <w:ilvl w:val="0"/>
                <w:numId w:val="89"/>
              </w:numPr>
              <w:rPr>
                <w:del w:id="5422" w:author="Fnu, Sonam" w:date="2019-11-27T19:17:00Z"/>
                <w:rFonts w:ascii="Calibri" w:hAnsi="Calibri"/>
                <w:color w:val="548DD4" w:themeColor="text2" w:themeTint="99"/>
              </w:rPr>
            </w:pPr>
            <w:del w:id="5423" w:author="Fnu, Sonam" w:date="2019-11-27T19:17:00Z">
              <w:r w:rsidRPr="00064254" w:rsidDel="00737460">
                <w:rPr>
                  <w:rFonts w:ascii="Calibri" w:hAnsi="Calibri"/>
                  <w:color w:val="548DD4" w:themeColor="text2" w:themeTint="99"/>
                </w:rPr>
                <w:delText>The system will redirect to notifications page, this page display all notifications in pages (image 12)</w:delText>
              </w:r>
            </w:del>
          </w:p>
          <w:p w14:paraId="4AF8FE3C" w14:textId="40D2A645" w:rsidR="006D6810" w:rsidRPr="00064254" w:rsidDel="00737460" w:rsidRDefault="006D6810" w:rsidP="002536AA">
            <w:pPr>
              <w:pStyle w:val="ListParagraph"/>
              <w:rPr>
                <w:del w:id="5424" w:author="Fnu, Sonam" w:date="2019-11-27T19:17:00Z"/>
                <w:rFonts w:ascii="Calibri" w:hAnsi="Calibri"/>
              </w:rPr>
            </w:pPr>
          </w:p>
        </w:tc>
      </w:tr>
    </w:tbl>
    <w:p w14:paraId="61321CD6" w14:textId="2A0CE0AB" w:rsidR="006D6810" w:rsidRPr="00064254" w:rsidDel="00737460" w:rsidRDefault="006D6810" w:rsidP="006D6810">
      <w:pPr>
        <w:ind w:left="1440"/>
        <w:rPr>
          <w:del w:id="5425" w:author="Fnu, Sonam" w:date="2019-11-27T19:17:00Z"/>
          <w:rFonts w:ascii="Calibri" w:hAnsi="Calibri"/>
          <w:u w:val="single"/>
        </w:rPr>
      </w:pPr>
    </w:p>
    <w:tbl>
      <w:tblPr>
        <w:tblStyle w:val="TableGrid"/>
        <w:tblW w:w="9288" w:type="dxa"/>
        <w:tblInd w:w="607" w:type="dxa"/>
        <w:tblLook w:val="04A0" w:firstRow="1" w:lastRow="0" w:firstColumn="1" w:lastColumn="0" w:noHBand="0" w:noVBand="1"/>
      </w:tblPr>
      <w:tblGrid>
        <w:gridCol w:w="9288"/>
      </w:tblGrid>
      <w:tr w:rsidR="006D6810" w:rsidRPr="00012DAF" w:rsidDel="00737460" w14:paraId="2948387D" w14:textId="62D14020" w:rsidTr="002536AA">
        <w:trPr>
          <w:trHeight w:val="1438"/>
          <w:del w:id="5426" w:author="Fnu, Sonam" w:date="2019-11-27T19:17:00Z"/>
        </w:trPr>
        <w:tc>
          <w:tcPr>
            <w:tcW w:w="9288" w:type="dxa"/>
            <w:shd w:val="clear" w:color="auto" w:fill="DBE5F1" w:themeFill="accent1" w:themeFillTint="33"/>
          </w:tcPr>
          <w:p w14:paraId="5A892691" w14:textId="4FBAF0C9" w:rsidR="006D6810" w:rsidRPr="00064254" w:rsidDel="00737460" w:rsidRDefault="006D6810" w:rsidP="002536AA">
            <w:pPr>
              <w:pStyle w:val="ListParagraph"/>
              <w:ind w:left="0"/>
              <w:rPr>
                <w:del w:id="5427" w:author="Fnu, Sonam" w:date="2019-11-27T19:17:00Z"/>
                <w:rFonts w:ascii="Calibri" w:hAnsi="Calibri"/>
                <w:b/>
                <w:bCs/>
                <w:color w:val="FF0000"/>
              </w:rPr>
            </w:pPr>
            <w:del w:id="5428" w:author="Fnu, Sonam" w:date="2019-11-27T19:17:00Z">
              <w:r w:rsidRPr="00064254" w:rsidDel="00737460">
                <w:rPr>
                  <w:rFonts w:ascii="Calibri" w:hAnsi="Calibri"/>
                  <w:b/>
                  <w:bCs/>
                  <w:color w:val="FF0000"/>
                </w:rPr>
                <w:delText>Design tips:</w:delText>
              </w:r>
            </w:del>
          </w:p>
          <w:p w14:paraId="5A9966EF" w14:textId="33CAF81F" w:rsidR="006D6810" w:rsidRPr="00064254" w:rsidDel="00737460" w:rsidRDefault="006D6810" w:rsidP="002536AA">
            <w:pPr>
              <w:pStyle w:val="ListParagraph"/>
              <w:numPr>
                <w:ilvl w:val="0"/>
                <w:numId w:val="90"/>
              </w:numPr>
              <w:tabs>
                <w:tab w:val="left" w:pos="2610"/>
                <w:tab w:val="left" w:pos="2880"/>
              </w:tabs>
              <w:spacing w:before="240"/>
              <w:rPr>
                <w:del w:id="5429" w:author="Fnu, Sonam" w:date="2019-11-27T19:17:00Z"/>
                <w:rFonts w:ascii="Calibri" w:hAnsi="Calibri"/>
              </w:rPr>
            </w:pPr>
            <w:del w:id="5430" w:author="Fnu, Sonam" w:date="2019-11-27T19:17:00Z">
              <w:r w:rsidRPr="00064254" w:rsidDel="00737460">
                <w:rPr>
                  <w:rFonts w:ascii="Calibri" w:hAnsi="Calibri"/>
                </w:rPr>
                <w:delText xml:space="preserve">This shortcut will be visible only if ALERT notification method is allowed configuration parameter </w:delText>
              </w:r>
              <w:r w:rsidRPr="00064254" w:rsidDel="00737460">
                <w:rPr>
                  <w:rFonts w:ascii="Calibri" w:hAnsi="Calibri"/>
                  <w:b/>
                  <w:bCs/>
                </w:rPr>
                <w:delText>NOTIFICATION_METHODS</w:delText>
              </w:r>
              <w:r w:rsidRPr="00064254" w:rsidDel="00737460">
                <w:rPr>
                  <w:rFonts w:ascii="Calibri" w:hAnsi="Calibri"/>
                </w:rPr>
                <w:delText xml:space="preserve"> </w:delText>
              </w:r>
            </w:del>
          </w:p>
          <w:p w14:paraId="4A0ECBFF" w14:textId="0C9D7BD5" w:rsidR="006D6810" w:rsidRPr="00064254" w:rsidDel="00737460" w:rsidRDefault="006D6810" w:rsidP="002536AA">
            <w:pPr>
              <w:pStyle w:val="ListParagraph"/>
              <w:rPr>
                <w:del w:id="5431" w:author="Fnu, Sonam" w:date="2019-11-27T19:17:00Z"/>
                <w:rFonts w:ascii="Calibri" w:hAnsi="Calibri"/>
              </w:rPr>
            </w:pPr>
          </w:p>
          <w:p w14:paraId="34B4C211" w14:textId="0DC824D7" w:rsidR="006D6810" w:rsidRPr="00064254" w:rsidDel="00737460" w:rsidRDefault="006D6810" w:rsidP="002536AA">
            <w:pPr>
              <w:pStyle w:val="ListParagraph"/>
              <w:numPr>
                <w:ilvl w:val="0"/>
                <w:numId w:val="90"/>
              </w:numPr>
              <w:rPr>
                <w:del w:id="5432" w:author="Fnu, Sonam" w:date="2019-11-27T19:17:00Z"/>
                <w:rFonts w:ascii="Calibri" w:hAnsi="Calibri"/>
              </w:rPr>
            </w:pPr>
            <w:del w:id="5433" w:author="Fnu, Sonam" w:date="2019-11-27T19:17:00Z">
              <w:r w:rsidRPr="00064254" w:rsidDel="00737460">
                <w:rPr>
                  <w:rFonts w:ascii="Calibri" w:hAnsi="Calibri"/>
                </w:rPr>
                <w:delText xml:space="preserve">When user click on alert icon, the system retrieve top 10 notifications from table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COM_NOTIFICATIONS_LOG</w:delText>
              </w:r>
              <w:r w:rsidR="006B2592" w:rsidDel="00737460">
                <w:rPr>
                  <w:rStyle w:val="Hyperlink"/>
                  <w:rFonts w:ascii="Calibri" w:hAnsi="Calibri" w:cs="Arial"/>
                  <w:b/>
                  <w:bCs/>
                  <w:sz w:val="16"/>
                  <w:szCs w:val="16"/>
                </w:rPr>
                <w:fldChar w:fldCharType="end"/>
              </w:r>
              <w:r w:rsidRPr="00064254" w:rsidDel="00737460">
                <w:rPr>
                  <w:rFonts w:ascii="Calibri" w:hAnsi="Calibri"/>
                </w:rPr>
                <w:delText xml:space="preserve"> </w:delText>
              </w:r>
            </w:del>
          </w:p>
          <w:p w14:paraId="1585C425" w14:textId="1611A8AD" w:rsidR="006D6810" w:rsidRPr="00064254" w:rsidDel="00737460" w:rsidRDefault="006D6810" w:rsidP="002536AA">
            <w:pPr>
              <w:pStyle w:val="ListParagraph"/>
              <w:rPr>
                <w:del w:id="5434" w:author="Fnu, Sonam" w:date="2019-11-27T19:17:00Z"/>
                <w:rFonts w:ascii="Calibri" w:hAnsi="Calibri"/>
              </w:rPr>
            </w:pPr>
            <w:del w:id="5435" w:author="Fnu, Sonam" w:date="2019-11-27T19:17:00Z">
              <w:r w:rsidRPr="00064254" w:rsidDel="00737460">
                <w:rPr>
                  <w:rFonts w:ascii="Calibri" w:hAnsi="Calibri"/>
                </w:rPr>
                <w:delText>where:</w:delText>
              </w:r>
            </w:del>
          </w:p>
          <w:p w14:paraId="47C27B3C" w14:textId="6816F1B6" w:rsidR="006D6810" w:rsidRPr="00064254" w:rsidDel="00737460" w:rsidRDefault="006D6810">
            <w:pPr>
              <w:pStyle w:val="ListParagraph"/>
              <w:numPr>
                <w:ilvl w:val="1"/>
                <w:numId w:val="36"/>
              </w:numPr>
              <w:rPr>
                <w:del w:id="5436" w:author="Fnu, Sonam" w:date="2019-11-27T19:17:00Z"/>
                <w:rFonts w:ascii="Calibri" w:hAnsi="Calibri"/>
              </w:rPr>
            </w:pPr>
            <w:del w:id="5437" w:author="Fnu, Sonam" w:date="2019-11-27T19:17:00Z">
              <w:r w:rsidRPr="00064254" w:rsidDel="00737460">
                <w:rPr>
                  <w:rFonts w:ascii="Calibri" w:hAnsi="Calibri"/>
                </w:rPr>
                <w:delText>CORPORATE_ID= [ current Corporate ID]</w:delText>
              </w:r>
            </w:del>
          </w:p>
          <w:p w14:paraId="0AFE84B1" w14:textId="696B40DA" w:rsidR="006D6810" w:rsidRPr="00064254" w:rsidDel="00737460" w:rsidRDefault="006D6810">
            <w:pPr>
              <w:pStyle w:val="ListParagraph"/>
              <w:numPr>
                <w:ilvl w:val="1"/>
                <w:numId w:val="36"/>
              </w:numPr>
              <w:rPr>
                <w:del w:id="5438" w:author="Fnu, Sonam" w:date="2019-11-27T19:17:00Z"/>
                <w:rFonts w:ascii="Calibri" w:hAnsi="Calibri"/>
              </w:rPr>
            </w:pPr>
            <w:del w:id="5439" w:author="Fnu, Sonam" w:date="2019-11-27T19:17:00Z">
              <w:r w:rsidRPr="00064254" w:rsidDel="00737460">
                <w:rPr>
                  <w:rFonts w:ascii="Calibri" w:hAnsi="Calibri"/>
                </w:rPr>
                <w:delText>USER_ID=[current user id]</w:delText>
              </w:r>
            </w:del>
          </w:p>
          <w:p w14:paraId="6135303F" w14:textId="7120CC8D" w:rsidR="006D6810" w:rsidRPr="00064254" w:rsidDel="00737460" w:rsidRDefault="006D6810">
            <w:pPr>
              <w:pStyle w:val="ListParagraph"/>
              <w:numPr>
                <w:ilvl w:val="1"/>
                <w:numId w:val="36"/>
              </w:numPr>
              <w:tabs>
                <w:tab w:val="left" w:pos="2610"/>
                <w:tab w:val="left" w:pos="2880"/>
              </w:tabs>
              <w:spacing w:before="240"/>
              <w:rPr>
                <w:del w:id="5440" w:author="Fnu, Sonam" w:date="2019-11-27T19:17:00Z"/>
                <w:rFonts w:ascii="Calibri" w:hAnsi="Calibri"/>
              </w:rPr>
            </w:pPr>
            <w:del w:id="5441" w:author="Fnu, Sonam" w:date="2019-11-27T19:17:00Z">
              <w:r w:rsidRPr="00064254" w:rsidDel="00737460">
                <w:rPr>
                  <w:rFonts w:ascii="Calibri" w:hAnsi="Calibri"/>
                </w:rPr>
                <w:delText>NOTIFICATION_METHOD=3 [1:SMS, 2:Email, 3:Alert, 4:Mobile]</w:delText>
              </w:r>
            </w:del>
          </w:p>
          <w:p w14:paraId="5088D8B2" w14:textId="12541EEF" w:rsidR="006D6810" w:rsidRPr="00064254" w:rsidDel="00737460" w:rsidRDefault="006D6810" w:rsidP="002536AA">
            <w:pPr>
              <w:pStyle w:val="ListParagraph"/>
              <w:tabs>
                <w:tab w:val="left" w:pos="2610"/>
                <w:tab w:val="left" w:pos="2880"/>
              </w:tabs>
              <w:spacing w:before="240"/>
              <w:ind w:left="1440"/>
              <w:rPr>
                <w:del w:id="5442" w:author="Fnu, Sonam" w:date="2019-11-27T19:17:00Z"/>
                <w:rFonts w:ascii="Calibri" w:hAnsi="Calibri"/>
              </w:rPr>
            </w:pPr>
          </w:p>
          <w:p w14:paraId="2CEE0F83" w14:textId="0E3AE882" w:rsidR="006D6810" w:rsidRPr="00064254" w:rsidDel="00737460" w:rsidRDefault="006D6810" w:rsidP="002536AA">
            <w:pPr>
              <w:pStyle w:val="ListParagraph"/>
              <w:numPr>
                <w:ilvl w:val="0"/>
                <w:numId w:val="90"/>
              </w:numPr>
              <w:tabs>
                <w:tab w:val="left" w:pos="2610"/>
                <w:tab w:val="left" w:pos="2880"/>
              </w:tabs>
              <w:spacing w:before="240"/>
              <w:rPr>
                <w:del w:id="5443" w:author="Fnu, Sonam" w:date="2019-11-27T19:17:00Z"/>
                <w:rFonts w:ascii="Calibri" w:hAnsi="Calibri"/>
              </w:rPr>
            </w:pPr>
            <w:del w:id="5444" w:author="Fnu, Sonam" w:date="2019-11-27T19:17:00Z">
              <w:r w:rsidRPr="00064254" w:rsidDel="00737460">
                <w:rPr>
                  <w:rFonts w:ascii="Calibri" w:hAnsi="Calibri"/>
                </w:rPr>
                <w:delText>The system will populate notifications in rows inside expanded panel, each display notification in format:</w:delText>
              </w:r>
            </w:del>
          </w:p>
          <w:p w14:paraId="43D5EF2E" w14:textId="31891DD9" w:rsidR="006D6810" w:rsidRPr="00064254" w:rsidDel="00737460" w:rsidRDefault="006D6810" w:rsidP="002536AA">
            <w:pPr>
              <w:rPr>
                <w:del w:id="5445" w:author="Fnu, Sonam" w:date="2019-11-27T19:17:00Z"/>
                <w:rFonts w:ascii="Calibri" w:hAnsi="Calibri"/>
              </w:rPr>
            </w:pPr>
            <w:del w:id="5446" w:author="Fnu, Sonam" w:date="2019-11-27T19:17:00Z">
              <w:r w:rsidRPr="00064254" w:rsidDel="00737460">
                <w:rPr>
                  <w:rFonts w:ascii="Calibri" w:hAnsi="Calibri"/>
                </w:rPr>
                <w:delText xml:space="preserve">               [MESSAGE] [DELIVERY_TIME], where message and delivery date as </w:delText>
              </w:r>
            </w:del>
          </w:p>
          <w:p w14:paraId="01458258" w14:textId="7622A01F" w:rsidR="006D6810" w:rsidRPr="00064254" w:rsidDel="00737460" w:rsidRDefault="006D6810" w:rsidP="002536AA">
            <w:pPr>
              <w:ind w:left="720"/>
              <w:rPr>
                <w:del w:id="5447" w:author="Fnu, Sonam" w:date="2019-11-27T19:17:00Z"/>
                <w:rFonts w:ascii="Calibri" w:hAnsi="Calibri"/>
              </w:rPr>
            </w:pPr>
            <w:del w:id="5448" w:author="Fnu, Sonam" w:date="2019-11-27T19:17:00Z">
              <w:r w:rsidRPr="00064254" w:rsidDel="00737460">
                <w:rPr>
                  <w:rFonts w:ascii="Calibri" w:hAnsi="Calibri"/>
                </w:rPr>
                <w:delText>retrieved from database</w:delText>
              </w:r>
            </w:del>
          </w:p>
          <w:p w14:paraId="62A61A25" w14:textId="40A5B45B" w:rsidR="006D6810" w:rsidRPr="00064254" w:rsidDel="00737460" w:rsidRDefault="006D6810" w:rsidP="002536AA">
            <w:pPr>
              <w:pStyle w:val="ListParagraph"/>
              <w:numPr>
                <w:ilvl w:val="0"/>
                <w:numId w:val="90"/>
              </w:numPr>
              <w:tabs>
                <w:tab w:val="left" w:pos="2610"/>
                <w:tab w:val="left" w:pos="2880"/>
              </w:tabs>
              <w:spacing w:before="240"/>
              <w:rPr>
                <w:del w:id="5449" w:author="Fnu, Sonam" w:date="2019-11-27T19:17:00Z"/>
                <w:rFonts w:ascii="Calibri" w:hAnsi="Calibri"/>
              </w:rPr>
            </w:pPr>
            <w:del w:id="5450" w:author="Fnu, Sonam" w:date="2019-11-27T19:17:00Z">
              <w:r w:rsidRPr="00064254" w:rsidDel="00737460">
                <w:rPr>
                  <w:rFonts w:ascii="Calibri" w:hAnsi="Calibri"/>
                </w:rPr>
                <w:delText>The system should highlight the Notifications with IS_READ =0</w:delText>
              </w:r>
            </w:del>
          </w:p>
          <w:p w14:paraId="1945F5C8" w14:textId="3004E71E" w:rsidR="006D6810" w:rsidRPr="00064254" w:rsidDel="00737460" w:rsidRDefault="006D6810" w:rsidP="002536AA">
            <w:pPr>
              <w:pStyle w:val="ListParagraph"/>
              <w:tabs>
                <w:tab w:val="left" w:pos="2610"/>
                <w:tab w:val="left" w:pos="2880"/>
              </w:tabs>
              <w:spacing w:before="240"/>
              <w:rPr>
                <w:del w:id="5451" w:author="Fnu, Sonam" w:date="2019-11-27T19:17:00Z"/>
                <w:rFonts w:ascii="Calibri" w:hAnsi="Calibri"/>
              </w:rPr>
            </w:pPr>
          </w:p>
          <w:p w14:paraId="2BF2ADA8" w14:textId="2284C32C" w:rsidR="006D6810" w:rsidRPr="00064254" w:rsidDel="00737460" w:rsidRDefault="006D6810" w:rsidP="002536AA">
            <w:pPr>
              <w:pStyle w:val="ListParagraph"/>
              <w:numPr>
                <w:ilvl w:val="0"/>
                <w:numId w:val="90"/>
              </w:numPr>
              <w:tabs>
                <w:tab w:val="left" w:pos="2610"/>
                <w:tab w:val="left" w:pos="2880"/>
              </w:tabs>
              <w:spacing w:before="240"/>
              <w:rPr>
                <w:del w:id="5452" w:author="Fnu, Sonam" w:date="2019-11-27T19:17:00Z"/>
                <w:rFonts w:ascii="Calibri" w:hAnsi="Calibri"/>
              </w:rPr>
            </w:pPr>
            <w:del w:id="5453" w:author="Fnu, Sonam" w:date="2019-11-27T19:17:00Z">
              <w:r w:rsidRPr="00064254" w:rsidDel="00737460">
                <w:rPr>
                  <w:rFonts w:ascii="Calibri" w:hAnsi="Calibri"/>
                </w:rPr>
                <w:delText>When the user click on Mark All as read, the system will update all unread notification to be read, i.e set IS_READ to be 1</w:delText>
              </w:r>
            </w:del>
          </w:p>
          <w:p w14:paraId="17FCE21F" w14:textId="5A402B86" w:rsidR="006D6810" w:rsidRPr="00064254" w:rsidDel="00737460" w:rsidRDefault="006D6810" w:rsidP="002536AA">
            <w:pPr>
              <w:pStyle w:val="ListParagraph"/>
              <w:rPr>
                <w:del w:id="5454" w:author="Fnu, Sonam" w:date="2019-11-27T19:17:00Z"/>
                <w:rFonts w:ascii="Calibri" w:hAnsi="Calibri"/>
              </w:rPr>
            </w:pPr>
          </w:p>
          <w:p w14:paraId="5B7B7BCD" w14:textId="272F23FD" w:rsidR="006D6810" w:rsidRPr="00064254" w:rsidDel="00737460" w:rsidRDefault="006D6810" w:rsidP="002536AA">
            <w:pPr>
              <w:pStyle w:val="ListParagraph"/>
              <w:numPr>
                <w:ilvl w:val="0"/>
                <w:numId w:val="90"/>
              </w:numPr>
              <w:tabs>
                <w:tab w:val="left" w:pos="2610"/>
                <w:tab w:val="left" w:pos="2880"/>
              </w:tabs>
              <w:spacing w:before="240"/>
              <w:rPr>
                <w:del w:id="5455" w:author="Fnu, Sonam" w:date="2019-11-27T19:17:00Z"/>
                <w:rFonts w:ascii="Calibri" w:hAnsi="Calibri"/>
              </w:rPr>
            </w:pPr>
            <w:del w:id="5456" w:author="Fnu, Sonam" w:date="2019-11-27T19:17:00Z">
              <w:r w:rsidRPr="00064254" w:rsidDel="00737460">
                <w:rPr>
                  <w:rFonts w:ascii="Calibri" w:hAnsi="Calibri"/>
                </w:rPr>
                <w:delText xml:space="preserve">When the user click on Mute, the system will update the user record in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ALERT_SETUP</w:delText>
              </w:r>
              <w:r w:rsidR="006B2592" w:rsidDel="00737460">
                <w:rPr>
                  <w:rStyle w:val="Hyperlink"/>
                  <w:rFonts w:ascii="Calibri" w:hAnsi="Calibri" w:cs="Arial"/>
                  <w:b/>
                  <w:bCs/>
                  <w:sz w:val="16"/>
                  <w:szCs w:val="16"/>
                </w:rPr>
                <w:fldChar w:fldCharType="end"/>
              </w:r>
              <w:r w:rsidRPr="00064254" w:rsidDel="00737460">
                <w:rPr>
                  <w:rFonts w:ascii="Calibri" w:hAnsi="Calibri"/>
                </w:rPr>
                <w:delText xml:space="preserve"> table, set IS_MUTE = 1</w:delText>
              </w:r>
            </w:del>
          </w:p>
          <w:p w14:paraId="2B495EAF" w14:textId="56845E20" w:rsidR="006D6810" w:rsidRPr="00064254" w:rsidDel="00737460" w:rsidRDefault="006D6810" w:rsidP="002536AA">
            <w:pPr>
              <w:pStyle w:val="ListParagraph"/>
              <w:tabs>
                <w:tab w:val="left" w:pos="2610"/>
                <w:tab w:val="left" w:pos="2880"/>
              </w:tabs>
              <w:spacing w:before="240"/>
              <w:rPr>
                <w:del w:id="5457" w:author="Fnu, Sonam" w:date="2019-11-27T19:17:00Z"/>
                <w:rFonts w:ascii="Calibri" w:hAnsi="Calibri"/>
              </w:rPr>
            </w:pPr>
          </w:p>
          <w:p w14:paraId="38C2390A" w14:textId="3CE1F31D" w:rsidR="006D6810" w:rsidRPr="00064254" w:rsidDel="00737460" w:rsidRDefault="006D6810" w:rsidP="002536AA">
            <w:pPr>
              <w:pStyle w:val="ListParagraph"/>
              <w:numPr>
                <w:ilvl w:val="0"/>
                <w:numId w:val="90"/>
              </w:numPr>
              <w:rPr>
                <w:del w:id="5458" w:author="Fnu, Sonam" w:date="2019-11-27T19:17:00Z"/>
                <w:rFonts w:ascii="Calibri" w:hAnsi="Calibri"/>
              </w:rPr>
            </w:pPr>
            <w:del w:id="5459" w:author="Fnu, Sonam" w:date="2019-11-27T19:17:00Z">
              <w:r w:rsidRPr="00064254" w:rsidDel="00737460">
                <w:rPr>
                  <w:rFonts w:ascii="Calibri" w:hAnsi="Calibri"/>
                </w:rPr>
                <w:delText xml:space="preserve">When the customer click on see all, the system will retrieve all notifications from table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COM_NOTIFICATIONS_LOG</w:delText>
              </w:r>
              <w:r w:rsidR="006B2592" w:rsidDel="00737460">
                <w:rPr>
                  <w:rStyle w:val="Hyperlink"/>
                  <w:rFonts w:ascii="Calibri" w:hAnsi="Calibri" w:cs="Arial"/>
                  <w:b/>
                  <w:bCs/>
                  <w:sz w:val="16"/>
                  <w:szCs w:val="16"/>
                </w:rPr>
                <w:fldChar w:fldCharType="end"/>
              </w:r>
            </w:del>
          </w:p>
          <w:p w14:paraId="0E1309D4" w14:textId="65594ECA" w:rsidR="006D6810" w:rsidRPr="00064254" w:rsidDel="00737460" w:rsidRDefault="006D6810" w:rsidP="002536AA">
            <w:pPr>
              <w:pStyle w:val="ListParagraph"/>
              <w:rPr>
                <w:del w:id="5460" w:author="Fnu, Sonam" w:date="2019-11-27T19:17:00Z"/>
                <w:rFonts w:ascii="Calibri" w:hAnsi="Calibri"/>
              </w:rPr>
            </w:pPr>
            <w:del w:id="5461" w:author="Fnu, Sonam" w:date="2019-11-27T19:17:00Z">
              <w:r w:rsidRPr="00064254" w:rsidDel="00737460">
                <w:rPr>
                  <w:rFonts w:ascii="Calibri" w:hAnsi="Calibri"/>
                </w:rPr>
                <w:delText>where:</w:delText>
              </w:r>
            </w:del>
          </w:p>
          <w:p w14:paraId="0B6CD1A7" w14:textId="19606015" w:rsidR="006D6810" w:rsidRPr="00064254" w:rsidDel="00737460" w:rsidRDefault="006D6810">
            <w:pPr>
              <w:pStyle w:val="ListParagraph"/>
              <w:numPr>
                <w:ilvl w:val="1"/>
                <w:numId w:val="36"/>
              </w:numPr>
              <w:rPr>
                <w:del w:id="5462" w:author="Fnu, Sonam" w:date="2019-11-27T19:17:00Z"/>
                <w:rFonts w:ascii="Calibri" w:hAnsi="Calibri"/>
              </w:rPr>
            </w:pPr>
            <w:del w:id="5463" w:author="Fnu, Sonam" w:date="2019-11-27T19:17:00Z">
              <w:r w:rsidRPr="00064254" w:rsidDel="00737460">
                <w:rPr>
                  <w:rFonts w:ascii="Calibri" w:hAnsi="Calibri"/>
                </w:rPr>
                <w:delText>USER_ID=[current user id]</w:delText>
              </w:r>
            </w:del>
          </w:p>
          <w:p w14:paraId="68B399A8" w14:textId="7DFB8DD2" w:rsidR="006D6810" w:rsidRPr="00064254" w:rsidDel="00737460" w:rsidRDefault="006D6810">
            <w:pPr>
              <w:pStyle w:val="ListParagraph"/>
              <w:numPr>
                <w:ilvl w:val="1"/>
                <w:numId w:val="36"/>
              </w:numPr>
              <w:tabs>
                <w:tab w:val="left" w:pos="2610"/>
                <w:tab w:val="left" w:pos="2880"/>
              </w:tabs>
              <w:spacing w:before="240"/>
              <w:rPr>
                <w:del w:id="5464" w:author="Fnu, Sonam" w:date="2019-11-27T19:17:00Z"/>
                <w:rFonts w:ascii="Calibri" w:hAnsi="Calibri"/>
              </w:rPr>
            </w:pPr>
            <w:del w:id="5465" w:author="Fnu, Sonam" w:date="2019-11-27T19:17:00Z">
              <w:r w:rsidRPr="00064254" w:rsidDel="00737460">
                <w:rPr>
                  <w:rFonts w:ascii="Calibri" w:hAnsi="Calibri"/>
                </w:rPr>
                <w:delText>NOTIFICATION_METHOD=3 [1:SMS, 2:Email, 3:Alert, 4:Mobile]</w:delText>
              </w:r>
            </w:del>
          </w:p>
          <w:p w14:paraId="4D1A9F64" w14:textId="367CB623" w:rsidR="006D6810" w:rsidRPr="00064254" w:rsidDel="00737460" w:rsidRDefault="006D6810" w:rsidP="002536AA">
            <w:pPr>
              <w:pStyle w:val="ListParagraph"/>
              <w:tabs>
                <w:tab w:val="left" w:pos="2610"/>
                <w:tab w:val="left" w:pos="2880"/>
              </w:tabs>
              <w:spacing w:before="240"/>
              <w:ind w:left="1440"/>
              <w:rPr>
                <w:del w:id="5466" w:author="Fnu, Sonam" w:date="2019-11-27T19:17:00Z"/>
                <w:rFonts w:ascii="Calibri" w:hAnsi="Calibri"/>
              </w:rPr>
            </w:pPr>
          </w:p>
          <w:p w14:paraId="1161A59C" w14:textId="122DDA39" w:rsidR="006D6810" w:rsidRPr="00064254" w:rsidDel="00737460" w:rsidRDefault="006D6810" w:rsidP="002536AA">
            <w:pPr>
              <w:pStyle w:val="ListParagraph"/>
              <w:numPr>
                <w:ilvl w:val="0"/>
                <w:numId w:val="90"/>
              </w:numPr>
              <w:tabs>
                <w:tab w:val="left" w:pos="2610"/>
                <w:tab w:val="left" w:pos="2880"/>
              </w:tabs>
              <w:spacing w:before="240"/>
              <w:rPr>
                <w:del w:id="5467" w:author="Fnu, Sonam" w:date="2019-11-27T19:17:00Z"/>
                <w:rFonts w:ascii="Calibri" w:hAnsi="Calibri"/>
              </w:rPr>
            </w:pPr>
            <w:del w:id="5468" w:author="Fnu, Sonam" w:date="2019-11-27T19:17:00Z">
              <w:r w:rsidRPr="00064254" w:rsidDel="00737460">
                <w:rPr>
                  <w:rFonts w:ascii="Calibri" w:hAnsi="Calibri"/>
                </w:rPr>
                <w:delText>System redirect to notifications page, also step 2 and 3 should be repeated</w:delText>
              </w:r>
            </w:del>
          </w:p>
          <w:p w14:paraId="6A1B02D3" w14:textId="04198A09" w:rsidR="006D6810" w:rsidRPr="00064254" w:rsidDel="00737460" w:rsidRDefault="006D6810" w:rsidP="002536AA">
            <w:pPr>
              <w:tabs>
                <w:tab w:val="left" w:pos="2610"/>
                <w:tab w:val="left" w:pos="2880"/>
              </w:tabs>
              <w:spacing w:before="240"/>
              <w:rPr>
                <w:del w:id="5469" w:author="Fnu, Sonam" w:date="2019-11-27T19:17:00Z"/>
                <w:rFonts w:ascii="Calibri" w:hAnsi="Calibri"/>
              </w:rPr>
            </w:pPr>
          </w:p>
        </w:tc>
      </w:tr>
    </w:tbl>
    <w:p w14:paraId="2C51AD5C" w14:textId="1096090F" w:rsidR="00032DCB" w:rsidDel="00737460" w:rsidRDefault="00032DCB" w:rsidP="00BB158C">
      <w:pPr>
        <w:rPr>
          <w:ins w:id="5470" w:author="mayada samir" w:date="2019-04-04T10:08:00Z"/>
          <w:del w:id="5471" w:author="Fnu, Sonam" w:date="2019-11-27T19:17:00Z"/>
          <w:rFonts w:ascii="Calibri" w:hAnsi="Calibri"/>
        </w:rPr>
      </w:pPr>
    </w:p>
    <w:p w14:paraId="21EF1EBE" w14:textId="295E0C60" w:rsidR="00032DCB" w:rsidDel="00737460" w:rsidRDefault="00032DCB">
      <w:pPr>
        <w:rPr>
          <w:ins w:id="5472" w:author="mayada samir" w:date="2019-04-04T10:08:00Z"/>
          <w:del w:id="5473" w:author="Fnu, Sonam" w:date="2019-11-27T19:17:00Z"/>
          <w:rFonts w:ascii="Calibri" w:hAnsi="Calibri"/>
        </w:rPr>
      </w:pPr>
      <w:ins w:id="5474" w:author="mayada samir" w:date="2019-04-04T10:08:00Z">
        <w:del w:id="5475" w:author="Fnu, Sonam" w:date="2019-11-27T19:17:00Z">
          <w:r w:rsidDel="00737460">
            <w:rPr>
              <w:rFonts w:ascii="Calibri" w:hAnsi="Calibri"/>
            </w:rPr>
            <w:br w:type="page"/>
          </w:r>
        </w:del>
      </w:ins>
    </w:p>
    <w:p w14:paraId="52DAF271" w14:textId="180D7F3E" w:rsidR="00236B6E" w:rsidRPr="00064254" w:rsidDel="00737460" w:rsidRDefault="00236B6E" w:rsidP="00BB158C">
      <w:pPr>
        <w:rPr>
          <w:del w:id="5476" w:author="Fnu, Sonam" w:date="2019-11-27T19:17:00Z"/>
          <w:rFonts w:ascii="Calibri" w:hAnsi="Calibri"/>
        </w:rPr>
      </w:pPr>
    </w:p>
    <w:p w14:paraId="0D083DB1" w14:textId="6D22ED73" w:rsidR="00712006" w:rsidRPr="00064254" w:rsidDel="00737460" w:rsidRDefault="00712006" w:rsidP="00712006">
      <w:pPr>
        <w:pStyle w:val="Heading2"/>
        <w:numPr>
          <w:ilvl w:val="3"/>
          <w:numId w:val="71"/>
        </w:numPr>
        <w:rPr>
          <w:del w:id="5477" w:author="Fnu, Sonam" w:date="2019-11-27T19:17:00Z"/>
          <w:rFonts w:ascii="Calibri" w:hAnsi="Calibri"/>
        </w:rPr>
      </w:pPr>
      <w:bookmarkStart w:id="5478" w:name="_Toc513707373"/>
      <w:bookmarkStart w:id="5479" w:name="_Toc5265634"/>
      <w:del w:id="5480" w:author="Fnu, Sonam" w:date="2019-11-27T19:17:00Z">
        <w:r w:rsidRPr="00064254" w:rsidDel="00737460">
          <w:rPr>
            <w:rFonts w:ascii="Calibri" w:hAnsi="Calibri"/>
          </w:rPr>
          <w:delText>Notification Engine</w:delText>
        </w:r>
        <w:bookmarkEnd w:id="5478"/>
        <w:bookmarkEnd w:id="5479"/>
      </w:del>
    </w:p>
    <w:p w14:paraId="10335C30" w14:textId="6FFC5474" w:rsidR="00712006" w:rsidRPr="00064254" w:rsidDel="00737460" w:rsidRDefault="00712006" w:rsidP="00712006">
      <w:pPr>
        <w:rPr>
          <w:del w:id="5481" w:author="Fnu, Sonam" w:date="2019-11-27T19:17:00Z"/>
          <w:rFonts w:ascii="Calibri" w:hAnsi="Calibri"/>
          <w:noProof/>
        </w:rPr>
      </w:pPr>
    </w:p>
    <w:p w14:paraId="1D644959" w14:textId="043D7601" w:rsidR="00032DCB" w:rsidDel="00737460" w:rsidRDefault="00712006" w:rsidP="00712006">
      <w:pPr>
        <w:rPr>
          <w:ins w:id="5482" w:author="mayada samir" w:date="2019-04-04T10:08:00Z"/>
          <w:del w:id="5483" w:author="Fnu, Sonam" w:date="2019-11-27T19:17:00Z"/>
          <w:rFonts w:ascii="Calibri" w:hAnsi="Calibri"/>
        </w:rPr>
      </w:pPr>
      <w:del w:id="5484" w:author="Fnu, Sonam" w:date="2019-11-27T19:17:00Z">
        <w:r w:rsidRPr="00064254" w:rsidDel="00737460">
          <w:rPr>
            <w:rFonts w:ascii="Calibri" w:hAnsi="Calibri"/>
            <w:noProof/>
          </w:rPr>
          <w:drawing>
            <wp:inline distT="0" distB="0" distL="0" distR="0" wp14:anchorId="675FCCD9" wp14:editId="61429545">
              <wp:extent cx="6126480" cy="55778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6480" cy="5577840"/>
                      </a:xfrm>
                      <a:prstGeom prst="rect">
                        <a:avLst/>
                      </a:prstGeom>
                      <a:noFill/>
                      <a:ln>
                        <a:noFill/>
                      </a:ln>
                    </pic:spPr>
                  </pic:pic>
                </a:graphicData>
              </a:graphic>
            </wp:inline>
          </w:drawing>
        </w:r>
        <w:r w:rsidRPr="00064254" w:rsidDel="00737460">
          <w:rPr>
            <w:rFonts w:ascii="Calibri" w:hAnsi="Calibri"/>
          </w:rPr>
          <w:br/>
        </w:r>
      </w:del>
    </w:p>
    <w:p w14:paraId="7467B077" w14:textId="1456B153" w:rsidR="00032DCB" w:rsidDel="00737460" w:rsidRDefault="00032DCB">
      <w:pPr>
        <w:rPr>
          <w:ins w:id="5485" w:author="mayada samir" w:date="2019-04-04T10:08:00Z"/>
          <w:del w:id="5486" w:author="Fnu, Sonam" w:date="2019-11-27T19:17:00Z"/>
          <w:rFonts w:ascii="Calibri" w:hAnsi="Calibri"/>
        </w:rPr>
      </w:pPr>
      <w:ins w:id="5487" w:author="mayada samir" w:date="2019-04-04T10:08:00Z">
        <w:del w:id="5488" w:author="Fnu, Sonam" w:date="2019-11-27T19:17:00Z">
          <w:r w:rsidDel="00737460">
            <w:rPr>
              <w:rFonts w:ascii="Calibri" w:hAnsi="Calibri"/>
            </w:rPr>
            <w:br w:type="page"/>
          </w:r>
        </w:del>
      </w:ins>
    </w:p>
    <w:p w14:paraId="28A0A639" w14:textId="5CDD8049" w:rsidR="00712006" w:rsidRPr="00064254" w:rsidDel="00737460" w:rsidRDefault="00712006" w:rsidP="00712006">
      <w:pPr>
        <w:rPr>
          <w:del w:id="5489" w:author="Fnu, Sonam" w:date="2019-11-27T19:17:00Z"/>
          <w:rFonts w:ascii="Calibri" w:hAnsi="Calibri"/>
        </w:rPr>
      </w:pPr>
    </w:p>
    <w:p w14:paraId="2B5E9FBE" w14:textId="26E78773" w:rsidR="00712006" w:rsidRPr="00064254" w:rsidDel="00737460" w:rsidRDefault="00712006" w:rsidP="00712006">
      <w:pPr>
        <w:pStyle w:val="Heading2"/>
        <w:jc w:val="center"/>
        <w:rPr>
          <w:del w:id="5490" w:author="Fnu, Sonam" w:date="2019-11-27T19:17:00Z"/>
          <w:rFonts w:ascii="Calibri" w:hAnsi="Calibri"/>
        </w:rPr>
      </w:pPr>
      <w:bookmarkStart w:id="5491" w:name="_Toc513707374"/>
      <w:bookmarkStart w:id="5492" w:name="_Toc5265635"/>
      <w:del w:id="5493" w:author="Fnu, Sonam" w:date="2019-11-27T19:17:00Z">
        <w:r w:rsidRPr="00064254" w:rsidDel="00737460">
          <w:rPr>
            <w:rFonts w:ascii="Calibri" w:hAnsi="Calibri"/>
          </w:rPr>
          <w:delText xml:space="preserve">Use Cases 6– </w:delText>
        </w:r>
        <w:r w:rsidRPr="00064254" w:rsidDel="00737460">
          <w:rPr>
            <w:rFonts w:ascii="Calibri" w:hAnsi="Calibri" w:cstheme="minorHAnsi"/>
            <w:sz w:val="24"/>
            <w:szCs w:val="24"/>
          </w:rPr>
          <w:delText>CW-</w:delText>
        </w:r>
        <w:r w:rsidRPr="00064254" w:rsidDel="00737460">
          <w:rPr>
            <w:rFonts w:ascii="Calibri" w:hAnsi="Calibri"/>
          </w:rPr>
          <w:delText xml:space="preserve"> Process Notification/Notification Engine</w:delText>
        </w:r>
        <w:bookmarkEnd w:id="5491"/>
        <w:bookmarkEnd w:id="5492"/>
      </w:del>
    </w:p>
    <w:p w14:paraId="0876BFB7" w14:textId="1B440A84" w:rsidR="00712006" w:rsidRPr="00064254" w:rsidDel="00737460" w:rsidRDefault="00712006" w:rsidP="00712006">
      <w:pPr>
        <w:tabs>
          <w:tab w:val="left" w:pos="3899"/>
          <w:tab w:val="left" w:pos="4904"/>
        </w:tabs>
        <w:jc w:val="center"/>
        <w:rPr>
          <w:del w:id="5494" w:author="Fnu, Sonam" w:date="2019-11-27T19:17:00Z"/>
          <w:rFonts w:ascii="Calibri" w:hAnsi="Calibri"/>
          <w:color w:val="FF0000"/>
        </w:rPr>
      </w:pPr>
    </w:p>
    <w:tbl>
      <w:tblPr>
        <w:tblStyle w:val="TableGrid"/>
        <w:tblW w:w="0" w:type="auto"/>
        <w:tblLook w:val="04A0" w:firstRow="1" w:lastRow="0" w:firstColumn="1" w:lastColumn="0" w:noHBand="0" w:noVBand="1"/>
      </w:tblPr>
      <w:tblGrid>
        <w:gridCol w:w="1795"/>
        <w:gridCol w:w="6926"/>
      </w:tblGrid>
      <w:tr w:rsidR="007E33A6" w:rsidRPr="00012DAF" w:rsidDel="00737460" w14:paraId="3F0A2935" w14:textId="7EEF15E0" w:rsidTr="00E63690">
        <w:trPr>
          <w:trHeight w:val="339"/>
          <w:del w:id="5495" w:author="Fnu, Sonam" w:date="2019-11-27T19:17:00Z"/>
        </w:trPr>
        <w:tc>
          <w:tcPr>
            <w:tcW w:w="1795" w:type="dxa"/>
          </w:tcPr>
          <w:p w14:paraId="01DE4D6B" w14:textId="6324C92E" w:rsidR="007E33A6" w:rsidRPr="00064254" w:rsidDel="00737460" w:rsidRDefault="007E33A6" w:rsidP="00E63690">
            <w:pPr>
              <w:rPr>
                <w:del w:id="5496" w:author="Fnu, Sonam" w:date="2019-11-27T19:17:00Z"/>
                <w:rFonts w:ascii="Calibri" w:hAnsi="Calibri"/>
              </w:rPr>
            </w:pPr>
            <w:del w:id="5497" w:author="Fnu, Sonam" w:date="2019-11-27T19:17:00Z">
              <w:r w:rsidRPr="00064254" w:rsidDel="00737460">
                <w:rPr>
                  <w:rFonts w:ascii="Calibri" w:hAnsi="Calibri"/>
                </w:rPr>
                <w:br w:type="page"/>
                <w:delText>Id</w:delText>
              </w:r>
            </w:del>
          </w:p>
        </w:tc>
        <w:tc>
          <w:tcPr>
            <w:tcW w:w="6926" w:type="dxa"/>
          </w:tcPr>
          <w:p w14:paraId="484CA2B1" w14:textId="5B7A53D6" w:rsidR="007E33A6" w:rsidRPr="00064254" w:rsidDel="00737460" w:rsidRDefault="007E33A6" w:rsidP="00E63690">
            <w:pPr>
              <w:rPr>
                <w:del w:id="5498" w:author="Fnu, Sonam" w:date="2019-11-27T19:17:00Z"/>
                <w:rFonts w:ascii="Calibri" w:hAnsi="Calibri"/>
                <w:highlight w:val="yellow"/>
              </w:rPr>
            </w:pPr>
            <w:del w:id="5499" w:author="Fnu, Sonam" w:date="2019-11-27T19:17:00Z">
              <w:r w:rsidRPr="00064254" w:rsidDel="00737460">
                <w:rPr>
                  <w:rFonts w:ascii="Calibri" w:hAnsi="Calibri"/>
                </w:rPr>
                <w:delText>UC6</w:delText>
              </w:r>
            </w:del>
          </w:p>
        </w:tc>
      </w:tr>
      <w:tr w:rsidR="007E33A6" w:rsidRPr="00012DAF" w:rsidDel="00737460" w14:paraId="7F8AACE8" w14:textId="60C7B54F" w:rsidTr="00E63690">
        <w:trPr>
          <w:trHeight w:val="320"/>
          <w:del w:id="5500" w:author="Fnu, Sonam" w:date="2019-11-27T19:17:00Z"/>
        </w:trPr>
        <w:tc>
          <w:tcPr>
            <w:tcW w:w="1795" w:type="dxa"/>
          </w:tcPr>
          <w:p w14:paraId="03DBBCFC" w14:textId="3A875834" w:rsidR="007E33A6" w:rsidRPr="00064254" w:rsidDel="00737460" w:rsidRDefault="007E33A6" w:rsidP="00E63690">
            <w:pPr>
              <w:rPr>
                <w:del w:id="5501" w:author="Fnu, Sonam" w:date="2019-11-27T19:17:00Z"/>
                <w:rFonts w:ascii="Calibri" w:hAnsi="Calibri"/>
              </w:rPr>
            </w:pPr>
            <w:del w:id="5502" w:author="Fnu, Sonam" w:date="2019-11-27T19:17:00Z">
              <w:r w:rsidRPr="00064254" w:rsidDel="00737460">
                <w:rPr>
                  <w:rFonts w:ascii="Calibri" w:hAnsi="Calibri"/>
                </w:rPr>
                <w:delText>Name</w:delText>
              </w:r>
            </w:del>
          </w:p>
        </w:tc>
        <w:tc>
          <w:tcPr>
            <w:tcW w:w="6926" w:type="dxa"/>
          </w:tcPr>
          <w:p w14:paraId="1FEDC426" w14:textId="074E455D" w:rsidR="007E33A6" w:rsidRPr="00064254" w:rsidDel="00737460" w:rsidRDefault="007E33A6" w:rsidP="00E63690">
            <w:pPr>
              <w:tabs>
                <w:tab w:val="left" w:pos="4223"/>
              </w:tabs>
              <w:rPr>
                <w:del w:id="5503" w:author="Fnu, Sonam" w:date="2019-11-27T19:17:00Z"/>
                <w:rFonts w:ascii="Calibri" w:hAnsi="Calibri"/>
              </w:rPr>
            </w:pPr>
            <w:del w:id="5504" w:author="Fnu, Sonam" w:date="2019-11-27T19:17:00Z">
              <w:r w:rsidRPr="00064254" w:rsidDel="00737460">
                <w:rPr>
                  <w:rFonts w:ascii="Calibri" w:hAnsi="Calibri"/>
                </w:rPr>
                <w:delText xml:space="preserve">Process Notification </w:delText>
              </w:r>
            </w:del>
          </w:p>
        </w:tc>
      </w:tr>
      <w:tr w:rsidR="007E33A6" w:rsidRPr="00012DAF" w:rsidDel="00737460" w14:paraId="32148F22" w14:textId="691B3BBA" w:rsidTr="00E63690">
        <w:trPr>
          <w:trHeight w:val="339"/>
          <w:del w:id="5505" w:author="Fnu, Sonam" w:date="2019-11-27T19:17:00Z"/>
        </w:trPr>
        <w:tc>
          <w:tcPr>
            <w:tcW w:w="1795" w:type="dxa"/>
          </w:tcPr>
          <w:p w14:paraId="06184EF3" w14:textId="178D56F4" w:rsidR="007E33A6" w:rsidRPr="00064254" w:rsidDel="00737460" w:rsidRDefault="007E33A6" w:rsidP="00E63690">
            <w:pPr>
              <w:rPr>
                <w:del w:id="5506" w:author="Fnu, Sonam" w:date="2019-11-27T19:17:00Z"/>
                <w:rFonts w:ascii="Calibri" w:hAnsi="Calibri"/>
              </w:rPr>
            </w:pPr>
            <w:del w:id="5507" w:author="Fnu, Sonam" w:date="2019-11-27T19:17:00Z">
              <w:r w:rsidRPr="00064254" w:rsidDel="00737460">
                <w:rPr>
                  <w:rFonts w:ascii="Calibri" w:hAnsi="Calibri"/>
                </w:rPr>
                <w:delText>Description</w:delText>
              </w:r>
            </w:del>
          </w:p>
        </w:tc>
        <w:tc>
          <w:tcPr>
            <w:tcW w:w="6926" w:type="dxa"/>
          </w:tcPr>
          <w:p w14:paraId="6D996DC2" w14:textId="624E18D3" w:rsidR="007E33A6" w:rsidRPr="00064254" w:rsidDel="00737460" w:rsidRDefault="007E33A6" w:rsidP="00E63690">
            <w:pPr>
              <w:rPr>
                <w:del w:id="5508" w:author="Fnu, Sonam" w:date="2019-11-27T19:17:00Z"/>
                <w:rFonts w:ascii="Calibri" w:hAnsi="Calibri"/>
              </w:rPr>
            </w:pPr>
            <w:del w:id="5509" w:author="Fnu, Sonam" w:date="2019-11-27T19:17:00Z">
              <w:r w:rsidRPr="00064254" w:rsidDel="00737460">
                <w:rPr>
                  <w:rFonts w:ascii="Calibri" w:hAnsi="Calibri"/>
                </w:rPr>
                <w:delText>Customer subscribed to one or more account notification can receive his notification message by mail, Net Alert , or mobile alert</w:delText>
              </w:r>
            </w:del>
          </w:p>
        </w:tc>
      </w:tr>
      <w:tr w:rsidR="007E33A6" w:rsidRPr="00012DAF" w:rsidDel="00737460" w14:paraId="1317FC87" w14:textId="02B395B3" w:rsidTr="00E63690">
        <w:trPr>
          <w:trHeight w:val="320"/>
          <w:del w:id="5510" w:author="Fnu, Sonam" w:date="2019-11-27T19:17:00Z"/>
        </w:trPr>
        <w:tc>
          <w:tcPr>
            <w:tcW w:w="1795" w:type="dxa"/>
          </w:tcPr>
          <w:p w14:paraId="59C3D54E" w14:textId="303EB167" w:rsidR="007E33A6" w:rsidRPr="00064254" w:rsidDel="00737460" w:rsidRDefault="007E33A6" w:rsidP="00E63690">
            <w:pPr>
              <w:rPr>
                <w:del w:id="5511" w:author="Fnu, Sonam" w:date="2019-11-27T19:17:00Z"/>
                <w:rFonts w:ascii="Calibri" w:hAnsi="Calibri"/>
              </w:rPr>
            </w:pPr>
            <w:del w:id="5512" w:author="Fnu, Sonam" w:date="2019-11-27T19:17:00Z">
              <w:r w:rsidRPr="00064254" w:rsidDel="00737460">
                <w:rPr>
                  <w:rFonts w:ascii="Calibri" w:hAnsi="Calibri"/>
                </w:rPr>
                <w:delText>Primary Actor</w:delText>
              </w:r>
            </w:del>
          </w:p>
        </w:tc>
        <w:tc>
          <w:tcPr>
            <w:tcW w:w="6926" w:type="dxa"/>
          </w:tcPr>
          <w:p w14:paraId="48DAF5E4" w14:textId="6107C8EA" w:rsidR="007E33A6" w:rsidRPr="00064254" w:rsidDel="00737460" w:rsidRDefault="007E33A6" w:rsidP="00E63690">
            <w:pPr>
              <w:rPr>
                <w:del w:id="5513" w:author="Fnu, Sonam" w:date="2019-11-27T19:17:00Z"/>
                <w:rFonts w:ascii="Calibri" w:hAnsi="Calibri"/>
              </w:rPr>
            </w:pPr>
            <w:del w:id="5514" w:author="Fnu, Sonam" w:date="2019-11-27T19:17:00Z">
              <w:r w:rsidRPr="00064254" w:rsidDel="00737460">
                <w:rPr>
                  <w:rFonts w:ascii="Calibri" w:hAnsi="Calibri"/>
                </w:rPr>
                <w:delText>Net Engine</w:delText>
              </w:r>
            </w:del>
          </w:p>
        </w:tc>
      </w:tr>
      <w:tr w:rsidR="007E33A6" w:rsidRPr="00012DAF" w:rsidDel="00737460" w14:paraId="17A5B735" w14:textId="238F2EC8" w:rsidTr="00E63690">
        <w:trPr>
          <w:trHeight w:val="320"/>
          <w:del w:id="5515" w:author="Fnu, Sonam" w:date="2019-11-27T19:17:00Z"/>
        </w:trPr>
        <w:tc>
          <w:tcPr>
            <w:tcW w:w="1795" w:type="dxa"/>
          </w:tcPr>
          <w:p w14:paraId="1A3F9293" w14:textId="3397C61A" w:rsidR="007E33A6" w:rsidRPr="00064254" w:rsidDel="00737460" w:rsidRDefault="007E33A6" w:rsidP="00E63690">
            <w:pPr>
              <w:rPr>
                <w:del w:id="5516" w:author="Fnu, Sonam" w:date="2019-11-27T19:17:00Z"/>
                <w:rFonts w:ascii="Calibri" w:hAnsi="Calibri"/>
              </w:rPr>
            </w:pPr>
            <w:del w:id="5517" w:author="Fnu, Sonam" w:date="2019-11-27T19:17:00Z">
              <w:r w:rsidRPr="00064254" w:rsidDel="00737460">
                <w:rPr>
                  <w:rFonts w:ascii="Calibri" w:hAnsi="Calibri"/>
                </w:rPr>
                <w:delText>Pre-Condition</w:delText>
              </w:r>
            </w:del>
          </w:p>
        </w:tc>
        <w:tc>
          <w:tcPr>
            <w:tcW w:w="6926" w:type="dxa"/>
          </w:tcPr>
          <w:p w14:paraId="13E6C87A" w14:textId="33F6F12E" w:rsidR="007E33A6" w:rsidRPr="00064254" w:rsidDel="00737460" w:rsidRDefault="007E33A6" w:rsidP="00E63690">
            <w:pPr>
              <w:pStyle w:val="ListParagraph"/>
              <w:numPr>
                <w:ilvl w:val="0"/>
                <w:numId w:val="13"/>
              </w:numPr>
              <w:rPr>
                <w:del w:id="5518" w:author="Fnu, Sonam" w:date="2019-11-27T19:17:00Z"/>
                <w:rFonts w:ascii="Calibri" w:hAnsi="Calibri"/>
              </w:rPr>
            </w:pPr>
            <w:del w:id="5519" w:author="Fnu, Sonam" w:date="2019-11-27T19:17:00Z">
              <w:r w:rsidRPr="00064254" w:rsidDel="00737460">
                <w:rPr>
                  <w:rFonts w:ascii="Calibri" w:hAnsi="Calibri"/>
                </w:rPr>
                <w:delText xml:space="preserve">Bank customer assigned to package that allow notifications  </w:delText>
              </w:r>
            </w:del>
          </w:p>
        </w:tc>
      </w:tr>
      <w:tr w:rsidR="007E33A6" w:rsidRPr="00012DAF" w:rsidDel="00737460" w14:paraId="1BB9F31B" w14:textId="4E93AA1E" w:rsidTr="00E63690">
        <w:trPr>
          <w:trHeight w:val="320"/>
          <w:del w:id="5520" w:author="Fnu, Sonam" w:date="2019-11-27T19:17:00Z"/>
        </w:trPr>
        <w:tc>
          <w:tcPr>
            <w:tcW w:w="1795" w:type="dxa"/>
          </w:tcPr>
          <w:p w14:paraId="4B721949" w14:textId="41B22191" w:rsidR="007E33A6" w:rsidRPr="00064254" w:rsidDel="00737460" w:rsidRDefault="007E33A6" w:rsidP="00E63690">
            <w:pPr>
              <w:rPr>
                <w:del w:id="5521" w:author="Fnu, Sonam" w:date="2019-11-27T19:17:00Z"/>
                <w:rFonts w:ascii="Calibri" w:hAnsi="Calibri"/>
              </w:rPr>
            </w:pPr>
            <w:del w:id="5522" w:author="Fnu, Sonam" w:date="2019-11-27T19:17:00Z">
              <w:r w:rsidRPr="00064254" w:rsidDel="00737460">
                <w:rPr>
                  <w:rFonts w:ascii="Calibri" w:hAnsi="Calibri"/>
                </w:rPr>
                <w:delText>Post-Condition</w:delText>
              </w:r>
            </w:del>
          </w:p>
        </w:tc>
        <w:tc>
          <w:tcPr>
            <w:tcW w:w="6926" w:type="dxa"/>
          </w:tcPr>
          <w:p w14:paraId="7340E5BA" w14:textId="69BE8F7D" w:rsidR="007E33A6" w:rsidRPr="00064254" w:rsidDel="00737460" w:rsidRDefault="007E33A6" w:rsidP="00E63690">
            <w:pPr>
              <w:pStyle w:val="ListParagraph"/>
              <w:numPr>
                <w:ilvl w:val="0"/>
                <w:numId w:val="14"/>
              </w:numPr>
              <w:rPr>
                <w:del w:id="5523" w:author="Fnu, Sonam" w:date="2019-11-27T19:17:00Z"/>
                <w:rFonts w:ascii="Calibri" w:hAnsi="Calibri"/>
              </w:rPr>
            </w:pPr>
          </w:p>
        </w:tc>
      </w:tr>
      <w:tr w:rsidR="007E33A6" w:rsidRPr="00012DAF" w:rsidDel="00737460" w14:paraId="0389DEB6" w14:textId="555AC0C2" w:rsidTr="00E63690">
        <w:trPr>
          <w:trHeight w:val="320"/>
          <w:del w:id="5524" w:author="Fnu, Sonam" w:date="2019-11-27T19:17:00Z"/>
        </w:trPr>
        <w:tc>
          <w:tcPr>
            <w:tcW w:w="1795" w:type="dxa"/>
          </w:tcPr>
          <w:p w14:paraId="47B000E4" w14:textId="0F54BDB5" w:rsidR="007E33A6" w:rsidRPr="00064254" w:rsidDel="00737460" w:rsidRDefault="007E33A6" w:rsidP="00E63690">
            <w:pPr>
              <w:rPr>
                <w:del w:id="5525" w:author="Fnu, Sonam" w:date="2019-11-27T19:17:00Z"/>
                <w:rFonts w:ascii="Calibri" w:hAnsi="Calibri"/>
              </w:rPr>
            </w:pPr>
            <w:del w:id="5526" w:author="Fnu, Sonam" w:date="2019-11-27T19:17:00Z">
              <w:r w:rsidRPr="00064254" w:rsidDel="00737460">
                <w:rPr>
                  <w:rFonts w:ascii="Calibri" w:hAnsi="Calibri"/>
                </w:rPr>
                <w:delText>Basic Flow</w:delText>
              </w:r>
            </w:del>
          </w:p>
        </w:tc>
        <w:tc>
          <w:tcPr>
            <w:tcW w:w="6926" w:type="dxa"/>
          </w:tcPr>
          <w:p w14:paraId="461EF981" w14:textId="1C070CE5" w:rsidR="007E33A6" w:rsidRPr="00064254" w:rsidDel="00737460" w:rsidRDefault="007E33A6" w:rsidP="00E63690">
            <w:pPr>
              <w:pStyle w:val="ListParagraph"/>
              <w:numPr>
                <w:ilvl w:val="0"/>
                <w:numId w:val="21"/>
              </w:numPr>
              <w:autoSpaceDE w:val="0"/>
              <w:autoSpaceDN w:val="0"/>
              <w:adjustRightInd w:val="0"/>
              <w:rPr>
                <w:del w:id="5527" w:author="Fnu, Sonam" w:date="2019-11-27T19:17:00Z"/>
                <w:rFonts w:ascii="Calibri" w:hAnsi="Calibri" w:cs="Segoe UI"/>
                <w:color w:val="000000"/>
                <w:sz w:val="20"/>
                <w:szCs w:val="20"/>
              </w:rPr>
            </w:pPr>
            <w:del w:id="5528" w:author="Fnu, Sonam" w:date="2019-11-27T19:17:00Z">
              <w:r w:rsidRPr="00064254" w:rsidDel="00737460">
                <w:rPr>
                  <w:rFonts w:ascii="Calibri" w:hAnsi="Calibri" w:cs="Segoe UI"/>
                  <w:color w:val="000000"/>
                  <w:sz w:val="20"/>
                  <w:szCs w:val="20"/>
                </w:rPr>
                <w:delText>Net Job will inquire the database table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Fonts w:ascii="Calibri" w:hAnsi="Calibri"/>
                </w:rPr>
                <w:delText xml:space="preserve"> </w:delText>
              </w:r>
              <w:r w:rsidRPr="00064254" w:rsidDel="00737460">
                <w:rPr>
                  <w:rStyle w:val="Hyperlink"/>
                  <w:rFonts w:ascii="Calibri" w:hAnsi="Calibri" w:cs="Segoe UI"/>
                  <w:sz w:val="20"/>
                  <w:szCs w:val="20"/>
                </w:rPr>
                <w:delText>BANK_NOTIFICATIONS’</w:delText>
              </w:r>
              <w:r w:rsidR="006B2592" w:rsidDel="00737460">
                <w:rPr>
                  <w:rStyle w:val="Hyperlink"/>
                  <w:rFonts w:ascii="Calibri" w:hAnsi="Calibri" w:cs="Segoe UI"/>
                  <w:sz w:val="20"/>
                  <w:szCs w:val="20"/>
                </w:rPr>
                <w:fldChar w:fldCharType="end"/>
              </w:r>
            </w:del>
          </w:p>
          <w:p w14:paraId="2D569910" w14:textId="20CC9F8F" w:rsidR="007E33A6" w:rsidRPr="00064254" w:rsidDel="00737460" w:rsidRDefault="007E33A6" w:rsidP="00E63690">
            <w:pPr>
              <w:pStyle w:val="ListParagraph"/>
              <w:numPr>
                <w:ilvl w:val="0"/>
                <w:numId w:val="22"/>
              </w:numPr>
              <w:autoSpaceDE w:val="0"/>
              <w:autoSpaceDN w:val="0"/>
              <w:adjustRightInd w:val="0"/>
              <w:rPr>
                <w:del w:id="5529" w:author="Fnu, Sonam" w:date="2019-11-27T19:17:00Z"/>
                <w:rFonts w:ascii="Calibri" w:hAnsi="Calibri" w:cs="Segoe UI"/>
                <w:color w:val="000000"/>
                <w:sz w:val="20"/>
                <w:szCs w:val="20"/>
              </w:rPr>
            </w:pPr>
            <w:del w:id="5530" w:author="Fnu, Sonam" w:date="2019-11-27T19:17:00Z">
              <w:r w:rsidRPr="00064254" w:rsidDel="00737460">
                <w:rPr>
                  <w:rFonts w:ascii="Calibri" w:hAnsi="Calibri" w:cs="Segoe UI"/>
                  <w:color w:val="000000"/>
                  <w:sz w:val="20"/>
                  <w:szCs w:val="20"/>
                </w:rPr>
                <w:delText>List of Notification that ‘IS_ACCOUNT_RELATED’ and ‘Source Channel’ is SMS</w:delText>
              </w:r>
            </w:del>
          </w:p>
          <w:p w14:paraId="6E3AD46D" w14:textId="5E99238F" w:rsidR="007E33A6" w:rsidRPr="00064254" w:rsidDel="00737460" w:rsidRDefault="007E33A6" w:rsidP="00E63690">
            <w:pPr>
              <w:pStyle w:val="ListParagraph"/>
              <w:numPr>
                <w:ilvl w:val="0"/>
                <w:numId w:val="21"/>
              </w:numPr>
              <w:autoSpaceDE w:val="0"/>
              <w:autoSpaceDN w:val="0"/>
              <w:adjustRightInd w:val="0"/>
              <w:rPr>
                <w:del w:id="5531" w:author="Fnu, Sonam" w:date="2019-11-27T19:17:00Z"/>
                <w:rFonts w:ascii="Calibri" w:hAnsi="Calibri" w:cs="Segoe UI"/>
                <w:color w:val="000000"/>
                <w:sz w:val="20"/>
                <w:szCs w:val="20"/>
              </w:rPr>
            </w:pPr>
            <w:del w:id="5532" w:author="Fnu, Sonam" w:date="2019-11-27T19:17:00Z">
              <w:r w:rsidRPr="00064254" w:rsidDel="00737460">
                <w:rPr>
                  <w:rFonts w:ascii="Calibri" w:hAnsi="Calibri" w:cs="Segoe UI"/>
                  <w:color w:val="000000"/>
                  <w:sz w:val="20"/>
                  <w:szCs w:val="20"/>
                </w:rPr>
                <w:delText>NET job will loops on Notifications and for each notification generate request to the 3rd party (</w:delText>
              </w:r>
              <w:r w:rsidR="006B2592" w:rsidDel="00737460">
                <w:fldChar w:fldCharType="begin"/>
              </w:r>
              <w:r w:rsidR="006B2592" w:rsidDel="00737460">
                <w:delInstrText xml:space="preserve"> HYPERLINK \l "_Get_Account(s)_Activities" </w:delInstrText>
              </w:r>
              <w:r w:rsidR="006B2592" w:rsidDel="00737460">
                <w:fldChar w:fldCharType="separate"/>
              </w:r>
              <w:r w:rsidRPr="00064254" w:rsidDel="00737460">
                <w:rPr>
                  <w:rStyle w:val="Hyperlink"/>
                  <w:rFonts w:ascii="Calibri" w:hAnsi="Calibri" w:cs="Segoe UI"/>
                  <w:sz w:val="20"/>
                  <w:szCs w:val="20"/>
                </w:rPr>
                <w:delText>Get Account Activities</w:delText>
              </w:r>
              <w:r w:rsidR="006B2592" w:rsidDel="00737460">
                <w:rPr>
                  <w:rStyle w:val="Hyperlink"/>
                  <w:rFonts w:ascii="Calibri" w:hAnsi="Calibri" w:cs="Segoe UI"/>
                  <w:sz w:val="20"/>
                  <w:szCs w:val="20"/>
                </w:rPr>
                <w:fldChar w:fldCharType="end"/>
              </w:r>
              <w:r w:rsidRPr="00064254" w:rsidDel="00737460">
                <w:rPr>
                  <w:rFonts w:ascii="Calibri" w:hAnsi="Calibri" w:cs="Segoe UI"/>
                  <w:color w:val="000000"/>
                  <w:sz w:val="20"/>
                  <w:szCs w:val="20"/>
                </w:rPr>
                <w:delText xml:space="preserve">) </w:delText>
              </w:r>
            </w:del>
          </w:p>
          <w:p w14:paraId="61F43CBA" w14:textId="00BD8BBB" w:rsidR="007E33A6" w:rsidRPr="00064254" w:rsidDel="00737460" w:rsidRDefault="007E33A6" w:rsidP="00E63690">
            <w:pPr>
              <w:pStyle w:val="ListParagraph"/>
              <w:numPr>
                <w:ilvl w:val="0"/>
                <w:numId w:val="21"/>
              </w:numPr>
              <w:autoSpaceDE w:val="0"/>
              <w:autoSpaceDN w:val="0"/>
              <w:adjustRightInd w:val="0"/>
              <w:rPr>
                <w:del w:id="5533" w:author="Fnu, Sonam" w:date="2019-11-27T19:17:00Z"/>
                <w:rFonts w:ascii="Calibri" w:hAnsi="Calibri" w:cs="Segoe UI"/>
                <w:color w:val="000000"/>
                <w:sz w:val="20"/>
                <w:szCs w:val="20"/>
              </w:rPr>
            </w:pPr>
            <w:del w:id="5534" w:author="Fnu, Sonam" w:date="2019-11-27T19:17:00Z">
              <w:r w:rsidRPr="00064254" w:rsidDel="00737460">
                <w:rPr>
                  <w:rFonts w:ascii="Calibri" w:hAnsi="Calibri" w:cs="Segoe UI"/>
                  <w:color w:val="000000"/>
                  <w:sz w:val="20"/>
                  <w:szCs w:val="20"/>
                </w:rPr>
                <w:delText xml:space="preserve">3rd party should respond with notification messages retrieved within specified period sent in request </w:delText>
              </w:r>
            </w:del>
          </w:p>
          <w:p w14:paraId="71CA9165" w14:textId="02A628D4" w:rsidR="007E33A6" w:rsidRPr="00064254" w:rsidDel="00737460" w:rsidRDefault="007E33A6" w:rsidP="00E63690">
            <w:pPr>
              <w:pStyle w:val="ListParagraph"/>
              <w:autoSpaceDE w:val="0"/>
              <w:autoSpaceDN w:val="0"/>
              <w:adjustRightInd w:val="0"/>
              <w:rPr>
                <w:del w:id="5535" w:author="Fnu, Sonam" w:date="2019-11-27T19:17:00Z"/>
                <w:rFonts w:ascii="Calibri" w:hAnsi="Calibri" w:cs="Segoe UI"/>
                <w:color w:val="000000"/>
                <w:sz w:val="20"/>
                <w:szCs w:val="20"/>
              </w:rPr>
            </w:pPr>
          </w:p>
          <w:p w14:paraId="0338CA21" w14:textId="2C1D5E8F" w:rsidR="007E33A6" w:rsidRPr="00064254" w:rsidDel="00737460" w:rsidRDefault="007E33A6" w:rsidP="00E63690">
            <w:pPr>
              <w:pStyle w:val="ListParagraph"/>
              <w:numPr>
                <w:ilvl w:val="0"/>
                <w:numId w:val="21"/>
              </w:numPr>
              <w:autoSpaceDE w:val="0"/>
              <w:autoSpaceDN w:val="0"/>
              <w:adjustRightInd w:val="0"/>
              <w:rPr>
                <w:del w:id="5536" w:author="Fnu, Sonam" w:date="2019-11-27T19:17:00Z"/>
                <w:rFonts w:ascii="Calibri" w:hAnsi="Calibri" w:cs="Segoe UI"/>
                <w:color w:val="000000"/>
                <w:sz w:val="20"/>
                <w:szCs w:val="20"/>
              </w:rPr>
            </w:pPr>
            <w:del w:id="5537" w:author="Fnu, Sonam" w:date="2019-11-27T19:17:00Z">
              <w:r w:rsidRPr="00064254" w:rsidDel="00737460">
                <w:rPr>
                  <w:rFonts w:ascii="Calibri" w:hAnsi="Calibri" w:cs="Segoe UI"/>
                  <w:color w:val="000000"/>
                  <w:sz w:val="20"/>
                  <w:szCs w:val="20"/>
                </w:rPr>
                <w:delText>Engine should send messages to recipients</w:delText>
              </w:r>
            </w:del>
          </w:p>
          <w:p w14:paraId="34AEFFF9" w14:textId="3EA5719F" w:rsidR="007E33A6" w:rsidRPr="00064254" w:rsidDel="00737460" w:rsidRDefault="007E33A6" w:rsidP="00E63690">
            <w:pPr>
              <w:pStyle w:val="ListParagraph"/>
              <w:numPr>
                <w:ilvl w:val="0"/>
                <w:numId w:val="21"/>
              </w:numPr>
              <w:autoSpaceDE w:val="0"/>
              <w:autoSpaceDN w:val="0"/>
              <w:adjustRightInd w:val="0"/>
              <w:rPr>
                <w:del w:id="5538" w:author="Fnu, Sonam" w:date="2019-11-27T19:17:00Z"/>
                <w:rFonts w:ascii="Calibri" w:hAnsi="Calibri" w:cs="Segoe UI"/>
                <w:color w:val="000000"/>
                <w:sz w:val="20"/>
                <w:szCs w:val="20"/>
              </w:rPr>
            </w:pPr>
            <w:del w:id="5539" w:author="Fnu, Sonam" w:date="2019-11-27T19:17:00Z">
              <w:r w:rsidRPr="00064254" w:rsidDel="00737460">
                <w:rPr>
                  <w:rFonts w:ascii="Calibri" w:hAnsi="Calibri" w:cs="Segoe UI"/>
                  <w:color w:val="000000"/>
                  <w:sz w:val="20"/>
                  <w:szCs w:val="20"/>
                </w:rPr>
                <w:delText>Engine should update ‘</w:delText>
              </w:r>
              <w:r w:rsidR="006B2592" w:rsidDel="00737460">
                <w:fldChar w:fldCharType="begin"/>
              </w:r>
              <w:r w:rsidR="006B2592" w:rsidDel="00737460">
                <w:delInstrText xml:space="preserve"> HYPERLINK \l "_Stored_Procedures_and_1" </w:delInstrText>
              </w:r>
              <w:r w:rsidR="006B2592" w:rsidDel="00737460">
                <w:fldChar w:fldCharType="separate"/>
              </w:r>
              <w:r w:rsidRPr="00064254" w:rsidDel="00737460">
                <w:rPr>
                  <w:rStyle w:val="Hyperlink"/>
                  <w:rFonts w:ascii="Calibri" w:hAnsi="Calibri" w:cs="Segoe UI"/>
                  <w:sz w:val="20"/>
                  <w:szCs w:val="20"/>
                </w:rPr>
                <w:delText>BANK_CEB_NOTIFICATION_TRAIL</w:delText>
              </w:r>
              <w:r w:rsidR="006B2592" w:rsidDel="00737460">
                <w:rPr>
                  <w:rStyle w:val="Hyperlink"/>
                  <w:rFonts w:ascii="Calibri" w:hAnsi="Calibri" w:cs="Segoe UI"/>
                  <w:sz w:val="20"/>
                  <w:szCs w:val="20"/>
                </w:rPr>
                <w:fldChar w:fldCharType="end"/>
              </w:r>
              <w:r w:rsidRPr="00064254" w:rsidDel="00737460">
                <w:rPr>
                  <w:rFonts w:ascii="Calibri" w:hAnsi="Calibri" w:cs="Segoe UI"/>
                  <w:color w:val="000000"/>
                  <w:sz w:val="20"/>
                  <w:szCs w:val="20"/>
                </w:rPr>
                <w:delText>’ with Job execution details</w:delText>
              </w:r>
            </w:del>
          </w:p>
          <w:p w14:paraId="389EBED7" w14:textId="0BBF7FE6" w:rsidR="007E33A6" w:rsidRPr="00064254" w:rsidDel="00737460" w:rsidRDefault="007E33A6" w:rsidP="00E63690">
            <w:pPr>
              <w:pStyle w:val="ListParagraph"/>
              <w:numPr>
                <w:ilvl w:val="0"/>
                <w:numId w:val="23"/>
              </w:numPr>
              <w:autoSpaceDE w:val="0"/>
              <w:autoSpaceDN w:val="0"/>
              <w:adjustRightInd w:val="0"/>
              <w:rPr>
                <w:del w:id="5540" w:author="Fnu, Sonam" w:date="2019-11-27T19:17:00Z"/>
                <w:rFonts w:ascii="Calibri" w:hAnsi="Calibri" w:cs="Segoe UI"/>
                <w:color w:val="000000"/>
                <w:sz w:val="20"/>
                <w:szCs w:val="20"/>
              </w:rPr>
            </w:pPr>
            <w:del w:id="5541" w:author="Fnu, Sonam" w:date="2019-11-27T19:17:00Z">
              <w:r w:rsidRPr="00064254" w:rsidDel="00737460">
                <w:rPr>
                  <w:rFonts w:ascii="Calibri" w:hAnsi="Calibri" w:cs="Segoe UI"/>
                  <w:color w:val="000000"/>
                  <w:sz w:val="20"/>
                  <w:szCs w:val="20"/>
                </w:rPr>
                <w:delText>Result (Success or fails)</w:delText>
              </w:r>
            </w:del>
          </w:p>
          <w:p w14:paraId="3D0BFE3F" w14:textId="55ECE35F" w:rsidR="007E33A6" w:rsidRPr="00064254" w:rsidDel="00737460" w:rsidRDefault="007E33A6" w:rsidP="00E63690">
            <w:pPr>
              <w:pStyle w:val="ListParagraph"/>
              <w:numPr>
                <w:ilvl w:val="0"/>
                <w:numId w:val="23"/>
              </w:numPr>
              <w:autoSpaceDE w:val="0"/>
              <w:autoSpaceDN w:val="0"/>
              <w:adjustRightInd w:val="0"/>
              <w:rPr>
                <w:del w:id="5542" w:author="Fnu, Sonam" w:date="2019-11-27T19:17:00Z"/>
                <w:rFonts w:ascii="Calibri" w:hAnsi="Calibri" w:cs="Segoe UI"/>
                <w:color w:val="000000"/>
                <w:sz w:val="20"/>
                <w:szCs w:val="20"/>
              </w:rPr>
            </w:pPr>
            <w:del w:id="5543" w:author="Fnu, Sonam" w:date="2019-11-27T19:17:00Z">
              <w:r w:rsidRPr="00064254" w:rsidDel="00737460">
                <w:rPr>
                  <w:rFonts w:ascii="Calibri" w:hAnsi="Calibri" w:cs="Segoe UI"/>
                  <w:color w:val="000000"/>
                  <w:sz w:val="20"/>
                  <w:szCs w:val="20"/>
                </w:rPr>
                <w:delText>Number of records retrieved</w:delText>
              </w:r>
            </w:del>
          </w:p>
          <w:p w14:paraId="10257CF3" w14:textId="3279B3F8" w:rsidR="007E33A6" w:rsidRPr="00064254" w:rsidDel="00737460" w:rsidRDefault="007E33A6" w:rsidP="00E63690">
            <w:pPr>
              <w:pStyle w:val="ListParagraph"/>
              <w:numPr>
                <w:ilvl w:val="0"/>
                <w:numId w:val="23"/>
              </w:numPr>
              <w:autoSpaceDE w:val="0"/>
              <w:autoSpaceDN w:val="0"/>
              <w:adjustRightInd w:val="0"/>
              <w:rPr>
                <w:del w:id="5544" w:author="Fnu, Sonam" w:date="2019-11-27T19:17:00Z"/>
                <w:rFonts w:ascii="Calibri" w:hAnsi="Calibri" w:cs="Segoe UI"/>
                <w:color w:val="000000"/>
                <w:sz w:val="20"/>
                <w:szCs w:val="20"/>
              </w:rPr>
            </w:pPr>
            <w:del w:id="5545" w:author="Fnu, Sonam" w:date="2019-11-27T19:17:00Z">
              <w:r w:rsidRPr="00064254" w:rsidDel="00737460">
                <w:rPr>
                  <w:rFonts w:ascii="Calibri" w:hAnsi="Calibri" w:cs="Segoe UI"/>
                  <w:color w:val="000000"/>
                  <w:sz w:val="20"/>
                  <w:szCs w:val="20"/>
                </w:rPr>
                <w:delText>Execution start and end date time</w:delText>
              </w:r>
            </w:del>
          </w:p>
          <w:p w14:paraId="09372363" w14:textId="6FCA4CC5" w:rsidR="007E33A6" w:rsidRPr="00064254" w:rsidDel="00737460" w:rsidRDefault="007E33A6" w:rsidP="00E63690">
            <w:pPr>
              <w:pStyle w:val="ListParagraph"/>
              <w:numPr>
                <w:ilvl w:val="0"/>
                <w:numId w:val="23"/>
              </w:numPr>
              <w:autoSpaceDE w:val="0"/>
              <w:autoSpaceDN w:val="0"/>
              <w:adjustRightInd w:val="0"/>
              <w:rPr>
                <w:del w:id="5546" w:author="Fnu, Sonam" w:date="2019-11-27T19:17:00Z"/>
                <w:rFonts w:ascii="Calibri" w:hAnsi="Calibri" w:cs="Segoe UI"/>
                <w:color w:val="000000"/>
                <w:sz w:val="20"/>
                <w:szCs w:val="20"/>
              </w:rPr>
            </w:pPr>
            <w:del w:id="5547" w:author="Fnu, Sonam" w:date="2019-11-27T19:17:00Z">
              <w:r w:rsidRPr="00064254" w:rsidDel="00737460">
                <w:rPr>
                  <w:rFonts w:ascii="Calibri" w:hAnsi="Calibri" w:cs="Segoe UI"/>
                  <w:color w:val="000000"/>
                  <w:sz w:val="20"/>
                  <w:szCs w:val="20"/>
                </w:rPr>
                <w:delText>Error messages if any</w:delText>
              </w:r>
            </w:del>
          </w:p>
          <w:p w14:paraId="23554DC8" w14:textId="5356B76D" w:rsidR="007E33A6" w:rsidRPr="00064254" w:rsidDel="00737460" w:rsidRDefault="007E33A6" w:rsidP="00E63690">
            <w:pPr>
              <w:pStyle w:val="ListParagraph"/>
              <w:numPr>
                <w:ilvl w:val="0"/>
                <w:numId w:val="21"/>
              </w:numPr>
              <w:autoSpaceDE w:val="0"/>
              <w:autoSpaceDN w:val="0"/>
              <w:adjustRightInd w:val="0"/>
              <w:rPr>
                <w:del w:id="5548" w:author="Fnu, Sonam" w:date="2019-11-27T19:17:00Z"/>
                <w:rFonts w:ascii="Calibri" w:hAnsi="Calibri" w:cs="Segoe UI"/>
                <w:color w:val="000000"/>
                <w:sz w:val="20"/>
                <w:szCs w:val="20"/>
              </w:rPr>
            </w:pPr>
            <w:del w:id="5549" w:author="Fnu, Sonam" w:date="2019-11-27T19:17:00Z">
              <w:r w:rsidRPr="00064254" w:rsidDel="00737460">
                <w:rPr>
                  <w:rFonts w:ascii="Calibri" w:hAnsi="Calibri" w:cs="Segoe UI"/>
                  <w:color w:val="000000"/>
                  <w:sz w:val="20"/>
                  <w:szCs w:val="20"/>
                </w:rPr>
                <w:delText>Engine should update ‘</w:delText>
              </w:r>
              <w:r w:rsidR="006B2592" w:rsidDel="00737460">
                <w:fldChar w:fldCharType="begin"/>
              </w:r>
              <w:r w:rsidR="006B2592" w:rsidDel="00737460">
                <w:delInstrText xml:space="preserve"> HYPERLINK \l "_Stored_Procedures_and_1" </w:delInstrText>
              </w:r>
              <w:r w:rsidR="006B2592" w:rsidDel="00737460">
                <w:fldChar w:fldCharType="separate"/>
              </w:r>
              <w:r w:rsidRPr="00064254" w:rsidDel="00737460">
                <w:rPr>
                  <w:rStyle w:val="Hyperlink"/>
                  <w:rFonts w:ascii="Calibri" w:hAnsi="Calibri" w:cs="Segoe UI"/>
                  <w:sz w:val="20"/>
                  <w:szCs w:val="20"/>
                </w:rPr>
                <w:delText>Notifications_ LOG’</w:delText>
              </w:r>
              <w:r w:rsidR="006B2592" w:rsidDel="00737460">
                <w:rPr>
                  <w:rStyle w:val="Hyperlink"/>
                  <w:rFonts w:ascii="Calibri" w:hAnsi="Calibri" w:cs="Segoe UI"/>
                  <w:sz w:val="20"/>
                  <w:szCs w:val="20"/>
                </w:rPr>
                <w:fldChar w:fldCharType="end"/>
              </w:r>
              <w:r w:rsidRPr="00064254" w:rsidDel="00737460">
                <w:rPr>
                  <w:rFonts w:ascii="Calibri" w:hAnsi="Calibri" w:cs="Segoe UI"/>
                  <w:color w:val="000000"/>
                  <w:sz w:val="20"/>
                  <w:szCs w:val="20"/>
                </w:rPr>
                <w:delText xml:space="preserve"> table with notifications messages retrieved from 3rd party</w:delText>
              </w:r>
            </w:del>
          </w:p>
          <w:p w14:paraId="1A95A9B5" w14:textId="4843BACE" w:rsidR="007E33A6" w:rsidRPr="00064254" w:rsidDel="00737460" w:rsidRDefault="007E33A6" w:rsidP="00E63690">
            <w:pPr>
              <w:pStyle w:val="ListParagraph"/>
              <w:numPr>
                <w:ilvl w:val="0"/>
                <w:numId w:val="21"/>
              </w:numPr>
              <w:autoSpaceDE w:val="0"/>
              <w:autoSpaceDN w:val="0"/>
              <w:adjustRightInd w:val="0"/>
              <w:rPr>
                <w:del w:id="5550" w:author="Fnu, Sonam" w:date="2019-11-27T19:17:00Z"/>
                <w:rFonts w:ascii="Calibri" w:hAnsi="Calibri" w:cs="Segoe UI"/>
                <w:color w:val="000000"/>
                <w:sz w:val="20"/>
                <w:szCs w:val="20"/>
              </w:rPr>
            </w:pPr>
            <w:del w:id="5551" w:author="Fnu, Sonam" w:date="2019-11-27T19:17:00Z">
              <w:r w:rsidRPr="00064254" w:rsidDel="00737460">
                <w:rPr>
                  <w:rFonts w:ascii="Calibri" w:hAnsi="Calibri" w:cs="Segoe UI"/>
                  <w:color w:val="000000"/>
                  <w:sz w:val="20"/>
                  <w:szCs w:val="20"/>
                </w:rPr>
                <w:delText xml:space="preserve">NET Send job should work on </w:delText>
              </w:r>
              <w:r w:rsidR="006B2592" w:rsidDel="00737460">
                <w:fldChar w:fldCharType="begin"/>
              </w:r>
              <w:r w:rsidR="006B2592" w:rsidDel="00737460">
                <w:delInstrText xml:space="preserve"> HYPERLINK \l "_Stored_Procedures_and_1" </w:delInstrText>
              </w:r>
              <w:r w:rsidR="006B2592" w:rsidDel="00737460">
                <w:fldChar w:fldCharType="separate"/>
              </w:r>
              <w:r w:rsidRPr="00064254" w:rsidDel="00737460">
                <w:rPr>
                  <w:rStyle w:val="Hyperlink"/>
                  <w:rFonts w:ascii="Calibri" w:hAnsi="Calibri" w:cs="Segoe UI"/>
                  <w:sz w:val="20"/>
                  <w:szCs w:val="20"/>
                </w:rPr>
                <w:delText>Notifications_ LOG’</w:delText>
              </w:r>
              <w:r w:rsidR="006B2592" w:rsidDel="00737460">
                <w:rPr>
                  <w:rStyle w:val="Hyperlink"/>
                  <w:rFonts w:ascii="Calibri" w:hAnsi="Calibri" w:cs="Segoe UI"/>
                  <w:sz w:val="20"/>
                  <w:szCs w:val="20"/>
                </w:rPr>
                <w:fldChar w:fldCharType="end"/>
              </w:r>
              <w:r w:rsidRPr="00064254" w:rsidDel="00737460">
                <w:rPr>
                  <w:rFonts w:ascii="Calibri" w:hAnsi="Calibri" w:cs="Segoe UI"/>
                  <w:color w:val="000000"/>
                  <w:sz w:val="20"/>
                  <w:szCs w:val="20"/>
                </w:rPr>
                <w:delText xml:space="preserve"> table and forward messages to customers</w:delText>
              </w:r>
            </w:del>
          </w:p>
          <w:p w14:paraId="7A9C3322" w14:textId="69624D85" w:rsidR="007E33A6" w:rsidRPr="00064254" w:rsidDel="00737460" w:rsidRDefault="007E33A6" w:rsidP="00E63690">
            <w:pPr>
              <w:pStyle w:val="ListParagraph"/>
              <w:autoSpaceDE w:val="0"/>
              <w:autoSpaceDN w:val="0"/>
              <w:adjustRightInd w:val="0"/>
              <w:rPr>
                <w:del w:id="5552" w:author="Fnu, Sonam" w:date="2019-11-27T19:17:00Z"/>
                <w:rFonts w:ascii="Calibri" w:hAnsi="Calibri" w:cs="Segoe UI"/>
                <w:color w:val="000000"/>
                <w:sz w:val="20"/>
                <w:szCs w:val="20"/>
              </w:rPr>
            </w:pPr>
          </w:p>
          <w:p w14:paraId="556289E6" w14:textId="7B44DB9A" w:rsidR="007E33A6" w:rsidRPr="00064254" w:rsidDel="00737460" w:rsidRDefault="007E33A6" w:rsidP="00E63690">
            <w:pPr>
              <w:pStyle w:val="ListParagraph"/>
              <w:ind w:left="360"/>
              <w:rPr>
                <w:del w:id="5553" w:author="Fnu, Sonam" w:date="2019-11-27T19:17:00Z"/>
                <w:rFonts w:ascii="Calibri" w:hAnsi="Calibri"/>
                <w:highlight w:val="yellow"/>
              </w:rPr>
            </w:pPr>
          </w:p>
          <w:p w14:paraId="405121C8" w14:textId="1BA99F8E" w:rsidR="007E33A6" w:rsidRPr="00064254" w:rsidDel="00737460" w:rsidRDefault="007E33A6" w:rsidP="00E63690">
            <w:pPr>
              <w:pStyle w:val="ListParagraph"/>
              <w:ind w:left="360"/>
              <w:rPr>
                <w:del w:id="5554" w:author="Fnu, Sonam" w:date="2019-11-27T19:17:00Z"/>
                <w:rFonts w:ascii="Calibri" w:hAnsi="Calibri"/>
                <w:highlight w:val="yellow"/>
              </w:rPr>
            </w:pPr>
          </w:p>
        </w:tc>
      </w:tr>
      <w:tr w:rsidR="007E33A6" w:rsidRPr="00012DAF" w:rsidDel="00737460" w14:paraId="292A1A3E" w14:textId="0A80330C" w:rsidTr="00E63690">
        <w:trPr>
          <w:trHeight w:val="339"/>
          <w:del w:id="5555" w:author="Fnu, Sonam" w:date="2019-11-27T19:17:00Z"/>
        </w:trPr>
        <w:tc>
          <w:tcPr>
            <w:tcW w:w="1795" w:type="dxa"/>
          </w:tcPr>
          <w:p w14:paraId="5B31928E" w14:textId="783C7B7F" w:rsidR="007E33A6" w:rsidRPr="00064254" w:rsidDel="00737460" w:rsidRDefault="007E33A6" w:rsidP="00E63690">
            <w:pPr>
              <w:rPr>
                <w:del w:id="5556" w:author="Fnu, Sonam" w:date="2019-11-27T19:17:00Z"/>
                <w:rFonts w:ascii="Calibri" w:hAnsi="Calibri"/>
              </w:rPr>
            </w:pPr>
            <w:del w:id="5557" w:author="Fnu, Sonam" w:date="2019-11-27T19:17:00Z">
              <w:r w:rsidRPr="00064254" w:rsidDel="00737460">
                <w:rPr>
                  <w:rFonts w:ascii="Calibri" w:hAnsi="Calibri"/>
                </w:rPr>
                <w:delText>Alternative flow</w:delText>
              </w:r>
            </w:del>
          </w:p>
        </w:tc>
        <w:tc>
          <w:tcPr>
            <w:tcW w:w="6926" w:type="dxa"/>
          </w:tcPr>
          <w:p w14:paraId="17D03265" w14:textId="435AB936" w:rsidR="007E33A6" w:rsidRPr="00064254" w:rsidDel="00737460" w:rsidRDefault="007E33A6" w:rsidP="00E63690">
            <w:pPr>
              <w:pStyle w:val="ListParagraph"/>
              <w:numPr>
                <w:ilvl w:val="0"/>
                <w:numId w:val="20"/>
              </w:numPr>
              <w:rPr>
                <w:del w:id="5558" w:author="Fnu, Sonam" w:date="2019-11-27T19:17:00Z"/>
                <w:rFonts w:ascii="Calibri" w:hAnsi="Calibri"/>
              </w:rPr>
            </w:pPr>
          </w:p>
        </w:tc>
      </w:tr>
    </w:tbl>
    <w:p w14:paraId="397CBFFE" w14:textId="73331272" w:rsidR="00032DCB" w:rsidDel="00737460" w:rsidRDefault="00032DCB" w:rsidP="00712006">
      <w:pPr>
        <w:tabs>
          <w:tab w:val="left" w:pos="3899"/>
          <w:tab w:val="left" w:pos="4904"/>
        </w:tabs>
        <w:jc w:val="center"/>
        <w:rPr>
          <w:ins w:id="5559" w:author="mayada samir" w:date="2019-04-04T10:09:00Z"/>
          <w:del w:id="5560" w:author="Fnu, Sonam" w:date="2019-11-27T19:17:00Z"/>
          <w:rFonts w:ascii="Calibri" w:hAnsi="Calibri"/>
          <w:color w:val="FF0000"/>
        </w:rPr>
      </w:pPr>
    </w:p>
    <w:p w14:paraId="010A646C" w14:textId="013D0607" w:rsidR="00032DCB" w:rsidDel="00737460" w:rsidRDefault="00032DCB">
      <w:pPr>
        <w:rPr>
          <w:ins w:id="5561" w:author="mayada samir" w:date="2019-04-04T10:09:00Z"/>
          <w:del w:id="5562" w:author="Fnu, Sonam" w:date="2019-11-27T19:17:00Z"/>
          <w:rFonts w:ascii="Calibri" w:hAnsi="Calibri"/>
          <w:color w:val="FF0000"/>
        </w:rPr>
      </w:pPr>
      <w:ins w:id="5563" w:author="mayada samir" w:date="2019-04-04T10:09:00Z">
        <w:del w:id="5564" w:author="Fnu, Sonam" w:date="2019-11-27T19:17:00Z">
          <w:r w:rsidDel="00737460">
            <w:rPr>
              <w:rFonts w:ascii="Calibri" w:hAnsi="Calibri"/>
              <w:color w:val="FF0000"/>
            </w:rPr>
            <w:br w:type="page"/>
          </w:r>
        </w:del>
      </w:ins>
    </w:p>
    <w:p w14:paraId="4BEEBD92" w14:textId="1D1CFD15" w:rsidR="007E33A6" w:rsidRPr="00064254" w:rsidDel="00737460" w:rsidRDefault="007E33A6" w:rsidP="00712006">
      <w:pPr>
        <w:tabs>
          <w:tab w:val="left" w:pos="3899"/>
          <w:tab w:val="left" w:pos="4904"/>
        </w:tabs>
        <w:jc w:val="center"/>
        <w:rPr>
          <w:del w:id="5565" w:author="Fnu, Sonam" w:date="2019-11-27T19:17:00Z"/>
          <w:rFonts w:ascii="Calibri" w:hAnsi="Calibri"/>
          <w:color w:val="FF0000"/>
        </w:rPr>
      </w:pPr>
    </w:p>
    <w:p w14:paraId="4EA586DA" w14:textId="7C25CD7E" w:rsidR="00712006" w:rsidRPr="00064254" w:rsidDel="00737460" w:rsidRDefault="00712006" w:rsidP="00712006">
      <w:pPr>
        <w:ind w:left="1440"/>
        <w:rPr>
          <w:del w:id="5566" w:author="Fnu, Sonam" w:date="2019-11-27T19:17:00Z"/>
          <w:rFonts w:ascii="Calibri" w:hAnsi="Calibri"/>
          <w:u w:val="single"/>
        </w:rPr>
      </w:pPr>
    </w:p>
    <w:tbl>
      <w:tblPr>
        <w:tblStyle w:val="TableGrid"/>
        <w:tblW w:w="9288" w:type="dxa"/>
        <w:tblInd w:w="607" w:type="dxa"/>
        <w:tblLook w:val="04A0" w:firstRow="1" w:lastRow="0" w:firstColumn="1" w:lastColumn="0" w:noHBand="0" w:noVBand="1"/>
      </w:tblPr>
      <w:tblGrid>
        <w:gridCol w:w="9383"/>
      </w:tblGrid>
      <w:tr w:rsidR="00712006" w:rsidRPr="00012DAF" w:rsidDel="00737460" w14:paraId="50165D48" w14:textId="57A09B75" w:rsidTr="002536AA">
        <w:trPr>
          <w:trHeight w:val="1438"/>
          <w:del w:id="5567" w:author="Fnu, Sonam" w:date="2019-11-27T19:17:00Z"/>
        </w:trPr>
        <w:tc>
          <w:tcPr>
            <w:tcW w:w="9288" w:type="dxa"/>
            <w:shd w:val="clear" w:color="auto" w:fill="DBE5F1" w:themeFill="accent1" w:themeFillTint="33"/>
          </w:tcPr>
          <w:p w14:paraId="3F333BF4" w14:textId="0474FEA5" w:rsidR="00712006" w:rsidRPr="00064254" w:rsidDel="00737460" w:rsidRDefault="00712006" w:rsidP="002536AA">
            <w:pPr>
              <w:pStyle w:val="ListParagraph"/>
              <w:ind w:left="0"/>
              <w:rPr>
                <w:del w:id="5568" w:author="Fnu, Sonam" w:date="2019-11-27T19:17:00Z"/>
                <w:rFonts w:ascii="Calibri" w:hAnsi="Calibri"/>
                <w:b/>
                <w:bCs/>
                <w:color w:val="FF0000"/>
              </w:rPr>
            </w:pPr>
            <w:del w:id="5569" w:author="Fnu, Sonam" w:date="2019-11-27T19:17:00Z">
              <w:r w:rsidRPr="00064254" w:rsidDel="00737460">
                <w:rPr>
                  <w:rFonts w:ascii="Calibri" w:hAnsi="Calibri"/>
                  <w:b/>
                  <w:bCs/>
                  <w:color w:val="FF0000"/>
                </w:rPr>
                <w:delText>Design tips:</w:delText>
              </w:r>
            </w:del>
          </w:p>
          <w:p w14:paraId="2B8FC28E" w14:textId="08058107" w:rsidR="00712006" w:rsidRPr="00064254" w:rsidDel="00737460" w:rsidRDefault="00712006" w:rsidP="002536AA">
            <w:pPr>
              <w:tabs>
                <w:tab w:val="left" w:pos="2610"/>
                <w:tab w:val="left" w:pos="2880"/>
              </w:tabs>
              <w:spacing w:before="240"/>
              <w:rPr>
                <w:del w:id="5570" w:author="Fnu, Sonam" w:date="2019-11-27T19:17:00Z"/>
                <w:rFonts w:ascii="Calibri" w:hAnsi="Calibri"/>
              </w:rPr>
            </w:pPr>
            <w:del w:id="5571" w:author="Fnu, Sonam" w:date="2019-11-27T19:17:00Z">
              <w:r w:rsidRPr="00064254" w:rsidDel="00737460">
                <w:rPr>
                  <w:rFonts w:ascii="Calibri" w:hAnsi="Calibri"/>
                </w:rPr>
                <w:delText>This engine will handle two notification categories</w:delText>
              </w:r>
            </w:del>
          </w:p>
          <w:p w14:paraId="45277CEE" w14:textId="148CA074" w:rsidR="00712006" w:rsidRPr="00064254" w:rsidDel="00737460" w:rsidRDefault="00712006" w:rsidP="002536AA">
            <w:pPr>
              <w:pStyle w:val="ListParagraph"/>
              <w:numPr>
                <w:ilvl w:val="0"/>
                <w:numId w:val="83"/>
              </w:numPr>
              <w:tabs>
                <w:tab w:val="left" w:pos="2610"/>
                <w:tab w:val="left" w:pos="2880"/>
              </w:tabs>
              <w:spacing w:before="240"/>
              <w:rPr>
                <w:del w:id="5572" w:author="Fnu, Sonam" w:date="2019-11-27T19:17:00Z"/>
                <w:rFonts w:ascii="Calibri" w:hAnsi="Calibri"/>
                <w:b/>
                <w:bCs/>
                <w:i/>
                <w:iCs/>
                <w:u w:val="single"/>
              </w:rPr>
            </w:pPr>
            <w:del w:id="5573" w:author="Fnu, Sonam" w:date="2019-11-27T19:17:00Z">
              <w:r w:rsidRPr="00064254" w:rsidDel="00737460">
                <w:rPr>
                  <w:rFonts w:ascii="Calibri" w:hAnsi="Calibri"/>
                  <w:b/>
                  <w:bCs/>
                  <w:i/>
                  <w:iCs/>
                  <w:u w:val="single"/>
                </w:rPr>
                <w:delText>Notification related to NET products:</w:delText>
              </w:r>
            </w:del>
          </w:p>
          <w:p w14:paraId="16F08AE8" w14:textId="3F5DEFB8" w:rsidR="00712006" w:rsidRPr="00064254" w:rsidDel="00737460" w:rsidRDefault="00712006" w:rsidP="002536AA">
            <w:pPr>
              <w:pStyle w:val="ListParagraph"/>
              <w:numPr>
                <w:ilvl w:val="1"/>
                <w:numId w:val="83"/>
              </w:numPr>
              <w:rPr>
                <w:del w:id="5574" w:author="Fnu, Sonam" w:date="2019-11-27T19:17:00Z"/>
                <w:rFonts w:ascii="Calibri" w:hAnsi="Calibri"/>
              </w:rPr>
            </w:pPr>
            <w:del w:id="5575" w:author="Fnu, Sonam" w:date="2019-11-27T19:17:00Z">
              <w:r w:rsidRPr="00064254" w:rsidDel="00737460">
                <w:rPr>
                  <w:rFonts w:ascii="Calibri" w:hAnsi="Calibri"/>
                </w:rPr>
                <w:delText>The system will intercept all calls to below Services, in certain customer actions:</w:delText>
              </w:r>
            </w:del>
          </w:p>
          <w:p w14:paraId="250DB4F5" w14:textId="11C23F3D" w:rsidR="00712006" w:rsidRPr="00064254" w:rsidDel="00737460" w:rsidRDefault="00712006" w:rsidP="002536AA">
            <w:pPr>
              <w:pStyle w:val="ListParagraph"/>
              <w:tabs>
                <w:tab w:val="left" w:pos="2610"/>
                <w:tab w:val="left" w:pos="2880"/>
              </w:tabs>
              <w:spacing w:before="240"/>
              <w:rPr>
                <w:del w:id="5576" w:author="Fnu, Sonam" w:date="2019-11-27T19:17:00Z"/>
                <w:rFonts w:ascii="Calibri" w:hAnsi="Calibri"/>
                <w:u w:val="single"/>
              </w:rPr>
            </w:pPr>
          </w:p>
          <w:tbl>
            <w:tblPr>
              <w:tblStyle w:val="TableGrid"/>
              <w:tblW w:w="8550" w:type="dxa"/>
              <w:tblInd w:w="607" w:type="dxa"/>
              <w:tblLook w:val="04A0" w:firstRow="1" w:lastRow="0" w:firstColumn="1" w:lastColumn="0" w:noHBand="0" w:noVBand="1"/>
            </w:tblPr>
            <w:tblGrid>
              <w:gridCol w:w="1763"/>
              <w:gridCol w:w="1250"/>
              <w:gridCol w:w="2297"/>
              <w:gridCol w:w="3240"/>
            </w:tblGrid>
            <w:tr w:rsidR="00712006" w:rsidRPr="00012DAF" w:rsidDel="00737460" w14:paraId="14BAA4A6" w14:textId="08C2C0C9" w:rsidTr="00064254">
              <w:trPr>
                <w:trHeight w:val="270"/>
                <w:del w:id="5577" w:author="Fnu, Sonam" w:date="2019-11-27T19:17:00Z"/>
              </w:trPr>
              <w:tc>
                <w:tcPr>
                  <w:tcW w:w="1763" w:type="dxa"/>
                </w:tcPr>
                <w:p w14:paraId="19E3EA35" w14:textId="094744F0" w:rsidR="00712006" w:rsidRPr="00064254" w:rsidDel="00737460" w:rsidRDefault="00712006" w:rsidP="002536AA">
                  <w:pPr>
                    <w:pStyle w:val="ListParagraph"/>
                    <w:ind w:left="0"/>
                    <w:rPr>
                      <w:del w:id="5578" w:author="Fnu, Sonam" w:date="2019-11-27T19:17:00Z"/>
                      <w:rFonts w:ascii="Calibri" w:hAnsi="Calibri"/>
                      <w:b/>
                      <w:bCs/>
                    </w:rPr>
                  </w:pPr>
                  <w:del w:id="5579" w:author="Fnu, Sonam" w:date="2019-11-27T19:17:00Z">
                    <w:r w:rsidRPr="00064254" w:rsidDel="00737460">
                      <w:rPr>
                        <w:rFonts w:ascii="Calibri" w:hAnsi="Calibri"/>
                        <w:b/>
                        <w:bCs/>
                      </w:rPr>
                      <w:delText>Service</w:delText>
                    </w:r>
                  </w:del>
                </w:p>
              </w:tc>
              <w:tc>
                <w:tcPr>
                  <w:tcW w:w="1250" w:type="dxa"/>
                </w:tcPr>
                <w:p w14:paraId="579CA681" w14:textId="5524A95B" w:rsidR="00712006" w:rsidRPr="00064254" w:rsidDel="00737460" w:rsidRDefault="00712006" w:rsidP="002536AA">
                  <w:pPr>
                    <w:pStyle w:val="ListParagraph"/>
                    <w:ind w:left="0"/>
                    <w:rPr>
                      <w:del w:id="5580" w:author="Fnu, Sonam" w:date="2019-11-27T19:17:00Z"/>
                      <w:rFonts w:ascii="Calibri" w:hAnsi="Calibri"/>
                      <w:b/>
                      <w:bCs/>
                    </w:rPr>
                  </w:pPr>
                  <w:del w:id="5581" w:author="Fnu, Sonam" w:date="2019-11-27T19:17:00Z">
                    <w:r w:rsidRPr="00064254" w:rsidDel="00737460">
                      <w:rPr>
                        <w:rFonts w:ascii="Calibri" w:hAnsi="Calibri"/>
                        <w:b/>
                        <w:bCs/>
                      </w:rPr>
                      <w:delText>Actions</w:delText>
                    </w:r>
                  </w:del>
                </w:p>
              </w:tc>
              <w:tc>
                <w:tcPr>
                  <w:tcW w:w="2297" w:type="dxa"/>
                </w:tcPr>
                <w:p w14:paraId="2FAC85FF" w14:textId="5CA85A4C" w:rsidR="00712006" w:rsidRPr="00064254" w:rsidDel="00737460" w:rsidRDefault="00712006" w:rsidP="002536AA">
                  <w:pPr>
                    <w:pStyle w:val="ListParagraph"/>
                    <w:ind w:left="0"/>
                    <w:rPr>
                      <w:del w:id="5582" w:author="Fnu, Sonam" w:date="2019-11-27T19:17:00Z"/>
                      <w:rFonts w:ascii="Calibri" w:hAnsi="Calibri"/>
                      <w:b/>
                      <w:bCs/>
                    </w:rPr>
                  </w:pPr>
                  <w:del w:id="5583" w:author="Fnu, Sonam" w:date="2019-11-27T19:17:00Z">
                    <w:r w:rsidRPr="00064254" w:rsidDel="00737460">
                      <w:rPr>
                        <w:rFonts w:ascii="Calibri" w:hAnsi="Calibri"/>
                        <w:b/>
                        <w:bCs/>
                      </w:rPr>
                      <w:delText>Notification Condition</w:delText>
                    </w:r>
                  </w:del>
                </w:p>
              </w:tc>
              <w:tc>
                <w:tcPr>
                  <w:tcW w:w="3240" w:type="dxa"/>
                </w:tcPr>
                <w:p w14:paraId="089D4708" w14:textId="3DABF42A" w:rsidR="00712006" w:rsidRPr="00064254" w:rsidDel="00737460" w:rsidRDefault="00712006" w:rsidP="002536AA">
                  <w:pPr>
                    <w:pStyle w:val="ListParagraph"/>
                    <w:ind w:left="0"/>
                    <w:rPr>
                      <w:del w:id="5584" w:author="Fnu, Sonam" w:date="2019-11-27T19:17:00Z"/>
                      <w:rFonts w:ascii="Calibri" w:hAnsi="Calibri"/>
                      <w:b/>
                      <w:bCs/>
                    </w:rPr>
                  </w:pPr>
                  <w:del w:id="5585" w:author="Fnu, Sonam" w:date="2019-11-27T19:17:00Z">
                    <w:r w:rsidRPr="00064254" w:rsidDel="00737460">
                      <w:rPr>
                        <w:rFonts w:ascii="Calibri" w:hAnsi="Calibri"/>
                        <w:b/>
                        <w:bCs/>
                      </w:rPr>
                      <w:delText>Recipients</w:delText>
                    </w:r>
                  </w:del>
                </w:p>
              </w:tc>
            </w:tr>
            <w:tr w:rsidR="00712006" w:rsidRPr="00012DAF" w:rsidDel="00737460" w14:paraId="072F7662" w14:textId="7DD4BBFE" w:rsidTr="00064254">
              <w:trPr>
                <w:trHeight w:val="255"/>
                <w:del w:id="5586" w:author="Fnu, Sonam" w:date="2019-11-27T19:17:00Z"/>
              </w:trPr>
              <w:tc>
                <w:tcPr>
                  <w:tcW w:w="1763" w:type="dxa"/>
                  <w:vMerge w:val="restart"/>
                </w:tcPr>
                <w:p w14:paraId="574B2442" w14:textId="3B5AFCA4" w:rsidR="00712006" w:rsidRPr="00064254" w:rsidDel="00737460" w:rsidRDefault="00712006" w:rsidP="002536AA">
                  <w:pPr>
                    <w:pStyle w:val="ListParagraph"/>
                    <w:ind w:left="0"/>
                    <w:rPr>
                      <w:del w:id="5587" w:author="Fnu, Sonam" w:date="2019-11-27T19:17:00Z"/>
                      <w:rFonts w:ascii="Calibri" w:hAnsi="Calibri"/>
                    </w:rPr>
                  </w:pPr>
                  <w:del w:id="5588" w:author="Fnu, Sonam" w:date="2019-11-27T19:17:00Z">
                    <w:r w:rsidRPr="00064254" w:rsidDel="00737460">
                      <w:rPr>
                        <w:rFonts w:ascii="Calibri" w:hAnsi="Calibri"/>
                      </w:rPr>
                      <w:delText>BB - Customer Maintenance</w:delText>
                    </w:r>
                  </w:del>
                </w:p>
              </w:tc>
              <w:tc>
                <w:tcPr>
                  <w:tcW w:w="1250" w:type="dxa"/>
                </w:tcPr>
                <w:p w14:paraId="78BADB67" w14:textId="4E262926" w:rsidR="00712006" w:rsidRPr="00064254" w:rsidDel="00737460" w:rsidRDefault="00712006" w:rsidP="002536AA">
                  <w:pPr>
                    <w:pStyle w:val="ListParagraph"/>
                    <w:ind w:left="0"/>
                    <w:rPr>
                      <w:del w:id="5589" w:author="Fnu, Sonam" w:date="2019-11-27T19:17:00Z"/>
                      <w:rFonts w:ascii="Calibri" w:hAnsi="Calibri"/>
                    </w:rPr>
                  </w:pPr>
                  <w:del w:id="5590" w:author="Fnu, Sonam" w:date="2019-11-27T19:17:00Z">
                    <w:r w:rsidRPr="00064254" w:rsidDel="00737460">
                      <w:rPr>
                        <w:rFonts w:ascii="Calibri" w:hAnsi="Calibri"/>
                      </w:rPr>
                      <w:delText>Rest Password</w:delText>
                    </w:r>
                  </w:del>
                </w:p>
              </w:tc>
              <w:tc>
                <w:tcPr>
                  <w:tcW w:w="2297" w:type="dxa"/>
                  <w:vMerge w:val="restart"/>
                </w:tcPr>
                <w:p w14:paraId="3380000C" w14:textId="523AAA8B" w:rsidR="00712006" w:rsidRPr="00064254" w:rsidDel="00737460" w:rsidRDefault="00712006" w:rsidP="002536AA">
                  <w:pPr>
                    <w:pStyle w:val="ListParagraph"/>
                    <w:ind w:left="0"/>
                    <w:rPr>
                      <w:del w:id="5591" w:author="Fnu, Sonam" w:date="2019-11-27T19:17:00Z"/>
                      <w:rFonts w:ascii="Calibri" w:hAnsi="Calibri"/>
                    </w:rPr>
                  </w:pPr>
                  <w:del w:id="5592" w:author="Fnu, Sonam" w:date="2019-11-27T19:17:00Z">
                    <w:r w:rsidRPr="00064254" w:rsidDel="00737460">
                      <w:rPr>
                        <w:rFonts w:ascii="Calibri" w:hAnsi="Calibri"/>
                      </w:rPr>
                      <w:delText>Rest Succeeded</w:delText>
                    </w:r>
                  </w:del>
                </w:p>
              </w:tc>
              <w:tc>
                <w:tcPr>
                  <w:tcW w:w="3240" w:type="dxa"/>
                  <w:vMerge w:val="restart"/>
                </w:tcPr>
                <w:p w14:paraId="508E8920" w14:textId="05C55183" w:rsidR="00712006" w:rsidRPr="00064254" w:rsidDel="00737460" w:rsidRDefault="00712006" w:rsidP="002536AA">
                  <w:pPr>
                    <w:pStyle w:val="ListParagraph"/>
                    <w:ind w:left="0"/>
                    <w:rPr>
                      <w:del w:id="5593" w:author="Fnu, Sonam" w:date="2019-11-27T19:17:00Z"/>
                      <w:rFonts w:ascii="Calibri" w:hAnsi="Calibri"/>
                    </w:rPr>
                  </w:pPr>
                  <w:del w:id="5594" w:author="Fnu, Sonam" w:date="2019-11-27T19:17:00Z">
                    <w:r w:rsidRPr="00064254" w:rsidDel="00737460">
                      <w:rPr>
                        <w:rFonts w:ascii="Calibri" w:hAnsi="Calibri"/>
                        <w:u w:val="single"/>
                      </w:rPr>
                      <w:delText>Retail</w:delText>
                    </w:r>
                    <w:r w:rsidRPr="00064254" w:rsidDel="00737460">
                      <w:rPr>
                        <w:rFonts w:ascii="Calibri" w:hAnsi="Calibri"/>
                      </w:rPr>
                      <w:delText xml:space="preserve">: The customer, </w:delText>
                    </w:r>
                    <w:r w:rsidRPr="00064254" w:rsidDel="00737460">
                      <w:rPr>
                        <w:rFonts w:ascii="Calibri" w:hAnsi="Calibri"/>
                        <w:u w:val="single"/>
                      </w:rPr>
                      <w:delText>Corporate</w:delText>
                    </w:r>
                    <w:r w:rsidRPr="00064254" w:rsidDel="00737460">
                      <w:rPr>
                        <w:rFonts w:ascii="Calibri" w:hAnsi="Calibri"/>
                      </w:rPr>
                      <w:delText xml:space="preserve">: the customer’s user                                                                                </w:delText>
                    </w:r>
                  </w:del>
                </w:p>
              </w:tc>
            </w:tr>
            <w:tr w:rsidR="00712006" w:rsidRPr="00012DAF" w:rsidDel="00737460" w14:paraId="61D6774C" w14:textId="472CD6C3" w:rsidTr="00064254">
              <w:trPr>
                <w:trHeight w:val="270"/>
                <w:del w:id="5595" w:author="Fnu, Sonam" w:date="2019-11-27T19:17:00Z"/>
              </w:trPr>
              <w:tc>
                <w:tcPr>
                  <w:tcW w:w="1763" w:type="dxa"/>
                  <w:vMerge/>
                </w:tcPr>
                <w:p w14:paraId="42DD3457" w14:textId="653D0252" w:rsidR="00712006" w:rsidRPr="00064254" w:rsidDel="00737460" w:rsidRDefault="00712006" w:rsidP="002536AA">
                  <w:pPr>
                    <w:pStyle w:val="ListParagraph"/>
                    <w:ind w:left="0"/>
                    <w:rPr>
                      <w:del w:id="5596" w:author="Fnu, Sonam" w:date="2019-11-27T19:17:00Z"/>
                      <w:rFonts w:ascii="Calibri" w:hAnsi="Calibri"/>
                    </w:rPr>
                  </w:pPr>
                </w:p>
              </w:tc>
              <w:tc>
                <w:tcPr>
                  <w:tcW w:w="1250" w:type="dxa"/>
                </w:tcPr>
                <w:p w14:paraId="3B2DC3EC" w14:textId="37D2CD61" w:rsidR="00712006" w:rsidRPr="00064254" w:rsidDel="00737460" w:rsidRDefault="00712006" w:rsidP="002536AA">
                  <w:pPr>
                    <w:pStyle w:val="ListParagraph"/>
                    <w:ind w:left="0"/>
                    <w:rPr>
                      <w:del w:id="5597" w:author="Fnu, Sonam" w:date="2019-11-27T19:17:00Z"/>
                      <w:rFonts w:ascii="Calibri" w:hAnsi="Calibri"/>
                    </w:rPr>
                  </w:pPr>
                  <w:del w:id="5598" w:author="Fnu, Sonam" w:date="2019-11-27T19:17:00Z">
                    <w:r w:rsidRPr="00064254" w:rsidDel="00737460">
                      <w:rPr>
                        <w:rFonts w:ascii="Calibri" w:hAnsi="Calibri"/>
                      </w:rPr>
                      <w:delText>Reset Sec. Question</w:delText>
                    </w:r>
                  </w:del>
                </w:p>
              </w:tc>
              <w:tc>
                <w:tcPr>
                  <w:tcW w:w="2297" w:type="dxa"/>
                  <w:vMerge/>
                </w:tcPr>
                <w:p w14:paraId="65C2182A" w14:textId="2D1DDA95" w:rsidR="00712006" w:rsidRPr="00064254" w:rsidDel="00737460" w:rsidRDefault="00712006" w:rsidP="002536AA">
                  <w:pPr>
                    <w:pStyle w:val="ListParagraph"/>
                    <w:ind w:left="0"/>
                    <w:rPr>
                      <w:del w:id="5599" w:author="Fnu, Sonam" w:date="2019-11-27T19:17:00Z"/>
                      <w:rFonts w:ascii="Calibri" w:hAnsi="Calibri"/>
                    </w:rPr>
                  </w:pPr>
                </w:p>
              </w:tc>
              <w:tc>
                <w:tcPr>
                  <w:tcW w:w="3240" w:type="dxa"/>
                  <w:vMerge/>
                </w:tcPr>
                <w:p w14:paraId="6225DE85" w14:textId="6D573F86" w:rsidR="00712006" w:rsidRPr="00064254" w:rsidDel="00737460" w:rsidRDefault="00712006" w:rsidP="002536AA">
                  <w:pPr>
                    <w:pStyle w:val="ListParagraph"/>
                    <w:ind w:left="0"/>
                    <w:rPr>
                      <w:del w:id="5600" w:author="Fnu, Sonam" w:date="2019-11-27T19:17:00Z"/>
                      <w:rFonts w:ascii="Calibri" w:hAnsi="Calibri"/>
                    </w:rPr>
                  </w:pPr>
                </w:p>
              </w:tc>
            </w:tr>
            <w:tr w:rsidR="00712006" w:rsidRPr="00012DAF" w:rsidDel="00737460" w14:paraId="5FFA7C62" w14:textId="27CE4A65" w:rsidTr="00064254">
              <w:trPr>
                <w:trHeight w:val="270"/>
                <w:del w:id="5601" w:author="Fnu, Sonam" w:date="2019-11-27T19:17:00Z"/>
              </w:trPr>
              <w:tc>
                <w:tcPr>
                  <w:tcW w:w="1763" w:type="dxa"/>
                  <w:vMerge w:val="restart"/>
                </w:tcPr>
                <w:p w14:paraId="7BAB766C" w14:textId="7F809347" w:rsidR="00712006" w:rsidRPr="00064254" w:rsidDel="00737460" w:rsidRDefault="00712006" w:rsidP="002536AA">
                  <w:pPr>
                    <w:pStyle w:val="ListParagraph"/>
                    <w:ind w:left="0"/>
                    <w:rPr>
                      <w:del w:id="5602" w:author="Fnu, Sonam" w:date="2019-11-27T19:17:00Z"/>
                      <w:rFonts w:ascii="Calibri" w:hAnsi="Calibri"/>
                    </w:rPr>
                  </w:pPr>
                  <w:del w:id="5603" w:author="Fnu, Sonam" w:date="2019-11-27T19:17:00Z">
                    <w:r w:rsidRPr="00064254" w:rsidDel="00737460">
                      <w:rPr>
                        <w:rFonts w:ascii="Calibri" w:hAnsi="Calibri"/>
                      </w:rPr>
                      <w:delText>BB - Transaction Processing - Local Bank transfer</w:delText>
                    </w:r>
                  </w:del>
                </w:p>
              </w:tc>
              <w:tc>
                <w:tcPr>
                  <w:tcW w:w="1250" w:type="dxa"/>
                </w:tcPr>
                <w:p w14:paraId="7BEB08F0" w14:textId="2BB4BC1B" w:rsidR="00712006" w:rsidRPr="00064254" w:rsidDel="00737460" w:rsidRDefault="00712006" w:rsidP="002536AA">
                  <w:pPr>
                    <w:pStyle w:val="ListParagraph"/>
                    <w:ind w:left="0"/>
                    <w:rPr>
                      <w:del w:id="5604" w:author="Fnu, Sonam" w:date="2019-11-27T19:17:00Z"/>
                      <w:rFonts w:ascii="Calibri" w:hAnsi="Calibri"/>
                    </w:rPr>
                  </w:pPr>
                  <w:del w:id="5605" w:author="Fnu, Sonam" w:date="2019-11-27T19:17:00Z">
                    <w:r w:rsidRPr="00064254" w:rsidDel="00737460">
                      <w:rPr>
                        <w:rFonts w:ascii="Calibri" w:hAnsi="Calibri"/>
                      </w:rPr>
                      <w:delText>Process</w:delText>
                    </w:r>
                  </w:del>
                </w:p>
              </w:tc>
              <w:tc>
                <w:tcPr>
                  <w:tcW w:w="2297" w:type="dxa"/>
                </w:tcPr>
                <w:p w14:paraId="02C2DB33" w14:textId="72B05BDF" w:rsidR="00712006" w:rsidRPr="00064254" w:rsidDel="00737460" w:rsidRDefault="00712006" w:rsidP="002536AA">
                  <w:pPr>
                    <w:pStyle w:val="ListParagraph"/>
                    <w:ind w:left="0"/>
                    <w:rPr>
                      <w:del w:id="5606" w:author="Fnu, Sonam" w:date="2019-11-27T19:17:00Z"/>
                      <w:rFonts w:ascii="Calibri" w:hAnsi="Calibri"/>
                    </w:rPr>
                  </w:pPr>
                  <w:del w:id="5607" w:author="Fnu, Sonam" w:date="2019-11-27T19:17:00Z">
                    <w:r w:rsidRPr="00064254" w:rsidDel="00737460">
                      <w:rPr>
                        <w:rFonts w:ascii="Calibri" w:hAnsi="Calibri"/>
                      </w:rPr>
                      <w:delText>Process Succeeded</w:delText>
                    </w:r>
                  </w:del>
                </w:p>
              </w:tc>
              <w:tc>
                <w:tcPr>
                  <w:tcW w:w="3240" w:type="dxa"/>
                  <w:vMerge w:val="restart"/>
                </w:tcPr>
                <w:p w14:paraId="085FD852" w14:textId="3C732139" w:rsidR="00712006" w:rsidRPr="00064254" w:rsidDel="00737460" w:rsidRDefault="00712006" w:rsidP="002536AA">
                  <w:pPr>
                    <w:rPr>
                      <w:del w:id="5608" w:author="Fnu, Sonam" w:date="2019-11-27T19:17:00Z"/>
                      <w:rFonts w:ascii="Calibri" w:hAnsi="Calibri"/>
                    </w:rPr>
                  </w:pPr>
                  <w:del w:id="5609" w:author="Fnu, Sonam" w:date="2019-11-27T19:17:00Z">
                    <w:r w:rsidRPr="00064254" w:rsidDel="00737460">
                      <w:rPr>
                        <w:rFonts w:ascii="Calibri" w:hAnsi="Calibri"/>
                        <w:u w:val="single"/>
                      </w:rPr>
                      <w:delText>Retail</w:delText>
                    </w:r>
                    <w:r w:rsidRPr="00064254" w:rsidDel="00737460">
                      <w:rPr>
                        <w:rFonts w:ascii="Calibri" w:hAnsi="Calibri"/>
                      </w:rPr>
                      <w:delText xml:space="preserve">: The customer, </w:delText>
                    </w:r>
                    <w:r w:rsidRPr="00064254" w:rsidDel="00737460">
                      <w:rPr>
                        <w:rFonts w:ascii="Calibri" w:hAnsi="Calibri"/>
                        <w:u w:val="single"/>
                      </w:rPr>
                      <w:delText>Corporate</w:delText>
                    </w:r>
                    <w:r w:rsidRPr="00064254" w:rsidDel="00737460">
                      <w:rPr>
                        <w:rFonts w:ascii="Calibri" w:hAnsi="Calibri"/>
                      </w:rPr>
                      <w:delText xml:space="preserve">: </w:delText>
                    </w:r>
                  </w:del>
                  <w:ins w:id="5610" w:author="mayada samir" w:date="2019-04-04T10:14:00Z">
                    <w:del w:id="5611" w:author="Fnu, Sonam" w:date="2019-11-27T19:17:00Z">
                      <w:r w:rsidR="00032DCB" w:rsidDel="00737460">
                        <w:rPr>
                          <w:rFonts w:ascii="Calibri" w:hAnsi="Calibri"/>
                        </w:rPr>
                        <w:delText xml:space="preserve">according to setup to be sent to initiator only, initiator and authorizer , or initiator and </w:delText>
                      </w:r>
                      <w:r w:rsidR="00032DCB" w:rsidRPr="00064254" w:rsidDel="00737460">
                        <w:rPr>
                          <w:rFonts w:ascii="Calibri" w:hAnsi="Calibri"/>
                        </w:rPr>
                        <w:delText xml:space="preserve">all the customers’ users assigned to </w:delText>
                      </w:r>
                      <w:r w:rsidR="00032DCB" w:rsidDel="00737460">
                        <w:rPr>
                          <w:rFonts w:ascii="Calibri" w:hAnsi="Calibri"/>
                        </w:rPr>
                        <w:delText>account group</w:delText>
                      </w:r>
                    </w:del>
                  </w:ins>
                  <w:del w:id="5612" w:author="Fnu, Sonam" w:date="2019-11-27T19:17:00Z">
                    <w:r w:rsidRPr="00064254" w:rsidDel="00737460">
                      <w:rPr>
                        <w:rFonts w:ascii="Calibri" w:hAnsi="Calibri"/>
                      </w:rPr>
                      <w:delText xml:space="preserve">all the customers’ users assigned to the account group(s) that contains the debit account                                                                            </w:delText>
                    </w:r>
                  </w:del>
                </w:p>
              </w:tc>
            </w:tr>
            <w:tr w:rsidR="00712006" w:rsidRPr="00012DAF" w:rsidDel="00737460" w14:paraId="1D54D65B" w14:textId="6BEC5F30" w:rsidTr="00064254">
              <w:trPr>
                <w:trHeight w:val="270"/>
                <w:del w:id="5613" w:author="Fnu, Sonam" w:date="2019-11-27T19:17:00Z"/>
              </w:trPr>
              <w:tc>
                <w:tcPr>
                  <w:tcW w:w="1763" w:type="dxa"/>
                  <w:vMerge/>
                </w:tcPr>
                <w:p w14:paraId="2782AE16" w14:textId="3008D17F" w:rsidR="00712006" w:rsidRPr="00064254" w:rsidDel="00737460" w:rsidRDefault="00712006" w:rsidP="002536AA">
                  <w:pPr>
                    <w:pStyle w:val="ListParagraph"/>
                    <w:ind w:left="0"/>
                    <w:rPr>
                      <w:del w:id="5614" w:author="Fnu, Sonam" w:date="2019-11-27T19:17:00Z"/>
                      <w:rFonts w:ascii="Calibri" w:hAnsi="Calibri"/>
                    </w:rPr>
                  </w:pPr>
                </w:p>
              </w:tc>
              <w:tc>
                <w:tcPr>
                  <w:tcW w:w="1250" w:type="dxa"/>
                </w:tcPr>
                <w:p w14:paraId="5B5D3B29" w14:textId="54B1B4AE" w:rsidR="00712006" w:rsidRPr="00064254" w:rsidDel="00737460" w:rsidRDefault="00712006" w:rsidP="002536AA">
                  <w:pPr>
                    <w:pStyle w:val="ListParagraph"/>
                    <w:ind w:left="0"/>
                    <w:rPr>
                      <w:del w:id="5615" w:author="Fnu, Sonam" w:date="2019-11-27T19:17:00Z"/>
                      <w:rFonts w:ascii="Calibri" w:hAnsi="Calibri"/>
                    </w:rPr>
                  </w:pPr>
                  <w:del w:id="5616" w:author="Fnu, Sonam" w:date="2019-11-27T19:17:00Z">
                    <w:r w:rsidRPr="00064254" w:rsidDel="00737460">
                      <w:rPr>
                        <w:rFonts w:ascii="Calibri" w:hAnsi="Calibri"/>
                      </w:rPr>
                      <w:delText>Reject</w:delText>
                    </w:r>
                  </w:del>
                </w:p>
              </w:tc>
              <w:tc>
                <w:tcPr>
                  <w:tcW w:w="2297" w:type="dxa"/>
                </w:tcPr>
                <w:p w14:paraId="22B38470" w14:textId="406D50FA" w:rsidR="00712006" w:rsidRPr="00064254" w:rsidDel="00737460" w:rsidRDefault="00712006" w:rsidP="002536AA">
                  <w:pPr>
                    <w:pStyle w:val="ListParagraph"/>
                    <w:ind w:left="0"/>
                    <w:rPr>
                      <w:del w:id="5617" w:author="Fnu, Sonam" w:date="2019-11-27T19:17:00Z"/>
                      <w:rFonts w:ascii="Calibri" w:hAnsi="Calibri"/>
                    </w:rPr>
                  </w:pPr>
                </w:p>
              </w:tc>
              <w:tc>
                <w:tcPr>
                  <w:tcW w:w="3240" w:type="dxa"/>
                  <w:vMerge/>
                </w:tcPr>
                <w:p w14:paraId="5BEC8FC8" w14:textId="3CC85186" w:rsidR="00712006" w:rsidRPr="00064254" w:rsidDel="00737460" w:rsidRDefault="00712006" w:rsidP="002536AA">
                  <w:pPr>
                    <w:pStyle w:val="ListParagraph"/>
                    <w:ind w:left="0"/>
                    <w:rPr>
                      <w:del w:id="5618" w:author="Fnu, Sonam" w:date="2019-11-27T19:17:00Z"/>
                      <w:rFonts w:ascii="Calibri" w:hAnsi="Calibri"/>
                    </w:rPr>
                  </w:pPr>
                </w:p>
              </w:tc>
            </w:tr>
            <w:tr w:rsidR="00712006" w:rsidRPr="00012DAF" w:rsidDel="00737460" w14:paraId="6312DD87" w14:textId="0E76CCD7" w:rsidTr="00064254">
              <w:trPr>
                <w:trHeight w:val="270"/>
                <w:del w:id="5619" w:author="Fnu, Sonam" w:date="2019-11-27T19:17:00Z"/>
              </w:trPr>
              <w:tc>
                <w:tcPr>
                  <w:tcW w:w="1763" w:type="dxa"/>
                  <w:vMerge w:val="restart"/>
                </w:tcPr>
                <w:p w14:paraId="5AB02DB5" w14:textId="0EAEDE05" w:rsidR="00712006" w:rsidRPr="00064254" w:rsidDel="00737460" w:rsidRDefault="00712006" w:rsidP="002536AA">
                  <w:pPr>
                    <w:pStyle w:val="ListParagraph"/>
                    <w:ind w:left="0"/>
                    <w:rPr>
                      <w:del w:id="5620" w:author="Fnu, Sonam" w:date="2019-11-27T19:17:00Z"/>
                      <w:rFonts w:ascii="Calibri" w:hAnsi="Calibri"/>
                    </w:rPr>
                  </w:pPr>
                  <w:del w:id="5621" w:author="Fnu, Sonam" w:date="2019-11-27T19:17:00Z">
                    <w:r w:rsidRPr="00064254" w:rsidDel="00737460">
                      <w:rPr>
                        <w:rFonts w:ascii="Calibri" w:hAnsi="Calibri"/>
                      </w:rPr>
                      <w:delText>BB - Transaction Processing - International Bank transfer</w:delText>
                    </w:r>
                  </w:del>
                </w:p>
              </w:tc>
              <w:tc>
                <w:tcPr>
                  <w:tcW w:w="1250" w:type="dxa"/>
                </w:tcPr>
                <w:p w14:paraId="33D671FD" w14:textId="334D2C41" w:rsidR="00712006" w:rsidRPr="00064254" w:rsidDel="00737460" w:rsidRDefault="00712006" w:rsidP="002536AA">
                  <w:pPr>
                    <w:pStyle w:val="ListParagraph"/>
                    <w:ind w:left="0"/>
                    <w:rPr>
                      <w:del w:id="5622" w:author="Fnu, Sonam" w:date="2019-11-27T19:17:00Z"/>
                      <w:rFonts w:ascii="Calibri" w:hAnsi="Calibri"/>
                    </w:rPr>
                  </w:pPr>
                  <w:del w:id="5623" w:author="Fnu, Sonam" w:date="2019-11-27T19:17:00Z">
                    <w:r w:rsidRPr="00064254" w:rsidDel="00737460">
                      <w:rPr>
                        <w:rFonts w:ascii="Calibri" w:hAnsi="Calibri"/>
                      </w:rPr>
                      <w:delText>Process</w:delText>
                    </w:r>
                  </w:del>
                </w:p>
              </w:tc>
              <w:tc>
                <w:tcPr>
                  <w:tcW w:w="2297" w:type="dxa"/>
                </w:tcPr>
                <w:p w14:paraId="44DFCCB4" w14:textId="5A781674" w:rsidR="00712006" w:rsidRPr="00064254" w:rsidDel="00737460" w:rsidRDefault="00712006" w:rsidP="002536AA">
                  <w:pPr>
                    <w:pStyle w:val="ListParagraph"/>
                    <w:ind w:left="0"/>
                    <w:rPr>
                      <w:del w:id="5624" w:author="Fnu, Sonam" w:date="2019-11-27T19:17:00Z"/>
                      <w:rFonts w:ascii="Calibri" w:hAnsi="Calibri"/>
                    </w:rPr>
                  </w:pPr>
                  <w:del w:id="5625" w:author="Fnu, Sonam" w:date="2019-11-27T19:17:00Z">
                    <w:r w:rsidRPr="00064254" w:rsidDel="00737460">
                      <w:rPr>
                        <w:rFonts w:ascii="Calibri" w:hAnsi="Calibri"/>
                      </w:rPr>
                      <w:delText>Process Succeeded</w:delText>
                    </w:r>
                  </w:del>
                </w:p>
              </w:tc>
              <w:tc>
                <w:tcPr>
                  <w:tcW w:w="3240" w:type="dxa"/>
                  <w:vMerge/>
                </w:tcPr>
                <w:p w14:paraId="58BCEE67" w14:textId="4C024751" w:rsidR="00712006" w:rsidRPr="00064254" w:rsidDel="00737460" w:rsidRDefault="00712006" w:rsidP="002536AA">
                  <w:pPr>
                    <w:pStyle w:val="ListParagraph"/>
                    <w:ind w:left="0"/>
                    <w:rPr>
                      <w:del w:id="5626" w:author="Fnu, Sonam" w:date="2019-11-27T19:17:00Z"/>
                      <w:rFonts w:ascii="Calibri" w:hAnsi="Calibri"/>
                    </w:rPr>
                  </w:pPr>
                </w:p>
              </w:tc>
            </w:tr>
            <w:tr w:rsidR="00712006" w:rsidRPr="00012DAF" w:rsidDel="00737460" w14:paraId="5C69134F" w14:textId="2E080075" w:rsidTr="00064254">
              <w:trPr>
                <w:trHeight w:val="255"/>
                <w:del w:id="5627" w:author="Fnu, Sonam" w:date="2019-11-27T19:17:00Z"/>
              </w:trPr>
              <w:tc>
                <w:tcPr>
                  <w:tcW w:w="1763" w:type="dxa"/>
                  <w:vMerge/>
                </w:tcPr>
                <w:p w14:paraId="65C96466" w14:textId="7E9D027C" w:rsidR="00712006" w:rsidRPr="00064254" w:rsidDel="00737460" w:rsidRDefault="00712006" w:rsidP="002536AA">
                  <w:pPr>
                    <w:pStyle w:val="ListParagraph"/>
                    <w:ind w:left="0"/>
                    <w:rPr>
                      <w:del w:id="5628" w:author="Fnu, Sonam" w:date="2019-11-27T19:17:00Z"/>
                      <w:rFonts w:ascii="Calibri" w:hAnsi="Calibri"/>
                    </w:rPr>
                  </w:pPr>
                </w:p>
              </w:tc>
              <w:tc>
                <w:tcPr>
                  <w:tcW w:w="1250" w:type="dxa"/>
                </w:tcPr>
                <w:p w14:paraId="7A1D8D85" w14:textId="742F6172" w:rsidR="00712006" w:rsidRPr="00064254" w:rsidDel="00737460" w:rsidRDefault="00712006" w:rsidP="002536AA">
                  <w:pPr>
                    <w:pStyle w:val="ListParagraph"/>
                    <w:ind w:left="0"/>
                    <w:rPr>
                      <w:del w:id="5629" w:author="Fnu, Sonam" w:date="2019-11-27T19:17:00Z"/>
                      <w:rFonts w:ascii="Calibri" w:hAnsi="Calibri"/>
                    </w:rPr>
                  </w:pPr>
                  <w:del w:id="5630" w:author="Fnu, Sonam" w:date="2019-11-27T19:17:00Z">
                    <w:r w:rsidRPr="00064254" w:rsidDel="00737460">
                      <w:rPr>
                        <w:rFonts w:ascii="Calibri" w:hAnsi="Calibri"/>
                      </w:rPr>
                      <w:delText>Reject</w:delText>
                    </w:r>
                  </w:del>
                </w:p>
              </w:tc>
              <w:tc>
                <w:tcPr>
                  <w:tcW w:w="2297" w:type="dxa"/>
                </w:tcPr>
                <w:p w14:paraId="5ACB19CE" w14:textId="58BA3B76" w:rsidR="00712006" w:rsidRPr="00064254" w:rsidDel="00737460" w:rsidRDefault="00712006" w:rsidP="002536AA">
                  <w:pPr>
                    <w:pStyle w:val="ListParagraph"/>
                    <w:ind w:left="0"/>
                    <w:rPr>
                      <w:del w:id="5631" w:author="Fnu, Sonam" w:date="2019-11-27T19:17:00Z"/>
                      <w:rFonts w:ascii="Calibri" w:hAnsi="Calibri"/>
                    </w:rPr>
                  </w:pPr>
                </w:p>
              </w:tc>
              <w:tc>
                <w:tcPr>
                  <w:tcW w:w="3240" w:type="dxa"/>
                  <w:vMerge/>
                </w:tcPr>
                <w:p w14:paraId="3CA9E2A8" w14:textId="7B88112E" w:rsidR="00712006" w:rsidRPr="00064254" w:rsidDel="00737460" w:rsidRDefault="00712006" w:rsidP="002536AA">
                  <w:pPr>
                    <w:pStyle w:val="ListParagraph"/>
                    <w:ind w:left="0"/>
                    <w:rPr>
                      <w:del w:id="5632" w:author="Fnu, Sonam" w:date="2019-11-27T19:17:00Z"/>
                      <w:rFonts w:ascii="Calibri" w:hAnsi="Calibri"/>
                    </w:rPr>
                  </w:pPr>
                </w:p>
              </w:tc>
            </w:tr>
            <w:tr w:rsidR="00712006" w:rsidRPr="00012DAF" w:rsidDel="00737460" w14:paraId="651AB955" w14:textId="5654F929" w:rsidTr="00064254">
              <w:trPr>
                <w:trHeight w:val="270"/>
                <w:del w:id="5633" w:author="Fnu, Sonam" w:date="2019-11-27T19:17:00Z"/>
              </w:trPr>
              <w:tc>
                <w:tcPr>
                  <w:tcW w:w="1763" w:type="dxa"/>
                  <w:vMerge w:val="restart"/>
                </w:tcPr>
                <w:p w14:paraId="46169417" w14:textId="00E9BED2" w:rsidR="00712006" w:rsidRPr="00064254" w:rsidDel="00737460" w:rsidRDefault="00712006" w:rsidP="002536AA">
                  <w:pPr>
                    <w:pStyle w:val="ListParagraph"/>
                    <w:ind w:left="0"/>
                    <w:rPr>
                      <w:del w:id="5634" w:author="Fnu, Sonam" w:date="2019-11-27T19:17:00Z"/>
                      <w:rFonts w:ascii="Calibri" w:hAnsi="Calibri"/>
                    </w:rPr>
                  </w:pPr>
                  <w:del w:id="5635" w:author="Fnu, Sonam" w:date="2019-11-27T19:17:00Z">
                    <w:r w:rsidRPr="00064254" w:rsidDel="00737460">
                      <w:rPr>
                        <w:rFonts w:ascii="Calibri" w:hAnsi="Calibri"/>
                      </w:rPr>
                      <w:delText>BB - Approvals - beneficiary approval</w:delText>
                    </w:r>
                  </w:del>
                </w:p>
              </w:tc>
              <w:tc>
                <w:tcPr>
                  <w:tcW w:w="1250" w:type="dxa"/>
                </w:tcPr>
                <w:p w14:paraId="6B3C20C0" w14:textId="1494B02C" w:rsidR="00712006" w:rsidRPr="00064254" w:rsidDel="00737460" w:rsidRDefault="00712006" w:rsidP="002536AA">
                  <w:pPr>
                    <w:pStyle w:val="ListParagraph"/>
                    <w:ind w:left="0"/>
                    <w:rPr>
                      <w:del w:id="5636" w:author="Fnu, Sonam" w:date="2019-11-27T19:17:00Z"/>
                      <w:rFonts w:ascii="Calibri" w:hAnsi="Calibri"/>
                    </w:rPr>
                  </w:pPr>
                  <w:del w:id="5637" w:author="Fnu, Sonam" w:date="2019-11-27T19:17:00Z">
                    <w:r w:rsidRPr="00064254" w:rsidDel="00737460">
                      <w:rPr>
                        <w:rFonts w:ascii="Calibri" w:hAnsi="Calibri"/>
                      </w:rPr>
                      <w:delText>Approve</w:delText>
                    </w:r>
                  </w:del>
                </w:p>
              </w:tc>
              <w:tc>
                <w:tcPr>
                  <w:tcW w:w="2297" w:type="dxa"/>
                </w:tcPr>
                <w:p w14:paraId="7CC16340" w14:textId="273737AE" w:rsidR="00712006" w:rsidRPr="00064254" w:rsidDel="00737460" w:rsidRDefault="00712006" w:rsidP="002536AA">
                  <w:pPr>
                    <w:pStyle w:val="ListParagraph"/>
                    <w:ind w:left="0"/>
                    <w:rPr>
                      <w:del w:id="5638" w:author="Fnu, Sonam" w:date="2019-11-27T19:17:00Z"/>
                      <w:rFonts w:ascii="Calibri" w:hAnsi="Calibri"/>
                    </w:rPr>
                  </w:pPr>
                </w:p>
              </w:tc>
              <w:tc>
                <w:tcPr>
                  <w:tcW w:w="3240" w:type="dxa"/>
                  <w:vMerge w:val="restart"/>
                </w:tcPr>
                <w:p w14:paraId="2209980C" w14:textId="6D93B35D" w:rsidR="00712006" w:rsidRPr="00064254" w:rsidDel="00737460" w:rsidRDefault="00712006" w:rsidP="002536AA">
                  <w:pPr>
                    <w:pStyle w:val="ListParagraph"/>
                    <w:ind w:left="0"/>
                    <w:rPr>
                      <w:del w:id="5639" w:author="Fnu, Sonam" w:date="2019-11-27T19:17:00Z"/>
                      <w:rFonts w:ascii="Calibri" w:hAnsi="Calibri"/>
                    </w:rPr>
                  </w:pPr>
                  <w:del w:id="5640" w:author="Fnu, Sonam" w:date="2019-11-27T19:17:00Z">
                    <w:r w:rsidRPr="00064254" w:rsidDel="00737460">
                      <w:rPr>
                        <w:rFonts w:ascii="Calibri" w:hAnsi="Calibri"/>
                        <w:u w:val="single"/>
                      </w:rPr>
                      <w:delText>Retail</w:delText>
                    </w:r>
                    <w:r w:rsidRPr="00064254" w:rsidDel="00737460">
                      <w:rPr>
                        <w:rFonts w:ascii="Calibri" w:hAnsi="Calibri"/>
                      </w:rPr>
                      <w:delText xml:space="preserve">: The customer, </w:delText>
                    </w:r>
                    <w:r w:rsidRPr="00064254" w:rsidDel="00737460">
                      <w:rPr>
                        <w:rFonts w:ascii="Calibri" w:hAnsi="Calibri"/>
                        <w:u w:val="single"/>
                      </w:rPr>
                      <w:delText>Corporate</w:delText>
                    </w:r>
                    <w:r w:rsidRPr="00064254" w:rsidDel="00737460">
                      <w:rPr>
                        <w:rFonts w:ascii="Calibri" w:hAnsi="Calibri"/>
                      </w:rPr>
                      <w:delText xml:space="preserve">: the customer’s user                                                                                </w:delText>
                    </w:r>
                  </w:del>
                </w:p>
              </w:tc>
            </w:tr>
            <w:tr w:rsidR="00712006" w:rsidRPr="00012DAF" w:rsidDel="00737460" w14:paraId="078A8854" w14:textId="01977B70" w:rsidTr="00064254">
              <w:trPr>
                <w:trHeight w:val="270"/>
                <w:del w:id="5641" w:author="Fnu, Sonam" w:date="2019-11-27T19:17:00Z"/>
              </w:trPr>
              <w:tc>
                <w:tcPr>
                  <w:tcW w:w="1763" w:type="dxa"/>
                  <w:vMerge/>
                </w:tcPr>
                <w:p w14:paraId="4D44DBD4" w14:textId="14E775D6" w:rsidR="00712006" w:rsidRPr="00064254" w:rsidDel="00737460" w:rsidRDefault="00712006" w:rsidP="002536AA">
                  <w:pPr>
                    <w:pStyle w:val="ListParagraph"/>
                    <w:ind w:left="0"/>
                    <w:rPr>
                      <w:del w:id="5642" w:author="Fnu, Sonam" w:date="2019-11-27T19:17:00Z"/>
                      <w:rFonts w:ascii="Calibri" w:hAnsi="Calibri"/>
                    </w:rPr>
                  </w:pPr>
                </w:p>
              </w:tc>
              <w:tc>
                <w:tcPr>
                  <w:tcW w:w="1250" w:type="dxa"/>
                </w:tcPr>
                <w:p w14:paraId="65B227B5" w14:textId="34F7CC6C" w:rsidR="00712006" w:rsidRPr="00064254" w:rsidDel="00737460" w:rsidRDefault="00712006" w:rsidP="002536AA">
                  <w:pPr>
                    <w:pStyle w:val="ListParagraph"/>
                    <w:ind w:left="0"/>
                    <w:rPr>
                      <w:del w:id="5643" w:author="Fnu, Sonam" w:date="2019-11-27T19:17:00Z"/>
                      <w:rFonts w:ascii="Calibri" w:hAnsi="Calibri"/>
                    </w:rPr>
                  </w:pPr>
                  <w:del w:id="5644" w:author="Fnu, Sonam" w:date="2019-11-27T19:17:00Z">
                    <w:r w:rsidRPr="00064254" w:rsidDel="00737460">
                      <w:rPr>
                        <w:rFonts w:ascii="Calibri" w:hAnsi="Calibri"/>
                      </w:rPr>
                      <w:delText>Reject</w:delText>
                    </w:r>
                  </w:del>
                </w:p>
              </w:tc>
              <w:tc>
                <w:tcPr>
                  <w:tcW w:w="2297" w:type="dxa"/>
                </w:tcPr>
                <w:p w14:paraId="7EAA46D5" w14:textId="216A23F4" w:rsidR="00712006" w:rsidRPr="00064254" w:rsidDel="00737460" w:rsidRDefault="00712006" w:rsidP="002536AA">
                  <w:pPr>
                    <w:pStyle w:val="ListParagraph"/>
                    <w:ind w:left="0"/>
                    <w:rPr>
                      <w:del w:id="5645" w:author="Fnu, Sonam" w:date="2019-11-27T19:17:00Z"/>
                      <w:rFonts w:ascii="Calibri" w:hAnsi="Calibri"/>
                    </w:rPr>
                  </w:pPr>
                </w:p>
              </w:tc>
              <w:tc>
                <w:tcPr>
                  <w:tcW w:w="3240" w:type="dxa"/>
                  <w:vMerge/>
                </w:tcPr>
                <w:p w14:paraId="656C51C9" w14:textId="7FF1FD83" w:rsidR="00712006" w:rsidRPr="00064254" w:rsidDel="00737460" w:rsidRDefault="00712006" w:rsidP="002536AA">
                  <w:pPr>
                    <w:pStyle w:val="ListParagraph"/>
                    <w:ind w:left="0"/>
                    <w:rPr>
                      <w:del w:id="5646" w:author="Fnu, Sonam" w:date="2019-11-27T19:17:00Z"/>
                      <w:rFonts w:ascii="Calibri" w:hAnsi="Calibri"/>
                    </w:rPr>
                  </w:pPr>
                </w:p>
              </w:tc>
            </w:tr>
            <w:tr w:rsidR="00712006" w:rsidRPr="00012DAF" w:rsidDel="00737460" w14:paraId="2A920AA4" w14:textId="6A8B1C40" w:rsidTr="00064254">
              <w:trPr>
                <w:trHeight w:val="255"/>
                <w:del w:id="5647" w:author="Fnu, Sonam" w:date="2019-11-27T19:17:00Z"/>
              </w:trPr>
              <w:tc>
                <w:tcPr>
                  <w:tcW w:w="1763" w:type="dxa"/>
                  <w:vMerge w:val="restart"/>
                </w:tcPr>
                <w:p w14:paraId="689CBF1A" w14:textId="2D60596B" w:rsidR="00712006" w:rsidRPr="00064254" w:rsidDel="00737460" w:rsidRDefault="00712006" w:rsidP="002536AA">
                  <w:pPr>
                    <w:pStyle w:val="ListParagraph"/>
                    <w:ind w:left="0"/>
                    <w:rPr>
                      <w:del w:id="5648" w:author="Fnu, Sonam" w:date="2019-11-27T19:17:00Z"/>
                      <w:rFonts w:ascii="Calibri" w:hAnsi="Calibri"/>
                    </w:rPr>
                  </w:pPr>
                  <w:del w:id="5649" w:author="Fnu, Sonam" w:date="2019-11-27T19:17:00Z">
                    <w:r w:rsidRPr="00064254" w:rsidDel="00737460">
                      <w:rPr>
                        <w:rFonts w:ascii="Calibri" w:hAnsi="Calibri"/>
                      </w:rPr>
                      <w:delText>CW – Login</w:delText>
                    </w:r>
                  </w:del>
                </w:p>
              </w:tc>
              <w:tc>
                <w:tcPr>
                  <w:tcW w:w="1250" w:type="dxa"/>
                  <w:vMerge w:val="restart"/>
                </w:tcPr>
                <w:p w14:paraId="605C3850" w14:textId="6649B156" w:rsidR="00712006" w:rsidRPr="00064254" w:rsidDel="00737460" w:rsidRDefault="00712006" w:rsidP="002536AA">
                  <w:pPr>
                    <w:pStyle w:val="ListParagraph"/>
                    <w:ind w:left="0"/>
                    <w:rPr>
                      <w:del w:id="5650" w:author="Fnu, Sonam" w:date="2019-11-27T19:17:00Z"/>
                      <w:rFonts w:ascii="Calibri" w:hAnsi="Calibri"/>
                    </w:rPr>
                  </w:pPr>
                  <w:del w:id="5651" w:author="Fnu, Sonam" w:date="2019-11-27T19:17:00Z">
                    <w:r w:rsidRPr="00064254" w:rsidDel="00737460">
                      <w:rPr>
                        <w:rFonts w:ascii="Calibri" w:hAnsi="Calibri"/>
                      </w:rPr>
                      <w:delText>login</w:delText>
                    </w:r>
                  </w:del>
                </w:p>
              </w:tc>
              <w:tc>
                <w:tcPr>
                  <w:tcW w:w="2297" w:type="dxa"/>
                </w:tcPr>
                <w:p w14:paraId="4CE9362B" w14:textId="0F4AD369" w:rsidR="00712006" w:rsidRPr="00064254" w:rsidDel="00737460" w:rsidRDefault="00712006" w:rsidP="002536AA">
                  <w:pPr>
                    <w:pStyle w:val="ListParagraph"/>
                    <w:ind w:left="0"/>
                    <w:rPr>
                      <w:del w:id="5652" w:author="Fnu, Sonam" w:date="2019-11-27T19:17:00Z"/>
                      <w:rFonts w:ascii="Calibri" w:hAnsi="Calibri"/>
                    </w:rPr>
                  </w:pPr>
                  <w:del w:id="5653" w:author="Fnu, Sonam" w:date="2019-11-27T19:17:00Z">
                    <w:r w:rsidRPr="00064254" w:rsidDel="00737460">
                      <w:rPr>
                        <w:rFonts w:ascii="Calibri" w:hAnsi="Calibri"/>
                      </w:rPr>
                      <w:delText>Login Failed</w:delText>
                    </w:r>
                  </w:del>
                </w:p>
              </w:tc>
              <w:tc>
                <w:tcPr>
                  <w:tcW w:w="3240" w:type="dxa"/>
                  <w:vMerge w:val="restart"/>
                </w:tcPr>
                <w:p w14:paraId="29CFF90C" w14:textId="4C44129E" w:rsidR="00712006" w:rsidRPr="00064254" w:rsidDel="00737460" w:rsidRDefault="00712006" w:rsidP="002536AA">
                  <w:pPr>
                    <w:pStyle w:val="ListParagraph"/>
                    <w:ind w:left="0"/>
                    <w:rPr>
                      <w:del w:id="5654" w:author="Fnu, Sonam" w:date="2019-11-27T19:17:00Z"/>
                      <w:rFonts w:ascii="Calibri" w:hAnsi="Calibri"/>
                    </w:rPr>
                  </w:pPr>
                  <w:del w:id="5655" w:author="Fnu, Sonam" w:date="2019-11-27T19:17:00Z">
                    <w:r w:rsidRPr="00064254" w:rsidDel="00737460">
                      <w:rPr>
                        <w:rFonts w:ascii="Calibri" w:hAnsi="Calibri"/>
                        <w:u w:val="single"/>
                      </w:rPr>
                      <w:delText>Retail</w:delText>
                    </w:r>
                    <w:r w:rsidRPr="00064254" w:rsidDel="00737460">
                      <w:rPr>
                        <w:rFonts w:ascii="Calibri" w:hAnsi="Calibri"/>
                      </w:rPr>
                      <w:delText xml:space="preserve">: The current customer, </w:delText>
                    </w:r>
                    <w:r w:rsidRPr="00064254" w:rsidDel="00737460">
                      <w:rPr>
                        <w:rFonts w:ascii="Calibri" w:hAnsi="Calibri"/>
                        <w:u w:val="single"/>
                      </w:rPr>
                      <w:delText>Corporate</w:delText>
                    </w:r>
                    <w:r w:rsidRPr="00064254" w:rsidDel="00737460">
                      <w:rPr>
                        <w:rFonts w:ascii="Calibri" w:hAnsi="Calibri"/>
                      </w:rPr>
                      <w:delText xml:space="preserve">: the current customer’s user, </w:delText>
                    </w:r>
                    <w:r w:rsidRPr="00064254" w:rsidDel="00737460">
                      <w:rPr>
                        <w:rFonts w:ascii="Calibri" w:hAnsi="Calibri"/>
                        <w:u w:val="single"/>
                      </w:rPr>
                      <w:delText>Bank User:</w:delText>
                    </w:r>
                    <w:r w:rsidRPr="00064254" w:rsidDel="00737460">
                      <w:rPr>
                        <w:rFonts w:ascii="Calibri" w:hAnsi="Calibri"/>
                      </w:rPr>
                      <w:delText xml:space="preserve"> assigned departments                                                                            </w:delText>
                    </w:r>
                  </w:del>
                </w:p>
              </w:tc>
            </w:tr>
            <w:tr w:rsidR="00712006" w:rsidRPr="00012DAF" w:rsidDel="00737460" w14:paraId="01FAD4E6" w14:textId="4F049DE8" w:rsidTr="00064254">
              <w:trPr>
                <w:trHeight w:val="255"/>
                <w:del w:id="5656" w:author="Fnu, Sonam" w:date="2019-11-27T19:17:00Z"/>
              </w:trPr>
              <w:tc>
                <w:tcPr>
                  <w:tcW w:w="1763" w:type="dxa"/>
                  <w:vMerge/>
                </w:tcPr>
                <w:p w14:paraId="3FAF01C8" w14:textId="75C7AFD1" w:rsidR="00712006" w:rsidRPr="00064254" w:rsidDel="00737460" w:rsidRDefault="00712006" w:rsidP="002536AA">
                  <w:pPr>
                    <w:pStyle w:val="ListParagraph"/>
                    <w:ind w:left="0"/>
                    <w:rPr>
                      <w:del w:id="5657" w:author="Fnu, Sonam" w:date="2019-11-27T19:17:00Z"/>
                      <w:rFonts w:ascii="Calibri" w:hAnsi="Calibri"/>
                    </w:rPr>
                  </w:pPr>
                </w:p>
              </w:tc>
              <w:tc>
                <w:tcPr>
                  <w:tcW w:w="1250" w:type="dxa"/>
                  <w:vMerge/>
                </w:tcPr>
                <w:p w14:paraId="37E42515" w14:textId="08B0ECB3" w:rsidR="00712006" w:rsidRPr="00064254" w:rsidDel="00737460" w:rsidRDefault="00712006" w:rsidP="002536AA">
                  <w:pPr>
                    <w:pStyle w:val="ListParagraph"/>
                    <w:ind w:left="0"/>
                    <w:rPr>
                      <w:del w:id="5658" w:author="Fnu, Sonam" w:date="2019-11-27T19:17:00Z"/>
                      <w:rFonts w:ascii="Calibri" w:hAnsi="Calibri"/>
                    </w:rPr>
                  </w:pPr>
                </w:p>
              </w:tc>
              <w:tc>
                <w:tcPr>
                  <w:tcW w:w="2297" w:type="dxa"/>
                </w:tcPr>
                <w:p w14:paraId="466F5EC9" w14:textId="5C4897BD" w:rsidR="00712006" w:rsidRPr="00064254" w:rsidDel="00737460" w:rsidRDefault="00712006" w:rsidP="002536AA">
                  <w:pPr>
                    <w:pStyle w:val="ListParagraph"/>
                    <w:ind w:left="0"/>
                    <w:rPr>
                      <w:del w:id="5659" w:author="Fnu, Sonam" w:date="2019-11-27T19:17:00Z"/>
                      <w:rFonts w:ascii="Calibri" w:hAnsi="Calibri"/>
                    </w:rPr>
                  </w:pPr>
                  <w:del w:id="5660" w:author="Fnu, Sonam" w:date="2019-11-27T19:17:00Z">
                    <w:r w:rsidRPr="00064254" w:rsidDel="00737460">
                      <w:rPr>
                        <w:rFonts w:ascii="Calibri" w:hAnsi="Calibri"/>
                      </w:rPr>
                      <w:delText>Customer locked</w:delText>
                    </w:r>
                  </w:del>
                </w:p>
              </w:tc>
              <w:tc>
                <w:tcPr>
                  <w:tcW w:w="3240" w:type="dxa"/>
                  <w:vMerge/>
                </w:tcPr>
                <w:p w14:paraId="39941BCA" w14:textId="67F221B9" w:rsidR="00712006" w:rsidRPr="00064254" w:rsidDel="00737460" w:rsidRDefault="00712006" w:rsidP="002536AA">
                  <w:pPr>
                    <w:pStyle w:val="ListParagraph"/>
                    <w:ind w:left="0"/>
                    <w:rPr>
                      <w:del w:id="5661" w:author="Fnu, Sonam" w:date="2019-11-27T19:17:00Z"/>
                      <w:rFonts w:ascii="Calibri" w:hAnsi="Calibri"/>
                    </w:rPr>
                  </w:pPr>
                </w:p>
              </w:tc>
            </w:tr>
            <w:tr w:rsidR="00712006" w:rsidRPr="00012DAF" w:rsidDel="00737460" w14:paraId="04C701D6" w14:textId="77225678" w:rsidTr="00064254">
              <w:trPr>
                <w:trHeight w:val="270"/>
                <w:del w:id="5662" w:author="Fnu, Sonam" w:date="2019-11-27T19:17:00Z"/>
              </w:trPr>
              <w:tc>
                <w:tcPr>
                  <w:tcW w:w="1763" w:type="dxa"/>
                  <w:vMerge/>
                </w:tcPr>
                <w:p w14:paraId="0EC63E18" w14:textId="7F2AB61A" w:rsidR="00712006" w:rsidRPr="00064254" w:rsidDel="00737460" w:rsidRDefault="00712006" w:rsidP="002536AA">
                  <w:pPr>
                    <w:pStyle w:val="ListParagraph"/>
                    <w:ind w:left="0"/>
                    <w:rPr>
                      <w:del w:id="5663" w:author="Fnu, Sonam" w:date="2019-11-27T19:17:00Z"/>
                      <w:rFonts w:ascii="Calibri" w:hAnsi="Calibri"/>
                    </w:rPr>
                  </w:pPr>
                </w:p>
              </w:tc>
              <w:tc>
                <w:tcPr>
                  <w:tcW w:w="1250" w:type="dxa"/>
                  <w:vMerge/>
                </w:tcPr>
                <w:p w14:paraId="6648DD95" w14:textId="24990812" w:rsidR="00712006" w:rsidRPr="00064254" w:rsidDel="00737460" w:rsidRDefault="00712006" w:rsidP="002536AA">
                  <w:pPr>
                    <w:pStyle w:val="ListParagraph"/>
                    <w:ind w:left="0"/>
                    <w:rPr>
                      <w:del w:id="5664" w:author="Fnu, Sonam" w:date="2019-11-27T19:17:00Z"/>
                      <w:rFonts w:ascii="Calibri" w:hAnsi="Calibri"/>
                    </w:rPr>
                  </w:pPr>
                </w:p>
              </w:tc>
              <w:tc>
                <w:tcPr>
                  <w:tcW w:w="2297" w:type="dxa"/>
                </w:tcPr>
                <w:p w14:paraId="14699D2F" w14:textId="6AC41F7F" w:rsidR="00712006" w:rsidRPr="00064254" w:rsidDel="00737460" w:rsidRDefault="00712006" w:rsidP="002536AA">
                  <w:pPr>
                    <w:pStyle w:val="ListParagraph"/>
                    <w:ind w:left="0"/>
                    <w:rPr>
                      <w:del w:id="5665" w:author="Fnu, Sonam" w:date="2019-11-27T19:17:00Z"/>
                      <w:rFonts w:ascii="Calibri" w:hAnsi="Calibri"/>
                    </w:rPr>
                  </w:pPr>
                  <w:del w:id="5666" w:author="Fnu, Sonam" w:date="2019-11-27T19:17:00Z">
                    <w:r w:rsidRPr="00064254" w:rsidDel="00737460">
                      <w:rPr>
                        <w:rFonts w:ascii="Calibri" w:hAnsi="Calibri"/>
                      </w:rPr>
                      <w:delText xml:space="preserve">Login succeeded, but another login from different session </w:delText>
                    </w:r>
                  </w:del>
                </w:p>
              </w:tc>
              <w:tc>
                <w:tcPr>
                  <w:tcW w:w="3240" w:type="dxa"/>
                  <w:vMerge/>
                </w:tcPr>
                <w:p w14:paraId="32BFD7CF" w14:textId="00F94D97" w:rsidR="00712006" w:rsidRPr="00064254" w:rsidDel="00737460" w:rsidRDefault="00712006" w:rsidP="002536AA">
                  <w:pPr>
                    <w:pStyle w:val="ListParagraph"/>
                    <w:ind w:left="0"/>
                    <w:rPr>
                      <w:del w:id="5667" w:author="Fnu, Sonam" w:date="2019-11-27T19:17:00Z"/>
                      <w:rFonts w:ascii="Calibri" w:hAnsi="Calibri"/>
                    </w:rPr>
                  </w:pPr>
                </w:p>
              </w:tc>
            </w:tr>
            <w:tr w:rsidR="00712006" w:rsidRPr="00012DAF" w:rsidDel="00737460" w14:paraId="4F87F688" w14:textId="56D7E6CD" w:rsidTr="00064254">
              <w:trPr>
                <w:trHeight w:val="270"/>
                <w:del w:id="5668" w:author="Fnu, Sonam" w:date="2019-11-27T19:17:00Z"/>
              </w:trPr>
              <w:tc>
                <w:tcPr>
                  <w:tcW w:w="1763" w:type="dxa"/>
                  <w:vMerge w:val="restart"/>
                </w:tcPr>
                <w:p w14:paraId="619E15DA" w14:textId="1BD487D1" w:rsidR="00712006" w:rsidRPr="00064254" w:rsidDel="00737460" w:rsidRDefault="00712006" w:rsidP="002536AA">
                  <w:pPr>
                    <w:pStyle w:val="ListParagraph"/>
                    <w:ind w:left="0"/>
                    <w:rPr>
                      <w:del w:id="5669" w:author="Fnu, Sonam" w:date="2019-11-27T19:17:00Z"/>
                      <w:rFonts w:ascii="Calibri" w:hAnsi="Calibri"/>
                    </w:rPr>
                  </w:pPr>
                  <w:del w:id="5670" w:author="Fnu, Sonam" w:date="2019-11-27T19:17:00Z">
                    <w:r w:rsidRPr="00064254" w:rsidDel="00737460">
                      <w:rPr>
                        <w:rFonts w:ascii="Calibri" w:hAnsi="Calibri"/>
                      </w:rPr>
                      <w:delText>CW - Change Login Credentials</w:delText>
                    </w:r>
                  </w:del>
                </w:p>
              </w:tc>
              <w:tc>
                <w:tcPr>
                  <w:tcW w:w="1250" w:type="dxa"/>
                </w:tcPr>
                <w:p w14:paraId="08B9455C" w14:textId="7C97DA24" w:rsidR="00712006" w:rsidRPr="00064254" w:rsidDel="00737460" w:rsidRDefault="00712006" w:rsidP="002536AA">
                  <w:pPr>
                    <w:pStyle w:val="ListParagraph"/>
                    <w:ind w:left="0"/>
                    <w:rPr>
                      <w:del w:id="5671" w:author="Fnu, Sonam" w:date="2019-11-27T19:17:00Z"/>
                      <w:rFonts w:ascii="Calibri" w:hAnsi="Calibri"/>
                    </w:rPr>
                  </w:pPr>
                  <w:del w:id="5672" w:author="Fnu, Sonam" w:date="2019-11-27T19:17:00Z">
                    <w:r w:rsidRPr="00064254" w:rsidDel="00737460">
                      <w:rPr>
                        <w:rFonts w:ascii="Calibri" w:hAnsi="Calibri"/>
                      </w:rPr>
                      <w:delText>Change Password</w:delText>
                    </w:r>
                  </w:del>
                </w:p>
              </w:tc>
              <w:tc>
                <w:tcPr>
                  <w:tcW w:w="2297" w:type="dxa"/>
                  <w:vMerge w:val="restart"/>
                </w:tcPr>
                <w:p w14:paraId="46A682E2" w14:textId="3E1C177E" w:rsidR="00712006" w:rsidRPr="00064254" w:rsidDel="00737460" w:rsidRDefault="00712006" w:rsidP="002536AA">
                  <w:pPr>
                    <w:pStyle w:val="ListParagraph"/>
                    <w:ind w:left="0"/>
                    <w:rPr>
                      <w:del w:id="5673" w:author="Fnu, Sonam" w:date="2019-11-27T19:17:00Z"/>
                      <w:rFonts w:ascii="Calibri" w:hAnsi="Calibri"/>
                    </w:rPr>
                  </w:pPr>
                  <w:del w:id="5674" w:author="Fnu, Sonam" w:date="2019-11-27T19:17:00Z">
                    <w:r w:rsidRPr="00064254" w:rsidDel="00737460">
                      <w:rPr>
                        <w:rFonts w:ascii="Calibri" w:hAnsi="Calibri"/>
                      </w:rPr>
                      <w:delText>Change is succeeded</w:delText>
                    </w:r>
                  </w:del>
                </w:p>
              </w:tc>
              <w:tc>
                <w:tcPr>
                  <w:tcW w:w="3240" w:type="dxa"/>
                  <w:vMerge/>
                </w:tcPr>
                <w:p w14:paraId="7CF7F53C" w14:textId="56BE1FD4" w:rsidR="00712006" w:rsidRPr="00064254" w:rsidDel="00737460" w:rsidRDefault="00712006" w:rsidP="002536AA">
                  <w:pPr>
                    <w:pStyle w:val="ListParagraph"/>
                    <w:ind w:left="0"/>
                    <w:rPr>
                      <w:del w:id="5675" w:author="Fnu, Sonam" w:date="2019-11-27T19:17:00Z"/>
                      <w:rFonts w:ascii="Calibri" w:hAnsi="Calibri"/>
                    </w:rPr>
                  </w:pPr>
                </w:p>
              </w:tc>
            </w:tr>
            <w:tr w:rsidR="00712006" w:rsidRPr="00012DAF" w:rsidDel="00737460" w14:paraId="47A52E51" w14:textId="248D70B3" w:rsidTr="00064254">
              <w:trPr>
                <w:trHeight w:val="270"/>
                <w:del w:id="5676" w:author="Fnu, Sonam" w:date="2019-11-27T19:17:00Z"/>
              </w:trPr>
              <w:tc>
                <w:tcPr>
                  <w:tcW w:w="1763" w:type="dxa"/>
                  <w:vMerge/>
                </w:tcPr>
                <w:p w14:paraId="2E09A370" w14:textId="33BE17B2" w:rsidR="00712006" w:rsidRPr="00064254" w:rsidDel="00737460" w:rsidRDefault="00712006" w:rsidP="002536AA">
                  <w:pPr>
                    <w:pStyle w:val="ListParagraph"/>
                    <w:ind w:left="0"/>
                    <w:rPr>
                      <w:del w:id="5677" w:author="Fnu, Sonam" w:date="2019-11-27T19:17:00Z"/>
                      <w:rFonts w:ascii="Calibri" w:hAnsi="Calibri"/>
                    </w:rPr>
                  </w:pPr>
                </w:p>
              </w:tc>
              <w:tc>
                <w:tcPr>
                  <w:tcW w:w="1250" w:type="dxa"/>
                </w:tcPr>
                <w:p w14:paraId="42CFC5F8" w14:textId="76056A42" w:rsidR="00712006" w:rsidRPr="00064254" w:rsidDel="00737460" w:rsidRDefault="00712006" w:rsidP="002536AA">
                  <w:pPr>
                    <w:pStyle w:val="ListParagraph"/>
                    <w:ind w:left="0"/>
                    <w:rPr>
                      <w:del w:id="5678" w:author="Fnu, Sonam" w:date="2019-11-27T19:17:00Z"/>
                      <w:rFonts w:ascii="Calibri" w:hAnsi="Calibri"/>
                    </w:rPr>
                  </w:pPr>
                  <w:del w:id="5679" w:author="Fnu, Sonam" w:date="2019-11-27T19:17:00Z">
                    <w:r w:rsidRPr="00064254" w:rsidDel="00737460">
                      <w:rPr>
                        <w:rFonts w:ascii="Calibri" w:hAnsi="Calibri"/>
                      </w:rPr>
                      <w:delText>Change login id</w:delText>
                    </w:r>
                  </w:del>
                </w:p>
              </w:tc>
              <w:tc>
                <w:tcPr>
                  <w:tcW w:w="2297" w:type="dxa"/>
                  <w:vMerge/>
                </w:tcPr>
                <w:p w14:paraId="37EAA378" w14:textId="48CA55D8" w:rsidR="00712006" w:rsidRPr="00064254" w:rsidDel="00737460" w:rsidRDefault="00712006" w:rsidP="002536AA">
                  <w:pPr>
                    <w:pStyle w:val="ListParagraph"/>
                    <w:ind w:left="0"/>
                    <w:rPr>
                      <w:del w:id="5680" w:author="Fnu, Sonam" w:date="2019-11-27T19:17:00Z"/>
                      <w:rFonts w:ascii="Calibri" w:hAnsi="Calibri"/>
                    </w:rPr>
                  </w:pPr>
                </w:p>
              </w:tc>
              <w:tc>
                <w:tcPr>
                  <w:tcW w:w="3240" w:type="dxa"/>
                  <w:vMerge/>
                </w:tcPr>
                <w:p w14:paraId="3F8E0D68" w14:textId="154C20A7" w:rsidR="00712006" w:rsidRPr="00064254" w:rsidDel="00737460" w:rsidRDefault="00712006" w:rsidP="002536AA">
                  <w:pPr>
                    <w:pStyle w:val="ListParagraph"/>
                    <w:ind w:left="0"/>
                    <w:rPr>
                      <w:del w:id="5681" w:author="Fnu, Sonam" w:date="2019-11-27T19:17:00Z"/>
                      <w:rFonts w:ascii="Calibri" w:hAnsi="Calibri"/>
                    </w:rPr>
                  </w:pPr>
                </w:p>
              </w:tc>
            </w:tr>
            <w:tr w:rsidR="00712006" w:rsidRPr="00012DAF" w:rsidDel="00737460" w14:paraId="74853117" w14:textId="1E26E13B" w:rsidTr="00064254">
              <w:trPr>
                <w:trHeight w:val="270"/>
                <w:del w:id="5682" w:author="Fnu, Sonam" w:date="2019-11-27T19:17:00Z"/>
              </w:trPr>
              <w:tc>
                <w:tcPr>
                  <w:tcW w:w="1763" w:type="dxa"/>
                </w:tcPr>
                <w:p w14:paraId="26EEA39B" w14:textId="07C32605" w:rsidR="00712006" w:rsidRPr="00064254" w:rsidDel="00737460" w:rsidRDefault="00712006" w:rsidP="002536AA">
                  <w:pPr>
                    <w:pStyle w:val="ListParagraph"/>
                    <w:ind w:left="0"/>
                    <w:rPr>
                      <w:del w:id="5683" w:author="Fnu, Sonam" w:date="2019-11-27T19:17:00Z"/>
                      <w:rFonts w:ascii="Calibri" w:hAnsi="Calibri"/>
                    </w:rPr>
                  </w:pPr>
                  <w:del w:id="5684" w:author="Fnu, Sonam" w:date="2019-11-27T19:17:00Z">
                    <w:r w:rsidRPr="00064254" w:rsidDel="00737460">
                      <w:rPr>
                        <w:rFonts w:ascii="Calibri" w:hAnsi="Calibri"/>
                      </w:rPr>
                      <w:delText>CW - Security Question Setup</w:delText>
                    </w:r>
                  </w:del>
                </w:p>
              </w:tc>
              <w:tc>
                <w:tcPr>
                  <w:tcW w:w="1250" w:type="dxa"/>
                </w:tcPr>
                <w:p w14:paraId="2C074468" w14:textId="4CCE4019" w:rsidR="00712006" w:rsidRPr="00064254" w:rsidDel="00737460" w:rsidRDefault="00712006" w:rsidP="002536AA">
                  <w:pPr>
                    <w:pStyle w:val="ListParagraph"/>
                    <w:ind w:left="0"/>
                    <w:rPr>
                      <w:del w:id="5685" w:author="Fnu, Sonam" w:date="2019-11-27T19:17:00Z"/>
                      <w:rFonts w:ascii="Calibri" w:hAnsi="Calibri"/>
                    </w:rPr>
                  </w:pPr>
                  <w:del w:id="5686" w:author="Fnu, Sonam" w:date="2019-11-27T19:17:00Z">
                    <w:r w:rsidRPr="00064254" w:rsidDel="00737460">
                      <w:rPr>
                        <w:rFonts w:ascii="Calibri" w:hAnsi="Calibri"/>
                      </w:rPr>
                      <w:delText>Edit Security questions</w:delText>
                    </w:r>
                  </w:del>
                </w:p>
              </w:tc>
              <w:tc>
                <w:tcPr>
                  <w:tcW w:w="2297" w:type="dxa"/>
                </w:tcPr>
                <w:p w14:paraId="2DD80E1E" w14:textId="145D48BC" w:rsidR="00712006" w:rsidRPr="00064254" w:rsidDel="00737460" w:rsidRDefault="00712006" w:rsidP="002536AA">
                  <w:pPr>
                    <w:pStyle w:val="ListParagraph"/>
                    <w:ind w:left="0"/>
                    <w:rPr>
                      <w:del w:id="5687" w:author="Fnu, Sonam" w:date="2019-11-27T19:17:00Z"/>
                      <w:rFonts w:ascii="Calibri" w:hAnsi="Calibri"/>
                    </w:rPr>
                  </w:pPr>
                  <w:del w:id="5688" w:author="Fnu, Sonam" w:date="2019-11-27T19:17:00Z">
                    <w:r w:rsidRPr="00064254" w:rsidDel="00737460">
                      <w:rPr>
                        <w:rFonts w:ascii="Calibri" w:hAnsi="Calibri"/>
                      </w:rPr>
                      <w:delText>Edit is succeeded</w:delText>
                    </w:r>
                  </w:del>
                </w:p>
              </w:tc>
              <w:tc>
                <w:tcPr>
                  <w:tcW w:w="3240" w:type="dxa"/>
                  <w:vMerge/>
                </w:tcPr>
                <w:p w14:paraId="54A2618D" w14:textId="59BC0C0B" w:rsidR="00712006" w:rsidRPr="00064254" w:rsidDel="00737460" w:rsidRDefault="00712006" w:rsidP="002536AA">
                  <w:pPr>
                    <w:pStyle w:val="ListParagraph"/>
                    <w:ind w:left="0"/>
                    <w:rPr>
                      <w:del w:id="5689" w:author="Fnu, Sonam" w:date="2019-11-27T19:17:00Z"/>
                      <w:rFonts w:ascii="Calibri" w:hAnsi="Calibri"/>
                    </w:rPr>
                  </w:pPr>
                </w:p>
              </w:tc>
            </w:tr>
            <w:tr w:rsidR="00712006" w:rsidRPr="00012DAF" w:rsidDel="00737460" w14:paraId="3484DEBB" w14:textId="34BB1ABE" w:rsidTr="00064254">
              <w:trPr>
                <w:trHeight w:val="255"/>
                <w:del w:id="5690" w:author="Fnu, Sonam" w:date="2019-11-27T19:17:00Z"/>
              </w:trPr>
              <w:tc>
                <w:tcPr>
                  <w:tcW w:w="1763" w:type="dxa"/>
                  <w:vMerge w:val="restart"/>
                </w:tcPr>
                <w:p w14:paraId="34B93B83" w14:textId="691BEE06" w:rsidR="00712006" w:rsidRPr="00064254" w:rsidDel="00737460" w:rsidRDefault="00712006" w:rsidP="002536AA">
                  <w:pPr>
                    <w:pStyle w:val="ListParagraph"/>
                    <w:ind w:left="0"/>
                    <w:rPr>
                      <w:del w:id="5691" w:author="Fnu, Sonam" w:date="2019-11-27T19:17:00Z"/>
                      <w:rFonts w:ascii="Calibri" w:hAnsi="Calibri"/>
                    </w:rPr>
                  </w:pPr>
                  <w:del w:id="5692" w:author="Fnu, Sonam" w:date="2019-11-27T19:17:00Z">
                    <w:r w:rsidRPr="00064254" w:rsidDel="00737460">
                      <w:rPr>
                        <w:rFonts w:ascii="Calibri" w:hAnsi="Calibri"/>
                      </w:rPr>
                      <w:delText>CW - Between my account transfer</w:delText>
                    </w:r>
                  </w:del>
                </w:p>
              </w:tc>
              <w:tc>
                <w:tcPr>
                  <w:tcW w:w="1250" w:type="dxa"/>
                </w:tcPr>
                <w:p w14:paraId="412CE9AE" w14:textId="337D74FA" w:rsidR="00712006" w:rsidRPr="00064254" w:rsidDel="00737460" w:rsidRDefault="00712006" w:rsidP="002536AA">
                  <w:pPr>
                    <w:pStyle w:val="ListParagraph"/>
                    <w:ind w:left="0"/>
                    <w:rPr>
                      <w:del w:id="5693" w:author="Fnu, Sonam" w:date="2019-11-27T19:17:00Z"/>
                      <w:rFonts w:ascii="Calibri" w:hAnsi="Calibri"/>
                    </w:rPr>
                  </w:pPr>
                  <w:del w:id="5694" w:author="Fnu, Sonam" w:date="2019-11-27T19:17:00Z">
                    <w:r w:rsidRPr="00064254" w:rsidDel="00737460">
                      <w:rPr>
                        <w:rFonts w:ascii="Calibri" w:hAnsi="Calibri"/>
                      </w:rPr>
                      <w:delText>Add</w:delText>
                    </w:r>
                  </w:del>
                </w:p>
              </w:tc>
              <w:tc>
                <w:tcPr>
                  <w:tcW w:w="2297" w:type="dxa"/>
                  <w:vMerge w:val="restart"/>
                </w:tcPr>
                <w:p w14:paraId="730D90EC" w14:textId="62D04765" w:rsidR="00712006" w:rsidRPr="00064254" w:rsidDel="00737460" w:rsidRDefault="00712006">
                  <w:pPr>
                    <w:pStyle w:val="ListParagraph"/>
                    <w:ind w:left="0"/>
                    <w:rPr>
                      <w:del w:id="5695" w:author="Fnu, Sonam" w:date="2019-11-27T19:17:00Z"/>
                      <w:rFonts w:ascii="Calibri" w:hAnsi="Calibri"/>
                    </w:rPr>
                  </w:pPr>
                  <w:del w:id="5696" w:author="Fnu, Sonam" w:date="2019-11-27T19:17:00Z">
                    <w:r w:rsidRPr="00064254" w:rsidDel="00737460">
                      <w:rPr>
                        <w:rFonts w:ascii="Calibri" w:hAnsi="Calibri"/>
                      </w:rPr>
                      <w:delText xml:space="preserve">Action succeeded </w:delText>
                    </w:r>
                    <w:r w:rsidRPr="00064254" w:rsidDel="00737460">
                      <w:rPr>
                        <w:rFonts w:ascii="Calibri" w:hAnsi="Calibri"/>
                        <w:u w:val="single"/>
                      </w:rPr>
                      <w:delText>or</w:delText>
                    </w:r>
                    <w:r w:rsidRPr="00064254" w:rsidDel="00737460">
                      <w:rPr>
                        <w:rFonts w:ascii="Calibri" w:hAnsi="Calibri"/>
                      </w:rPr>
                      <w:delText xml:space="preserve"> Customer transfer from account doesn’t belong to him</w:delText>
                    </w:r>
                  </w:del>
                </w:p>
              </w:tc>
              <w:tc>
                <w:tcPr>
                  <w:tcW w:w="3240" w:type="dxa"/>
                  <w:vMerge w:val="restart"/>
                </w:tcPr>
                <w:p w14:paraId="6A7DB055" w14:textId="73BF835C" w:rsidR="00712006" w:rsidRPr="00064254" w:rsidDel="00737460" w:rsidRDefault="00712006" w:rsidP="002536AA">
                  <w:pPr>
                    <w:pStyle w:val="ListParagraph"/>
                    <w:ind w:left="0"/>
                    <w:rPr>
                      <w:del w:id="5697" w:author="Fnu, Sonam" w:date="2019-11-27T19:17:00Z"/>
                      <w:rFonts w:ascii="Calibri" w:hAnsi="Calibri"/>
                      <w:b/>
                      <w:bCs/>
                      <w:u w:val="single"/>
                    </w:rPr>
                  </w:pPr>
                  <w:del w:id="5698" w:author="Fnu, Sonam" w:date="2019-11-27T19:17:00Z">
                    <w:r w:rsidRPr="00064254" w:rsidDel="00737460">
                      <w:rPr>
                        <w:rFonts w:ascii="Calibri" w:hAnsi="Calibri"/>
                        <w:b/>
                        <w:bCs/>
                        <w:u w:val="single"/>
                      </w:rPr>
                      <w:delText>Action succeeded:</w:delText>
                    </w:r>
                  </w:del>
                </w:p>
                <w:p w14:paraId="72E29DCB" w14:textId="151F6905" w:rsidR="00712006" w:rsidRPr="00064254" w:rsidDel="00737460" w:rsidRDefault="00712006" w:rsidP="002536AA">
                  <w:pPr>
                    <w:pStyle w:val="ListParagraph"/>
                    <w:ind w:left="0"/>
                    <w:rPr>
                      <w:del w:id="5699" w:author="Fnu, Sonam" w:date="2019-11-27T19:17:00Z"/>
                      <w:rFonts w:ascii="Calibri" w:hAnsi="Calibri"/>
                      <w:b/>
                      <w:bCs/>
                      <w:u w:val="single"/>
                    </w:rPr>
                  </w:pPr>
                </w:p>
                <w:p w14:paraId="7ACC6AAE" w14:textId="5342629C" w:rsidR="00712006" w:rsidRPr="00064254" w:rsidDel="00737460" w:rsidRDefault="00712006" w:rsidP="002536AA">
                  <w:pPr>
                    <w:pStyle w:val="ListParagraph"/>
                    <w:ind w:left="0"/>
                    <w:rPr>
                      <w:del w:id="5700" w:author="Fnu, Sonam" w:date="2019-11-27T19:17:00Z"/>
                      <w:rFonts w:ascii="Calibri" w:hAnsi="Calibri"/>
                    </w:rPr>
                  </w:pPr>
                  <w:del w:id="5701" w:author="Fnu, Sonam" w:date="2019-11-27T19:17:00Z">
                    <w:r w:rsidRPr="00064254" w:rsidDel="00737460">
                      <w:rPr>
                        <w:rFonts w:ascii="Calibri" w:hAnsi="Calibri"/>
                        <w:u w:val="single"/>
                      </w:rPr>
                      <w:delText>Retail</w:delText>
                    </w:r>
                    <w:r w:rsidRPr="00064254" w:rsidDel="00737460">
                      <w:rPr>
                        <w:rFonts w:ascii="Calibri" w:hAnsi="Calibri"/>
                      </w:rPr>
                      <w:delText xml:space="preserve">: The customer, </w:delText>
                    </w:r>
                    <w:r w:rsidRPr="00064254" w:rsidDel="00737460">
                      <w:rPr>
                        <w:rFonts w:ascii="Calibri" w:hAnsi="Calibri"/>
                        <w:u w:val="single"/>
                      </w:rPr>
                      <w:delText>Corporate</w:delText>
                    </w:r>
                    <w:r w:rsidRPr="00064254" w:rsidDel="00737460">
                      <w:rPr>
                        <w:rFonts w:ascii="Calibri" w:hAnsi="Calibri"/>
                      </w:rPr>
                      <w:delText xml:space="preserve">: </w:delText>
                    </w:r>
                  </w:del>
                  <w:ins w:id="5702" w:author="mayada samir" w:date="2019-04-04T10:13:00Z">
                    <w:del w:id="5703" w:author="Fnu, Sonam" w:date="2019-11-27T19:17:00Z">
                      <w:r w:rsidR="00032DCB" w:rsidDel="00737460">
                        <w:rPr>
                          <w:rFonts w:ascii="Calibri" w:hAnsi="Calibri"/>
                        </w:rPr>
                        <w:delText xml:space="preserve">according to setup to be sent to initiator only, initiator and authorizer , or initiator and </w:delText>
                      </w:r>
                      <w:r w:rsidR="00032DCB" w:rsidRPr="00064254" w:rsidDel="00737460">
                        <w:rPr>
                          <w:rFonts w:ascii="Calibri" w:hAnsi="Calibri"/>
                        </w:rPr>
                        <w:delText xml:space="preserve">all the customers’ users assigned to </w:delText>
                      </w:r>
                      <w:r w:rsidR="00032DCB" w:rsidDel="00737460">
                        <w:rPr>
                          <w:rFonts w:ascii="Calibri" w:hAnsi="Calibri"/>
                        </w:rPr>
                        <w:delText>account group</w:delText>
                      </w:r>
                    </w:del>
                  </w:ins>
                  <w:del w:id="5704" w:author="Fnu, Sonam" w:date="2019-11-27T19:17:00Z">
                    <w:r w:rsidRPr="00064254" w:rsidDel="00737460">
                      <w:rPr>
                        <w:rFonts w:ascii="Calibri" w:hAnsi="Calibri"/>
                      </w:rPr>
                      <w:delText xml:space="preserve">all the customers’ users assigned to the account group(s) that contains the debit account, </w:delText>
                    </w:r>
                  </w:del>
                </w:p>
                <w:p w14:paraId="0F2591D2" w14:textId="34CDE9CB" w:rsidR="00712006" w:rsidRPr="00064254" w:rsidDel="00737460" w:rsidRDefault="00712006" w:rsidP="002536AA">
                  <w:pPr>
                    <w:pStyle w:val="ListParagraph"/>
                    <w:ind w:left="0"/>
                    <w:rPr>
                      <w:del w:id="5705" w:author="Fnu, Sonam" w:date="2019-11-27T19:17:00Z"/>
                      <w:rFonts w:ascii="Calibri" w:hAnsi="Calibri"/>
                    </w:rPr>
                  </w:pPr>
                </w:p>
                <w:p w14:paraId="2F57DB77" w14:textId="5A8ED288" w:rsidR="00712006" w:rsidRPr="00064254" w:rsidDel="00737460" w:rsidRDefault="00712006" w:rsidP="002536AA">
                  <w:pPr>
                    <w:pStyle w:val="ListParagraph"/>
                    <w:ind w:left="0"/>
                    <w:rPr>
                      <w:del w:id="5706" w:author="Fnu, Sonam" w:date="2019-11-27T19:17:00Z"/>
                      <w:rFonts w:ascii="Calibri" w:hAnsi="Calibri"/>
                    </w:rPr>
                  </w:pPr>
                </w:p>
                <w:p w14:paraId="588B2438" w14:textId="20DAB3BF" w:rsidR="00712006" w:rsidRPr="00064254" w:rsidDel="00737460" w:rsidRDefault="00712006" w:rsidP="002536AA">
                  <w:pPr>
                    <w:pStyle w:val="ListParagraph"/>
                    <w:ind w:left="0"/>
                    <w:rPr>
                      <w:del w:id="5707" w:author="Fnu, Sonam" w:date="2019-11-27T19:17:00Z"/>
                      <w:rFonts w:ascii="Calibri" w:hAnsi="Calibri"/>
                      <w:b/>
                      <w:bCs/>
                      <w:u w:val="single"/>
                    </w:rPr>
                  </w:pPr>
                  <w:del w:id="5708" w:author="Fnu, Sonam" w:date="2019-11-27T19:17:00Z">
                    <w:r w:rsidRPr="00064254" w:rsidDel="00737460">
                      <w:rPr>
                        <w:rFonts w:ascii="Calibri" w:hAnsi="Calibri"/>
                        <w:b/>
                        <w:bCs/>
                        <w:u w:val="single"/>
                      </w:rPr>
                      <w:delText xml:space="preserve">Customer transfer from account doesn’t belong to him </w:delText>
                    </w:r>
                  </w:del>
                </w:p>
                <w:p w14:paraId="6CF956D3" w14:textId="6826D4B5" w:rsidR="00712006" w:rsidRPr="00064254" w:rsidDel="00737460" w:rsidRDefault="00712006">
                  <w:pPr>
                    <w:pStyle w:val="ListParagraph"/>
                    <w:ind w:left="0"/>
                    <w:rPr>
                      <w:del w:id="5709" w:author="Fnu, Sonam" w:date="2019-11-27T19:17:00Z"/>
                      <w:rFonts w:ascii="Calibri" w:hAnsi="Calibri"/>
                    </w:rPr>
                  </w:pPr>
                  <w:del w:id="5710" w:author="Fnu, Sonam" w:date="2019-11-27T19:17:00Z">
                    <w:r w:rsidRPr="00064254" w:rsidDel="00737460">
                      <w:rPr>
                        <w:rFonts w:ascii="Calibri" w:hAnsi="Calibri"/>
                        <w:u w:val="single"/>
                      </w:rPr>
                      <w:delText>Bank User:</w:delText>
                    </w:r>
                    <w:r w:rsidRPr="00064254" w:rsidDel="00737460">
                      <w:rPr>
                        <w:rFonts w:ascii="Calibri" w:hAnsi="Calibri"/>
                      </w:rPr>
                      <w:delText xml:space="preserve"> assigned departments                                                                                                                                                     </w:delText>
                    </w:r>
                  </w:del>
                </w:p>
              </w:tc>
            </w:tr>
            <w:tr w:rsidR="00712006" w:rsidRPr="00012DAF" w:rsidDel="00737460" w14:paraId="5866A848" w14:textId="26A1482D" w:rsidTr="00064254">
              <w:trPr>
                <w:trHeight w:val="270"/>
                <w:del w:id="5711" w:author="Fnu, Sonam" w:date="2019-11-27T19:17:00Z"/>
              </w:trPr>
              <w:tc>
                <w:tcPr>
                  <w:tcW w:w="1763" w:type="dxa"/>
                  <w:vMerge/>
                </w:tcPr>
                <w:p w14:paraId="68616BFF" w14:textId="08FDAF96" w:rsidR="00712006" w:rsidRPr="00064254" w:rsidDel="00737460" w:rsidRDefault="00712006" w:rsidP="002536AA">
                  <w:pPr>
                    <w:pStyle w:val="ListParagraph"/>
                    <w:ind w:left="0"/>
                    <w:rPr>
                      <w:del w:id="5712" w:author="Fnu, Sonam" w:date="2019-11-27T19:17:00Z"/>
                      <w:rFonts w:ascii="Calibri" w:hAnsi="Calibri"/>
                    </w:rPr>
                  </w:pPr>
                </w:p>
              </w:tc>
              <w:tc>
                <w:tcPr>
                  <w:tcW w:w="1250" w:type="dxa"/>
                </w:tcPr>
                <w:p w14:paraId="7C78FB16" w14:textId="1B30CE73" w:rsidR="00712006" w:rsidRPr="00064254" w:rsidDel="00737460" w:rsidRDefault="00712006" w:rsidP="002536AA">
                  <w:pPr>
                    <w:pStyle w:val="ListParagraph"/>
                    <w:ind w:left="0"/>
                    <w:rPr>
                      <w:del w:id="5713" w:author="Fnu, Sonam" w:date="2019-11-27T19:17:00Z"/>
                      <w:rFonts w:ascii="Calibri" w:hAnsi="Calibri"/>
                    </w:rPr>
                  </w:pPr>
                  <w:del w:id="5714" w:author="Fnu, Sonam" w:date="2019-11-27T19:17:00Z">
                    <w:r w:rsidRPr="00064254" w:rsidDel="00737460">
                      <w:rPr>
                        <w:rFonts w:ascii="Calibri" w:hAnsi="Calibri"/>
                      </w:rPr>
                      <w:delText>Verify</w:delText>
                    </w:r>
                  </w:del>
                </w:p>
              </w:tc>
              <w:tc>
                <w:tcPr>
                  <w:tcW w:w="2297" w:type="dxa"/>
                  <w:vMerge/>
                </w:tcPr>
                <w:p w14:paraId="484578F2" w14:textId="3A6CC255" w:rsidR="00712006" w:rsidRPr="00064254" w:rsidDel="00737460" w:rsidRDefault="00712006" w:rsidP="002536AA">
                  <w:pPr>
                    <w:pStyle w:val="ListParagraph"/>
                    <w:ind w:left="0"/>
                    <w:rPr>
                      <w:del w:id="5715" w:author="Fnu, Sonam" w:date="2019-11-27T19:17:00Z"/>
                      <w:rFonts w:ascii="Calibri" w:hAnsi="Calibri"/>
                    </w:rPr>
                  </w:pPr>
                </w:p>
              </w:tc>
              <w:tc>
                <w:tcPr>
                  <w:tcW w:w="3240" w:type="dxa"/>
                  <w:vMerge/>
                </w:tcPr>
                <w:p w14:paraId="2C3DC2CB" w14:textId="79680553" w:rsidR="00712006" w:rsidRPr="00064254" w:rsidDel="00737460" w:rsidRDefault="00712006" w:rsidP="002536AA">
                  <w:pPr>
                    <w:pStyle w:val="ListParagraph"/>
                    <w:ind w:left="0"/>
                    <w:rPr>
                      <w:del w:id="5716" w:author="Fnu, Sonam" w:date="2019-11-27T19:17:00Z"/>
                      <w:rFonts w:ascii="Calibri" w:hAnsi="Calibri"/>
                    </w:rPr>
                  </w:pPr>
                </w:p>
              </w:tc>
            </w:tr>
            <w:tr w:rsidR="00712006" w:rsidRPr="00012DAF" w:rsidDel="00737460" w14:paraId="5F731236" w14:textId="2E6697E5" w:rsidTr="00064254">
              <w:trPr>
                <w:trHeight w:val="270"/>
                <w:del w:id="5717" w:author="Fnu, Sonam" w:date="2019-11-27T19:17:00Z"/>
              </w:trPr>
              <w:tc>
                <w:tcPr>
                  <w:tcW w:w="1763" w:type="dxa"/>
                  <w:vMerge/>
                </w:tcPr>
                <w:p w14:paraId="7552B762" w14:textId="145AA61D" w:rsidR="00712006" w:rsidRPr="00064254" w:rsidDel="00737460" w:rsidRDefault="00712006" w:rsidP="002536AA">
                  <w:pPr>
                    <w:pStyle w:val="ListParagraph"/>
                    <w:ind w:left="0"/>
                    <w:rPr>
                      <w:del w:id="5718" w:author="Fnu, Sonam" w:date="2019-11-27T19:17:00Z"/>
                      <w:rFonts w:ascii="Calibri" w:hAnsi="Calibri"/>
                    </w:rPr>
                  </w:pPr>
                </w:p>
              </w:tc>
              <w:tc>
                <w:tcPr>
                  <w:tcW w:w="1250" w:type="dxa"/>
                </w:tcPr>
                <w:p w14:paraId="015213A8" w14:textId="3D10F09C" w:rsidR="00712006" w:rsidRPr="00064254" w:rsidDel="00737460" w:rsidRDefault="00712006" w:rsidP="002536AA">
                  <w:pPr>
                    <w:pStyle w:val="ListParagraph"/>
                    <w:ind w:left="0"/>
                    <w:rPr>
                      <w:del w:id="5719" w:author="Fnu, Sonam" w:date="2019-11-27T19:17:00Z"/>
                      <w:rFonts w:ascii="Calibri" w:hAnsi="Calibri"/>
                    </w:rPr>
                  </w:pPr>
                  <w:del w:id="5720" w:author="Fnu, Sonam" w:date="2019-11-27T19:17:00Z">
                    <w:r w:rsidRPr="00064254" w:rsidDel="00737460">
                      <w:rPr>
                        <w:rFonts w:ascii="Calibri" w:hAnsi="Calibri"/>
                      </w:rPr>
                      <w:delText>Authorize</w:delText>
                    </w:r>
                  </w:del>
                </w:p>
              </w:tc>
              <w:tc>
                <w:tcPr>
                  <w:tcW w:w="2297" w:type="dxa"/>
                  <w:vMerge/>
                </w:tcPr>
                <w:p w14:paraId="44C8BA9F" w14:textId="4DEB760D" w:rsidR="00712006" w:rsidRPr="00064254" w:rsidDel="00737460" w:rsidRDefault="00712006" w:rsidP="002536AA">
                  <w:pPr>
                    <w:pStyle w:val="ListParagraph"/>
                    <w:ind w:left="0"/>
                    <w:rPr>
                      <w:del w:id="5721" w:author="Fnu, Sonam" w:date="2019-11-27T19:17:00Z"/>
                      <w:rFonts w:ascii="Calibri" w:hAnsi="Calibri"/>
                    </w:rPr>
                  </w:pPr>
                </w:p>
              </w:tc>
              <w:tc>
                <w:tcPr>
                  <w:tcW w:w="3240" w:type="dxa"/>
                  <w:vMerge/>
                </w:tcPr>
                <w:p w14:paraId="63AC2E24" w14:textId="5D1CA158" w:rsidR="00712006" w:rsidRPr="00064254" w:rsidDel="00737460" w:rsidRDefault="00712006" w:rsidP="002536AA">
                  <w:pPr>
                    <w:pStyle w:val="ListParagraph"/>
                    <w:ind w:left="0"/>
                    <w:rPr>
                      <w:del w:id="5722" w:author="Fnu, Sonam" w:date="2019-11-27T19:17:00Z"/>
                      <w:rFonts w:ascii="Calibri" w:hAnsi="Calibri"/>
                    </w:rPr>
                  </w:pPr>
                </w:p>
              </w:tc>
            </w:tr>
            <w:tr w:rsidR="00712006" w:rsidRPr="00012DAF" w:rsidDel="00737460" w14:paraId="5D8F7721" w14:textId="1D6485AE" w:rsidTr="00064254">
              <w:trPr>
                <w:trHeight w:val="270"/>
                <w:del w:id="5723" w:author="Fnu, Sonam" w:date="2019-11-27T19:17:00Z"/>
              </w:trPr>
              <w:tc>
                <w:tcPr>
                  <w:tcW w:w="1763" w:type="dxa"/>
                  <w:vMerge/>
                </w:tcPr>
                <w:p w14:paraId="5C8E9A7A" w14:textId="30DDE763" w:rsidR="00712006" w:rsidRPr="00064254" w:rsidDel="00737460" w:rsidRDefault="00712006" w:rsidP="002536AA">
                  <w:pPr>
                    <w:pStyle w:val="ListParagraph"/>
                    <w:ind w:left="0"/>
                    <w:rPr>
                      <w:del w:id="5724" w:author="Fnu, Sonam" w:date="2019-11-27T19:17:00Z"/>
                      <w:rFonts w:ascii="Calibri" w:hAnsi="Calibri"/>
                    </w:rPr>
                  </w:pPr>
                </w:p>
              </w:tc>
              <w:tc>
                <w:tcPr>
                  <w:tcW w:w="1250" w:type="dxa"/>
                </w:tcPr>
                <w:p w14:paraId="65C913A2" w14:textId="181403E0" w:rsidR="00712006" w:rsidRPr="00064254" w:rsidDel="00737460" w:rsidRDefault="00712006" w:rsidP="002536AA">
                  <w:pPr>
                    <w:pStyle w:val="ListParagraph"/>
                    <w:ind w:left="0"/>
                    <w:rPr>
                      <w:del w:id="5725" w:author="Fnu, Sonam" w:date="2019-11-27T19:17:00Z"/>
                      <w:rFonts w:ascii="Calibri" w:hAnsi="Calibri"/>
                    </w:rPr>
                  </w:pPr>
                  <w:del w:id="5726" w:author="Fnu, Sonam" w:date="2019-11-27T19:17:00Z">
                    <w:r w:rsidRPr="00064254" w:rsidDel="00737460">
                      <w:rPr>
                        <w:rFonts w:ascii="Calibri" w:hAnsi="Calibri"/>
                      </w:rPr>
                      <w:delText>Reject</w:delText>
                    </w:r>
                  </w:del>
                </w:p>
              </w:tc>
              <w:tc>
                <w:tcPr>
                  <w:tcW w:w="2297" w:type="dxa"/>
                  <w:vMerge/>
                </w:tcPr>
                <w:p w14:paraId="6E031B78" w14:textId="52E576D3" w:rsidR="00712006" w:rsidRPr="00064254" w:rsidDel="00737460" w:rsidRDefault="00712006" w:rsidP="002536AA">
                  <w:pPr>
                    <w:pStyle w:val="ListParagraph"/>
                    <w:ind w:left="0"/>
                    <w:rPr>
                      <w:del w:id="5727" w:author="Fnu, Sonam" w:date="2019-11-27T19:17:00Z"/>
                      <w:rFonts w:ascii="Calibri" w:hAnsi="Calibri"/>
                    </w:rPr>
                  </w:pPr>
                </w:p>
              </w:tc>
              <w:tc>
                <w:tcPr>
                  <w:tcW w:w="3240" w:type="dxa"/>
                  <w:vMerge/>
                </w:tcPr>
                <w:p w14:paraId="0841C0D6" w14:textId="480C5D4F" w:rsidR="00712006" w:rsidRPr="00064254" w:rsidDel="00737460" w:rsidRDefault="00712006" w:rsidP="002536AA">
                  <w:pPr>
                    <w:pStyle w:val="ListParagraph"/>
                    <w:ind w:left="0"/>
                    <w:rPr>
                      <w:del w:id="5728" w:author="Fnu, Sonam" w:date="2019-11-27T19:17:00Z"/>
                      <w:rFonts w:ascii="Calibri" w:hAnsi="Calibri"/>
                    </w:rPr>
                  </w:pPr>
                </w:p>
              </w:tc>
            </w:tr>
            <w:tr w:rsidR="00712006" w:rsidRPr="00012DAF" w:rsidDel="00737460" w14:paraId="7A06476F" w14:textId="2D369FBF" w:rsidTr="00064254">
              <w:trPr>
                <w:trHeight w:val="270"/>
                <w:del w:id="5729" w:author="Fnu, Sonam" w:date="2019-11-27T19:17:00Z"/>
              </w:trPr>
              <w:tc>
                <w:tcPr>
                  <w:tcW w:w="1763" w:type="dxa"/>
                  <w:vMerge/>
                </w:tcPr>
                <w:p w14:paraId="63DA1F54" w14:textId="34691FDB" w:rsidR="00712006" w:rsidRPr="00064254" w:rsidDel="00737460" w:rsidRDefault="00712006" w:rsidP="002536AA">
                  <w:pPr>
                    <w:pStyle w:val="ListParagraph"/>
                    <w:ind w:left="0"/>
                    <w:rPr>
                      <w:del w:id="5730" w:author="Fnu, Sonam" w:date="2019-11-27T19:17:00Z"/>
                      <w:rFonts w:ascii="Calibri" w:hAnsi="Calibri"/>
                    </w:rPr>
                  </w:pPr>
                </w:p>
              </w:tc>
              <w:tc>
                <w:tcPr>
                  <w:tcW w:w="1250" w:type="dxa"/>
                </w:tcPr>
                <w:p w14:paraId="41F0BA66" w14:textId="23202C25" w:rsidR="00712006" w:rsidRPr="00064254" w:rsidDel="00737460" w:rsidRDefault="00712006" w:rsidP="002536AA">
                  <w:pPr>
                    <w:pStyle w:val="ListParagraph"/>
                    <w:ind w:left="0"/>
                    <w:rPr>
                      <w:del w:id="5731" w:author="Fnu, Sonam" w:date="2019-11-27T19:17:00Z"/>
                      <w:rFonts w:ascii="Calibri" w:hAnsi="Calibri"/>
                    </w:rPr>
                  </w:pPr>
                  <w:del w:id="5732" w:author="Fnu, Sonam" w:date="2019-11-27T19:17:00Z">
                    <w:r w:rsidRPr="00064254" w:rsidDel="00737460">
                      <w:rPr>
                        <w:rFonts w:ascii="Calibri" w:hAnsi="Calibri"/>
                      </w:rPr>
                      <w:delText>Discard</w:delText>
                    </w:r>
                  </w:del>
                </w:p>
              </w:tc>
              <w:tc>
                <w:tcPr>
                  <w:tcW w:w="2297" w:type="dxa"/>
                  <w:vMerge/>
                </w:tcPr>
                <w:p w14:paraId="4B2BAF93" w14:textId="244A5824" w:rsidR="00712006" w:rsidRPr="00064254" w:rsidDel="00737460" w:rsidRDefault="00712006" w:rsidP="002536AA">
                  <w:pPr>
                    <w:pStyle w:val="ListParagraph"/>
                    <w:ind w:left="0"/>
                    <w:rPr>
                      <w:del w:id="5733" w:author="Fnu, Sonam" w:date="2019-11-27T19:17:00Z"/>
                      <w:rFonts w:ascii="Calibri" w:hAnsi="Calibri"/>
                    </w:rPr>
                  </w:pPr>
                </w:p>
              </w:tc>
              <w:tc>
                <w:tcPr>
                  <w:tcW w:w="3240" w:type="dxa"/>
                  <w:vMerge/>
                </w:tcPr>
                <w:p w14:paraId="65FB700B" w14:textId="5324289B" w:rsidR="00712006" w:rsidRPr="00064254" w:rsidDel="00737460" w:rsidRDefault="00712006" w:rsidP="002536AA">
                  <w:pPr>
                    <w:pStyle w:val="ListParagraph"/>
                    <w:ind w:left="0"/>
                    <w:rPr>
                      <w:del w:id="5734" w:author="Fnu, Sonam" w:date="2019-11-27T19:17:00Z"/>
                      <w:rFonts w:ascii="Calibri" w:hAnsi="Calibri"/>
                    </w:rPr>
                  </w:pPr>
                </w:p>
              </w:tc>
            </w:tr>
            <w:tr w:rsidR="00712006" w:rsidRPr="00012DAF" w:rsidDel="00737460" w14:paraId="52CC09DA" w14:textId="7DAB1CC1" w:rsidTr="00064254">
              <w:trPr>
                <w:trHeight w:val="270"/>
                <w:del w:id="5735" w:author="Fnu, Sonam" w:date="2019-11-27T19:17:00Z"/>
              </w:trPr>
              <w:tc>
                <w:tcPr>
                  <w:tcW w:w="1763" w:type="dxa"/>
                  <w:vMerge w:val="restart"/>
                </w:tcPr>
                <w:p w14:paraId="5DEF6DAD" w14:textId="128B0F77" w:rsidR="00712006" w:rsidRPr="00064254" w:rsidDel="00737460" w:rsidRDefault="00712006" w:rsidP="002536AA">
                  <w:pPr>
                    <w:pStyle w:val="ListParagraph"/>
                    <w:ind w:left="0"/>
                    <w:rPr>
                      <w:del w:id="5736" w:author="Fnu, Sonam" w:date="2019-11-27T19:17:00Z"/>
                      <w:rFonts w:ascii="Calibri" w:hAnsi="Calibri"/>
                    </w:rPr>
                  </w:pPr>
                  <w:del w:id="5737" w:author="Fnu, Sonam" w:date="2019-11-27T19:17:00Z">
                    <w:r w:rsidRPr="00064254" w:rsidDel="00737460">
                      <w:rPr>
                        <w:rFonts w:ascii="Calibri" w:hAnsi="Calibri"/>
                      </w:rPr>
                      <w:delText>CW - Within Bank Transfer</w:delText>
                    </w:r>
                  </w:del>
                </w:p>
              </w:tc>
              <w:tc>
                <w:tcPr>
                  <w:tcW w:w="1250" w:type="dxa"/>
                </w:tcPr>
                <w:p w14:paraId="454F6588" w14:textId="68A5756E" w:rsidR="00712006" w:rsidRPr="00064254" w:rsidDel="00737460" w:rsidRDefault="00712006" w:rsidP="002536AA">
                  <w:pPr>
                    <w:pStyle w:val="ListParagraph"/>
                    <w:ind w:left="0"/>
                    <w:rPr>
                      <w:del w:id="5738" w:author="Fnu, Sonam" w:date="2019-11-27T19:17:00Z"/>
                      <w:rFonts w:ascii="Calibri" w:hAnsi="Calibri"/>
                    </w:rPr>
                  </w:pPr>
                  <w:del w:id="5739" w:author="Fnu, Sonam" w:date="2019-11-27T19:17:00Z">
                    <w:r w:rsidRPr="00064254" w:rsidDel="00737460">
                      <w:rPr>
                        <w:rFonts w:ascii="Calibri" w:hAnsi="Calibri"/>
                      </w:rPr>
                      <w:delText>Add</w:delText>
                    </w:r>
                  </w:del>
                </w:p>
              </w:tc>
              <w:tc>
                <w:tcPr>
                  <w:tcW w:w="2297" w:type="dxa"/>
                  <w:vMerge w:val="restart"/>
                </w:tcPr>
                <w:p w14:paraId="11F6EA86" w14:textId="2F1EC584" w:rsidR="00712006" w:rsidRPr="00064254" w:rsidDel="00737460" w:rsidRDefault="00712006">
                  <w:pPr>
                    <w:pStyle w:val="ListParagraph"/>
                    <w:ind w:left="0"/>
                    <w:rPr>
                      <w:del w:id="5740" w:author="Fnu, Sonam" w:date="2019-11-27T19:17:00Z"/>
                      <w:rFonts w:ascii="Calibri" w:hAnsi="Calibri"/>
                    </w:rPr>
                  </w:pPr>
                  <w:del w:id="5741" w:author="Fnu, Sonam" w:date="2019-11-27T19:17:00Z">
                    <w:r w:rsidRPr="00064254" w:rsidDel="00737460">
                      <w:rPr>
                        <w:rFonts w:ascii="Calibri" w:hAnsi="Calibri"/>
                      </w:rPr>
                      <w:delText xml:space="preserve">Action succeeded </w:delText>
                    </w:r>
                    <w:r w:rsidRPr="00064254" w:rsidDel="00737460">
                      <w:rPr>
                        <w:rFonts w:ascii="Calibri" w:hAnsi="Calibri"/>
                        <w:u w:val="single"/>
                      </w:rPr>
                      <w:delText>or</w:delText>
                    </w:r>
                    <w:r w:rsidRPr="00064254" w:rsidDel="00737460">
                      <w:rPr>
                        <w:rFonts w:ascii="Calibri" w:hAnsi="Calibri"/>
                      </w:rPr>
                      <w:delText xml:space="preserve"> Customer transfer from account doesn’t belong to him</w:delText>
                    </w:r>
                  </w:del>
                </w:p>
              </w:tc>
              <w:tc>
                <w:tcPr>
                  <w:tcW w:w="3240" w:type="dxa"/>
                  <w:vMerge/>
                </w:tcPr>
                <w:p w14:paraId="488FE188" w14:textId="4A8C266E" w:rsidR="00712006" w:rsidRPr="00064254" w:rsidDel="00737460" w:rsidRDefault="00712006" w:rsidP="002536AA">
                  <w:pPr>
                    <w:pStyle w:val="ListParagraph"/>
                    <w:ind w:left="0"/>
                    <w:rPr>
                      <w:del w:id="5742" w:author="Fnu, Sonam" w:date="2019-11-27T19:17:00Z"/>
                      <w:rFonts w:ascii="Calibri" w:hAnsi="Calibri"/>
                    </w:rPr>
                  </w:pPr>
                </w:p>
              </w:tc>
            </w:tr>
            <w:tr w:rsidR="00712006" w:rsidRPr="00012DAF" w:rsidDel="00737460" w14:paraId="7E307657" w14:textId="428288BF" w:rsidTr="00064254">
              <w:trPr>
                <w:trHeight w:val="270"/>
                <w:del w:id="5743" w:author="Fnu, Sonam" w:date="2019-11-27T19:17:00Z"/>
              </w:trPr>
              <w:tc>
                <w:tcPr>
                  <w:tcW w:w="1763" w:type="dxa"/>
                  <w:vMerge/>
                </w:tcPr>
                <w:p w14:paraId="78A2DC2A" w14:textId="287B0D4E" w:rsidR="00712006" w:rsidRPr="00064254" w:rsidDel="00737460" w:rsidRDefault="00712006" w:rsidP="002536AA">
                  <w:pPr>
                    <w:pStyle w:val="ListParagraph"/>
                    <w:ind w:left="0"/>
                    <w:rPr>
                      <w:del w:id="5744" w:author="Fnu, Sonam" w:date="2019-11-27T19:17:00Z"/>
                      <w:rFonts w:ascii="Calibri" w:hAnsi="Calibri"/>
                    </w:rPr>
                  </w:pPr>
                </w:p>
              </w:tc>
              <w:tc>
                <w:tcPr>
                  <w:tcW w:w="1250" w:type="dxa"/>
                </w:tcPr>
                <w:p w14:paraId="1AE52DA6" w14:textId="666EA38B" w:rsidR="00712006" w:rsidRPr="00064254" w:rsidDel="00737460" w:rsidRDefault="00712006" w:rsidP="002536AA">
                  <w:pPr>
                    <w:pStyle w:val="ListParagraph"/>
                    <w:ind w:left="0"/>
                    <w:rPr>
                      <w:del w:id="5745" w:author="Fnu, Sonam" w:date="2019-11-27T19:17:00Z"/>
                      <w:rFonts w:ascii="Calibri" w:hAnsi="Calibri"/>
                    </w:rPr>
                  </w:pPr>
                  <w:del w:id="5746" w:author="Fnu, Sonam" w:date="2019-11-27T19:17:00Z">
                    <w:r w:rsidRPr="00064254" w:rsidDel="00737460">
                      <w:rPr>
                        <w:rFonts w:ascii="Calibri" w:hAnsi="Calibri"/>
                      </w:rPr>
                      <w:delText>Verify</w:delText>
                    </w:r>
                  </w:del>
                </w:p>
              </w:tc>
              <w:tc>
                <w:tcPr>
                  <w:tcW w:w="2297" w:type="dxa"/>
                  <w:vMerge/>
                </w:tcPr>
                <w:p w14:paraId="6514EC7B" w14:textId="3D84EF60" w:rsidR="00712006" w:rsidRPr="00064254" w:rsidDel="00737460" w:rsidRDefault="00712006" w:rsidP="002536AA">
                  <w:pPr>
                    <w:pStyle w:val="ListParagraph"/>
                    <w:ind w:left="0"/>
                    <w:rPr>
                      <w:del w:id="5747" w:author="Fnu, Sonam" w:date="2019-11-27T19:17:00Z"/>
                      <w:rFonts w:ascii="Calibri" w:hAnsi="Calibri"/>
                    </w:rPr>
                  </w:pPr>
                </w:p>
              </w:tc>
              <w:tc>
                <w:tcPr>
                  <w:tcW w:w="3240" w:type="dxa"/>
                  <w:vMerge/>
                </w:tcPr>
                <w:p w14:paraId="6EC106D8" w14:textId="2FE01496" w:rsidR="00712006" w:rsidRPr="00064254" w:rsidDel="00737460" w:rsidRDefault="00712006" w:rsidP="002536AA">
                  <w:pPr>
                    <w:pStyle w:val="ListParagraph"/>
                    <w:ind w:left="0"/>
                    <w:rPr>
                      <w:del w:id="5748" w:author="Fnu, Sonam" w:date="2019-11-27T19:17:00Z"/>
                      <w:rFonts w:ascii="Calibri" w:hAnsi="Calibri"/>
                    </w:rPr>
                  </w:pPr>
                </w:p>
              </w:tc>
            </w:tr>
            <w:tr w:rsidR="00712006" w:rsidRPr="00012DAF" w:rsidDel="00737460" w14:paraId="6367C5B1" w14:textId="25A5D86C" w:rsidTr="00064254">
              <w:trPr>
                <w:trHeight w:val="270"/>
                <w:del w:id="5749" w:author="Fnu, Sonam" w:date="2019-11-27T19:17:00Z"/>
              </w:trPr>
              <w:tc>
                <w:tcPr>
                  <w:tcW w:w="1763" w:type="dxa"/>
                  <w:vMerge/>
                </w:tcPr>
                <w:p w14:paraId="2438DAC6" w14:textId="24C4E174" w:rsidR="00712006" w:rsidRPr="00064254" w:rsidDel="00737460" w:rsidRDefault="00712006" w:rsidP="002536AA">
                  <w:pPr>
                    <w:pStyle w:val="ListParagraph"/>
                    <w:ind w:left="0"/>
                    <w:rPr>
                      <w:del w:id="5750" w:author="Fnu, Sonam" w:date="2019-11-27T19:17:00Z"/>
                      <w:rFonts w:ascii="Calibri" w:hAnsi="Calibri"/>
                    </w:rPr>
                  </w:pPr>
                </w:p>
              </w:tc>
              <w:tc>
                <w:tcPr>
                  <w:tcW w:w="1250" w:type="dxa"/>
                </w:tcPr>
                <w:p w14:paraId="342D9873" w14:textId="05CA7317" w:rsidR="00712006" w:rsidRPr="00064254" w:rsidDel="00737460" w:rsidRDefault="00712006" w:rsidP="002536AA">
                  <w:pPr>
                    <w:pStyle w:val="ListParagraph"/>
                    <w:ind w:left="0"/>
                    <w:rPr>
                      <w:del w:id="5751" w:author="Fnu, Sonam" w:date="2019-11-27T19:17:00Z"/>
                      <w:rFonts w:ascii="Calibri" w:hAnsi="Calibri"/>
                    </w:rPr>
                  </w:pPr>
                  <w:del w:id="5752" w:author="Fnu, Sonam" w:date="2019-11-27T19:17:00Z">
                    <w:r w:rsidRPr="00064254" w:rsidDel="00737460">
                      <w:rPr>
                        <w:rFonts w:ascii="Calibri" w:hAnsi="Calibri"/>
                      </w:rPr>
                      <w:delText>Authorize</w:delText>
                    </w:r>
                  </w:del>
                </w:p>
              </w:tc>
              <w:tc>
                <w:tcPr>
                  <w:tcW w:w="2297" w:type="dxa"/>
                  <w:vMerge/>
                </w:tcPr>
                <w:p w14:paraId="543E484C" w14:textId="42ADE257" w:rsidR="00712006" w:rsidRPr="00064254" w:rsidDel="00737460" w:rsidRDefault="00712006" w:rsidP="002536AA">
                  <w:pPr>
                    <w:pStyle w:val="ListParagraph"/>
                    <w:ind w:left="0"/>
                    <w:rPr>
                      <w:del w:id="5753" w:author="Fnu, Sonam" w:date="2019-11-27T19:17:00Z"/>
                      <w:rFonts w:ascii="Calibri" w:hAnsi="Calibri"/>
                    </w:rPr>
                  </w:pPr>
                </w:p>
              </w:tc>
              <w:tc>
                <w:tcPr>
                  <w:tcW w:w="3240" w:type="dxa"/>
                  <w:vMerge/>
                </w:tcPr>
                <w:p w14:paraId="74686140" w14:textId="23D10B29" w:rsidR="00712006" w:rsidRPr="00064254" w:rsidDel="00737460" w:rsidRDefault="00712006" w:rsidP="002536AA">
                  <w:pPr>
                    <w:pStyle w:val="ListParagraph"/>
                    <w:ind w:left="0"/>
                    <w:rPr>
                      <w:del w:id="5754" w:author="Fnu, Sonam" w:date="2019-11-27T19:17:00Z"/>
                      <w:rFonts w:ascii="Calibri" w:hAnsi="Calibri"/>
                    </w:rPr>
                  </w:pPr>
                </w:p>
              </w:tc>
            </w:tr>
            <w:tr w:rsidR="00712006" w:rsidRPr="00012DAF" w:rsidDel="00737460" w14:paraId="55EBE66F" w14:textId="6B7FC2AF" w:rsidTr="00064254">
              <w:trPr>
                <w:trHeight w:val="270"/>
                <w:del w:id="5755" w:author="Fnu, Sonam" w:date="2019-11-27T19:17:00Z"/>
              </w:trPr>
              <w:tc>
                <w:tcPr>
                  <w:tcW w:w="1763" w:type="dxa"/>
                  <w:vMerge/>
                </w:tcPr>
                <w:p w14:paraId="1F17F171" w14:textId="666C675F" w:rsidR="00712006" w:rsidRPr="00064254" w:rsidDel="00737460" w:rsidRDefault="00712006" w:rsidP="002536AA">
                  <w:pPr>
                    <w:pStyle w:val="ListParagraph"/>
                    <w:ind w:left="0"/>
                    <w:rPr>
                      <w:del w:id="5756" w:author="Fnu, Sonam" w:date="2019-11-27T19:17:00Z"/>
                      <w:rFonts w:ascii="Calibri" w:hAnsi="Calibri"/>
                    </w:rPr>
                  </w:pPr>
                </w:p>
              </w:tc>
              <w:tc>
                <w:tcPr>
                  <w:tcW w:w="1250" w:type="dxa"/>
                </w:tcPr>
                <w:p w14:paraId="7496433B" w14:textId="48260B4B" w:rsidR="00712006" w:rsidRPr="00064254" w:rsidDel="00737460" w:rsidRDefault="00712006" w:rsidP="002536AA">
                  <w:pPr>
                    <w:pStyle w:val="ListParagraph"/>
                    <w:ind w:left="0"/>
                    <w:rPr>
                      <w:del w:id="5757" w:author="Fnu, Sonam" w:date="2019-11-27T19:17:00Z"/>
                      <w:rFonts w:ascii="Calibri" w:hAnsi="Calibri"/>
                    </w:rPr>
                  </w:pPr>
                  <w:del w:id="5758" w:author="Fnu, Sonam" w:date="2019-11-27T19:17:00Z">
                    <w:r w:rsidRPr="00064254" w:rsidDel="00737460">
                      <w:rPr>
                        <w:rFonts w:ascii="Calibri" w:hAnsi="Calibri"/>
                      </w:rPr>
                      <w:delText>Reject</w:delText>
                    </w:r>
                  </w:del>
                </w:p>
              </w:tc>
              <w:tc>
                <w:tcPr>
                  <w:tcW w:w="2297" w:type="dxa"/>
                  <w:vMerge/>
                </w:tcPr>
                <w:p w14:paraId="439E1DB4" w14:textId="768C236B" w:rsidR="00712006" w:rsidRPr="00064254" w:rsidDel="00737460" w:rsidRDefault="00712006" w:rsidP="002536AA">
                  <w:pPr>
                    <w:pStyle w:val="ListParagraph"/>
                    <w:ind w:left="0"/>
                    <w:rPr>
                      <w:del w:id="5759" w:author="Fnu, Sonam" w:date="2019-11-27T19:17:00Z"/>
                      <w:rFonts w:ascii="Calibri" w:hAnsi="Calibri"/>
                    </w:rPr>
                  </w:pPr>
                </w:p>
              </w:tc>
              <w:tc>
                <w:tcPr>
                  <w:tcW w:w="3240" w:type="dxa"/>
                  <w:vMerge/>
                </w:tcPr>
                <w:p w14:paraId="23E65231" w14:textId="7937C4A4" w:rsidR="00712006" w:rsidRPr="00064254" w:rsidDel="00737460" w:rsidRDefault="00712006" w:rsidP="002536AA">
                  <w:pPr>
                    <w:pStyle w:val="ListParagraph"/>
                    <w:ind w:left="0"/>
                    <w:rPr>
                      <w:del w:id="5760" w:author="Fnu, Sonam" w:date="2019-11-27T19:17:00Z"/>
                      <w:rFonts w:ascii="Calibri" w:hAnsi="Calibri"/>
                    </w:rPr>
                  </w:pPr>
                </w:p>
              </w:tc>
            </w:tr>
            <w:tr w:rsidR="00712006" w:rsidRPr="00012DAF" w:rsidDel="00737460" w14:paraId="5A0C654F" w14:textId="460C1A8D" w:rsidTr="00064254">
              <w:trPr>
                <w:trHeight w:val="270"/>
                <w:del w:id="5761" w:author="Fnu, Sonam" w:date="2019-11-27T19:17:00Z"/>
              </w:trPr>
              <w:tc>
                <w:tcPr>
                  <w:tcW w:w="1763" w:type="dxa"/>
                  <w:vMerge/>
                </w:tcPr>
                <w:p w14:paraId="55F418D9" w14:textId="1F5C9E33" w:rsidR="00712006" w:rsidRPr="00064254" w:rsidDel="00737460" w:rsidRDefault="00712006" w:rsidP="002536AA">
                  <w:pPr>
                    <w:pStyle w:val="ListParagraph"/>
                    <w:ind w:left="0"/>
                    <w:rPr>
                      <w:del w:id="5762" w:author="Fnu, Sonam" w:date="2019-11-27T19:17:00Z"/>
                      <w:rFonts w:ascii="Calibri" w:hAnsi="Calibri"/>
                    </w:rPr>
                  </w:pPr>
                </w:p>
              </w:tc>
              <w:tc>
                <w:tcPr>
                  <w:tcW w:w="1250" w:type="dxa"/>
                </w:tcPr>
                <w:p w14:paraId="106A2596" w14:textId="5B9C5E7A" w:rsidR="00712006" w:rsidRPr="00064254" w:rsidDel="00737460" w:rsidRDefault="00712006" w:rsidP="002536AA">
                  <w:pPr>
                    <w:pStyle w:val="ListParagraph"/>
                    <w:ind w:left="0"/>
                    <w:rPr>
                      <w:del w:id="5763" w:author="Fnu, Sonam" w:date="2019-11-27T19:17:00Z"/>
                      <w:rFonts w:ascii="Calibri" w:hAnsi="Calibri"/>
                    </w:rPr>
                  </w:pPr>
                  <w:del w:id="5764" w:author="Fnu, Sonam" w:date="2019-11-27T19:17:00Z">
                    <w:r w:rsidRPr="00064254" w:rsidDel="00737460">
                      <w:rPr>
                        <w:rFonts w:ascii="Calibri" w:hAnsi="Calibri"/>
                      </w:rPr>
                      <w:delText>Discard</w:delText>
                    </w:r>
                  </w:del>
                </w:p>
              </w:tc>
              <w:tc>
                <w:tcPr>
                  <w:tcW w:w="2297" w:type="dxa"/>
                  <w:vMerge/>
                </w:tcPr>
                <w:p w14:paraId="53309C6B" w14:textId="18E165FC" w:rsidR="00712006" w:rsidRPr="00064254" w:rsidDel="00737460" w:rsidRDefault="00712006" w:rsidP="002536AA">
                  <w:pPr>
                    <w:pStyle w:val="ListParagraph"/>
                    <w:ind w:left="0"/>
                    <w:rPr>
                      <w:del w:id="5765" w:author="Fnu, Sonam" w:date="2019-11-27T19:17:00Z"/>
                      <w:rFonts w:ascii="Calibri" w:hAnsi="Calibri"/>
                    </w:rPr>
                  </w:pPr>
                </w:p>
              </w:tc>
              <w:tc>
                <w:tcPr>
                  <w:tcW w:w="3240" w:type="dxa"/>
                  <w:vMerge/>
                </w:tcPr>
                <w:p w14:paraId="0AEDA62B" w14:textId="1A122B19" w:rsidR="00712006" w:rsidRPr="00064254" w:rsidDel="00737460" w:rsidRDefault="00712006" w:rsidP="002536AA">
                  <w:pPr>
                    <w:pStyle w:val="ListParagraph"/>
                    <w:ind w:left="0"/>
                    <w:rPr>
                      <w:del w:id="5766" w:author="Fnu, Sonam" w:date="2019-11-27T19:17:00Z"/>
                      <w:rFonts w:ascii="Calibri" w:hAnsi="Calibri"/>
                    </w:rPr>
                  </w:pPr>
                </w:p>
              </w:tc>
            </w:tr>
            <w:tr w:rsidR="00712006" w:rsidRPr="00012DAF" w:rsidDel="00737460" w14:paraId="69E6C870" w14:textId="123AF43B" w:rsidTr="00064254">
              <w:trPr>
                <w:trHeight w:val="270"/>
                <w:del w:id="5767" w:author="Fnu, Sonam" w:date="2019-11-27T19:17:00Z"/>
              </w:trPr>
              <w:tc>
                <w:tcPr>
                  <w:tcW w:w="1763" w:type="dxa"/>
                  <w:vMerge w:val="restart"/>
                </w:tcPr>
                <w:p w14:paraId="28976F8D" w14:textId="53F78C08" w:rsidR="00712006" w:rsidRPr="00064254" w:rsidDel="00737460" w:rsidRDefault="00712006" w:rsidP="002536AA">
                  <w:pPr>
                    <w:pStyle w:val="ListParagraph"/>
                    <w:ind w:left="0"/>
                    <w:rPr>
                      <w:del w:id="5768" w:author="Fnu, Sonam" w:date="2019-11-27T19:17:00Z"/>
                      <w:rFonts w:ascii="Calibri" w:hAnsi="Calibri"/>
                    </w:rPr>
                  </w:pPr>
                  <w:del w:id="5769" w:author="Fnu, Sonam" w:date="2019-11-27T19:17:00Z">
                    <w:r w:rsidRPr="00064254" w:rsidDel="00737460">
                      <w:rPr>
                        <w:rFonts w:ascii="Calibri" w:hAnsi="Calibri"/>
                      </w:rPr>
                      <w:delText>CW - Local Bank Transfer</w:delText>
                    </w:r>
                  </w:del>
                </w:p>
              </w:tc>
              <w:tc>
                <w:tcPr>
                  <w:tcW w:w="1250" w:type="dxa"/>
                </w:tcPr>
                <w:p w14:paraId="549F449F" w14:textId="280421BA" w:rsidR="00712006" w:rsidRPr="00064254" w:rsidDel="00737460" w:rsidRDefault="00712006" w:rsidP="002536AA">
                  <w:pPr>
                    <w:pStyle w:val="ListParagraph"/>
                    <w:ind w:left="0"/>
                    <w:rPr>
                      <w:del w:id="5770" w:author="Fnu, Sonam" w:date="2019-11-27T19:17:00Z"/>
                      <w:rFonts w:ascii="Calibri" w:hAnsi="Calibri"/>
                    </w:rPr>
                  </w:pPr>
                  <w:del w:id="5771" w:author="Fnu, Sonam" w:date="2019-11-27T19:17:00Z">
                    <w:r w:rsidRPr="00064254" w:rsidDel="00737460">
                      <w:rPr>
                        <w:rFonts w:ascii="Calibri" w:hAnsi="Calibri"/>
                      </w:rPr>
                      <w:delText>Add</w:delText>
                    </w:r>
                  </w:del>
                </w:p>
              </w:tc>
              <w:tc>
                <w:tcPr>
                  <w:tcW w:w="2297" w:type="dxa"/>
                  <w:vMerge w:val="restart"/>
                </w:tcPr>
                <w:p w14:paraId="7D185DC7" w14:textId="01B52F1A" w:rsidR="00712006" w:rsidRPr="00064254" w:rsidDel="00737460" w:rsidRDefault="00712006">
                  <w:pPr>
                    <w:pStyle w:val="ListParagraph"/>
                    <w:ind w:left="0"/>
                    <w:rPr>
                      <w:del w:id="5772" w:author="Fnu, Sonam" w:date="2019-11-27T19:17:00Z"/>
                      <w:rFonts w:ascii="Calibri" w:hAnsi="Calibri"/>
                    </w:rPr>
                  </w:pPr>
                  <w:del w:id="5773" w:author="Fnu, Sonam" w:date="2019-11-27T19:17:00Z">
                    <w:r w:rsidRPr="00064254" w:rsidDel="00737460">
                      <w:rPr>
                        <w:rFonts w:ascii="Calibri" w:hAnsi="Calibri"/>
                      </w:rPr>
                      <w:delText xml:space="preserve">Action succeeded </w:delText>
                    </w:r>
                    <w:r w:rsidRPr="00064254" w:rsidDel="00737460">
                      <w:rPr>
                        <w:rFonts w:ascii="Calibri" w:hAnsi="Calibri"/>
                        <w:u w:val="single"/>
                      </w:rPr>
                      <w:delText>or</w:delText>
                    </w:r>
                    <w:r w:rsidRPr="00064254" w:rsidDel="00737460">
                      <w:rPr>
                        <w:rFonts w:ascii="Calibri" w:hAnsi="Calibri"/>
                      </w:rPr>
                      <w:delText xml:space="preserve"> Customer transfer from account doesn’t belong to him</w:delText>
                    </w:r>
                  </w:del>
                </w:p>
              </w:tc>
              <w:tc>
                <w:tcPr>
                  <w:tcW w:w="3240" w:type="dxa"/>
                  <w:vMerge/>
                </w:tcPr>
                <w:p w14:paraId="2AD28937" w14:textId="1EDCA88D" w:rsidR="00712006" w:rsidRPr="00064254" w:rsidDel="00737460" w:rsidRDefault="00712006" w:rsidP="002536AA">
                  <w:pPr>
                    <w:pStyle w:val="ListParagraph"/>
                    <w:ind w:left="0"/>
                    <w:rPr>
                      <w:del w:id="5774" w:author="Fnu, Sonam" w:date="2019-11-27T19:17:00Z"/>
                      <w:rFonts w:ascii="Calibri" w:hAnsi="Calibri"/>
                    </w:rPr>
                  </w:pPr>
                </w:p>
              </w:tc>
            </w:tr>
            <w:tr w:rsidR="00712006" w:rsidRPr="00012DAF" w:rsidDel="00737460" w14:paraId="6E5584DD" w14:textId="649192FB" w:rsidTr="00064254">
              <w:trPr>
                <w:trHeight w:val="255"/>
                <w:del w:id="5775" w:author="Fnu, Sonam" w:date="2019-11-27T19:17:00Z"/>
              </w:trPr>
              <w:tc>
                <w:tcPr>
                  <w:tcW w:w="1763" w:type="dxa"/>
                  <w:vMerge/>
                </w:tcPr>
                <w:p w14:paraId="55A45923" w14:textId="7AB83F17" w:rsidR="00712006" w:rsidRPr="00064254" w:rsidDel="00737460" w:rsidRDefault="00712006" w:rsidP="002536AA">
                  <w:pPr>
                    <w:pStyle w:val="ListParagraph"/>
                    <w:ind w:left="0"/>
                    <w:rPr>
                      <w:del w:id="5776" w:author="Fnu, Sonam" w:date="2019-11-27T19:17:00Z"/>
                      <w:rFonts w:ascii="Calibri" w:hAnsi="Calibri"/>
                    </w:rPr>
                  </w:pPr>
                </w:p>
              </w:tc>
              <w:tc>
                <w:tcPr>
                  <w:tcW w:w="1250" w:type="dxa"/>
                </w:tcPr>
                <w:p w14:paraId="1CFC7580" w14:textId="4353BF59" w:rsidR="00712006" w:rsidRPr="00064254" w:rsidDel="00737460" w:rsidRDefault="00712006" w:rsidP="002536AA">
                  <w:pPr>
                    <w:pStyle w:val="ListParagraph"/>
                    <w:ind w:left="0"/>
                    <w:rPr>
                      <w:del w:id="5777" w:author="Fnu, Sonam" w:date="2019-11-27T19:17:00Z"/>
                      <w:rFonts w:ascii="Calibri" w:hAnsi="Calibri"/>
                    </w:rPr>
                  </w:pPr>
                  <w:del w:id="5778" w:author="Fnu, Sonam" w:date="2019-11-27T19:17:00Z">
                    <w:r w:rsidRPr="00064254" w:rsidDel="00737460">
                      <w:rPr>
                        <w:rFonts w:ascii="Calibri" w:hAnsi="Calibri"/>
                      </w:rPr>
                      <w:delText>Verify</w:delText>
                    </w:r>
                  </w:del>
                </w:p>
              </w:tc>
              <w:tc>
                <w:tcPr>
                  <w:tcW w:w="2297" w:type="dxa"/>
                  <w:vMerge/>
                </w:tcPr>
                <w:p w14:paraId="1C34648D" w14:textId="7EE099B0" w:rsidR="00712006" w:rsidRPr="00064254" w:rsidDel="00737460" w:rsidRDefault="00712006" w:rsidP="002536AA">
                  <w:pPr>
                    <w:pStyle w:val="ListParagraph"/>
                    <w:ind w:left="0"/>
                    <w:rPr>
                      <w:del w:id="5779" w:author="Fnu, Sonam" w:date="2019-11-27T19:17:00Z"/>
                      <w:rFonts w:ascii="Calibri" w:hAnsi="Calibri"/>
                    </w:rPr>
                  </w:pPr>
                </w:p>
              </w:tc>
              <w:tc>
                <w:tcPr>
                  <w:tcW w:w="3240" w:type="dxa"/>
                  <w:vMerge/>
                </w:tcPr>
                <w:p w14:paraId="21023FC7" w14:textId="0974E569" w:rsidR="00712006" w:rsidRPr="00064254" w:rsidDel="00737460" w:rsidRDefault="00712006" w:rsidP="002536AA">
                  <w:pPr>
                    <w:pStyle w:val="ListParagraph"/>
                    <w:ind w:left="0"/>
                    <w:rPr>
                      <w:del w:id="5780" w:author="Fnu, Sonam" w:date="2019-11-27T19:17:00Z"/>
                      <w:rFonts w:ascii="Calibri" w:hAnsi="Calibri"/>
                    </w:rPr>
                  </w:pPr>
                </w:p>
              </w:tc>
            </w:tr>
            <w:tr w:rsidR="00712006" w:rsidRPr="00012DAF" w:rsidDel="00737460" w14:paraId="075CF181" w14:textId="76674BA9" w:rsidTr="00064254">
              <w:trPr>
                <w:trHeight w:val="255"/>
                <w:del w:id="5781" w:author="Fnu, Sonam" w:date="2019-11-27T19:17:00Z"/>
              </w:trPr>
              <w:tc>
                <w:tcPr>
                  <w:tcW w:w="1763" w:type="dxa"/>
                  <w:vMerge/>
                </w:tcPr>
                <w:p w14:paraId="61D70EBD" w14:textId="3FC09CF9" w:rsidR="00712006" w:rsidRPr="00064254" w:rsidDel="00737460" w:rsidRDefault="00712006" w:rsidP="002536AA">
                  <w:pPr>
                    <w:pStyle w:val="ListParagraph"/>
                    <w:ind w:left="0"/>
                    <w:rPr>
                      <w:del w:id="5782" w:author="Fnu, Sonam" w:date="2019-11-27T19:17:00Z"/>
                      <w:rFonts w:ascii="Calibri" w:hAnsi="Calibri"/>
                    </w:rPr>
                  </w:pPr>
                </w:p>
              </w:tc>
              <w:tc>
                <w:tcPr>
                  <w:tcW w:w="1250" w:type="dxa"/>
                </w:tcPr>
                <w:p w14:paraId="125D5DA0" w14:textId="114D91CE" w:rsidR="00712006" w:rsidRPr="00064254" w:rsidDel="00737460" w:rsidRDefault="00712006" w:rsidP="002536AA">
                  <w:pPr>
                    <w:pStyle w:val="ListParagraph"/>
                    <w:ind w:left="0"/>
                    <w:rPr>
                      <w:del w:id="5783" w:author="Fnu, Sonam" w:date="2019-11-27T19:17:00Z"/>
                      <w:rFonts w:ascii="Calibri" w:hAnsi="Calibri"/>
                    </w:rPr>
                  </w:pPr>
                  <w:del w:id="5784" w:author="Fnu, Sonam" w:date="2019-11-27T19:17:00Z">
                    <w:r w:rsidRPr="00064254" w:rsidDel="00737460">
                      <w:rPr>
                        <w:rFonts w:ascii="Calibri" w:hAnsi="Calibri"/>
                      </w:rPr>
                      <w:delText>Authorize</w:delText>
                    </w:r>
                  </w:del>
                </w:p>
              </w:tc>
              <w:tc>
                <w:tcPr>
                  <w:tcW w:w="2297" w:type="dxa"/>
                  <w:vMerge/>
                </w:tcPr>
                <w:p w14:paraId="22DD8B5C" w14:textId="67DF4C59" w:rsidR="00712006" w:rsidRPr="00064254" w:rsidDel="00737460" w:rsidRDefault="00712006" w:rsidP="002536AA">
                  <w:pPr>
                    <w:pStyle w:val="ListParagraph"/>
                    <w:ind w:left="0"/>
                    <w:rPr>
                      <w:del w:id="5785" w:author="Fnu, Sonam" w:date="2019-11-27T19:17:00Z"/>
                      <w:rFonts w:ascii="Calibri" w:hAnsi="Calibri"/>
                    </w:rPr>
                  </w:pPr>
                </w:p>
              </w:tc>
              <w:tc>
                <w:tcPr>
                  <w:tcW w:w="3240" w:type="dxa"/>
                  <w:vMerge/>
                </w:tcPr>
                <w:p w14:paraId="2837FFCC" w14:textId="7C80DB3A" w:rsidR="00712006" w:rsidRPr="00064254" w:rsidDel="00737460" w:rsidRDefault="00712006" w:rsidP="002536AA">
                  <w:pPr>
                    <w:pStyle w:val="ListParagraph"/>
                    <w:ind w:left="0"/>
                    <w:rPr>
                      <w:del w:id="5786" w:author="Fnu, Sonam" w:date="2019-11-27T19:17:00Z"/>
                      <w:rFonts w:ascii="Calibri" w:hAnsi="Calibri"/>
                    </w:rPr>
                  </w:pPr>
                </w:p>
              </w:tc>
            </w:tr>
            <w:tr w:rsidR="00712006" w:rsidRPr="00012DAF" w:rsidDel="00737460" w14:paraId="3CAD699C" w14:textId="332A70DB" w:rsidTr="00064254">
              <w:trPr>
                <w:trHeight w:val="255"/>
                <w:del w:id="5787" w:author="Fnu, Sonam" w:date="2019-11-27T19:17:00Z"/>
              </w:trPr>
              <w:tc>
                <w:tcPr>
                  <w:tcW w:w="1763" w:type="dxa"/>
                  <w:vMerge/>
                </w:tcPr>
                <w:p w14:paraId="13A9A4C7" w14:textId="73CE7B84" w:rsidR="00712006" w:rsidRPr="00064254" w:rsidDel="00737460" w:rsidRDefault="00712006" w:rsidP="002536AA">
                  <w:pPr>
                    <w:pStyle w:val="ListParagraph"/>
                    <w:ind w:left="0"/>
                    <w:rPr>
                      <w:del w:id="5788" w:author="Fnu, Sonam" w:date="2019-11-27T19:17:00Z"/>
                      <w:rFonts w:ascii="Calibri" w:hAnsi="Calibri"/>
                    </w:rPr>
                  </w:pPr>
                </w:p>
              </w:tc>
              <w:tc>
                <w:tcPr>
                  <w:tcW w:w="1250" w:type="dxa"/>
                </w:tcPr>
                <w:p w14:paraId="6E2321A2" w14:textId="75B3159F" w:rsidR="00712006" w:rsidRPr="00064254" w:rsidDel="00737460" w:rsidRDefault="00712006" w:rsidP="002536AA">
                  <w:pPr>
                    <w:pStyle w:val="ListParagraph"/>
                    <w:ind w:left="0"/>
                    <w:rPr>
                      <w:del w:id="5789" w:author="Fnu, Sonam" w:date="2019-11-27T19:17:00Z"/>
                      <w:rFonts w:ascii="Calibri" w:hAnsi="Calibri"/>
                    </w:rPr>
                  </w:pPr>
                  <w:del w:id="5790" w:author="Fnu, Sonam" w:date="2019-11-27T19:17:00Z">
                    <w:r w:rsidRPr="00064254" w:rsidDel="00737460">
                      <w:rPr>
                        <w:rFonts w:ascii="Calibri" w:hAnsi="Calibri"/>
                      </w:rPr>
                      <w:delText>Reject</w:delText>
                    </w:r>
                  </w:del>
                </w:p>
              </w:tc>
              <w:tc>
                <w:tcPr>
                  <w:tcW w:w="2297" w:type="dxa"/>
                  <w:vMerge/>
                </w:tcPr>
                <w:p w14:paraId="54CE3EA8" w14:textId="72516BE5" w:rsidR="00712006" w:rsidRPr="00064254" w:rsidDel="00737460" w:rsidRDefault="00712006" w:rsidP="002536AA">
                  <w:pPr>
                    <w:pStyle w:val="ListParagraph"/>
                    <w:ind w:left="0"/>
                    <w:rPr>
                      <w:del w:id="5791" w:author="Fnu, Sonam" w:date="2019-11-27T19:17:00Z"/>
                      <w:rFonts w:ascii="Calibri" w:hAnsi="Calibri"/>
                    </w:rPr>
                  </w:pPr>
                </w:p>
              </w:tc>
              <w:tc>
                <w:tcPr>
                  <w:tcW w:w="3240" w:type="dxa"/>
                  <w:vMerge/>
                </w:tcPr>
                <w:p w14:paraId="0746A826" w14:textId="38A52934" w:rsidR="00712006" w:rsidRPr="00064254" w:rsidDel="00737460" w:rsidRDefault="00712006" w:rsidP="002536AA">
                  <w:pPr>
                    <w:pStyle w:val="ListParagraph"/>
                    <w:ind w:left="0"/>
                    <w:rPr>
                      <w:del w:id="5792" w:author="Fnu, Sonam" w:date="2019-11-27T19:17:00Z"/>
                      <w:rFonts w:ascii="Calibri" w:hAnsi="Calibri"/>
                    </w:rPr>
                  </w:pPr>
                </w:p>
              </w:tc>
            </w:tr>
            <w:tr w:rsidR="00712006" w:rsidRPr="00012DAF" w:rsidDel="00737460" w14:paraId="1988323F" w14:textId="2BBAC3A5" w:rsidTr="00064254">
              <w:trPr>
                <w:trHeight w:val="255"/>
                <w:del w:id="5793" w:author="Fnu, Sonam" w:date="2019-11-27T19:17:00Z"/>
              </w:trPr>
              <w:tc>
                <w:tcPr>
                  <w:tcW w:w="1763" w:type="dxa"/>
                  <w:vMerge/>
                </w:tcPr>
                <w:p w14:paraId="63B95B2A" w14:textId="7E38478A" w:rsidR="00712006" w:rsidRPr="00064254" w:rsidDel="00737460" w:rsidRDefault="00712006" w:rsidP="002536AA">
                  <w:pPr>
                    <w:pStyle w:val="ListParagraph"/>
                    <w:ind w:left="0"/>
                    <w:rPr>
                      <w:del w:id="5794" w:author="Fnu, Sonam" w:date="2019-11-27T19:17:00Z"/>
                      <w:rFonts w:ascii="Calibri" w:hAnsi="Calibri"/>
                    </w:rPr>
                  </w:pPr>
                </w:p>
              </w:tc>
              <w:tc>
                <w:tcPr>
                  <w:tcW w:w="1250" w:type="dxa"/>
                </w:tcPr>
                <w:p w14:paraId="58EB3DC3" w14:textId="07C48EBC" w:rsidR="00712006" w:rsidRPr="00064254" w:rsidDel="00737460" w:rsidRDefault="00712006" w:rsidP="002536AA">
                  <w:pPr>
                    <w:pStyle w:val="ListParagraph"/>
                    <w:ind w:left="0"/>
                    <w:rPr>
                      <w:del w:id="5795" w:author="Fnu, Sonam" w:date="2019-11-27T19:17:00Z"/>
                      <w:rFonts w:ascii="Calibri" w:hAnsi="Calibri"/>
                    </w:rPr>
                  </w:pPr>
                  <w:del w:id="5796" w:author="Fnu, Sonam" w:date="2019-11-27T19:17:00Z">
                    <w:r w:rsidRPr="00064254" w:rsidDel="00737460">
                      <w:rPr>
                        <w:rFonts w:ascii="Calibri" w:hAnsi="Calibri"/>
                      </w:rPr>
                      <w:delText>Discard</w:delText>
                    </w:r>
                  </w:del>
                </w:p>
              </w:tc>
              <w:tc>
                <w:tcPr>
                  <w:tcW w:w="2297" w:type="dxa"/>
                  <w:vMerge/>
                </w:tcPr>
                <w:p w14:paraId="53AD4412" w14:textId="1AA47015" w:rsidR="00712006" w:rsidRPr="00064254" w:rsidDel="00737460" w:rsidRDefault="00712006" w:rsidP="002536AA">
                  <w:pPr>
                    <w:pStyle w:val="ListParagraph"/>
                    <w:ind w:left="0"/>
                    <w:rPr>
                      <w:del w:id="5797" w:author="Fnu, Sonam" w:date="2019-11-27T19:17:00Z"/>
                      <w:rFonts w:ascii="Calibri" w:hAnsi="Calibri"/>
                    </w:rPr>
                  </w:pPr>
                </w:p>
              </w:tc>
              <w:tc>
                <w:tcPr>
                  <w:tcW w:w="3240" w:type="dxa"/>
                  <w:vMerge/>
                </w:tcPr>
                <w:p w14:paraId="39194566" w14:textId="316C886E" w:rsidR="00712006" w:rsidRPr="00064254" w:rsidDel="00737460" w:rsidRDefault="00712006" w:rsidP="002536AA">
                  <w:pPr>
                    <w:pStyle w:val="ListParagraph"/>
                    <w:ind w:left="0"/>
                    <w:rPr>
                      <w:del w:id="5798" w:author="Fnu, Sonam" w:date="2019-11-27T19:17:00Z"/>
                      <w:rFonts w:ascii="Calibri" w:hAnsi="Calibri"/>
                    </w:rPr>
                  </w:pPr>
                </w:p>
              </w:tc>
            </w:tr>
            <w:tr w:rsidR="00712006" w:rsidRPr="00012DAF" w:rsidDel="00737460" w14:paraId="386C6C24" w14:textId="73BDEFCC" w:rsidTr="00064254">
              <w:trPr>
                <w:trHeight w:val="54"/>
                <w:del w:id="5799" w:author="Fnu, Sonam" w:date="2019-11-27T19:17:00Z"/>
              </w:trPr>
              <w:tc>
                <w:tcPr>
                  <w:tcW w:w="1763" w:type="dxa"/>
                  <w:vMerge w:val="restart"/>
                </w:tcPr>
                <w:p w14:paraId="18FC6CB6" w14:textId="2252886C" w:rsidR="00712006" w:rsidRPr="00064254" w:rsidDel="00737460" w:rsidRDefault="00712006" w:rsidP="002536AA">
                  <w:pPr>
                    <w:pStyle w:val="ListParagraph"/>
                    <w:ind w:left="0"/>
                    <w:rPr>
                      <w:del w:id="5800" w:author="Fnu, Sonam" w:date="2019-11-27T19:17:00Z"/>
                      <w:rFonts w:ascii="Calibri" w:hAnsi="Calibri"/>
                    </w:rPr>
                  </w:pPr>
                  <w:del w:id="5801" w:author="Fnu, Sonam" w:date="2019-11-27T19:17:00Z">
                    <w:r w:rsidRPr="00064254" w:rsidDel="00737460">
                      <w:rPr>
                        <w:rFonts w:ascii="Calibri" w:hAnsi="Calibri"/>
                      </w:rPr>
                      <w:delText>CW - International Bank Transfer</w:delText>
                    </w:r>
                  </w:del>
                </w:p>
              </w:tc>
              <w:tc>
                <w:tcPr>
                  <w:tcW w:w="1250" w:type="dxa"/>
                </w:tcPr>
                <w:p w14:paraId="26E34315" w14:textId="1A1E9A7F" w:rsidR="00712006" w:rsidRPr="00064254" w:rsidDel="00737460" w:rsidRDefault="00712006" w:rsidP="002536AA">
                  <w:pPr>
                    <w:pStyle w:val="ListParagraph"/>
                    <w:ind w:left="0"/>
                    <w:rPr>
                      <w:del w:id="5802" w:author="Fnu, Sonam" w:date="2019-11-27T19:17:00Z"/>
                      <w:rFonts w:ascii="Calibri" w:hAnsi="Calibri"/>
                    </w:rPr>
                  </w:pPr>
                  <w:del w:id="5803" w:author="Fnu, Sonam" w:date="2019-11-27T19:17:00Z">
                    <w:r w:rsidRPr="00064254" w:rsidDel="00737460">
                      <w:rPr>
                        <w:rFonts w:ascii="Calibri" w:hAnsi="Calibri"/>
                      </w:rPr>
                      <w:delText>Add</w:delText>
                    </w:r>
                  </w:del>
                </w:p>
              </w:tc>
              <w:tc>
                <w:tcPr>
                  <w:tcW w:w="2297" w:type="dxa"/>
                  <w:vMerge w:val="restart"/>
                </w:tcPr>
                <w:p w14:paraId="7791429C" w14:textId="7C8606DA" w:rsidR="00712006" w:rsidRPr="00064254" w:rsidDel="00737460" w:rsidRDefault="00712006">
                  <w:pPr>
                    <w:pStyle w:val="ListParagraph"/>
                    <w:ind w:left="0"/>
                    <w:rPr>
                      <w:del w:id="5804" w:author="Fnu, Sonam" w:date="2019-11-27T19:17:00Z"/>
                      <w:rFonts w:ascii="Calibri" w:hAnsi="Calibri"/>
                    </w:rPr>
                  </w:pPr>
                  <w:del w:id="5805" w:author="Fnu, Sonam" w:date="2019-11-27T19:17:00Z">
                    <w:r w:rsidRPr="00064254" w:rsidDel="00737460">
                      <w:rPr>
                        <w:rFonts w:ascii="Calibri" w:hAnsi="Calibri"/>
                      </w:rPr>
                      <w:delText xml:space="preserve">Action succeeded </w:delText>
                    </w:r>
                    <w:r w:rsidRPr="00064254" w:rsidDel="00737460">
                      <w:rPr>
                        <w:rFonts w:ascii="Calibri" w:hAnsi="Calibri"/>
                        <w:u w:val="single"/>
                      </w:rPr>
                      <w:delText>or</w:delText>
                    </w:r>
                    <w:r w:rsidRPr="00064254" w:rsidDel="00737460">
                      <w:rPr>
                        <w:rFonts w:ascii="Calibri" w:hAnsi="Calibri"/>
                      </w:rPr>
                      <w:delText xml:space="preserve"> Customer transfer from account doesn’t belong to him</w:delText>
                    </w:r>
                  </w:del>
                </w:p>
              </w:tc>
              <w:tc>
                <w:tcPr>
                  <w:tcW w:w="3240" w:type="dxa"/>
                  <w:vMerge/>
                </w:tcPr>
                <w:p w14:paraId="1AB54D8A" w14:textId="3CC1D966" w:rsidR="00712006" w:rsidRPr="00064254" w:rsidDel="00737460" w:rsidRDefault="00712006" w:rsidP="002536AA">
                  <w:pPr>
                    <w:pStyle w:val="ListParagraph"/>
                    <w:ind w:left="0"/>
                    <w:rPr>
                      <w:del w:id="5806" w:author="Fnu, Sonam" w:date="2019-11-27T19:17:00Z"/>
                      <w:rFonts w:ascii="Calibri" w:hAnsi="Calibri"/>
                    </w:rPr>
                  </w:pPr>
                </w:p>
              </w:tc>
            </w:tr>
            <w:tr w:rsidR="00712006" w:rsidRPr="00012DAF" w:rsidDel="00737460" w14:paraId="0BB78F8A" w14:textId="3943EBAB" w:rsidTr="00064254">
              <w:trPr>
                <w:trHeight w:val="54"/>
                <w:del w:id="5807" w:author="Fnu, Sonam" w:date="2019-11-27T19:17:00Z"/>
              </w:trPr>
              <w:tc>
                <w:tcPr>
                  <w:tcW w:w="1763" w:type="dxa"/>
                  <w:vMerge/>
                </w:tcPr>
                <w:p w14:paraId="327D8615" w14:textId="58A56BD4" w:rsidR="00712006" w:rsidRPr="00064254" w:rsidDel="00737460" w:rsidRDefault="00712006" w:rsidP="002536AA">
                  <w:pPr>
                    <w:pStyle w:val="ListParagraph"/>
                    <w:ind w:left="0"/>
                    <w:rPr>
                      <w:del w:id="5808" w:author="Fnu, Sonam" w:date="2019-11-27T19:17:00Z"/>
                      <w:rFonts w:ascii="Calibri" w:hAnsi="Calibri"/>
                    </w:rPr>
                  </w:pPr>
                </w:p>
              </w:tc>
              <w:tc>
                <w:tcPr>
                  <w:tcW w:w="1250" w:type="dxa"/>
                </w:tcPr>
                <w:p w14:paraId="148DA7C7" w14:textId="2C20E4EB" w:rsidR="00712006" w:rsidRPr="00064254" w:rsidDel="00737460" w:rsidRDefault="00712006" w:rsidP="002536AA">
                  <w:pPr>
                    <w:pStyle w:val="ListParagraph"/>
                    <w:ind w:left="0"/>
                    <w:rPr>
                      <w:del w:id="5809" w:author="Fnu, Sonam" w:date="2019-11-27T19:17:00Z"/>
                      <w:rFonts w:ascii="Calibri" w:hAnsi="Calibri"/>
                    </w:rPr>
                  </w:pPr>
                  <w:del w:id="5810" w:author="Fnu, Sonam" w:date="2019-11-27T19:17:00Z">
                    <w:r w:rsidRPr="00064254" w:rsidDel="00737460">
                      <w:rPr>
                        <w:rFonts w:ascii="Calibri" w:hAnsi="Calibri"/>
                      </w:rPr>
                      <w:delText>Verify</w:delText>
                    </w:r>
                  </w:del>
                </w:p>
              </w:tc>
              <w:tc>
                <w:tcPr>
                  <w:tcW w:w="2297" w:type="dxa"/>
                  <w:vMerge/>
                </w:tcPr>
                <w:p w14:paraId="196A3019" w14:textId="04FACB97" w:rsidR="00712006" w:rsidRPr="00064254" w:rsidDel="00737460" w:rsidRDefault="00712006" w:rsidP="002536AA">
                  <w:pPr>
                    <w:pStyle w:val="ListParagraph"/>
                    <w:ind w:left="0"/>
                    <w:rPr>
                      <w:del w:id="5811" w:author="Fnu, Sonam" w:date="2019-11-27T19:17:00Z"/>
                      <w:rFonts w:ascii="Calibri" w:hAnsi="Calibri"/>
                    </w:rPr>
                  </w:pPr>
                </w:p>
              </w:tc>
              <w:tc>
                <w:tcPr>
                  <w:tcW w:w="3240" w:type="dxa"/>
                  <w:vMerge/>
                </w:tcPr>
                <w:p w14:paraId="19C3E868" w14:textId="24610685" w:rsidR="00712006" w:rsidRPr="00064254" w:rsidDel="00737460" w:rsidRDefault="00712006" w:rsidP="002536AA">
                  <w:pPr>
                    <w:pStyle w:val="ListParagraph"/>
                    <w:ind w:left="0"/>
                    <w:rPr>
                      <w:del w:id="5812" w:author="Fnu, Sonam" w:date="2019-11-27T19:17:00Z"/>
                      <w:rFonts w:ascii="Calibri" w:hAnsi="Calibri"/>
                    </w:rPr>
                  </w:pPr>
                </w:p>
              </w:tc>
            </w:tr>
            <w:tr w:rsidR="00712006" w:rsidRPr="00012DAF" w:rsidDel="00737460" w14:paraId="00A5E443" w14:textId="7231E3BB" w:rsidTr="00064254">
              <w:trPr>
                <w:trHeight w:val="54"/>
                <w:del w:id="5813" w:author="Fnu, Sonam" w:date="2019-11-27T19:17:00Z"/>
              </w:trPr>
              <w:tc>
                <w:tcPr>
                  <w:tcW w:w="1763" w:type="dxa"/>
                  <w:vMerge/>
                </w:tcPr>
                <w:p w14:paraId="1C0A45A0" w14:textId="7DB4C04E" w:rsidR="00712006" w:rsidRPr="00064254" w:rsidDel="00737460" w:rsidRDefault="00712006" w:rsidP="002536AA">
                  <w:pPr>
                    <w:pStyle w:val="ListParagraph"/>
                    <w:ind w:left="0"/>
                    <w:rPr>
                      <w:del w:id="5814" w:author="Fnu, Sonam" w:date="2019-11-27T19:17:00Z"/>
                      <w:rFonts w:ascii="Calibri" w:hAnsi="Calibri"/>
                    </w:rPr>
                  </w:pPr>
                </w:p>
              </w:tc>
              <w:tc>
                <w:tcPr>
                  <w:tcW w:w="1250" w:type="dxa"/>
                </w:tcPr>
                <w:p w14:paraId="511DD035" w14:textId="020C6E13" w:rsidR="00712006" w:rsidRPr="00064254" w:rsidDel="00737460" w:rsidRDefault="00712006" w:rsidP="002536AA">
                  <w:pPr>
                    <w:pStyle w:val="ListParagraph"/>
                    <w:ind w:left="0"/>
                    <w:rPr>
                      <w:del w:id="5815" w:author="Fnu, Sonam" w:date="2019-11-27T19:17:00Z"/>
                      <w:rFonts w:ascii="Calibri" w:hAnsi="Calibri"/>
                    </w:rPr>
                  </w:pPr>
                  <w:del w:id="5816" w:author="Fnu, Sonam" w:date="2019-11-27T19:17:00Z">
                    <w:r w:rsidRPr="00064254" w:rsidDel="00737460">
                      <w:rPr>
                        <w:rFonts w:ascii="Calibri" w:hAnsi="Calibri"/>
                      </w:rPr>
                      <w:delText>Authorize</w:delText>
                    </w:r>
                  </w:del>
                </w:p>
              </w:tc>
              <w:tc>
                <w:tcPr>
                  <w:tcW w:w="2297" w:type="dxa"/>
                  <w:vMerge/>
                </w:tcPr>
                <w:p w14:paraId="7FC96D39" w14:textId="31E77591" w:rsidR="00712006" w:rsidRPr="00064254" w:rsidDel="00737460" w:rsidRDefault="00712006" w:rsidP="002536AA">
                  <w:pPr>
                    <w:pStyle w:val="ListParagraph"/>
                    <w:ind w:left="0"/>
                    <w:rPr>
                      <w:del w:id="5817" w:author="Fnu, Sonam" w:date="2019-11-27T19:17:00Z"/>
                      <w:rFonts w:ascii="Calibri" w:hAnsi="Calibri"/>
                    </w:rPr>
                  </w:pPr>
                </w:p>
              </w:tc>
              <w:tc>
                <w:tcPr>
                  <w:tcW w:w="3240" w:type="dxa"/>
                  <w:vMerge/>
                </w:tcPr>
                <w:p w14:paraId="6D701A17" w14:textId="17960B08" w:rsidR="00712006" w:rsidRPr="00064254" w:rsidDel="00737460" w:rsidRDefault="00712006" w:rsidP="002536AA">
                  <w:pPr>
                    <w:pStyle w:val="ListParagraph"/>
                    <w:ind w:left="0"/>
                    <w:rPr>
                      <w:del w:id="5818" w:author="Fnu, Sonam" w:date="2019-11-27T19:17:00Z"/>
                      <w:rFonts w:ascii="Calibri" w:hAnsi="Calibri"/>
                    </w:rPr>
                  </w:pPr>
                </w:p>
              </w:tc>
            </w:tr>
            <w:tr w:rsidR="00712006" w:rsidRPr="00012DAF" w:rsidDel="00737460" w14:paraId="2E5F1073" w14:textId="10859B5D" w:rsidTr="00064254">
              <w:trPr>
                <w:trHeight w:val="54"/>
                <w:del w:id="5819" w:author="Fnu, Sonam" w:date="2019-11-27T19:17:00Z"/>
              </w:trPr>
              <w:tc>
                <w:tcPr>
                  <w:tcW w:w="1763" w:type="dxa"/>
                  <w:vMerge/>
                </w:tcPr>
                <w:p w14:paraId="77329436" w14:textId="7EFA751D" w:rsidR="00712006" w:rsidRPr="00064254" w:rsidDel="00737460" w:rsidRDefault="00712006" w:rsidP="002536AA">
                  <w:pPr>
                    <w:pStyle w:val="ListParagraph"/>
                    <w:ind w:left="0"/>
                    <w:rPr>
                      <w:del w:id="5820" w:author="Fnu, Sonam" w:date="2019-11-27T19:17:00Z"/>
                      <w:rFonts w:ascii="Calibri" w:hAnsi="Calibri"/>
                    </w:rPr>
                  </w:pPr>
                </w:p>
              </w:tc>
              <w:tc>
                <w:tcPr>
                  <w:tcW w:w="1250" w:type="dxa"/>
                </w:tcPr>
                <w:p w14:paraId="6A6CCC75" w14:textId="6B926220" w:rsidR="00712006" w:rsidRPr="00064254" w:rsidDel="00737460" w:rsidRDefault="00712006" w:rsidP="002536AA">
                  <w:pPr>
                    <w:pStyle w:val="ListParagraph"/>
                    <w:ind w:left="0"/>
                    <w:rPr>
                      <w:del w:id="5821" w:author="Fnu, Sonam" w:date="2019-11-27T19:17:00Z"/>
                      <w:rFonts w:ascii="Calibri" w:hAnsi="Calibri"/>
                    </w:rPr>
                  </w:pPr>
                  <w:del w:id="5822" w:author="Fnu, Sonam" w:date="2019-11-27T19:17:00Z">
                    <w:r w:rsidRPr="00064254" w:rsidDel="00737460">
                      <w:rPr>
                        <w:rFonts w:ascii="Calibri" w:hAnsi="Calibri"/>
                      </w:rPr>
                      <w:delText>Reject</w:delText>
                    </w:r>
                  </w:del>
                </w:p>
              </w:tc>
              <w:tc>
                <w:tcPr>
                  <w:tcW w:w="2297" w:type="dxa"/>
                  <w:vMerge/>
                </w:tcPr>
                <w:p w14:paraId="6AEC9F02" w14:textId="69CB5F75" w:rsidR="00712006" w:rsidRPr="00064254" w:rsidDel="00737460" w:rsidRDefault="00712006" w:rsidP="002536AA">
                  <w:pPr>
                    <w:pStyle w:val="ListParagraph"/>
                    <w:ind w:left="0"/>
                    <w:rPr>
                      <w:del w:id="5823" w:author="Fnu, Sonam" w:date="2019-11-27T19:17:00Z"/>
                      <w:rFonts w:ascii="Calibri" w:hAnsi="Calibri"/>
                    </w:rPr>
                  </w:pPr>
                </w:p>
              </w:tc>
              <w:tc>
                <w:tcPr>
                  <w:tcW w:w="3240" w:type="dxa"/>
                  <w:vMerge/>
                </w:tcPr>
                <w:p w14:paraId="129D0F42" w14:textId="3A19F2D5" w:rsidR="00712006" w:rsidRPr="00064254" w:rsidDel="00737460" w:rsidRDefault="00712006" w:rsidP="002536AA">
                  <w:pPr>
                    <w:pStyle w:val="ListParagraph"/>
                    <w:ind w:left="0"/>
                    <w:rPr>
                      <w:del w:id="5824" w:author="Fnu, Sonam" w:date="2019-11-27T19:17:00Z"/>
                      <w:rFonts w:ascii="Calibri" w:hAnsi="Calibri"/>
                    </w:rPr>
                  </w:pPr>
                </w:p>
              </w:tc>
            </w:tr>
            <w:tr w:rsidR="00712006" w:rsidRPr="00012DAF" w:rsidDel="00737460" w14:paraId="45D2BAE9" w14:textId="26DBBBC9" w:rsidTr="00064254">
              <w:trPr>
                <w:trHeight w:val="54"/>
                <w:del w:id="5825" w:author="Fnu, Sonam" w:date="2019-11-27T19:17:00Z"/>
              </w:trPr>
              <w:tc>
                <w:tcPr>
                  <w:tcW w:w="1763" w:type="dxa"/>
                  <w:vMerge/>
                </w:tcPr>
                <w:p w14:paraId="1006CB78" w14:textId="70A60B49" w:rsidR="00712006" w:rsidRPr="00064254" w:rsidDel="00737460" w:rsidRDefault="00712006" w:rsidP="002536AA">
                  <w:pPr>
                    <w:pStyle w:val="ListParagraph"/>
                    <w:ind w:left="0"/>
                    <w:rPr>
                      <w:del w:id="5826" w:author="Fnu, Sonam" w:date="2019-11-27T19:17:00Z"/>
                      <w:rFonts w:ascii="Calibri" w:hAnsi="Calibri"/>
                    </w:rPr>
                  </w:pPr>
                </w:p>
              </w:tc>
              <w:tc>
                <w:tcPr>
                  <w:tcW w:w="1250" w:type="dxa"/>
                </w:tcPr>
                <w:p w14:paraId="6FB87D34" w14:textId="3AD661F6" w:rsidR="00712006" w:rsidRPr="00064254" w:rsidDel="00737460" w:rsidRDefault="00712006" w:rsidP="002536AA">
                  <w:pPr>
                    <w:pStyle w:val="ListParagraph"/>
                    <w:ind w:left="0"/>
                    <w:rPr>
                      <w:del w:id="5827" w:author="Fnu, Sonam" w:date="2019-11-27T19:17:00Z"/>
                      <w:rFonts w:ascii="Calibri" w:hAnsi="Calibri"/>
                    </w:rPr>
                  </w:pPr>
                  <w:del w:id="5828" w:author="Fnu, Sonam" w:date="2019-11-27T19:17:00Z">
                    <w:r w:rsidRPr="00064254" w:rsidDel="00737460">
                      <w:rPr>
                        <w:rFonts w:ascii="Calibri" w:hAnsi="Calibri"/>
                      </w:rPr>
                      <w:delText>Discard</w:delText>
                    </w:r>
                  </w:del>
                </w:p>
              </w:tc>
              <w:tc>
                <w:tcPr>
                  <w:tcW w:w="2297" w:type="dxa"/>
                  <w:vMerge/>
                </w:tcPr>
                <w:p w14:paraId="13A82017" w14:textId="4D78F2A2" w:rsidR="00712006" w:rsidRPr="00064254" w:rsidDel="00737460" w:rsidRDefault="00712006" w:rsidP="002536AA">
                  <w:pPr>
                    <w:pStyle w:val="ListParagraph"/>
                    <w:ind w:left="0"/>
                    <w:rPr>
                      <w:del w:id="5829" w:author="Fnu, Sonam" w:date="2019-11-27T19:17:00Z"/>
                      <w:rFonts w:ascii="Calibri" w:hAnsi="Calibri"/>
                    </w:rPr>
                  </w:pPr>
                </w:p>
              </w:tc>
              <w:tc>
                <w:tcPr>
                  <w:tcW w:w="3240" w:type="dxa"/>
                  <w:vMerge/>
                </w:tcPr>
                <w:p w14:paraId="33E3D0EC" w14:textId="340109A5" w:rsidR="00712006" w:rsidRPr="00064254" w:rsidDel="00737460" w:rsidRDefault="00712006" w:rsidP="002536AA">
                  <w:pPr>
                    <w:pStyle w:val="ListParagraph"/>
                    <w:ind w:left="0"/>
                    <w:rPr>
                      <w:del w:id="5830" w:author="Fnu, Sonam" w:date="2019-11-27T19:17:00Z"/>
                      <w:rFonts w:ascii="Calibri" w:hAnsi="Calibri"/>
                    </w:rPr>
                  </w:pPr>
                </w:p>
              </w:tc>
            </w:tr>
            <w:tr w:rsidR="00712006" w:rsidRPr="00012DAF" w:rsidDel="00737460" w14:paraId="797680E7" w14:textId="462A8136" w:rsidTr="00064254">
              <w:trPr>
                <w:trHeight w:val="54"/>
                <w:del w:id="5831" w:author="Fnu, Sonam" w:date="2019-11-27T19:17:00Z"/>
              </w:trPr>
              <w:tc>
                <w:tcPr>
                  <w:tcW w:w="1763" w:type="dxa"/>
                  <w:vMerge w:val="restart"/>
                </w:tcPr>
                <w:p w14:paraId="405959EE" w14:textId="18435639" w:rsidR="00712006" w:rsidRPr="00064254" w:rsidDel="00737460" w:rsidRDefault="00712006" w:rsidP="002536AA">
                  <w:pPr>
                    <w:pStyle w:val="ListParagraph"/>
                    <w:ind w:left="0"/>
                    <w:rPr>
                      <w:del w:id="5832" w:author="Fnu, Sonam" w:date="2019-11-27T19:17:00Z"/>
                      <w:rFonts w:ascii="Calibri" w:hAnsi="Calibri"/>
                    </w:rPr>
                  </w:pPr>
                  <w:del w:id="5833" w:author="Fnu, Sonam" w:date="2019-11-27T19:17:00Z">
                    <w:r w:rsidRPr="00064254" w:rsidDel="00737460">
                      <w:rPr>
                        <w:rFonts w:ascii="Calibri" w:hAnsi="Calibri"/>
                      </w:rPr>
                      <w:delText>CW - Bill Payment</w:delText>
                    </w:r>
                  </w:del>
                </w:p>
              </w:tc>
              <w:tc>
                <w:tcPr>
                  <w:tcW w:w="1250" w:type="dxa"/>
                </w:tcPr>
                <w:p w14:paraId="3EDBDEC5" w14:textId="05E32E2E" w:rsidR="00712006" w:rsidRPr="00064254" w:rsidDel="00737460" w:rsidRDefault="00712006" w:rsidP="002536AA">
                  <w:pPr>
                    <w:pStyle w:val="ListParagraph"/>
                    <w:ind w:left="0"/>
                    <w:rPr>
                      <w:del w:id="5834" w:author="Fnu, Sonam" w:date="2019-11-27T19:17:00Z"/>
                      <w:rFonts w:ascii="Calibri" w:hAnsi="Calibri"/>
                    </w:rPr>
                  </w:pPr>
                  <w:del w:id="5835" w:author="Fnu, Sonam" w:date="2019-11-27T19:17:00Z">
                    <w:r w:rsidRPr="00064254" w:rsidDel="00737460">
                      <w:rPr>
                        <w:rFonts w:ascii="Calibri" w:hAnsi="Calibri"/>
                      </w:rPr>
                      <w:delText>Add</w:delText>
                    </w:r>
                  </w:del>
                </w:p>
              </w:tc>
              <w:tc>
                <w:tcPr>
                  <w:tcW w:w="2297" w:type="dxa"/>
                  <w:vMerge w:val="restart"/>
                </w:tcPr>
                <w:p w14:paraId="13FE0735" w14:textId="460CA621" w:rsidR="00712006" w:rsidRPr="00064254" w:rsidDel="00737460" w:rsidRDefault="00712006">
                  <w:pPr>
                    <w:pStyle w:val="ListParagraph"/>
                    <w:ind w:left="0"/>
                    <w:rPr>
                      <w:del w:id="5836" w:author="Fnu, Sonam" w:date="2019-11-27T19:17:00Z"/>
                      <w:rFonts w:ascii="Calibri" w:hAnsi="Calibri"/>
                    </w:rPr>
                  </w:pPr>
                  <w:del w:id="5837" w:author="Fnu, Sonam" w:date="2019-11-27T19:17:00Z">
                    <w:r w:rsidRPr="00064254" w:rsidDel="00737460">
                      <w:rPr>
                        <w:rFonts w:ascii="Calibri" w:hAnsi="Calibri"/>
                      </w:rPr>
                      <w:delText xml:space="preserve">Action succeeded </w:delText>
                    </w:r>
                    <w:r w:rsidRPr="00064254" w:rsidDel="00737460">
                      <w:rPr>
                        <w:rFonts w:ascii="Calibri" w:hAnsi="Calibri"/>
                        <w:u w:val="single"/>
                      </w:rPr>
                      <w:delText>or</w:delText>
                    </w:r>
                    <w:r w:rsidRPr="00064254" w:rsidDel="00737460">
                      <w:rPr>
                        <w:rFonts w:ascii="Calibri" w:hAnsi="Calibri"/>
                      </w:rPr>
                      <w:delText xml:space="preserve"> Customer transfer from account doesn’t belong to him</w:delText>
                    </w:r>
                  </w:del>
                </w:p>
              </w:tc>
              <w:tc>
                <w:tcPr>
                  <w:tcW w:w="3240" w:type="dxa"/>
                  <w:vMerge/>
                </w:tcPr>
                <w:p w14:paraId="1367355A" w14:textId="6E4E1FE5" w:rsidR="00712006" w:rsidRPr="00064254" w:rsidDel="00737460" w:rsidRDefault="00712006" w:rsidP="002536AA">
                  <w:pPr>
                    <w:pStyle w:val="ListParagraph"/>
                    <w:ind w:left="0"/>
                    <w:rPr>
                      <w:del w:id="5838" w:author="Fnu, Sonam" w:date="2019-11-27T19:17:00Z"/>
                      <w:rFonts w:ascii="Calibri" w:hAnsi="Calibri"/>
                    </w:rPr>
                  </w:pPr>
                </w:p>
              </w:tc>
            </w:tr>
            <w:tr w:rsidR="00712006" w:rsidRPr="00012DAF" w:rsidDel="00737460" w14:paraId="46E9ED17" w14:textId="66ACB179" w:rsidTr="00064254">
              <w:trPr>
                <w:trHeight w:val="54"/>
                <w:del w:id="5839" w:author="Fnu, Sonam" w:date="2019-11-27T19:17:00Z"/>
              </w:trPr>
              <w:tc>
                <w:tcPr>
                  <w:tcW w:w="1763" w:type="dxa"/>
                  <w:vMerge/>
                </w:tcPr>
                <w:p w14:paraId="523C1B7F" w14:textId="67ABD98B" w:rsidR="00712006" w:rsidRPr="00064254" w:rsidDel="00737460" w:rsidRDefault="00712006" w:rsidP="002536AA">
                  <w:pPr>
                    <w:pStyle w:val="ListParagraph"/>
                    <w:ind w:left="0"/>
                    <w:rPr>
                      <w:del w:id="5840" w:author="Fnu, Sonam" w:date="2019-11-27T19:17:00Z"/>
                      <w:rFonts w:ascii="Calibri" w:hAnsi="Calibri"/>
                    </w:rPr>
                  </w:pPr>
                </w:p>
              </w:tc>
              <w:tc>
                <w:tcPr>
                  <w:tcW w:w="1250" w:type="dxa"/>
                </w:tcPr>
                <w:p w14:paraId="66F7C175" w14:textId="26263F8F" w:rsidR="00712006" w:rsidRPr="00064254" w:rsidDel="00737460" w:rsidRDefault="00712006" w:rsidP="002536AA">
                  <w:pPr>
                    <w:pStyle w:val="ListParagraph"/>
                    <w:ind w:left="0"/>
                    <w:rPr>
                      <w:del w:id="5841" w:author="Fnu, Sonam" w:date="2019-11-27T19:17:00Z"/>
                      <w:rFonts w:ascii="Calibri" w:hAnsi="Calibri"/>
                    </w:rPr>
                  </w:pPr>
                  <w:del w:id="5842" w:author="Fnu, Sonam" w:date="2019-11-27T19:17:00Z">
                    <w:r w:rsidRPr="00064254" w:rsidDel="00737460">
                      <w:rPr>
                        <w:rFonts w:ascii="Calibri" w:hAnsi="Calibri"/>
                      </w:rPr>
                      <w:delText>Verify</w:delText>
                    </w:r>
                  </w:del>
                </w:p>
              </w:tc>
              <w:tc>
                <w:tcPr>
                  <w:tcW w:w="2297" w:type="dxa"/>
                  <w:vMerge/>
                </w:tcPr>
                <w:p w14:paraId="49C59C0A" w14:textId="246109E6" w:rsidR="00712006" w:rsidRPr="00064254" w:rsidDel="00737460" w:rsidRDefault="00712006" w:rsidP="002536AA">
                  <w:pPr>
                    <w:pStyle w:val="ListParagraph"/>
                    <w:ind w:left="0"/>
                    <w:rPr>
                      <w:del w:id="5843" w:author="Fnu, Sonam" w:date="2019-11-27T19:17:00Z"/>
                      <w:rFonts w:ascii="Calibri" w:hAnsi="Calibri"/>
                    </w:rPr>
                  </w:pPr>
                </w:p>
              </w:tc>
              <w:tc>
                <w:tcPr>
                  <w:tcW w:w="3240" w:type="dxa"/>
                  <w:vMerge/>
                </w:tcPr>
                <w:p w14:paraId="3D00131C" w14:textId="39C571D4" w:rsidR="00712006" w:rsidRPr="00064254" w:rsidDel="00737460" w:rsidRDefault="00712006" w:rsidP="002536AA">
                  <w:pPr>
                    <w:pStyle w:val="ListParagraph"/>
                    <w:ind w:left="0"/>
                    <w:rPr>
                      <w:del w:id="5844" w:author="Fnu, Sonam" w:date="2019-11-27T19:17:00Z"/>
                      <w:rFonts w:ascii="Calibri" w:hAnsi="Calibri"/>
                    </w:rPr>
                  </w:pPr>
                </w:p>
              </w:tc>
            </w:tr>
            <w:tr w:rsidR="00712006" w:rsidRPr="00012DAF" w:rsidDel="00737460" w14:paraId="69E37D2C" w14:textId="5A2D0C37" w:rsidTr="00064254">
              <w:trPr>
                <w:trHeight w:val="54"/>
                <w:del w:id="5845" w:author="Fnu, Sonam" w:date="2019-11-27T19:17:00Z"/>
              </w:trPr>
              <w:tc>
                <w:tcPr>
                  <w:tcW w:w="1763" w:type="dxa"/>
                  <w:vMerge/>
                </w:tcPr>
                <w:p w14:paraId="173975FB" w14:textId="0A215889" w:rsidR="00712006" w:rsidRPr="00064254" w:rsidDel="00737460" w:rsidRDefault="00712006" w:rsidP="002536AA">
                  <w:pPr>
                    <w:pStyle w:val="ListParagraph"/>
                    <w:ind w:left="0"/>
                    <w:rPr>
                      <w:del w:id="5846" w:author="Fnu, Sonam" w:date="2019-11-27T19:17:00Z"/>
                      <w:rFonts w:ascii="Calibri" w:hAnsi="Calibri"/>
                    </w:rPr>
                  </w:pPr>
                </w:p>
              </w:tc>
              <w:tc>
                <w:tcPr>
                  <w:tcW w:w="1250" w:type="dxa"/>
                </w:tcPr>
                <w:p w14:paraId="126FE3DF" w14:textId="1EAC2E16" w:rsidR="00712006" w:rsidRPr="00064254" w:rsidDel="00737460" w:rsidRDefault="00712006" w:rsidP="002536AA">
                  <w:pPr>
                    <w:pStyle w:val="ListParagraph"/>
                    <w:ind w:left="0"/>
                    <w:rPr>
                      <w:del w:id="5847" w:author="Fnu, Sonam" w:date="2019-11-27T19:17:00Z"/>
                      <w:rFonts w:ascii="Calibri" w:hAnsi="Calibri"/>
                    </w:rPr>
                  </w:pPr>
                  <w:del w:id="5848" w:author="Fnu, Sonam" w:date="2019-11-27T19:17:00Z">
                    <w:r w:rsidRPr="00064254" w:rsidDel="00737460">
                      <w:rPr>
                        <w:rFonts w:ascii="Calibri" w:hAnsi="Calibri"/>
                      </w:rPr>
                      <w:delText>Authorize</w:delText>
                    </w:r>
                  </w:del>
                </w:p>
              </w:tc>
              <w:tc>
                <w:tcPr>
                  <w:tcW w:w="2297" w:type="dxa"/>
                  <w:vMerge/>
                </w:tcPr>
                <w:p w14:paraId="698592A3" w14:textId="4E70D22A" w:rsidR="00712006" w:rsidRPr="00064254" w:rsidDel="00737460" w:rsidRDefault="00712006" w:rsidP="002536AA">
                  <w:pPr>
                    <w:pStyle w:val="ListParagraph"/>
                    <w:ind w:left="0"/>
                    <w:rPr>
                      <w:del w:id="5849" w:author="Fnu, Sonam" w:date="2019-11-27T19:17:00Z"/>
                      <w:rFonts w:ascii="Calibri" w:hAnsi="Calibri"/>
                    </w:rPr>
                  </w:pPr>
                </w:p>
              </w:tc>
              <w:tc>
                <w:tcPr>
                  <w:tcW w:w="3240" w:type="dxa"/>
                  <w:vMerge/>
                </w:tcPr>
                <w:p w14:paraId="445772FF" w14:textId="593B7CBC" w:rsidR="00712006" w:rsidRPr="00064254" w:rsidDel="00737460" w:rsidRDefault="00712006" w:rsidP="002536AA">
                  <w:pPr>
                    <w:pStyle w:val="ListParagraph"/>
                    <w:ind w:left="0"/>
                    <w:rPr>
                      <w:del w:id="5850" w:author="Fnu, Sonam" w:date="2019-11-27T19:17:00Z"/>
                      <w:rFonts w:ascii="Calibri" w:hAnsi="Calibri"/>
                    </w:rPr>
                  </w:pPr>
                </w:p>
              </w:tc>
            </w:tr>
            <w:tr w:rsidR="00712006" w:rsidRPr="00012DAF" w:rsidDel="00737460" w14:paraId="5A335895" w14:textId="2AE7FA39" w:rsidTr="00064254">
              <w:trPr>
                <w:trHeight w:val="54"/>
                <w:del w:id="5851" w:author="Fnu, Sonam" w:date="2019-11-27T19:17:00Z"/>
              </w:trPr>
              <w:tc>
                <w:tcPr>
                  <w:tcW w:w="1763" w:type="dxa"/>
                  <w:vMerge/>
                </w:tcPr>
                <w:p w14:paraId="5745E756" w14:textId="0D3A849B" w:rsidR="00712006" w:rsidRPr="00064254" w:rsidDel="00737460" w:rsidRDefault="00712006" w:rsidP="002536AA">
                  <w:pPr>
                    <w:pStyle w:val="ListParagraph"/>
                    <w:ind w:left="0"/>
                    <w:rPr>
                      <w:del w:id="5852" w:author="Fnu, Sonam" w:date="2019-11-27T19:17:00Z"/>
                      <w:rFonts w:ascii="Calibri" w:hAnsi="Calibri"/>
                    </w:rPr>
                  </w:pPr>
                </w:p>
              </w:tc>
              <w:tc>
                <w:tcPr>
                  <w:tcW w:w="1250" w:type="dxa"/>
                </w:tcPr>
                <w:p w14:paraId="2FC8ACBA" w14:textId="73A9BC1E" w:rsidR="00712006" w:rsidRPr="00064254" w:rsidDel="00737460" w:rsidRDefault="00712006" w:rsidP="002536AA">
                  <w:pPr>
                    <w:pStyle w:val="ListParagraph"/>
                    <w:ind w:left="0"/>
                    <w:rPr>
                      <w:del w:id="5853" w:author="Fnu, Sonam" w:date="2019-11-27T19:17:00Z"/>
                      <w:rFonts w:ascii="Calibri" w:hAnsi="Calibri"/>
                    </w:rPr>
                  </w:pPr>
                  <w:del w:id="5854" w:author="Fnu, Sonam" w:date="2019-11-27T19:17:00Z">
                    <w:r w:rsidRPr="00064254" w:rsidDel="00737460">
                      <w:rPr>
                        <w:rFonts w:ascii="Calibri" w:hAnsi="Calibri"/>
                      </w:rPr>
                      <w:delText>Reject</w:delText>
                    </w:r>
                  </w:del>
                </w:p>
              </w:tc>
              <w:tc>
                <w:tcPr>
                  <w:tcW w:w="2297" w:type="dxa"/>
                  <w:vMerge/>
                </w:tcPr>
                <w:p w14:paraId="40973748" w14:textId="51A2CDCC" w:rsidR="00712006" w:rsidRPr="00064254" w:rsidDel="00737460" w:rsidRDefault="00712006" w:rsidP="002536AA">
                  <w:pPr>
                    <w:pStyle w:val="ListParagraph"/>
                    <w:ind w:left="0"/>
                    <w:rPr>
                      <w:del w:id="5855" w:author="Fnu, Sonam" w:date="2019-11-27T19:17:00Z"/>
                      <w:rFonts w:ascii="Calibri" w:hAnsi="Calibri"/>
                    </w:rPr>
                  </w:pPr>
                </w:p>
              </w:tc>
              <w:tc>
                <w:tcPr>
                  <w:tcW w:w="3240" w:type="dxa"/>
                  <w:vMerge/>
                </w:tcPr>
                <w:p w14:paraId="0430AB96" w14:textId="6DBDF189" w:rsidR="00712006" w:rsidRPr="00064254" w:rsidDel="00737460" w:rsidRDefault="00712006" w:rsidP="002536AA">
                  <w:pPr>
                    <w:pStyle w:val="ListParagraph"/>
                    <w:ind w:left="0"/>
                    <w:rPr>
                      <w:del w:id="5856" w:author="Fnu, Sonam" w:date="2019-11-27T19:17:00Z"/>
                      <w:rFonts w:ascii="Calibri" w:hAnsi="Calibri"/>
                    </w:rPr>
                  </w:pPr>
                </w:p>
              </w:tc>
            </w:tr>
            <w:tr w:rsidR="00712006" w:rsidRPr="00012DAF" w:rsidDel="00737460" w14:paraId="29DAD919" w14:textId="2BC0F33C" w:rsidTr="00064254">
              <w:trPr>
                <w:trHeight w:val="54"/>
                <w:del w:id="5857" w:author="Fnu, Sonam" w:date="2019-11-27T19:17:00Z"/>
              </w:trPr>
              <w:tc>
                <w:tcPr>
                  <w:tcW w:w="1763" w:type="dxa"/>
                  <w:vMerge/>
                </w:tcPr>
                <w:p w14:paraId="7EDA23B7" w14:textId="20773473" w:rsidR="00712006" w:rsidRPr="00064254" w:rsidDel="00737460" w:rsidRDefault="00712006" w:rsidP="002536AA">
                  <w:pPr>
                    <w:pStyle w:val="ListParagraph"/>
                    <w:ind w:left="0"/>
                    <w:rPr>
                      <w:del w:id="5858" w:author="Fnu, Sonam" w:date="2019-11-27T19:17:00Z"/>
                      <w:rFonts w:ascii="Calibri" w:hAnsi="Calibri"/>
                    </w:rPr>
                  </w:pPr>
                </w:p>
              </w:tc>
              <w:tc>
                <w:tcPr>
                  <w:tcW w:w="1250" w:type="dxa"/>
                </w:tcPr>
                <w:p w14:paraId="119930A6" w14:textId="357427DC" w:rsidR="00712006" w:rsidRPr="00064254" w:rsidDel="00737460" w:rsidRDefault="00712006" w:rsidP="002536AA">
                  <w:pPr>
                    <w:pStyle w:val="ListParagraph"/>
                    <w:ind w:left="0"/>
                    <w:rPr>
                      <w:del w:id="5859" w:author="Fnu, Sonam" w:date="2019-11-27T19:17:00Z"/>
                      <w:rFonts w:ascii="Calibri" w:hAnsi="Calibri"/>
                    </w:rPr>
                  </w:pPr>
                  <w:del w:id="5860" w:author="Fnu, Sonam" w:date="2019-11-27T19:17:00Z">
                    <w:r w:rsidRPr="00064254" w:rsidDel="00737460">
                      <w:rPr>
                        <w:rFonts w:ascii="Calibri" w:hAnsi="Calibri"/>
                      </w:rPr>
                      <w:delText>Discard</w:delText>
                    </w:r>
                  </w:del>
                </w:p>
              </w:tc>
              <w:tc>
                <w:tcPr>
                  <w:tcW w:w="2297" w:type="dxa"/>
                  <w:vMerge/>
                </w:tcPr>
                <w:p w14:paraId="3CEC0BE0" w14:textId="4429E6A8" w:rsidR="00712006" w:rsidRPr="00064254" w:rsidDel="00737460" w:rsidRDefault="00712006" w:rsidP="002536AA">
                  <w:pPr>
                    <w:pStyle w:val="ListParagraph"/>
                    <w:ind w:left="0"/>
                    <w:rPr>
                      <w:del w:id="5861" w:author="Fnu, Sonam" w:date="2019-11-27T19:17:00Z"/>
                      <w:rFonts w:ascii="Calibri" w:hAnsi="Calibri"/>
                    </w:rPr>
                  </w:pPr>
                </w:p>
              </w:tc>
              <w:tc>
                <w:tcPr>
                  <w:tcW w:w="3240" w:type="dxa"/>
                  <w:vMerge/>
                </w:tcPr>
                <w:p w14:paraId="4690535C" w14:textId="16829CAA" w:rsidR="00712006" w:rsidRPr="00064254" w:rsidDel="00737460" w:rsidRDefault="00712006" w:rsidP="002536AA">
                  <w:pPr>
                    <w:pStyle w:val="ListParagraph"/>
                    <w:ind w:left="0"/>
                    <w:rPr>
                      <w:del w:id="5862" w:author="Fnu, Sonam" w:date="2019-11-27T19:17:00Z"/>
                      <w:rFonts w:ascii="Calibri" w:hAnsi="Calibri"/>
                    </w:rPr>
                  </w:pPr>
                </w:p>
              </w:tc>
            </w:tr>
            <w:tr w:rsidR="00712006" w:rsidRPr="00012DAF" w:rsidDel="00737460" w14:paraId="3165B73E" w14:textId="095D11BA" w:rsidTr="00064254">
              <w:trPr>
                <w:trHeight w:val="42"/>
                <w:del w:id="5863" w:author="Fnu, Sonam" w:date="2019-11-27T19:17:00Z"/>
              </w:trPr>
              <w:tc>
                <w:tcPr>
                  <w:tcW w:w="1763" w:type="dxa"/>
                  <w:vMerge w:val="restart"/>
                </w:tcPr>
                <w:p w14:paraId="4BC76468" w14:textId="2F8D1022" w:rsidR="00712006" w:rsidRPr="00064254" w:rsidDel="00737460" w:rsidRDefault="00712006" w:rsidP="002536AA">
                  <w:pPr>
                    <w:pStyle w:val="ListParagraph"/>
                    <w:ind w:left="0"/>
                    <w:rPr>
                      <w:del w:id="5864" w:author="Fnu, Sonam" w:date="2019-11-27T19:17:00Z"/>
                      <w:rFonts w:ascii="Calibri" w:hAnsi="Calibri"/>
                    </w:rPr>
                  </w:pPr>
                  <w:del w:id="5865" w:author="Fnu, Sonam" w:date="2019-11-27T19:17:00Z">
                    <w:r w:rsidRPr="00064254" w:rsidDel="00737460">
                      <w:rPr>
                        <w:rFonts w:ascii="Calibri" w:hAnsi="Calibri"/>
                      </w:rPr>
                      <w:delText>CW - Beneficiary Maintenance</w:delText>
                    </w:r>
                  </w:del>
                </w:p>
                <w:p w14:paraId="3B63B8D5" w14:textId="51B0B9B9" w:rsidR="00712006" w:rsidRPr="00064254" w:rsidDel="00737460" w:rsidRDefault="00712006" w:rsidP="002536AA">
                  <w:pPr>
                    <w:pStyle w:val="ListParagraph"/>
                    <w:ind w:left="1224"/>
                    <w:rPr>
                      <w:del w:id="5866" w:author="Fnu, Sonam" w:date="2019-11-27T19:17:00Z"/>
                      <w:rFonts w:ascii="Calibri" w:hAnsi="Calibri"/>
                    </w:rPr>
                  </w:pPr>
                </w:p>
              </w:tc>
              <w:tc>
                <w:tcPr>
                  <w:tcW w:w="1250" w:type="dxa"/>
                </w:tcPr>
                <w:p w14:paraId="7BB68F0E" w14:textId="237574B4" w:rsidR="00712006" w:rsidRPr="00064254" w:rsidDel="00737460" w:rsidRDefault="00712006" w:rsidP="002536AA">
                  <w:pPr>
                    <w:pStyle w:val="ListParagraph"/>
                    <w:ind w:left="0"/>
                    <w:rPr>
                      <w:del w:id="5867" w:author="Fnu, Sonam" w:date="2019-11-27T19:17:00Z"/>
                      <w:rFonts w:ascii="Calibri" w:hAnsi="Calibri"/>
                    </w:rPr>
                  </w:pPr>
                  <w:del w:id="5868" w:author="Fnu, Sonam" w:date="2019-11-27T19:17:00Z">
                    <w:r w:rsidRPr="00064254" w:rsidDel="00737460">
                      <w:rPr>
                        <w:rFonts w:ascii="Calibri" w:hAnsi="Calibri"/>
                      </w:rPr>
                      <w:delText>Add</w:delText>
                    </w:r>
                  </w:del>
                </w:p>
              </w:tc>
              <w:tc>
                <w:tcPr>
                  <w:tcW w:w="2297" w:type="dxa"/>
                  <w:vMerge w:val="restart"/>
                </w:tcPr>
                <w:p w14:paraId="259AF776" w14:textId="79657F01" w:rsidR="00712006" w:rsidRPr="00064254" w:rsidDel="00737460" w:rsidRDefault="00712006" w:rsidP="002536AA">
                  <w:pPr>
                    <w:pStyle w:val="ListParagraph"/>
                    <w:ind w:left="0"/>
                    <w:rPr>
                      <w:del w:id="5869" w:author="Fnu, Sonam" w:date="2019-11-27T19:17:00Z"/>
                      <w:rFonts w:ascii="Calibri" w:hAnsi="Calibri"/>
                    </w:rPr>
                  </w:pPr>
                  <w:del w:id="5870" w:author="Fnu, Sonam" w:date="2019-11-27T19:17:00Z">
                    <w:r w:rsidRPr="00064254" w:rsidDel="00737460">
                      <w:rPr>
                        <w:rFonts w:ascii="Calibri" w:hAnsi="Calibri"/>
                      </w:rPr>
                      <w:delText xml:space="preserve">Action succeeded </w:delText>
                    </w:r>
                  </w:del>
                </w:p>
              </w:tc>
              <w:tc>
                <w:tcPr>
                  <w:tcW w:w="3240" w:type="dxa"/>
                  <w:vMerge w:val="restart"/>
                </w:tcPr>
                <w:p w14:paraId="45142895" w14:textId="64D63932" w:rsidR="00712006" w:rsidRPr="00064254" w:rsidDel="00737460" w:rsidRDefault="00712006">
                  <w:pPr>
                    <w:pStyle w:val="ListParagraph"/>
                    <w:ind w:left="0"/>
                    <w:rPr>
                      <w:del w:id="5871" w:author="Fnu, Sonam" w:date="2019-11-27T19:17:00Z"/>
                      <w:rFonts w:ascii="Calibri" w:hAnsi="Calibri"/>
                    </w:rPr>
                  </w:pPr>
                  <w:del w:id="5872" w:author="Fnu, Sonam" w:date="2019-11-27T19:17:00Z">
                    <w:r w:rsidRPr="00064254" w:rsidDel="00737460">
                      <w:rPr>
                        <w:rFonts w:ascii="Calibri" w:hAnsi="Calibri"/>
                        <w:u w:val="single"/>
                      </w:rPr>
                      <w:delText>Retail</w:delText>
                    </w:r>
                    <w:r w:rsidRPr="00064254" w:rsidDel="00737460">
                      <w:rPr>
                        <w:rFonts w:ascii="Calibri" w:hAnsi="Calibri"/>
                      </w:rPr>
                      <w:delText xml:space="preserve">: The customer, </w:delText>
                    </w:r>
                    <w:r w:rsidRPr="00064254" w:rsidDel="00737460">
                      <w:rPr>
                        <w:rFonts w:ascii="Calibri" w:hAnsi="Calibri"/>
                        <w:u w:val="single"/>
                      </w:rPr>
                      <w:delText>Corporate</w:delText>
                    </w:r>
                    <w:r w:rsidRPr="00064254" w:rsidDel="00737460">
                      <w:rPr>
                        <w:rFonts w:ascii="Calibri" w:hAnsi="Calibri"/>
                      </w:rPr>
                      <w:delText xml:space="preserve">: </w:delText>
                    </w:r>
                  </w:del>
                  <w:ins w:id="5873" w:author="mayada samir" w:date="2019-04-04T10:12:00Z">
                    <w:del w:id="5874" w:author="Fnu, Sonam" w:date="2019-11-27T19:17:00Z">
                      <w:r w:rsidR="00032DCB" w:rsidDel="00737460">
                        <w:rPr>
                          <w:rFonts w:ascii="Calibri" w:hAnsi="Calibri"/>
                        </w:rPr>
                        <w:delText xml:space="preserve">according to setup to be sent to </w:delText>
                      </w:r>
                    </w:del>
                  </w:ins>
                  <w:ins w:id="5875" w:author="mayada samir" w:date="2019-04-04T10:13:00Z">
                    <w:del w:id="5876" w:author="Fnu, Sonam" w:date="2019-11-27T19:17:00Z">
                      <w:r w:rsidR="00032DCB" w:rsidDel="00737460">
                        <w:rPr>
                          <w:rFonts w:ascii="Calibri" w:hAnsi="Calibri"/>
                        </w:rPr>
                        <w:delText>initiator</w:delText>
                      </w:r>
                    </w:del>
                  </w:ins>
                  <w:ins w:id="5877" w:author="mayada samir" w:date="2019-04-04T10:12:00Z">
                    <w:del w:id="5878" w:author="Fnu, Sonam" w:date="2019-11-27T19:17:00Z">
                      <w:r w:rsidR="00032DCB" w:rsidDel="00737460">
                        <w:rPr>
                          <w:rFonts w:ascii="Calibri" w:hAnsi="Calibri"/>
                        </w:rPr>
                        <w:delText xml:space="preserve"> only, initiator and authorizer , or initiator and </w:delText>
                      </w:r>
                    </w:del>
                  </w:ins>
                  <w:del w:id="5879" w:author="Fnu, Sonam" w:date="2019-11-27T19:17:00Z">
                    <w:r w:rsidRPr="00064254" w:rsidDel="00737460">
                      <w:rPr>
                        <w:rFonts w:ascii="Calibri" w:hAnsi="Calibri"/>
                      </w:rPr>
                      <w:delText>all the customers’ users assigned to the roles that contains appropriate privilege on this module</w:delText>
                    </w:r>
                  </w:del>
                  <w:ins w:id="5880" w:author="mayada samir" w:date="2019-04-04T10:12:00Z">
                    <w:del w:id="5881" w:author="Fnu, Sonam" w:date="2019-11-27T19:17:00Z">
                      <w:r w:rsidR="00032DCB" w:rsidDel="00737460">
                        <w:rPr>
                          <w:rFonts w:ascii="Calibri" w:hAnsi="Calibri"/>
                        </w:rPr>
                        <w:delText>account group</w:delText>
                      </w:r>
                    </w:del>
                  </w:ins>
                </w:p>
              </w:tc>
            </w:tr>
            <w:tr w:rsidR="00712006" w:rsidRPr="00012DAF" w:rsidDel="00737460" w14:paraId="3F81FD02" w14:textId="081A6714" w:rsidTr="00064254">
              <w:trPr>
                <w:trHeight w:val="38"/>
                <w:del w:id="5882" w:author="Fnu, Sonam" w:date="2019-11-27T19:17:00Z"/>
              </w:trPr>
              <w:tc>
                <w:tcPr>
                  <w:tcW w:w="1763" w:type="dxa"/>
                  <w:vMerge/>
                </w:tcPr>
                <w:p w14:paraId="26339A92" w14:textId="527DC8E3" w:rsidR="00712006" w:rsidRPr="00064254" w:rsidDel="00737460" w:rsidRDefault="00712006" w:rsidP="002536AA">
                  <w:pPr>
                    <w:pStyle w:val="ListParagraph"/>
                    <w:ind w:left="0"/>
                    <w:rPr>
                      <w:del w:id="5883" w:author="Fnu, Sonam" w:date="2019-11-27T19:17:00Z"/>
                      <w:rFonts w:ascii="Calibri" w:hAnsi="Calibri"/>
                    </w:rPr>
                  </w:pPr>
                </w:p>
              </w:tc>
              <w:tc>
                <w:tcPr>
                  <w:tcW w:w="1250" w:type="dxa"/>
                </w:tcPr>
                <w:p w14:paraId="24BD8CBC" w14:textId="4AC20165" w:rsidR="00712006" w:rsidRPr="00064254" w:rsidDel="00737460" w:rsidRDefault="00712006" w:rsidP="002536AA">
                  <w:pPr>
                    <w:pStyle w:val="ListParagraph"/>
                    <w:ind w:left="0"/>
                    <w:rPr>
                      <w:del w:id="5884" w:author="Fnu, Sonam" w:date="2019-11-27T19:17:00Z"/>
                      <w:rFonts w:ascii="Calibri" w:hAnsi="Calibri"/>
                    </w:rPr>
                  </w:pPr>
                  <w:del w:id="5885" w:author="Fnu, Sonam" w:date="2019-11-27T19:17:00Z">
                    <w:r w:rsidRPr="00064254" w:rsidDel="00737460">
                      <w:rPr>
                        <w:rFonts w:ascii="Calibri" w:hAnsi="Calibri"/>
                      </w:rPr>
                      <w:delText>Edit</w:delText>
                    </w:r>
                  </w:del>
                </w:p>
              </w:tc>
              <w:tc>
                <w:tcPr>
                  <w:tcW w:w="2297" w:type="dxa"/>
                  <w:vMerge/>
                </w:tcPr>
                <w:p w14:paraId="16CCDCE5" w14:textId="0FBC53C4" w:rsidR="00712006" w:rsidRPr="00064254" w:rsidDel="00737460" w:rsidRDefault="00712006" w:rsidP="002536AA">
                  <w:pPr>
                    <w:pStyle w:val="ListParagraph"/>
                    <w:ind w:left="0"/>
                    <w:rPr>
                      <w:del w:id="5886" w:author="Fnu, Sonam" w:date="2019-11-27T19:17:00Z"/>
                      <w:rFonts w:ascii="Calibri" w:hAnsi="Calibri"/>
                    </w:rPr>
                  </w:pPr>
                </w:p>
              </w:tc>
              <w:tc>
                <w:tcPr>
                  <w:tcW w:w="3240" w:type="dxa"/>
                  <w:vMerge/>
                </w:tcPr>
                <w:p w14:paraId="4C42F370" w14:textId="46E63209" w:rsidR="00712006" w:rsidRPr="00064254" w:rsidDel="00737460" w:rsidRDefault="00712006" w:rsidP="002536AA">
                  <w:pPr>
                    <w:pStyle w:val="ListParagraph"/>
                    <w:ind w:left="0"/>
                    <w:rPr>
                      <w:del w:id="5887" w:author="Fnu, Sonam" w:date="2019-11-27T19:17:00Z"/>
                      <w:rFonts w:ascii="Calibri" w:hAnsi="Calibri"/>
                    </w:rPr>
                  </w:pPr>
                </w:p>
              </w:tc>
            </w:tr>
            <w:tr w:rsidR="00712006" w:rsidRPr="00012DAF" w:rsidDel="00737460" w14:paraId="0707886D" w14:textId="783FBED1" w:rsidTr="00064254">
              <w:trPr>
                <w:trHeight w:val="38"/>
                <w:del w:id="5888" w:author="Fnu, Sonam" w:date="2019-11-27T19:17:00Z"/>
              </w:trPr>
              <w:tc>
                <w:tcPr>
                  <w:tcW w:w="1763" w:type="dxa"/>
                  <w:vMerge/>
                </w:tcPr>
                <w:p w14:paraId="78D41016" w14:textId="77F11BA4" w:rsidR="00712006" w:rsidRPr="00064254" w:rsidDel="00737460" w:rsidRDefault="00712006" w:rsidP="002536AA">
                  <w:pPr>
                    <w:pStyle w:val="ListParagraph"/>
                    <w:ind w:left="0"/>
                    <w:rPr>
                      <w:del w:id="5889" w:author="Fnu, Sonam" w:date="2019-11-27T19:17:00Z"/>
                      <w:rFonts w:ascii="Calibri" w:hAnsi="Calibri"/>
                    </w:rPr>
                  </w:pPr>
                </w:p>
              </w:tc>
              <w:tc>
                <w:tcPr>
                  <w:tcW w:w="1250" w:type="dxa"/>
                </w:tcPr>
                <w:p w14:paraId="7A7A1E70" w14:textId="5C289843" w:rsidR="00712006" w:rsidRPr="00064254" w:rsidDel="00737460" w:rsidRDefault="00712006" w:rsidP="002536AA">
                  <w:pPr>
                    <w:pStyle w:val="ListParagraph"/>
                    <w:ind w:left="0"/>
                    <w:rPr>
                      <w:del w:id="5890" w:author="Fnu, Sonam" w:date="2019-11-27T19:17:00Z"/>
                      <w:rFonts w:ascii="Calibri" w:hAnsi="Calibri"/>
                    </w:rPr>
                  </w:pPr>
                  <w:del w:id="5891" w:author="Fnu, Sonam" w:date="2019-11-27T19:17:00Z">
                    <w:r w:rsidRPr="00064254" w:rsidDel="00737460">
                      <w:rPr>
                        <w:rFonts w:ascii="Calibri" w:hAnsi="Calibri"/>
                      </w:rPr>
                      <w:delText>Delete</w:delText>
                    </w:r>
                  </w:del>
                </w:p>
              </w:tc>
              <w:tc>
                <w:tcPr>
                  <w:tcW w:w="2297" w:type="dxa"/>
                  <w:vMerge/>
                </w:tcPr>
                <w:p w14:paraId="39EEB808" w14:textId="1C663A74" w:rsidR="00712006" w:rsidRPr="00064254" w:rsidDel="00737460" w:rsidRDefault="00712006" w:rsidP="002536AA">
                  <w:pPr>
                    <w:pStyle w:val="ListParagraph"/>
                    <w:ind w:left="0"/>
                    <w:rPr>
                      <w:del w:id="5892" w:author="Fnu, Sonam" w:date="2019-11-27T19:17:00Z"/>
                      <w:rFonts w:ascii="Calibri" w:hAnsi="Calibri"/>
                    </w:rPr>
                  </w:pPr>
                </w:p>
              </w:tc>
              <w:tc>
                <w:tcPr>
                  <w:tcW w:w="3240" w:type="dxa"/>
                  <w:vMerge/>
                </w:tcPr>
                <w:p w14:paraId="1616E2CD" w14:textId="18DD2E23" w:rsidR="00712006" w:rsidRPr="00064254" w:rsidDel="00737460" w:rsidRDefault="00712006" w:rsidP="002536AA">
                  <w:pPr>
                    <w:pStyle w:val="ListParagraph"/>
                    <w:ind w:left="0"/>
                    <w:rPr>
                      <w:del w:id="5893" w:author="Fnu, Sonam" w:date="2019-11-27T19:17:00Z"/>
                      <w:rFonts w:ascii="Calibri" w:hAnsi="Calibri"/>
                    </w:rPr>
                  </w:pPr>
                </w:p>
              </w:tc>
            </w:tr>
            <w:tr w:rsidR="00712006" w:rsidRPr="00012DAF" w:rsidDel="00737460" w14:paraId="790A0AE1" w14:textId="42A1F3AD" w:rsidTr="00064254">
              <w:trPr>
                <w:trHeight w:val="38"/>
                <w:del w:id="5894" w:author="Fnu, Sonam" w:date="2019-11-27T19:17:00Z"/>
              </w:trPr>
              <w:tc>
                <w:tcPr>
                  <w:tcW w:w="1763" w:type="dxa"/>
                  <w:vMerge/>
                </w:tcPr>
                <w:p w14:paraId="470968AE" w14:textId="40884A6B" w:rsidR="00712006" w:rsidRPr="00064254" w:rsidDel="00737460" w:rsidRDefault="00712006" w:rsidP="002536AA">
                  <w:pPr>
                    <w:pStyle w:val="ListParagraph"/>
                    <w:ind w:left="0"/>
                    <w:rPr>
                      <w:del w:id="5895" w:author="Fnu, Sonam" w:date="2019-11-27T19:17:00Z"/>
                      <w:rFonts w:ascii="Calibri" w:hAnsi="Calibri"/>
                    </w:rPr>
                  </w:pPr>
                </w:p>
              </w:tc>
              <w:tc>
                <w:tcPr>
                  <w:tcW w:w="1250" w:type="dxa"/>
                </w:tcPr>
                <w:p w14:paraId="4F01C60F" w14:textId="3B3B69CB" w:rsidR="00712006" w:rsidRPr="00064254" w:rsidDel="00737460" w:rsidRDefault="00712006" w:rsidP="002536AA">
                  <w:pPr>
                    <w:pStyle w:val="ListParagraph"/>
                    <w:ind w:left="0"/>
                    <w:rPr>
                      <w:del w:id="5896" w:author="Fnu, Sonam" w:date="2019-11-27T19:17:00Z"/>
                      <w:rFonts w:ascii="Calibri" w:hAnsi="Calibri"/>
                    </w:rPr>
                  </w:pPr>
                  <w:del w:id="5897" w:author="Fnu, Sonam" w:date="2019-11-27T19:17:00Z">
                    <w:r w:rsidRPr="00064254" w:rsidDel="00737460">
                      <w:rPr>
                        <w:rFonts w:ascii="Calibri" w:hAnsi="Calibri"/>
                      </w:rPr>
                      <w:delText>Verify</w:delText>
                    </w:r>
                  </w:del>
                </w:p>
              </w:tc>
              <w:tc>
                <w:tcPr>
                  <w:tcW w:w="2297" w:type="dxa"/>
                  <w:vMerge/>
                </w:tcPr>
                <w:p w14:paraId="1218080A" w14:textId="71566723" w:rsidR="00712006" w:rsidRPr="00064254" w:rsidDel="00737460" w:rsidRDefault="00712006" w:rsidP="002536AA">
                  <w:pPr>
                    <w:pStyle w:val="ListParagraph"/>
                    <w:ind w:left="0"/>
                    <w:rPr>
                      <w:del w:id="5898" w:author="Fnu, Sonam" w:date="2019-11-27T19:17:00Z"/>
                      <w:rFonts w:ascii="Calibri" w:hAnsi="Calibri"/>
                    </w:rPr>
                  </w:pPr>
                </w:p>
              </w:tc>
              <w:tc>
                <w:tcPr>
                  <w:tcW w:w="3240" w:type="dxa"/>
                  <w:vMerge/>
                </w:tcPr>
                <w:p w14:paraId="3EF93243" w14:textId="1ABF941E" w:rsidR="00712006" w:rsidRPr="00064254" w:rsidDel="00737460" w:rsidRDefault="00712006" w:rsidP="002536AA">
                  <w:pPr>
                    <w:pStyle w:val="ListParagraph"/>
                    <w:ind w:left="0"/>
                    <w:rPr>
                      <w:del w:id="5899" w:author="Fnu, Sonam" w:date="2019-11-27T19:17:00Z"/>
                      <w:rFonts w:ascii="Calibri" w:hAnsi="Calibri"/>
                    </w:rPr>
                  </w:pPr>
                </w:p>
              </w:tc>
            </w:tr>
            <w:tr w:rsidR="00712006" w:rsidRPr="00012DAF" w:rsidDel="00737460" w14:paraId="345DFE1D" w14:textId="76C7120F" w:rsidTr="00064254">
              <w:trPr>
                <w:trHeight w:val="38"/>
                <w:del w:id="5900" w:author="Fnu, Sonam" w:date="2019-11-27T19:17:00Z"/>
              </w:trPr>
              <w:tc>
                <w:tcPr>
                  <w:tcW w:w="1763" w:type="dxa"/>
                  <w:vMerge/>
                </w:tcPr>
                <w:p w14:paraId="11505214" w14:textId="5A0E1734" w:rsidR="00712006" w:rsidRPr="00064254" w:rsidDel="00737460" w:rsidRDefault="00712006" w:rsidP="002536AA">
                  <w:pPr>
                    <w:pStyle w:val="ListParagraph"/>
                    <w:ind w:left="0"/>
                    <w:rPr>
                      <w:del w:id="5901" w:author="Fnu, Sonam" w:date="2019-11-27T19:17:00Z"/>
                      <w:rFonts w:ascii="Calibri" w:hAnsi="Calibri"/>
                    </w:rPr>
                  </w:pPr>
                </w:p>
              </w:tc>
              <w:tc>
                <w:tcPr>
                  <w:tcW w:w="1250" w:type="dxa"/>
                </w:tcPr>
                <w:p w14:paraId="516971F3" w14:textId="4636C42D" w:rsidR="00712006" w:rsidRPr="00064254" w:rsidDel="00737460" w:rsidRDefault="00712006" w:rsidP="002536AA">
                  <w:pPr>
                    <w:pStyle w:val="ListParagraph"/>
                    <w:ind w:left="0"/>
                    <w:rPr>
                      <w:del w:id="5902" w:author="Fnu, Sonam" w:date="2019-11-27T19:17:00Z"/>
                      <w:rFonts w:ascii="Calibri" w:hAnsi="Calibri"/>
                    </w:rPr>
                  </w:pPr>
                  <w:del w:id="5903" w:author="Fnu, Sonam" w:date="2019-11-27T19:17:00Z">
                    <w:r w:rsidRPr="00064254" w:rsidDel="00737460">
                      <w:rPr>
                        <w:rFonts w:ascii="Calibri" w:hAnsi="Calibri"/>
                      </w:rPr>
                      <w:delText>Approve</w:delText>
                    </w:r>
                  </w:del>
                </w:p>
              </w:tc>
              <w:tc>
                <w:tcPr>
                  <w:tcW w:w="2297" w:type="dxa"/>
                  <w:vMerge/>
                </w:tcPr>
                <w:p w14:paraId="55456951" w14:textId="3E10C9CA" w:rsidR="00712006" w:rsidRPr="00064254" w:rsidDel="00737460" w:rsidRDefault="00712006" w:rsidP="002536AA">
                  <w:pPr>
                    <w:pStyle w:val="ListParagraph"/>
                    <w:ind w:left="0"/>
                    <w:rPr>
                      <w:del w:id="5904" w:author="Fnu, Sonam" w:date="2019-11-27T19:17:00Z"/>
                      <w:rFonts w:ascii="Calibri" w:hAnsi="Calibri"/>
                    </w:rPr>
                  </w:pPr>
                </w:p>
              </w:tc>
              <w:tc>
                <w:tcPr>
                  <w:tcW w:w="3240" w:type="dxa"/>
                  <w:vMerge/>
                </w:tcPr>
                <w:p w14:paraId="62E633CC" w14:textId="251A2340" w:rsidR="00712006" w:rsidRPr="00064254" w:rsidDel="00737460" w:rsidRDefault="00712006" w:rsidP="002536AA">
                  <w:pPr>
                    <w:pStyle w:val="ListParagraph"/>
                    <w:ind w:left="0"/>
                    <w:rPr>
                      <w:del w:id="5905" w:author="Fnu, Sonam" w:date="2019-11-27T19:17:00Z"/>
                      <w:rFonts w:ascii="Calibri" w:hAnsi="Calibri"/>
                    </w:rPr>
                  </w:pPr>
                </w:p>
              </w:tc>
            </w:tr>
            <w:tr w:rsidR="00712006" w:rsidRPr="00012DAF" w:rsidDel="00737460" w14:paraId="4E6F507E" w14:textId="63F6F514" w:rsidTr="00064254">
              <w:trPr>
                <w:trHeight w:val="38"/>
                <w:del w:id="5906" w:author="Fnu, Sonam" w:date="2019-11-27T19:17:00Z"/>
              </w:trPr>
              <w:tc>
                <w:tcPr>
                  <w:tcW w:w="1763" w:type="dxa"/>
                  <w:vMerge/>
                </w:tcPr>
                <w:p w14:paraId="14EA72AF" w14:textId="4E0CB20C" w:rsidR="00712006" w:rsidRPr="00064254" w:rsidDel="00737460" w:rsidRDefault="00712006" w:rsidP="002536AA">
                  <w:pPr>
                    <w:pStyle w:val="ListParagraph"/>
                    <w:ind w:left="0"/>
                    <w:rPr>
                      <w:del w:id="5907" w:author="Fnu, Sonam" w:date="2019-11-27T19:17:00Z"/>
                      <w:rFonts w:ascii="Calibri" w:hAnsi="Calibri"/>
                    </w:rPr>
                  </w:pPr>
                </w:p>
              </w:tc>
              <w:tc>
                <w:tcPr>
                  <w:tcW w:w="1250" w:type="dxa"/>
                </w:tcPr>
                <w:p w14:paraId="013E5661" w14:textId="14B3E070" w:rsidR="00712006" w:rsidRPr="00064254" w:rsidDel="00737460" w:rsidRDefault="00712006" w:rsidP="002536AA">
                  <w:pPr>
                    <w:pStyle w:val="ListParagraph"/>
                    <w:ind w:left="0"/>
                    <w:rPr>
                      <w:del w:id="5908" w:author="Fnu, Sonam" w:date="2019-11-27T19:17:00Z"/>
                      <w:rFonts w:ascii="Calibri" w:hAnsi="Calibri"/>
                    </w:rPr>
                  </w:pPr>
                  <w:del w:id="5909" w:author="Fnu, Sonam" w:date="2019-11-27T19:17:00Z">
                    <w:r w:rsidRPr="00064254" w:rsidDel="00737460">
                      <w:rPr>
                        <w:rFonts w:ascii="Calibri" w:hAnsi="Calibri"/>
                      </w:rPr>
                      <w:delText>Reject</w:delText>
                    </w:r>
                  </w:del>
                </w:p>
              </w:tc>
              <w:tc>
                <w:tcPr>
                  <w:tcW w:w="2297" w:type="dxa"/>
                  <w:vMerge/>
                </w:tcPr>
                <w:p w14:paraId="4F84808F" w14:textId="53B5F3FD" w:rsidR="00712006" w:rsidRPr="00064254" w:rsidDel="00737460" w:rsidRDefault="00712006" w:rsidP="002536AA">
                  <w:pPr>
                    <w:pStyle w:val="ListParagraph"/>
                    <w:ind w:left="0"/>
                    <w:rPr>
                      <w:del w:id="5910" w:author="Fnu, Sonam" w:date="2019-11-27T19:17:00Z"/>
                      <w:rFonts w:ascii="Calibri" w:hAnsi="Calibri"/>
                    </w:rPr>
                  </w:pPr>
                </w:p>
              </w:tc>
              <w:tc>
                <w:tcPr>
                  <w:tcW w:w="3240" w:type="dxa"/>
                  <w:vMerge/>
                </w:tcPr>
                <w:p w14:paraId="2944C611" w14:textId="065E1FCF" w:rsidR="00712006" w:rsidRPr="00064254" w:rsidDel="00737460" w:rsidRDefault="00712006" w:rsidP="002536AA">
                  <w:pPr>
                    <w:pStyle w:val="ListParagraph"/>
                    <w:ind w:left="0"/>
                    <w:rPr>
                      <w:del w:id="5911" w:author="Fnu, Sonam" w:date="2019-11-27T19:17:00Z"/>
                      <w:rFonts w:ascii="Calibri" w:hAnsi="Calibri"/>
                    </w:rPr>
                  </w:pPr>
                </w:p>
              </w:tc>
            </w:tr>
            <w:tr w:rsidR="00712006" w:rsidRPr="00012DAF" w:rsidDel="00737460" w14:paraId="1011641C" w14:textId="692D1E8C" w:rsidTr="00064254">
              <w:trPr>
                <w:trHeight w:val="38"/>
                <w:del w:id="5912" w:author="Fnu, Sonam" w:date="2019-11-27T19:17:00Z"/>
              </w:trPr>
              <w:tc>
                <w:tcPr>
                  <w:tcW w:w="1763" w:type="dxa"/>
                  <w:vMerge/>
                </w:tcPr>
                <w:p w14:paraId="1F6FD535" w14:textId="1424F8E7" w:rsidR="00712006" w:rsidRPr="00064254" w:rsidDel="00737460" w:rsidRDefault="00712006" w:rsidP="002536AA">
                  <w:pPr>
                    <w:pStyle w:val="ListParagraph"/>
                    <w:ind w:left="0"/>
                    <w:rPr>
                      <w:del w:id="5913" w:author="Fnu, Sonam" w:date="2019-11-27T19:17:00Z"/>
                      <w:rFonts w:ascii="Calibri" w:hAnsi="Calibri"/>
                    </w:rPr>
                  </w:pPr>
                </w:p>
              </w:tc>
              <w:tc>
                <w:tcPr>
                  <w:tcW w:w="1250" w:type="dxa"/>
                </w:tcPr>
                <w:p w14:paraId="20530728" w14:textId="27FABC23" w:rsidR="00712006" w:rsidRPr="00064254" w:rsidDel="00737460" w:rsidRDefault="00712006" w:rsidP="002536AA">
                  <w:pPr>
                    <w:pStyle w:val="ListParagraph"/>
                    <w:ind w:left="0"/>
                    <w:rPr>
                      <w:del w:id="5914" w:author="Fnu, Sonam" w:date="2019-11-27T19:17:00Z"/>
                      <w:rFonts w:ascii="Calibri" w:hAnsi="Calibri"/>
                    </w:rPr>
                  </w:pPr>
                  <w:del w:id="5915" w:author="Fnu, Sonam" w:date="2019-11-27T19:17:00Z">
                    <w:r w:rsidRPr="00064254" w:rsidDel="00737460">
                      <w:rPr>
                        <w:rFonts w:ascii="Calibri" w:hAnsi="Calibri"/>
                      </w:rPr>
                      <w:delText>Discard</w:delText>
                    </w:r>
                  </w:del>
                </w:p>
              </w:tc>
              <w:tc>
                <w:tcPr>
                  <w:tcW w:w="2297" w:type="dxa"/>
                  <w:vMerge/>
                </w:tcPr>
                <w:p w14:paraId="2C464626" w14:textId="59105977" w:rsidR="00712006" w:rsidRPr="00064254" w:rsidDel="00737460" w:rsidRDefault="00712006" w:rsidP="002536AA">
                  <w:pPr>
                    <w:pStyle w:val="ListParagraph"/>
                    <w:ind w:left="0"/>
                    <w:rPr>
                      <w:del w:id="5916" w:author="Fnu, Sonam" w:date="2019-11-27T19:17:00Z"/>
                      <w:rFonts w:ascii="Calibri" w:hAnsi="Calibri"/>
                    </w:rPr>
                  </w:pPr>
                </w:p>
              </w:tc>
              <w:tc>
                <w:tcPr>
                  <w:tcW w:w="3240" w:type="dxa"/>
                  <w:vMerge/>
                </w:tcPr>
                <w:p w14:paraId="1EFDF79F" w14:textId="63450065" w:rsidR="00712006" w:rsidRPr="00064254" w:rsidDel="00737460" w:rsidRDefault="00712006" w:rsidP="002536AA">
                  <w:pPr>
                    <w:pStyle w:val="ListParagraph"/>
                    <w:ind w:left="0"/>
                    <w:rPr>
                      <w:del w:id="5917" w:author="Fnu, Sonam" w:date="2019-11-27T19:17:00Z"/>
                      <w:rFonts w:ascii="Calibri" w:hAnsi="Calibri"/>
                    </w:rPr>
                  </w:pPr>
                </w:p>
              </w:tc>
            </w:tr>
            <w:tr w:rsidR="00712006" w:rsidRPr="00012DAF" w:rsidDel="00737460" w14:paraId="40FF4C31" w14:textId="61988E57" w:rsidTr="00064254">
              <w:trPr>
                <w:trHeight w:val="42"/>
                <w:del w:id="5918" w:author="Fnu, Sonam" w:date="2019-11-27T19:17:00Z"/>
              </w:trPr>
              <w:tc>
                <w:tcPr>
                  <w:tcW w:w="1763" w:type="dxa"/>
                  <w:vMerge w:val="restart"/>
                </w:tcPr>
                <w:p w14:paraId="063A3561" w14:textId="42EF0604" w:rsidR="00712006" w:rsidRPr="00064254" w:rsidDel="00737460" w:rsidRDefault="00712006" w:rsidP="002536AA">
                  <w:pPr>
                    <w:pStyle w:val="ListParagraph"/>
                    <w:ind w:left="0"/>
                    <w:rPr>
                      <w:del w:id="5919" w:author="Fnu, Sonam" w:date="2019-11-27T19:17:00Z"/>
                      <w:rFonts w:ascii="Calibri" w:hAnsi="Calibri"/>
                    </w:rPr>
                  </w:pPr>
                  <w:del w:id="5920" w:author="Fnu, Sonam" w:date="2019-11-27T19:17:00Z">
                    <w:r w:rsidRPr="00064254" w:rsidDel="00737460">
                      <w:rPr>
                        <w:rFonts w:ascii="Calibri" w:hAnsi="Calibri"/>
                      </w:rPr>
                      <w:delText>CW - Mobile Banking Registration</w:delText>
                    </w:r>
                  </w:del>
                </w:p>
              </w:tc>
              <w:tc>
                <w:tcPr>
                  <w:tcW w:w="1250" w:type="dxa"/>
                </w:tcPr>
                <w:p w14:paraId="021E8E5A" w14:textId="6DE73A41" w:rsidR="00712006" w:rsidRPr="00064254" w:rsidDel="00737460" w:rsidRDefault="00712006" w:rsidP="002536AA">
                  <w:pPr>
                    <w:pStyle w:val="ListParagraph"/>
                    <w:ind w:left="0"/>
                    <w:rPr>
                      <w:del w:id="5921" w:author="Fnu, Sonam" w:date="2019-11-27T19:17:00Z"/>
                      <w:rFonts w:ascii="Calibri" w:hAnsi="Calibri"/>
                    </w:rPr>
                  </w:pPr>
                  <w:del w:id="5922" w:author="Fnu, Sonam" w:date="2019-11-27T19:17:00Z">
                    <w:r w:rsidRPr="00064254" w:rsidDel="00737460">
                      <w:rPr>
                        <w:rFonts w:ascii="Calibri" w:hAnsi="Calibri"/>
                      </w:rPr>
                      <w:delText>Register</w:delText>
                    </w:r>
                  </w:del>
                </w:p>
              </w:tc>
              <w:tc>
                <w:tcPr>
                  <w:tcW w:w="2297" w:type="dxa"/>
                  <w:vMerge w:val="restart"/>
                </w:tcPr>
                <w:p w14:paraId="6947CA71" w14:textId="164BF429" w:rsidR="00712006" w:rsidRPr="00064254" w:rsidDel="00737460" w:rsidRDefault="00712006" w:rsidP="002536AA">
                  <w:pPr>
                    <w:pStyle w:val="ListParagraph"/>
                    <w:ind w:left="0"/>
                    <w:rPr>
                      <w:del w:id="5923" w:author="Fnu, Sonam" w:date="2019-11-27T19:17:00Z"/>
                      <w:rFonts w:ascii="Calibri" w:hAnsi="Calibri"/>
                    </w:rPr>
                  </w:pPr>
                  <w:del w:id="5924" w:author="Fnu, Sonam" w:date="2019-11-27T19:17:00Z">
                    <w:r w:rsidRPr="00064254" w:rsidDel="00737460">
                      <w:rPr>
                        <w:rFonts w:ascii="Calibri" w:hAnsi="Calibri"/>
                      </w:rPr>
                      <w:delText>Action succeeded</w:delText>
                    </w:r>
                  </w:del>
                </w:p>
              </w:tc>
              <w:tc>
                <w:tcPr>
                  <w:tcW w:w="3240" w:type="dxa"/>
                  <w:vMerge/>
                </w:tcPr>
                <w:p w14:paraId="022E304B" w14:textId="7AE295C5" w:rsidR="00712006" w:rsidRPr="00064254" w:rsidDel="00737460" w:rsidRDefault="00712006" w:rsidP="002536AA">
                  <w:pPr>
                    <w:pStyle w:val="ListParagraph"/>
                    <w:ind w:left="0"/>
                    <w:rPr>
                      <w:del w:id="5925" w:author="Fnu, Sonam" w:date="2019-11-27T19:17:00Z"/>
                      <w:rFonts w:ascii="Calibri" w:hAnsi="Calibri"/>
                    </w:rPr>
                  </w:pPr>
                </w:p>
              </w:tc>
            </w:tr>
            <w:tr w:rsidR="00712006" w:rsidRPr="00012DAF" w:rsidDel="00737460" w14:paraId="429EEE29" w14:textId="6B034A47" w:rsidTr="00064254">
              <w:trPr>
                <w:trHeight w:val="38"/>
                <w:del w:id="5926" w:author="Fnu, Sonam" w:date="2019-11-27T19:17:00Z"/>
              </w:trPr>
              <w:tc>
                <w:tcPr>
                  <w:tcW w:w="1763" w:type="dxa"/>
                  <w:vMerge/>
                </w:tcPr>
                <w:p w14:paraId="1D1ACE52" w14:textId="34998F79" w:rsidR="00712006" w:rsidRPr="00064254" w:rsidDel="00737460" w:rsidRDefault="00712006" w:rsidP="002536AA">
                  <w:pPr>
                    <w:pStyle w:val="ListParagraph"/>
                    <w:ind w:left="0"/>
                    <w:rPr>
                      <w:del w:id="5927" w:author="Fnu, Sonam" w:date="2019-11-27T19:17:00Z"/>
                      <w:rFonts w:ascii="Calibri" w:hAnsi="Calibri"/>
                    </w:rPr>
                  </w:pPr>
                </w:p>
              </w:tc>
              <w:tc>
                <w:tcPr>
                  <w:tcW w:w="1250" w:type="dxa"/>
                </w:tcPr>
                <w:p w14:paraId="2869D417" w14:textId="6BE9AD3C" w:rsidR="00712006" w:rsidRPr="00064254" w:rsidDel="00737460" w:rsidRDefault="00712006" w:rsidP="002536AA">
                  <w:pPr>
                    <w:pStyle w:val="ListParagraph"/>
                    <w:ind w:left="0"/>
                    <w:rPr>
                      <w:del w:id="5928" w:author="Fnu, Sonam" w:date="2019-11-27T19:17:00Z"/>
                      <w:rFonts w:ascii="Calibri" w:hAnsi="Calibri"/>
                    </w:rPr>
                  </w:pPr>
                  <w:del w:id="5929" w:author="Fnu, Sonam" w:date="2019-11-27T19:17:00Z">
                    <w:r w:rsidRPr="00064254" w:rsidDel="00737460">
                      <w:rPr>
                        <w:rFonts w:ascii="Calibri" w:hAnsi="Calibri"/>
                      </w:rPr>
                      <w:delText>Unregister</w:delText>
                    </w:r>
                  </w:del>
                </w:p>
              </w:tc>
              <w:tc>
                <w:tcPr>
                  <w:tcW w:w="2297" w:type="dxa"/>
                  <w:vMerge/>
                </w:tcPr>
                <w:p w14:paraId="7EFA47F3" w14:textId="7EA7C670" w:rsidR="00712006" w:rsidRPr="00064254" w:rsidDel="00737460" w:rsidRDefault="00712006" w:rsidP="002536AA">
                  <w:pPr>
                    <w:pStyle w:val="ListParagraph"/>
                    <w:ind w:left="0"/>
                    <w:rPr>
                      <w:del w:id="5930" w:author="Fnu, Sonam" w:date="2019-11-27T19:17:00Z"/>
                      <w:rFonts w:ascii="Calibri" w:hAnsi="Calibri"/>
                    </w:rPr>
                  </w:pPr>
                </w:p>
              </w:tc>
              <w:tc>
                <w:tcPr>
                  <w:tcW w:w="3240" w:type="dxa"/>
                  <w:vMerge/>
                </w:tcPr>
                <w:p w14:paraId="62A72E0F" w14:textId="0574C056" w:rsidR="00712006" w:rsidRPr="00064254" w:rsidDel="00737460" w:rsidRDefault="00712006" w:rsidP="002536AA">
                  <w:pPr>
                    <w:pStyle w:val="ListParagraph"/>
                    <w:ind w:left="0"/>
                    <w:rPr>
                      <w:del w:id="5931" w:author="Fnu, Sonam" w:date="2019-11-27T19:17:00Z"/>
                      <w:rFonts w:ascii="Calibri" w:hAnsi="Calibri"/>
                    </w:rPr>
                  </w:pPr>
                </w:p>
              </w:tc>
            </w:tr>
            <w:tr w:rsidR="00712006" w:rsidRPr="00012DAF" w:rsidDel="00737460" w14:paraId="5D7BE1F7" w14:textId="714114B2" w:rsidTr="00064254">
              <w:trPr>
                <w:trHeight w:val="42"/>
                <w:del w:id="5932" w:author="Fnu, Sonam" w:date="2019-11-27T19:17:00Z"/>
              </w:trPr>
              <w:tc>
                <w:tcPr>
                  <w:tcW w:w="1763" w:type="dxa"/>
                  <w:vMerge w:val="restart"/>
                </w:tcPr>
                <w:p w14:paraId="66236645" w14:textId="7F29AB9B" w:rsidR="00712006" w:rsidRPr="00064254" w:rsidDel="00737460" w:rsidRDefault="00712006" w:rsidP="002536AA">
                  <w:pPr>
                    <w:pStyle w:val="ListParagraph"/>
                    <w:ind w:left="0"/>
                    <w:rPr>
                      <w:del w:id="5933" w:author="Fnu, Sonam" w:date="2019-11-27T19:17:00Z"/>
                      <w:rFonts w:ascii="Calibri" w:hAnsi="Calibri"/>
                    </w:rPr>
                  </w:pPr>
                  <w:del w:id="5934" w:author="Fnu, Sonam" w:date="2019-11-27T19:17:00Z">
                    <w:r w:rsidRPr="00064254" w:rsidDel="00737460">
                      <w:rPr>
                        <w:rFonts w:ascii="Calibri" w:hAnsi="Calibri"/>
                      </w:rPr>
                      <w:delText>CW - Bill Payee Maintenance</w:delText>
                    </w:r>
                  </w:del>
                </w:p>
              </w:tc>
              <w:tc>
                <w:tcPr>
                  <w:tcW w:w="1250" w:type="dxa"/>
                </w:tcPr>
                <w:p w14:paraId="77175AED" w14:textId="082964EC" w:rsidR="00712006" w:rsidRPr="00064254" w:rsidDel="00737460" w:rsidRDefault="00712006" w:rsidP="002536AA">
                  <w:pPr>
                    <w:pStyle w:val="ListParagraph"/>
                    <w:ind w:left="0"/>
                    <w:rPr>
                      <w:del w:id="5935" w:author="Fnu, Sonam" w:date="2019-11-27T19:17:00Z"/>
                      <w:rFonts w:ascii="Calibri" w:hAnsi="Calibri"/>
                    </w:rPr>
                  </w:pPr>
                  <w:del w:id="5936" w:author="Fnu, Sonam" w:date="2019-11-27T19:17:00Z">
                    <w:r w:rsidRPr="00064254" w:rsidDel="00737460">
                      <w:rPr>
                        <w:rFonts w:ascii="Calibri" w:hAnsi="Calibri"/>
                      </w:rPr>
                      <w:delText>Add</w:delText>
                    </w:r>
                  </w:del>
                </w:p>
              </w:tc>
              <w:tc>
                <w:tcPr>
                  <w:tcW w:w="2297" w:type="dxa"/>
                  <w:vMerge w:val="restart"/>
                </w:tcPr>
                <w:p w14:paraId="56082B96" w14:textId="33FF7C49" w:rsidR="00712006" w:rsidRPr="00064254" w:rsidDel="00737460" w:rsidRDefault="00712006" w:rsidP="002536AA">
                  <w:pPr>
                    <w:pStyle w:val="ListParagraph"/>
                    <w:ind w:left="0"/>
                    <w:rPr>
                      <w:del w:id="5937" w:author="Fnu, Sonam" w:date="2019-11-27T19:17:00Z"/>
                      <w:rFonts w:ascii="Calibri" w:hAnsi="Calibri"/>
                    </w:rPr>
                  </w:pPr>
                  <w:del w:id="5938" w:author="Fnu, Sonam" w:date="2019-11-27T19:17:00Z">
                    <w:r w:rsidRPr="00064254" w:rsidDel="00737460">
                      <w:rPr>
                        <w:rFonts w:ascii="Calibri" w:hAnsi="Calibri"/>
                      </w:rPr>
                      <w:delText xml:space="preserve">Action succeeded </w:delText>
                    </w:r>
                  </w:del>
                </w:p>
              </w:tc>
              <w:tc>
                <w:tcPr>
                  <w:tcW w:w="3240" w:type="dxa"/>
                  <w:vMerge/>
                </w:tcPr>
                <w:p w14:paraId="127CEC24" w14:textId="6B4FD8E7" w:rsidR="00712006" w:rsidRPr="00064254" w:rsidDel="00737460" w:rsidRDefault="00712006" w:rsidP="002536AA">
                  <w:pPr>
                    <w:pStyle w:val="ListParagraph"/>
                    <w:ind w:left="0"/>
                    <w:rPr>
                      <w:del w:id="5939" w:author="Fnu, Sonam" w:date="2019-11-27T19:17:00Z"/>
                      <w:rFonts w:ascii="Calibri" w:hAnsi="Calibri"/>
                    </w:rPr>
                  </w:pPr>
                </w:p>
              </w:tc>
            </w:tr>
            <w:tr w:rsidR="00712006" w:rsidRPr="00012DAF" w:rsidDel="00737460" w14:paraId="7F1CCCB7" w14:textId="3358F5B5" w:rsidTr="00064254">
              <w:trPr>
                <w:trHeight w:val="38"/>
                <w:del w:id="5940" w:author="Fnu, Sonam" w:date="2019-11-27T19:17:00Z"/>
              </w:trPr>
              <w:tc>
                <w:tcPr>
                  <w:tcW w:w="1763" w:type="dxa"/>
                  <w:vMerge/>
                </w:tcPr>
                <w:p w14:paraId="7498A61B" w14:textId="68C3D763" w:rsidR="00712006" w:rsidRPr="00064254" w:rsidDel="00737460" w:rsidRDefault="00712006" w:rsidP="002536AA">
                  <w:pPr>
                    <w:pStyle w:val="ListParagraph"/>
                    <w:ind w:left="0"/>
                    <w:rPr>
                      <w:del w:id="5941" w:author="Fnu, Sonam" w:date="2019-11-27T19:17:00Z"/>
                      <w:rFonts w:ascii="Calibri" w:hAnsi="Calibri"/>
                    </w:rPr>
                  </w:pPr>
                </w:p>
              </w:tc>
              <w:tc>
                <w:tcPr>
                  <w:tcW w:w="1250" w:type="dxa"/>
                </w:tcPr>
                <w:p w14:paraId="1F2950CC" w14:textId="56A0CE39" w:rsidR="00712006" w:rsidRPr="00064254" w:rsidDel="00737460" w:rsidRDefault="00712006" w:rsidP="002536AA">
                  <w:pPr>
                    <w:pStyle w:val="ListParagraph"/>
                    <w:ind w:left="0"/>
                    <w:rPr>
                      <w:del w:id="5942" w:author="Fnu, Sonam" w:date="2019-11-27T19:17:00Z"/>
                      <w:rFonts w:ascii="Calibri" w:hAnsi="Calibri"/>
                    </w:rPr>
                  </w:pPr>
                  <w:del w:id="5943" w:author="Fnu, Sonam" w:date="2019-11-27T19:17:00Z">
                    <w:r w:rsidRPr="00064254" w:rsidDel="00737460">
                      <w:rPr>
                        <w:rFonts w:ascii="Calibri" w:hAnsi="Calibri"/>
                      </w:rPr>
                      <w:delText>Edit</w:delText>
                    </w:r>
                  </w:del>
                </w:p>
              </w:tc>
              <w:tc>
                <w:tcPr>
                  <w:tcW w:w="2297" w:type="dxa"/>
                  <w:vMerge/>
                </w:tcPr>
                <w:p w14:paraId="0F0D66AC" w14:textId="721444E2" w:rsidR="00712006" w:rsidRPr="00064254" w:rsidDel="00737460" w:rsidRDefault="00712006" w:rsidP="002536AA">
                  <w:pPr>
                    <w:pStyle w:val="ListParagraph"/>
                    <w:ind w:left="0"/>
                    <w:rPr>
                      <w:del w:id="5944" w:author="Fnu, Sonam" w:date="2019-11-27T19:17:00Z"/>
                      <w:rFonts w:ascii="Calibri" w:hAnsi="Calibri"/>
                    </w:rPr>
                  </w:pPr>
                </w:p>
              </w:tc>
              <w:tc>
                <w:tcPr>
                  <w:tcW w:w="3240" w:type="dxa"/>
                  <w:vMerge/>
                </w:tcPr>
                <w:p w14:paraId="10288FAE" w14:textId="0EA38CB0" w:rsidR="00712006" w:rsidRPr="00064254" w:rsidDel="00737460" w:rsidRDefault="00712006" w:rsidP="002536AA">
                  <w:pPr>
                    <w:pStyle w:val="ListParagraph"/>
                    <w:ind w:left="0"/>
                    <w:rPr>
                      <w:del w:id="5945" w:author="Fnu, Sonam" w:date="2019-11-27T19:17:00Z"/>
                      <w:rFonts w:ascii="Calibri" w:hAnsi="Calibri"/>
                    </w:rPr>
                  </w:pPr>
                </w:p>
              </w:tc>
            </w:tr>
            <w:tr w:rsidR="00712006" w:rsidRPr="00012DAF" w:rsidDel="00737460" w14:paraId="5E677F2D" w14:textId="3235E6C7" w:rsidTr="00064254">
              <w:trPr>
                <w:trHeight w:val="38"/>
                <w:del w:id="5946" w:author="Fnu, Sonam" w:date="2019-11-27T19:17:00Z"/>
              </w:trPr>
              <w:tc>
                <w:tcPr>
                  <w:tcW w:w="1763" w:type="dxa"/>
                  <w:vMerge/>
                </w:tcPr>
                <w:p w14:paraId="0EE685C4" w14:textId="76D6FC50" w:rsidR="00712006" w:rsidRPr="00064254" w:rsidDel="00737460" w:rsidRDefault="00712006" w:rsidP="002536AA">
                  <w:pPr>
                    <w:pStyle w:val="ListParagraph"/>
                    <w:ind w:left="0"/>
                    <w:rPr>
                      <w:del w:id="5947" w:author="Fnu, Sonam" w:date="2019-11-27T19:17:00Z"/>
                      <w:rFonts w:ascii="Calibri" w:hAnsi="Calibri"/>
                    </w:rPr>
                  </w:pPr>
                </w:p>
              </w:tc>
              <w:tc>
                <w:tcPr>
                  <w:tcW w:w="1250" w:type="dxa"/>
                </w:tcPr>
                <w:p w14:paraId="3CA6584A" w14:textId="335D09C7" w:rsidR="00712006" w:rsidRPr="00064254" w:rsidDel="00737460" w:rsidRDefault="00712006" w:rsidP="002536AA">
                  <w:pPr>
                    <w:pStyle w:val="ListParagraph"/>
                    <w:ind w:left="0"/>
                    <w:rPr>
                      <w:del w:id="5948" w:author="Fnu, Sonam" w:date="2019-11-27T19:17:00Z"/>
                      <w:rFonts w:ascii="Calibri" w:hAnsi="Calibri"/>
                    </w:rPr>
                  </w:pPr>
                  <w:del w:id="5949" w:author="Fnu, Sonam" w:date="2019-11-27T19:17:00Z">
                    <w:r w:rsidRPr="00064254" w:rsidDel="00737460">
                      <w:rPr>
                        <w:rFonts w:ascii="Calibri" w:hAnsi="Calibri"/>
                      </w:rPr>
                      <w:delText>Delete</w:delText>
                    </w:r>
                  </w:del>
                </w:p>
              </w:tc>
              <w:tc>
                <w:tcPr>
                  <w:tcW w:w="2297" w:type="dxa"/>
                  <w:vMerge/>
                </w:tcPr>
                <w:p w14:paraId="5495EF8A" w14:textId="134CF51B" w:rsidR="00712006" w:rsidRPr="00064254" w:rsidDel="00737460" w:rsidRDefault="00712006" w:rsidP="002536AA">
                  <w:pPr>
                    <w:pStyle w:val="ListParagraph"/>
                    <w:ind w:left="0"/>
                    <w:rPr>
                      <w:del w:id="5950" w:author="Fnu, Sonam" w:date="2019-11-27T19:17:00Z"/>
                      <w:rFonts w:ascii="Calibri" w:hAnsi="Calibri"/>
                    </w:rPr>
                  </w:pPr>
                </w:p>
              </w:tc>
              <w:tc>
                <w:tcPr>
                  <w:tcW w:w="3240" w:type="dxa"/>
                  <w:vMerge/>
                </w:tcPr>
                <w:p w14:paraId="1713671D" w14:textId="0A63D02C" w:rsidR="00712006" w:rsidRPr="00064254" w:rsidDel="00737460" w:rsidRDefault="00712006" w:rsidP="002536AA">
                  <w:pPr>
                    <w:pStyle w:val="ListParagraph"/>
                    <w:ind w:left="0"/>
                    <w:rPr>
                      <w:del w:id="5951" w:author="Fnu, Sonam" w:date="2019-11-27T19:17:00Z"/>
                      <w:rFonts w:ascii="Calibri" w:hAnsi="Calibri"/>
                    </w:rPr>
                  </w:pPr>
                </w:p>
              </w:tc>
            </w:tr>
            <w:tr w:rsidR="00712006" w:rsidRPr="00012DAF" w:rsidDel="00737460" w14:paraId="391FD396" w14:textId="7AF0AE2A" w:rsidTr="00064254">
              <w:trPr>
                <w:trHeight w:val="38"/>
                <w:del w:id="5952" w:author="Fnu, Sonam" w:date="2019-11-27T19:17:00Z"/>
              </w:trPr>
              <w:tc>
                <w:tcPr>
                  <w:tcW w:w="1763" w:type="dxa"/>
                  <w:vMerge/>
                </w:tcPr>
                <w:p w14:paraId="4386D1AA" w14:textId="58E31C02" w:rsidR="00712006" w:rsidRPr="00064254" w:rsidDel="00737460" w:rsidRDefault="00712006" w:rsidP="002536AA">
                  <w:pPr>
                    <w:pStyle w:val="ListParagraph"/>
                    <w:ind w:left="0"/>
                    <w:rPr>
                      <w:del w:id="5953" w:author="Fnu, Sonam" w:date="2019-11-27T19:17:00Z"/>
                      <w:rFonts w:ascii="Calibri" w:hAnsi="Calibri"/>
                    </w:rPr>
                  </w:pPr>
                </w:p>
              </w:tc>
              <w:tc>
                <w:tcPr>
                  <w:tcW w:w="1250" w:type="dxa"/>
                </w:tcPr>
                <w:p w14:paraId="26264B50" w14:textId="40F40386" w:rsidR="00712006" w:rsidRPr="00064254" w:rsidDel="00737460" w:rsidRDefault="00712006" w:rsidP="002536AA">
                  <w:pPr>
                    <w:pStyle w:val="ListParagraph"/>
                    <w:ind w:left="0"/>
                    <w:rPr>
                      <w:del w:id="5954" w:author="Fnu, Sonam" w:date="2019-11-27T19:17:00Z"/>
                      <w:rFonts w:ascii="Calibri" w:hAnsi="Calibri"/>
                    </w:rPr>
                  </w:pPr>
                  <w:del w:id="5955" w:author="Fnu, Sonam" w:date="2019-11-27T19:17:00Z">
                    <w:r w:rsidRPr="00064254" w:rsidDel="00737460">
                      <w:rPr>
                        <w:rFonts w:ascii="Calibri" w:hAnsi="Calibri"/>
                      </w:rPr>
                      <w:delText>Verify</w:delText>
                    </w:r>
                  </w:del>
                </w:p>
              </w:tc>
              <w:tc>
                <w:tcPr>
                  <w:tcW w:w="2297" w:type="dxa"/>
                  <w:vMerge/>
                </w:tcPr>
                <w:p w14:paraId="26240CC3" w14:textId="6C37FCC0" w:rsidR="00712006" w:rsidRPr="00064254" w:rsidDel="00737460" w:rsidRDefault="00712006" w:rsidP="002536AA">
                  <w:pPr>
                    <w:pStyle w:val="ListParagraph"/>
                    <w:ind w:left="0"/>
                    <w:rPr>
                      <w:del w:id="5956" w:author="Fnu, Sonam" w:date="2019-11-27T19:17:00Z"/>
                      <w:rFonts w:ascii="Calibri" w:hAnsi="Calibri"/>
                    </w:rPr>
                  </w:pPr>
                </w:p>
              </w:tc>
              <w:tc>
                <w:tcPr>
                  <w:tcW w:w="3240" w:type="dxa"/>
                  <w:vMerge/>
                </w:tcPr>
                <w:p w14:paraId="500A605E" w14:textId="3AE8401F" w:rsidR="00712006" w:rsidRPr="00064254" w:rsidDel="00737460" w:rsidRDefault="00712006" w:rsidP="002536AA">
                  <w:pPr>
                    <w:pStyle w:val="ListParagraph"/>
                    <w:ind w:left="0"/>
                    <w:rPr>
                      <w:del w:id="5957" w:author="Fnu, Sonam" w:date="2019-11-27T19:17:00Z"/>
                      <w:rFonts w:ascii="Calibri" w:hAnsi="Calibri"/>
                    </w:rPr>
                  </w:pPr>
                </w:p>
              </w:tc>
            </w:tr>
            <w:tr w:rsidR="00712006" w:rsidRPr="00012DAF" w:rsidDel="00737460" w14:paraId="4AAFD9BC" w14:textId="24177F15" w:rsidTr="00064254">
              <w:trPr>
                <w:trHeight w:val="38"/>
                <w:del w:id="5958" w:author="Fnu, Sonam" w:date="2019-11-27T19:17:00Z"/>
              </w:trPr>
              <w:tc>
                <w:tcPr>
                  <w:tcW w:w="1763" w:type="dxa"/>
                  <w:vMerge/>
                </w:tcPr>
                <w:p w14:paraId="1504E861" w14:textId="7E567757" w:rsidR="00712006" w:rsidRPr="00064254" w:rsidDel="00737460" w:rsidRDefault="00712006" w:rsidP="002536AA">
                  <w:pPr>
                    <w:pStyle w:val="ListParagraph"/>
                    <w:ind w:left="0"/>
                    <w:rPr>
                      <w:del w:id="5959" w:author="Fnu, Sonam" w:date="2019-11-27T19:17:00Z"/>
                      <w:rFonts w:ascii="Calibri" w:hAnsi="Calibri"/>
                    </w:rPr>
                  </w:pPr>
                </w:p>
              </w:tc>
              <w:tc>
                <w:tcPr>
                  <w:tcW w:w="1250" w:type="dxa"/>
                </w:tcPr>
                <w:p w14:paraId="78537E44" w14:textId="233C795C" w:rsidR="00712006" w:rsidRPr="00064254" w:rsidDel="00737460" w:rsidRDefault="00712006" w:rsidP="002536AA">
                  <w:pPr>
                    <w:pStyle w:val="ListParagraph"/>
                    <w:ind w:left="0"/>
                    <w:rPr>
                      <w:del w:id="5960" w:author="Fnu, Sonam" w:date="2019-11-27T19:17:00Z"/>
                      <w:rFonts w:ascii="Calibri" w:hAnsi="Calibri"/>
                    </w:rPr>
                  </w:pPr>
                  <w:del w:id="5961" w:author="Fnu, Sonam" w:date="2019-11-27T19:17:00Z">
                    <w:r w:rsidRPr="00064254" w:rsidDel="00737460">
                      <w:rPr>
                        <w:rFonts w:ascii="Calibri" w:hAnsi="Calibri"/>
                      </w:rPr>
                      <w:delText>Approve</w:delText>
                    </w:r>
                  </w:del>
                </w:p>
              </w:tc>
              <w:tc>
                <w:tcPr>
                  <w:tcW w:w="2297" w:type="dxa"/>
                  <w:vMerge/>
                </w:tcPr>
                <w:p w14:paraId="361FFD46" w14:textId="62088766" w:rsidR="00712006" w:rsidRPr="00064254" w:rsidDel="00737460" w:rsidRDefault="00712006" w:rsidP="002536AA">
                  <w:pPr>
                    <w:pStyle w:val="ListParagraph"/>
                    <w:ind w:left="0"/>
                    <w:rPr>
                      <w:del w:id="5962" w:author="Fnu, Sonam" w:date="2019-11-27T19:17:00Z"/>
                      <w:rFonts w:ascii="Calibri" w:hAnsi="Calibri"/>
                    </w:rPr>
                  </w:pPr>
                </w:p>
              </w:tc>
              <w:tc>
                <w:tcPr>
                  <w:tcW w:w="3240" w:type="dxa"/>
                  <w:vMerge/>
                </w:tcPr>
                <w:p w14:paraId="044448F7" w14:textId="7C3F511B" w:rsidR="00712006" w:rsidRPr="00064254" w:rsidDel="00737460" w:rsidRDefault="00712006" w:rsidP="002536AA">
                  <w:pPr>
                    <w:pStyle w:val="ListParagraph"/>
                    <w:ind w:left="0"/>
                    <w:rPr>
                      <w:del w:id="5963" w:author="Fnu, Sonam" w:date="2019-11-27T19:17:00Z"/>
                      <w:rFonts w:ascii="Calibri" w:hAnsi="Calibri"/>
                    </w:rPr>
                  </w:pPr>
                </w:p>
              </w:tc>
            </w:tr>
            <w:tr w:rsidR="00712006" w:rsidRPr="00012DAF" w:rsidDel="00737460" w14:paraId="2FF850C6" w14:textId="7890160C" w:rsidTr="00064254">
              <w:trPr>
                <w:trHeight w:val="38"/>
                <w:del w:id="5964" w:author="Fnu, Sonam" w:date="2019-11-27T19:17:00Z"/>
              </w:trPr>
              <w:tc>
                <w:tcPr>
                  <w:tcW w:w="1763" w:type="dxa"/>
                  <w:vMerge/>
                </w:tcPr>
                <w:p w14:paraId="5740EF5E" w14:textId="34730F4A" w:rsidR="00712006" w:rsidRPr="00064254" w:rsidDel="00737460" w:rsidRDefault="00712006" w:rsidP="002536AA">
                  <w:pPr>
                    <w:pStyle w:val="ListParagraph"/>
                    <w:ind w:left="0"/>
                    <w:rPr>
                      <w:del w:id="5965" w:author="Fnu, Sonam" w:date="2019-11-27T19:17:00Z"/>
                      <w:rFonts w:ascii="Calibri" w:hAnsi="Calibri"/>
                    </w:rPr>
                  </w:pPr>
                </w:p>
              </w:tc>
              <w:tc>
                <w:tcPr>
                  <w:tcW w:w="1250" w:type="dxa"/>
                </w:tcPr>
                <w:p w14:paraId="712BBC77" w14:textId="4DCB5115" w:rsidR="00712006" w:rsidRPr="00064254" w:rsidDel="00737460" w:rsidRDefault="00712006" w:rsidP="002536AA">
                  <w:pPr>
                    <w:pStyle w:val="ListParagraph"/>
                    <w:ind w:left="0"/>
                    <w:rPr>
                      <w:del w:id="5966" w:author="Fnu, Sonam" w:date="2019-11-27T19:17:00Z"/>
                      <w:rFonts w:ascii="Calibri" w:hAnsi="Calibri"/>
                    </w:rPr>
                  </w:pPr>
                  <w:del w:id="5967" w:author="Fnu, Sonam" w:date="2019-11-27T19:17:00Z">
                    <w:r w:rsidRPr="00064254" w:rsidDel="00737460">
                      <w:rPr>
                        <w:rFonts w:ascii="Calibri" w:hAnsi="Calibri"/>
                      </w:rPr>
                      <w:delText>Reject</w:delText>
                    </w:r>
                  </w:del>
                </w:p>
              </w:tc>
              <w:tc>
                <w:tcPr>
                  <w:tcW w:w="2297" w:type="dxa"/>
                  <w:vMerge/>
                </w:tcPr>
                <w:p w14:paraId="35EA20D6" w14:textId="0BF2740A" w:rsidR="00712006" w:rsidRPr="00064254" w:rsidDel="00737460" w:rsidRDefault="00712006" w:rsidP="002536AA">
                  <w:pPr>
                    <w:pStyle w:val="ListParagraph"/>
                    <w:ind w:left="0"/>
                    <w:rPr>
                      <w:del w:id="5968" w:author="Fnu, Sonam" w:date="2019-11-27T19:17:00Z"/>
                      <w:rFonts w:ascii="Calibri" w:hAnsi="Calibri"/>
                    </w:rPr>
                  </w:pPr>
                </w:p>
              </w:tc>
              <w:tc>
                <w:tcPr>
                  <w:tcW w:w="3240" w:type="dxa"/>
                  <w:vMerge/>
                </w:tcPr>
                <w:p w14:paraId="71FA721A" w14:textId="6F5A5C33" w:rsidR="00712006" w:rsidRPr="00064254" w:rsidDel="00737460" w:rsidRDefault="00712006" w:rsidP="002536AA">
                  <w:pPr>
                    <w:pStyle w:val="ListParagraph"/>
                    <w:ind w:left="0"/>
                    <w:rPr>
                      <w:del w:id="5969" w:author="Fnu, Sonam" w:date="2019-11-27T19:17:00Z"/>
                      <w:rFonts w:ascii="Calibri" w:hAnsi="Calibri"/>
                    </w:rPr>
                  </w:pPr>
                </w:p>
              </w:tc>
            </w:tr>
            <w:tr w:rsidR="00712006" w:rsidRPr="00012DAF" w:rsidDel="00737460" w14:paraId="34D213E4" w14:textId="6ED242A7" w:rsidTr="00064254">
              <w:trPr>
                <w:trHeight w:val="38"/>
                <w:del w:id="5970" w:author="Fnu, Sonam" w:date="2019-11-27T19:17:00Z"/>
              </w:trPr>
              <w:tc>
                <w:tcPr>
                  <w:tcW w:w="1763" w:type="dxa"/>
                  <w:vMerge/>
                </w:tcPr>
                <w:p w14:paraId="643F832F" w14:textId="4AAABE93" w:rsidR="00712006" w:rsidRPr="00064254" w:rsidDel="00737460" w:rsidRDefault="00712006" w:rsidP="002536AA">
                  <w:pPr>
                    <w:pStyle w:val="ListParagraph"/>
                    <w:ind w:left="0"/>
                    <w:rPr>
                      <w:del w:id="5971" w:author="Fnu, Sonam" w:date="2019-11-27T19:17:00Z"/>
                      <w:rFonts w:ascii="Calibri" w:hAnsi="Calibri"/>
                    </w:rPr>
                  </w:pPr>
                </w:p>
              </w:tc>
              <w:tc>
                <w:tcPr>
                  <w:tcW w:w="1250" w:type="dxa"/>
                </w:tcPr>
                <w:p w14:paraId="7398984F" w14:textId="12EA994E" w:rsidR="00712006" w:rsidRPr="00064254" w:rsidDel="00737460" w:rsidRDefault="00712006" w:rsidP="002536AA">
                  <w:pPr>
                    <w:pStyle w:val="ListParagraph"/>
                    <w:ind w:left="0"/>
                    <w:rPr>
                      <w:del w:id="5972" w:author="Fnu, Sonam" w:date="2019-11-27T19:17:00Z"/>
                      <w:rFonts w:ascii="Calibri" w:hAnsi="Calibri"/>
                    </w:rPr>
                  </w:pPr>
                  <w:del w:id="5973" w:author="Fnu, Sonam" w:date="2019-11-27T19:17:00Z">
                    <w:r w:rsidRPr="00064254" w:rsidDel="00737460">
                      <w:rPr>
                        <w:rFonts w:ascii="Calibri" w:hAnsi="Calibri"/>
                      </w:rPr>
                      <w:delText>Discard</w:delText>
                    </w:r>
                  </w:del>
                </w:p>
              </w:tc>
              <w:tc>
                <w:tcPr>
                  <w:tcW w:w="2297" w:type="dxa"/>
                  <w:vMerge/>
                </w:tcPr>
                <w:p w14:paraId="401800AA" w14:textId="4D07F9DC" w:rsidR="00712006" w:rsidRPr="00064254" w:rsidDel="00737460" w:rsidRDefault="00712006" w:rsidP="002536AA">
                  <w:pPr>
                    <w:pStyle w:val="ListParagraph"/>
                    <w:ind w:left="0"/>
                    <w:rPr>
                      <w:del w:id="5974" w:author="Fnu, Sonam" w:date="2019-11-27T19:17:00Z"/>
                      <w:rFonts w:ascii="Calibri" w:hAnsi="Calibri"/>
                    </w:rPr>
                  </w:pPr>
                </w:p>
              </w:tc>
              <w:tc>
                <w:tcPr>
                  <w:tcW w:w="3240" w:type="dxa"/>
                  <w:vMerge/>
                </w:tcPr>
                <w:p w14:paraId="73DE5E3C" w14:textId="4609536C" w:rsidR="00712006" w:rsidRPr="00064254" w:rsidDel="00737460" w:rsidRDefault="00712006" w:rsidP="002536AA">
                  <w:pPr>
                    <w:pStyle w:val="ListParagraph"/>
                    <w:ind w:left="0"/>
                    <w:rPr>
                      <w:del w:id="5975" w:author="Fnu, Sonam" w:date="2019-11-27T19:17:00Z"/>
                      <w:rFonts w:ascii="Calibri" w:hAnsi="Calibri"/>
                    </w:rPr>
                  </w:pPr>
                </w:p>
              </w:tc>
            </w:tr>
          </w:tbl>
          <w:p w14:paraId="7A51E179" w14:textId="33131EE3" w:rsidR="00712006" w:rsidRPr="00064254" w:rsidDel="00737460" w:rsidRDefault="00712006" w:rsidP="002536AA">
            <w:pPr>
              <w:pStyle w:val="ListParagraph"/>
              <w:numPr>
                <w:ilvl w:val="1"/>
                <w:numId w:val="83"/>
              </w:numPr>
              <w:rPr>
                <w:del w:id="5976" w:author="Fnu, Sonam" w:date="2019-11-27T19:17:00Z"/>
                <w:rFonts w:ascii="Calibri" w:hAnsi="Calibri"/>
              </w:rPr>
            </w:pPr>
            <w:del w:id="5977" w:author="Fnu, Sonam" w:date="2019-11-27T19:17:00Z">
              <w:r w:rsidRPr="00064254" w:rsidDel="00737460">
                <w:rPr>
                  <w:rFonts w:ascii="Calibri" w:hAnsi="Calibri"/>
                </w:rPr>
                <w:delText xml:space="preserve">If any notification condition happened and the Customer is subscribed to the correspondent notification (inquiry on table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cs="Arial"/>
                  <w:b/>
                  <w:bCs/>
                  <w:sz w:val="16"/>
                  <w:szCs w:val="16"/>
                </w:rPr>
                <w:delText>NOTIFICATIONS_</w:delText>
              </w:r>
              <w:r w:rsidRPr="00064254" w:rsidDel="00737460">
                <w:rPr>
                  <w:rStyle w:val="Hyperlink"/>
                  <w:rFonts w:ascii="Calibri" w:hAnsi="Calibri"/>
                  <w:b/>
                  <w:bCs/>
                </w:rPr>
                <w:delText>SETUP</w:delText>
              </w:r>
              <w:r w:rsidR="006B2592" w:rsidDel="00737460">
                <w:rPr>
                  <w:rStyle w:val="Hyperlink"/>
                  <w:rFonts w:ascii="Calibri" w:hAnsi="Calibri"/>
                  <w:b/>
                  <w:bCs/>
                </w:rPr>
                <w:fldChar w:fldCharType="end"/>
              </w:r>
              <w:r w:rsidRPr="00064254" w:rsidDel="00737460">
                <w:rPr>
                  <w:rFonts w:ascii="Calibri" w:hAnsi="Calibri"/>
                </w:rPr>
                <w:delText>, with the current notification id, corporate id and user id ), then the system will asynchronously do the following steps:</w:delText>
              </w:r>
            </w:del>
          </w:p>
          <w:p w14:paraId="3243E262" w14:textId="7F94AF8C" w:rsidR="00712006" w:rsidRPr="00064254" w:rsidDel="00737460" w:rsidRDefault="00712006" w:rsidP="002536AA">
            <w:pPr>
              <w:pStyle w:val="ListParagraph"/>
              <w:ind w:left="1440"/>
              <w:rPr>
                <w:del w:id="5978" w:author="Fnu, Sonam" w:date="2019-11-27T19:17:00Z"/>
                <w:rFonts w:ascii="Calibri" w:hAnsi="Calibri"/>
              </w:rPr>
            </w:pPr>
          </w:p>
          <w:p w14:paraId="71509427" w14:textId="57C86093" w:rsidR="00712006" w:rsidRPr="00064254" w:rsidDel="00737460" w:rsidRDefault="00712006" w:rsidP="002536AA">
            <w:pPr>
              <w:pStyle w:val="ListParagraph"/>
              <w:numPr>
                <w:ilvl w:val="1"/>
                <w:numId w:val="94"/>
              </w:numPr>
              <w:ind w:left="1800"/>
              <w:rPr>
                <w:del w:id="5979" w:author="Fnu, Sonam" w:date="2019-11-27T19:17:00Z"/>
                <w:rFonts w:ascii="Calibri" w:hAnsi="Calibri"/>
              </w:rPr>
            </w:pPr>
            <w:del w:id="5980" w:author="Fnu, Sonam" w:date="2019-11-27T19:17:00Z">
              <w:r w:rsidRPr="00064254" w:rsidDel="00737460">
                <w:rPr>
                  <w:rFonts w:ascii="Calibri" w:hAnsi="Calibri"/>
                </w:rPr>
                <w:delText xml:space="preserve">The system will retrieve the notification message content from </w:delText>
              </w:r>
              <w:r w:rsidR="006B2592" w:rsidDel="00737460">
                <w:fldChar w:fldCharType="begin"/>
              </w:r>
              <w:r w:rsidR="006B2592" w:rsidDel="00737460">
                <w:delInstrText xml:space="preserve"> HYPERLINK \l "_Stored_Procedures_and_1" </w:delInstrText>
              </w:r>
              <w:r w:rsidR="006B2592" w:rsidDel="00737460">
                <w:fldChar w:fldCharType="separate"/>
              </w:r>
              <w:r w:rsidRPr="00064254" w:rsidDel="00737460">
                <w:rPr>
                  <w:rStyle w:val="Hyperlink"/>
                  <w:rFonts w:ascii="Calibri" w:hAnsi="Calibri"/>
                </w:rPr>
                <w:delText>NOTIFICATION_MESSAGES</w:delText>
              </w:r>
              <w:r w:rsidR="006B2592" w:rsidDel="00737460">
                <w:rPr>
                  <w:rStyle w:val="Hyperlink"/>
                  <w:rFonts w:ascii="Calibri" w:hAnsi="Calibri"/>
                </w:rPr>
                <w:fldChar w:fldCharType="end"/>
              </w:r>
              <w:r w:rsidRPr="00064254" w:rsidDel="00737460">
                <w:rPr>
                  <w:rFonts w:ascii="Calibri" w:hAnsi="Calibri"/>
                </w:rPr>
                <w:delText xml:space="preserve"> table where:</w:delText>
              </w:r>
            </w:del>
          </w:p>
          <w:p w14:paraId="3B50921B" w14:textId="7758E4E8" w:rsidR="00712006" w:rsidRPr="00064254" w:rsidDel="00737460" w:rsidRDefault="00712006" w:rsidP="002536AA">
            <w:pPr>
              <w:pStyle w:val="ListParagraph"/>
              <w:numPr>
                <w:ilvl w:val="2"/>
                <w:numId w:val="94"/>
              </w:numPr>
              <w:ind w:left="2520"/>
              <w:rPr>
                <w:del w:id="5981" w:author="Fnu, Sonam" w:date="2019-11-27T19:17:00Z"/>
                <w:rFonts w:ascii="Calibri" w:hAnsi="Calibri"/>
              </w:rPr>
            </w:pPr>
            <w:del w:id="5982" w:author="Fnu, Sonam" w:date="2019-11-27T19:17:00Z">
              <w:r w:rsidRPr="00064254" w:rsidDel="00737460">
                <w:rPr>
                  <w:rFonts w:ascii="Calibri" w:hAnsi="Calibri"/>
                </w:rPr>
                <w:delText>NOTIFICATION_ID=[current notification id]</w:delText>
              </w:r>
            </w:del>
          </w:p>
          <w:p w14:paraId="1D01EC0E" w14:textId="630456A4" w:rsidR="00712006" w:rsidRPr="00064254" w:rsidDel="00737460" w:rsidRDefault="00712006" w:rsidP="002536AA">
            <w:pPr>
              <w:pStyle w:val="ListParagraph"/>
              <w:numPr>
                <w:ilvl w:val="2"/>
                <w:numId w:val="94"/>
              </w:numPr>
              <w:ind w:left="2520"/>
              <w:rPr>
                <w:del w:id="5983" w:author="Fnu, Sonam" w:date="2019-11-27T19:17:00Z"/>
                <w:rFonts w:ascii="Calibri" w:hAnsi="Calibri"/>
              </w:rPr>
            </w:pPr>
            <w:del w:id="5984" w:author="Fnu, Sonam" w:date="2019-11-27T19:17:00Z">
              <w:r w:rsidRPr="00064254" w:rsidDel="00737460">
                <w:rPr>
                  <w:rFonts w:ascii="Calibri" w:hAnsi="Calibri"/>
                </w:rPr>
                <w:delText>LANGUAGE=[current language]</w:delText>
              </w:r>
            </w:del>
          </w:p>
          <w:p w14:paraId="6DC98B2F" w14:textId="26E215D5" w:rsidR="00712006" w:rsidRPr="00064254" w:rsidDel="00737460" w:rsidRDefault="00712006" w:rsidP="002536AA">
            <w:pPr>
              <w:pStyle w:val="ListParagraph"/>
              <w:numPr>
                <w:ilvl w:val="2"/>
                <w:numId w:val="94"/>
              </w:numPr>
              <w:ind w:left="2520"/>
              <w:rPr>
                <w:del w:id="5985" w:author="Fnu, Sonam" w:date="2019-11-27T19:17:00Z"/>
                <w:rFonts w:ascii="Calibri" w:hAnsi="Calibri"/>
              </w:rPr>
            </w:pPr>
            <w:del w:id="5986" w:author="Fnu, Sonam" w:date="2019-11-27T19:17:00Z">
              <w:r w:rsidRPr="00064254" w:rsidDel="00737460">
                <w:rPr>
                  <w:rFonts w:ascii="Calibri" w:hAnsi="Calibri"/>
                </w:rPr>
                <w:delText>STATUS=001 (active)</w:delText>
              </w:r>
            </w:del>
          </w:p>
          <w:p w14:paraId="67ED6975" w14:textId="3B80652E" w:rsidR="00712006" w:rsidRPr="00064254" w:rsidDel="00737460" w:rsidRDefault="00712006" w:rsidP="002536AA">
            <w:pPr>
              <w:pStyle w:val="ListParagraph"/>
              <w:numPr>
                <w:ilvl w:val="1"/>
                <w:numId w:val="94"/>
              </w:numPr>
              <w:ind w:left="1800"/>
              <w:rPr>
                <w:del w:id="5987" w:author="Fnu, Sonam" w:date="2019-11-27T19:17:00Z"/>
                <w:rFonts w:ascii="Calibri" w:hAnsi="Calibri"/>
              </w:rPr>
            </w:pPr>
            <w:del w:id="5988" w:author="Fnu, Sonam" w:date="2019-11-27T19:17:00Z">
              <w:r w:rsidRPr="00064254" w:rsidDel="00737460">
                <w:rPr>
                  <w:rFonts w:ascii="Calibri" w:hAnsi="Calibri"/>
                </w:rPr>
                <w:delText>If step 2.1 doesn’t return result, then the system will retrieve the notification message content from the same table but where:</w:delText>
              </w:r>
            </w:del>
          </w:p>
          <w:p w14:paraId="19F39030" w14:textId="053F5CB2" w:rsidR="00712006" w:rsidRPr="00064254" w:rsidDel="00737460" w:rsidRDefault="00712006" w:rsidP="002536AA">
            <w:pPr>
              <w:pStyle w:val="ListParagraph"/>
              <w:numPr>
                <w:ilvl w:val="2"/>
                <w:numId w:val="94"/>
              </w:numPr>
              <w:ind w:left="2520"/>
              <w:rPr>
                <w:del w:id="5989" w:author="Fnu, Sonam" w:date="2019-11-27T19:17:00Z"/>
                <w:rFonts w:ascii="Calibri" w:hAnsi="Calibri"/>
              </w:rPr>
            </w:pPr>
            <w:del w:id="5990" w:author="Fnu, Sonam" w:date="2019-11-27T19:17:00Z">
              <w:r w:rsidRPr="00064254" w:rsidDel="00737460">
                <w:rPr>
                  <w:rFonts w:ascii="Calibri" w:hAnsi="Calibri"/>
                </w:rPr>
                <w:delText>NOTIFICATION_ID=[current notification id]</w:delText>
              </w:r>
            </w:del>
          </w:p>
          <w:p w14:paraId="2FEF3D62" w14:textId="28AA398A" w:rsidR="00712006" w:rsidRPr="00064254" w:rsidDel="00737460" w:rsidRDefault="00712006" w:rsidP="002536AA">
            <w:pPr>
              <w:pStyle w:val="ListParagraph"/>
              <w:numPr>
                <w:ilvl w:val="2"/>
                <w:numId w:val="94"/>
              </w:numPr>
              <w:ind w:left="2520"/>
              <w:rPr>
                <w:del w:id="5991" w:author="Fnu, Sonam" w:date="2019-11-27T19:17:00Z"/>
                <w:rFonts w:ascii="Calibri" w:hAnsi="Calibri"/>
              </w:rPr>
            </w:pPr>
            <w:del w:id="5992" w:author="Fnu, Sonam" w:date="2019-11-27T19:17:00Z">
              <w:r w:rsidRPr="00064254" w:rsidDel="00737460">
                <w:rPr>
                  <w:rFonts w:ascii="Calibri" w:hAnsi="Calibri"/>
                </w:rPr>
                <w:delText xml:space="preserve">IS_DEFAULT = </w:delText>
              </w:r>
              <w:r w:rsidRPr="00064254" w:rsidDel="00737460">
                <w:rPr>
                  <w:rFonts w:ascii="Calibri" w:hAnsi="Calibri"/>
                  <w:color w:val="FF0000"/>
                </w:rPr>
                <w:delText>1</w:delText>
              </w:r>
            </w:del>
          </w:p>
          <w:p w14:paraId="08129812" w14:textId="0ED8A8A5" w:rsidR="00712006" w:rsidRPr="00064254" w:rsidDel="00737460" w:rsidRDefault="00712006" w:rsidP="002536AA">
            <w:pPr>
              <w:pStyle w:val="ListParagraph"/>
              <w:numPr>
                <w:ilvl w:val="2"/>
                <w:numId w:val="94"/>
              </w:numPr>
              <w:ind w:left="2520"/>
              <w:rPr>
                <w:del w:id="5993" w:author="Fnu, Sonam" w:date="2019-11-27T19:17:00Z"/>
                <w:rFonts w:ascii="Calibri" w:hAnsi="Calibri"/>
              </w:rPr>
            </w:pPr>
            <w:del w:id="5994" w:author="Fnu, Sonam" w:date="2019-11-27T19:17:00Z">
              <w:r w:rsidRPr="00064254" w:rsidDel="00737460">
                <w:rPr>
                  <w:rFonts w:ascii="Calibri" w:hAnsi="Calibri"/>
                </w:rPr>
                <w:delText>STATUS=001 (active)</w:delText>
              </w:r>
            </w:del>
          </w:p>
          <w:p w14:paraId="4C60983F" w14:textId="28CA75CB" w:rsidR="00712006" w:rsidRPr="00064254" w:rsidDel="00737460" w:rsidRDefault="00712006" w:rsidP="002536AA">
            <w:pPr>
              <w:pStyle w:val="ListParagraph"/>
              <w:ind w:left="1332"/>
              <w:rPr>
                <w:del w:id="5995" w:author="Fnu, Sonam" w:date="2019-11-27T19:17:00Z"/>
                <w:rFonts w:ascii="Calibri" w:hAnsi="Calibri"/>
              </w:rPr>
            </w:pPr>
          </w:p>
          <w:p w14:paraId="30BD7B16" w14:textId="298BAFDB" w:rsidR="00712006" w:rsidRPr="00064254" w:rsidDel="00737460" w:rsidRDefault="00712006" w:rsidP="002536AA">
            <w:pPr>
              <w:pStyle w:val="ListParagraph"/>
              <w:numPr>
                <w:ilvl w:val="1"/>
                <w:numId w:val="94"/>
              </w:numPr>
              <w:ind w:left="1800"/>
              <w:rPr>
                <w:del w:id="5996" w:author="Fnu, Sonam" w:date="2019-11-27T19:17:00Z"/>
                <w:rFonts w:ascii="Calibri" w:hAnsi="Calibri"/>
              </w:rPr>
            </w:pPr>
            <w:del w:id="5997" w:author="Fnu, Sonam" w:date="2019-11-27T19:17:00Z">
              <w:r w:rsidRPr="00064254" w:rsidDel="00737460">
                <w:rPr>
                  <w:rFonts w:ascii="Calibri" w:hAnsi="Calibri"/>
                </w:rPr>
                <w:delText>If the message content is parameterized Then system will replace each parameter with its value</w:delText>
              </w:r>
            </w:del>
          </w:p>
          <w:p w14:paraId="7027B86E" w14:textId="0F4B5F61" w:rsidR="00712006" w:rsidRPr="00064254" w:rsidDel="00737460" w:rsidRDefault="00712006" w:rsidP="002536AA">
            <w:pPr>
              <w:pStyle w:val="ListParagraph"/>
              <w:numPr>
                <w:ilvl w:val="1"/>
                <w:numId w:val="94"/>
              </w:numPr>
              <w:ind w:left="1800"/>
              <w:rPr>
                <w:del w:id="5998" w:author="Fnu, Sonam" w:date="2019-11-27T19:17:00Z"/>
                <w:rFonts w:ascii="Calibri" w:hAnsi="Calibri"/>
              </w:rPr>
            </w:pPr>
            <w:del w:id="5999" w:author="Fnu, Sonam" w:date="2019-11-27T19:17:00Z">
              <w:r w:rsidRPr="00064254" w:rsidDel="00737460">
                <w:rPr>
                  <w:rFonts w:ascii="Calibri" w:hAnsi="Calibri"/>
                </w:rPr>
                <w:delText>The system Identify the recipients list</w:delText>
              </w:r>
            </w:del>
          </w:p>
          <w:p w14:paraId="3EDB5211" w14:textId="09DAC369" w:rsidR="00712006" w:rsidRPr="00064254" w:rsidDel="00737460" w:rsidRDefault="00712006" w:rsidP="002536AA">
            <w:pPr>
              <w:pStyle w:val="ListParagraph"/>
              <w:numPr>
                <w:ilvl w:val="1"/>
                <w:numId w:val="94"/>
              </w:numPr>
              <w:ind w:left="1800"/>
              <w:rPr>
                <w:del w:id="6000" w:author="Fnu, Sonam" w:date="2019-11-27T19:17:00Z"/>
                <w:rFonts w:ascii="Calibri" w:hAnsi="Calibri"/>
              </w:rPr>
            </w:pPr>
            <w:del w:id="6001" w:author="Fnu, Sonam" w:date="2019-11-27T19:17:00Z">
              <w:r w:rsidRPr="00064254" w:rsidDel="00737460">
                <w:rPr>
                  <w:rFonts w:ascii="Calibri" w:hAnsi="Calibri"/>
                </w:rPr>
                <w:delText>The system send notification recipients list:</w:delText>
              </w:r>
            </w:del>
          </w:p>
          <w:p w14:paraId="7EE8249F" w14:textId="6A0814A4" w:rsidR="00712006" w:rsidRPr="00064254" w:rsidDel="00737460" w:rsidRDefault="00712006" w:rsidP="002536AA">
            <w:pPr>
              <w:pStyle w:val="ListParagraph"/>
              <w:numPr>
                <w:ilvl w:val="2"/>
                <w:numId w:val="94"/>
              </w:numPr>
              <w:ind w:left="2520"/>
              <w:rPr>
                <w:del w:id="6002" w:author="Fnu, Sonam" w:date="2019-11-27T19:17:00Z"/>
                <w:rFonts w:ascii="Calibri" w:hAnsi="Calibri"/>
              </w:rPr>
            </w:pPr>
            <w:del w:id="6003" w:author="Fnu, Sonam" w:date="2019-11-27T19:17:00Z">
              <w:r w:rsidRPr="00064254" w:rsidDel="00737460">
                <w:rPr>
                  <w:rFonts w:ascii="Calibri" w:hAnsi="Calibri"/>
                </w:rPr>
                <w:delText>If notification method is SMS, the system will send SMS to the recipient list through ETHIX-Contact</w:delText>
              </w:r>
            </w:del>
          </w:p>
          <w:p w14:paraId="2AD1EEC9" w14:textId="2AB13404" w:rsidR="00712006" w:rsidRPr="00064254" w:rsidDel="00737460" w:rsidRDefault="00712006" w:rsidP="002536AA">
            <w:pPr>
              <w:pStyle w:val="ListParagraph"/>
              <w:numPr>
                <w:ilvl w:val="2"/>
                <w:numId w:val="94"/>
              </w:numPr>
              <w:ind w:left="2520"/>
              <w:rPr>
                <w:del w:id="6004" w:author="Fnu, Sonam" w:date="2019-11-27T19:17:00Z"/>
                <w:rFonts w:ascii="Calibri" w:hAnsi="Calibri"/>
              </w:rPr>
            </w:pPr>
            <w:del w:id="6005" w:author="Fnu, Sonam" w:date="2019-11-27T19:17:00Z">
              <w:r w:rsidRPr="00064254" w:rsidDel="00737460">
                <w:rPr>
                  <w:rFonts w:ascii="Calibri" w:hAnsi="Calibri"/>
                </w:rPr>
                <w:delText>If notification method is Email, the system will send email  to the recipient list emails</w:delText>
              </w:r>
            </w:del>
          </w:p>
          <w:p w14:paraId="52C254C8" w14:textId="5CD23CD8" w:rsidR="00712006" w:rsidRPr="00064254" w:rsidDel="00737460" w:rsidRDefault="00712006" w:rsidP="002536AA">
            <w:pPr>
              <w:pStyle w:val="ListParagraph"/>
              <w:numPr>
                <w:ilvl w:val="2"/>
                <w:numId w:val="94"/>
              </w:numPr>
              <w:ind w:left="2520"/>
              <w:rPr>
                <w:del w:id="6006" w:author="Fnu, Sonam" w:date="2019-11-27T19:17:00Z"/>
                <w:rFonts w:ascii="Calibri" w:hAnsi="Calibri"/>
              </w:rPr>
            </w:pPr>
            <w:del w:id="6007" w:author="Fnu, Sonam" w:date="2019-11-27T19:17:00Z">
              <w:r w:rsidRPr="00064254" w:rsidDel="00737460">
                <w:rPr>
                  <w:rFonts w:ascii="Calibri" w:hAnsi="Calibri"/>
                </w:rPr>
                <w:delText>If notification method is  Alert or Mobile the system will not send any thing</w:delText>
              </w:r>
            </w:del>
          </w:p>
          <w:p w14:paraId="043B6C9A" w14:textId="08751FCF" w:rsidR="00712006" w:rsidRPr="00064254" w:rsidDel="00737460" w:rsidRDefault="00712006" w:rsidP="002536AA">
            <w:pPr>
              <w:pStyle w:val="ListParagraph"/>
              <w:ind w:left="1980"/>
              <w:rPr>
                <w:del w:id="6008" w:author="Fnu, Sonam" w:date="2019-11-27T19:17:00Z"/>
                <w:rFonts w:ascii="Calibri" w:hAnsi="Calibri"/>
              </w:rPr>
            </w:pPr>
          </w:p>
          <w:p w14:paraId="76C211A8" w14:textId="223DA592" w:rsidR="00712006" w:rsidRPr="00064254" w:rsidDel="00737460" w:rsidRDefault="00712006" w:rsidP="002536AA">
            <w:pPr>
              <w:pStyle w:val="ListParagraph"/>
              <w:numPr>
                <w:ilvl w:val="1"/>
                <w:numId w:val="94"/>
              </w:numPr>
              <w:ind w:left="1800"/>
              <w:rPr>
                <w:del w:id="6009" w:author="Fnu, Sonam" w:date="2019-11-27T19:17:00Z"/>
                <w:rFonts w:ascii="Calibri" w:hAnsi="Calibri"/>
              </w:rPr>
            </w:pPr>
            <w:del w:id="6010" w:author="Fnu, Sonam" w:date="2019-11-27T19:17:00Z">
              <w:r w:rsidRPr="00064254" w:rsidDel="00737460">
                <w:rPr>
                  <w:rFonts w:ascii="Calibri" w:hAnsi="Calibri"/>
                </w:rPr>
                <w:delText xml:space="preserve">The system will insert new record in table </w:delText>
              </w:r>
              <w:r w:rsidR="006B2592" w:rsidDel="00737460">
                <w:fldChar w:fldCharType="begin"/>
              </w:r>
              <w:r w:rsidR="006B2592" w:rsidDel="00737460">
                <w:delInstrText xml:space="preserve"> HYPERLINK \l "_Stored_Procedures_and_1" </w:delInstrText>
              </w:r>
              <w:r w:rsidR="006B2592" w:rsidDel="00737460">
                <w:fldChar w:fldCharType="separate"/>
              </w:r>
              <w:r w:rsidRPr="00064254" w:rsidDel="00737460">
                <w:rPr>
                  <w:rStyle w:val="Hyperlink"/>
                  <w:rFonts w:ascii="Calibri" w:hAnsi="Calibri"/>
                </w:rPr>
                <w:delText>NOTIFICATIONS_LOG</w:delText>
              </w:r>
              <w:r w:rsidR="006B2592" w:rsidDel="00737460">
                <w:rPr>
                  <w:rStyle w:val="Hyperlink"/>
                  <w:rFonts w:ascii="Calibri" w:hAnsi="Calibri"/>
                </w:rPr>
                <w:fldChar w:fldCharType="end"/>
              </w:r>
              <w:r w:rsidRPr="00064254" w:rsidDel="00737460">
                <w:rPr>
                  <w:rFonts w:ascii="Calibri" w:hAnsi="Calibri"/>
                </w:rPr>
                <w:delText xml:space="preserve"> for each notification:</w:delText>
              </w:r>
            </w:del>
          </w:p>
          <w:p w14:paraId="0E2C3F56" w14:textId="32059314" w:rsidR="00712006" w:rsidRPr="00064254" w:rsidDel="00737460" w:rsidRDefault="00712006" w:rsidP="002536AA">
            <w:pPr>
              <w:pStyle w:val="ListParagraph"/>
              <w:ind w:left="1332"/>
              <w:rPr>
                <w:del w:id="6011" w:author="Fnu, Sonam" w:date="2019-11-27T19:17:00Z"/>
                <w:rFonts w:ascii="Calibri" w:hAnsi="Calibri"/>
              </w:rPr>
            </w:pPr>
          </w:p>
          <w:p w14:paraId="52868FE5" w14:textId="31C6B141" w:rsidR="00712006" w:rsidRPr="00064254" w:rsidDel="00737460" w:rsidRDefault="00712006" w:rsidP="002536AA">
            <w:pPr>
              <w:pStyle w:val="ListParagraph"/>
              <w:numPr>
                <w:ilvl w:val="2"/>
                <w:numId w:val="94"/>
              </w:numPr>
              <w:ind w:left="2520"/>
              <w:rPr>
                <w:del w:id="6012" w:author="Fnu, Sonam" w:date="2019-11-27T19:17:00Z"/>
                <w:rFonts w:ascii="Calibri" w:hAnsi="Calibri"/>
              </w:rPr>
            </w:pPr>
            <w:del w:id="6013" w:author="Fnu, Sonam" w:date="2019-11-27T19:17:00Z">
              <w:r w:rsidRPr="00064254" w:rsidDel="00737460">
                <w:rPr>
                  <w:rFonts w:ascii="Calibri" w:hAnsi="Calibri"/>
                </w:rPr>
                <w:delText>NOTIFICATION_ID</w:delText>
              </w:r>
              <w:r w:rsidRPr="00064254" w:rsidDel="00737460">
                <w:rPr>
                  <w:rFonts w:ascii="Calibri" w:hAnsi="Calibri"/>
                </w:rPr>
                <w:sym w:font="Wingdings" w:char="F0DF"/>
              </w:r>
              <w:r w:rsidRPr="00064254" w:rsidDel="00737460">
                <w:rPr>
                  <w:rFonts w:ascii="Calibri" w:hAnsi="Calibri"/>
                </w:rPr>
                <w:delText xml:space="preserve"> UUID or auto generated sequence</w:delText>
              </w:r>
            </w:del>
          </w:p>
          <w:p w14:paraId="0F4B333D" w14:textId="2CBD95D9" w:rsidR="00712006" w:rsidRPr="00064254" w:rsidDel="00737460" w:rsidRDefault="00712006" w:rsidP="002536AA">
            <w:pPr>
              <w:pStyle w:val="ListParagraph"/>
              <w:numPr>
                <w:ilvl w:val="2"/>
                <w:numId w:val="94"/>
              </w:numPr>
              <w:ind w:left="2520"/>
              <w:rPr>
                <w:del w:id="6014" w:author="Fnu, Sonam" w:date="2019-11-27T19:17:00Z"/>
                <w:rFonts w:ascii="Calibri" w:hAnsi="Calibri"/>
              </w:rPr>
            </w:pPr>
            <w:del w:id="6015" w:author="Fnu, Sonam" w:date="2019-11-27T19:17:00Z">
              <w:r w:rsidRPr="00064254" w:rsidDel="00737460">
                <w:rPr>
                  <w:rFonts w:ascii="Calibri" w:hAnsi="Calibri"/>
                </w:rPr>
                <w:delText>CORPORATE_ID</w:delText>
              </w:r>
              <w:r w:rsidRPr="00064254" w:rsidDel="00737460">
                <w:rPr>
                  <w:rFonts w:ascii="Calibri" w:hAnsi="Calibri"/>
                </w:rPr>
                <w:sym w:font="Wingdings" w:char="F0DF"/>
              </w:r>
              <w:r w:rsidRPr="00064254" w:rsidDel="00737460">
                <w:rPr>
                  <w:rFonts w:ascii="Calibri" w:hAnsi="Calibri"/>
                </w:rPr>
                <w:delText xml:space="preserve"> [Current Corporate id]</w:delText>
              </w:r>
            </w:del>
          </w:p>
          <w:p w14:paraId="52F965FA" w14:textId="0BB4D426" w:rsidR="00712006" w:rsidRPr="00064254" w:rsidDel="00737460" w:rsidRDefault="00712006" w:rsidP="002536AA">
            <w:pPr>
              <w:pStyle w:val="ListParagraph"/>
              <w:numPr>
                <w:ilvl w:val="2"/>
                <w:numId w:val="94"/>
              </w:numPr>
              <w:ind w:left="2520"/>
              <w:rPr>
                <w:del w:id="6016" w:author="Fnu, Sonam" w:date="2019-11-27T19:17:00Z"/>
                <w:rFonts w:ascii="Calibri" w:hAnsi="Calibri"/>
              </w:rPr>
            </w:pPr>
            <w:del w:id="6017" w:author="Fnu, Sonam" w:date="2019-11-27T19:17:00Z">
              <w:r w:rsidRPr="00064254" w:rsidDel="00737460">
                <w:rPr>
                  <w:rFonts w:ascii="Calibri" w:hAnsi="Calibri"/>
                </w:rPr>
                <w:delText>USER_ID</w:delText>
              </w:r>
              <w:r w:rsidRPr="00064254" w:rsidDel="00737460">
                <w:rPr>
                  <w:rFonts w:ascii="Calibri" w:hAnsi="Calibri"/>
                </w:rPr>
                <w:sym w:font="Wingdings" w:char="F0DF"/>
              </w:r>
              <w:r w:rsidRPr="00064254" w:rsidDel="00737460">
                <w:rPr>
                  <w:rFonts w:ascii="Calibri" w:hAnsi="Calibri"/>
                </w:rPr>
                <w:delText xml:space="preserve"> [Current user id]</w:delText>
              </w:r>
            </w:del>
          </w:p>
          <w:p w14:paraId="44CA1836" w14:textId="50D9C9EE" w:rsidR="00712006" w:rsidRPr="00064254" w:rsidDel="00737460" w:rsidRDefault="00712006" w:rsidP="002536AA">
            <w:pPr>
              <w:pStyle w:val="ListParagraph"/>
              <w:numPr>
                <w:ilvl w:val="2"/>
                <w:numId w:val="94"/>
              </w:numPr>
              <w:ind w:left="2520"/>
              <w:rPr>
                <w:del w:id="6018" w:author="Fnu, Sonam" w:date="2019-11-27T19:17:00Z"/>
                <w:rFonts w:ascii="Calibri" w:hAnsi="Calibri"/>
              </w:rPr>
            </w:pPr>
            <w:del w:id="6019" w:author="Fnu, Sonam" w:date="2019-11-27T19:17:00Z">
              <w:r w:rsidRPr="00064254" w:rsidDel="00737460">
                <w:rPr>
                  <w:rFonts w:ascii="Calibri" w:hAnsi="Calibri"/>
                </w:rPr>
                <w:delText>MESSAGE</w:delText>
              </w:r>
              <w:r w:rsidRPr="00064254" w:rsidDel="00737460">
                <w:rPr>
                  <w:rFonts w:ascii="Calibri" w:hAnsi="Calibri"/>
                </w:rPr>
                <w:sym w:font="Wingdings" w:char="F0DF"/>
              </w:r>
              <w:r w:rsidRPr="00064254" w:rsidDel="00737460">
                <w:rPr>
                  <w:rFonts w:ascii="Calibri" w:hAnsi="Calibri"/>
                </w:rPr>
                <w:delText xml:space="preserve"> [Notification Message content encrypted]</w:delText>
              </w:r>
            </w:del>
          </w:p>
          <w:p w14:paraId="180FBB24" w14:textId="1A34F8FB" w:rsidR="00712006" w:rsidRPr="00064254" w:rsidDel="00737460" w:rsidRDefault="00712006" w:rsidP="002536AA">
            <w:pPr>
              <w:pStyle w:val="ListParagraph"/>
              <w:numPr>
                <w:ilvl w:val="2"/>
                <w:numId w:val="94"/>
              </w:numPr>
              <w:ind w:left="2520"/>
              <w:rPr>
                <w:del w:id="6020" w:author="Fnu, Sonam" w:date="2019-11-27T19:17:00Z"/>
                <w:rFonts w:ascii="Calibri" w:hAnsi="Calibri"/>
              </w:rPr>
            </w:pPr>
            <w:del w:id="6021" w:author="Fnu, Sonam" w:date="2019-11-27T19:17:00Z">
              <w:r w:rsidRPr="00064254" w:rsidDel="00737460">
                <w:rPr>
                  <w:rFonts w:ascii="Calibri" w:hAnsi="Calibri"/>
                </w:rPr>
                <w:delText>IS_READ</w:delText>
              </w:r>
              <w:r w:rsidRPr="00064254" w:rsidDel="00737460">
                <w:rPr>
                  <w:rFonts w:ascii="Calibri" w:hAnsi="Calibri"/>
                </w:rPr>
                <w:sym w:font="Wingdings" w:char="F0DF"/>
              </w:r>
              <w:r w:rsidRPr="00064254" w:rsidDel="00737460">
                <w:rPr>
                  <w:rFonts w:ascii="Calibri" w:hAnsi="Calibri"/>
                </w:rPr>
                <w:delText xml:space="preserve"> 0</w:delText>
              </w:r>
            </w:del>
          </w:p>
          <w:p w14:paraId="2E8B20A8" w14:textId="530FAE0D" w:rsidR="00712006" w:rsidRPr="00064254" w:rsidDel="00737460" w:rsidRDefault="00712006" w:rsidP="002536AA">
            <w:pPr>
              <w:pStyle w:val="ListParagraph"/>
              <w:numPr>
                <w:ilvl w:val="2"/>
                <w:numId w:val="94"/>
              </w:numPr>
              <w:ind w:left="2520"/>
              <w:rPr>
                <w:del w:id="6022" w:author="Fnu, Sonam" w:date="2019-11-27T19:17:00Z"/>
                <w:rFonts w:ascii="Calibri" w:hAnsi="Calibri"/>
              </w:rPr>
            </w:pPr>
            <w:del w:id="6023" w:author="Fnu, Sonam" w:date="2019-11-27T19:17:00Z">
              <w:r w:rsidRPr="00064254" w:rsidDel="00737460">
                <w:rPr>
                  <w:rFonts w:ascii="Calibri" w:hAnsi="Calibri"/>
                </w:rPr>
                <w:delText>NOTIFICATION_METHODN</w:delText>
              </w:r>
              <w:r w:rsidRPr="00064254" w:rsidDel="00737460">
                <w:rPr>
                  <w:rFonts w:ascii="Calibri" w:hAnsi="Calibri"/>
                </w:rPr>
                <w:sym w:font="Wingdings" w:char="F0DF"/>
              </w:r>
              <w:r w:rsidRPr="00064254" w:rsidDel="00737460">
                <w:rPr>
                  <w:rFonts w:ascii="Calibri" w:hAnsi="Calibri"/>
                </w:rPr>
                <w:delText>[not method.: 1:SMS, 2:Email, 3:Alert, 4:Mobile]</w:delText>
              </w:r>
            </w:del>
          </w:p>
          <w:p w14:paraId="2A7098EF" w14:textId="535C4A1C" w:rsidR="00712006" w:rsidRPr="00064254" w:rsidDel="00737460" w:rsidRDefault="00712006" w:rsidP="002536AA">
            <w:pPr>
              <w:pStyle w:val="ListParagraph"/>
              <w:numPr>
                <w:ilvl w:val="2"/>
                <w:numId w:val="94"/>
              </w:numPr>
              <w:ind w:left="2520"/>
              <w:rPr>
                <w:del w:id="6024" w:author="Fnu, Sonam" w:date="2019-11-27T19:17:00Z"/>
                <w:rFonts w:ascii="Calibri" w:hAnsi="Calibri"/>
              </w:rPr>
            </w:pPr>
            <w:del w:id="6025" w:author="Fnu, Sonam" w:date="2019-11-27T19:17:00Z">
              <w:r w:rsidRPr="00064254" w:rsidDel="00737460">
                <w:rPr>
                  <w:rFonts w:ascii="Calibri" w:hAnsi="Calibri"/>
                </w:rPr>
                <w:delText>SEND_TIME</w:delText>
              </w:r>
              <w:r w:rsidRPr="00064254" w:rsidDel="00737460">
                <w:rPr>
                  <w:rFonts w:ascii="Calibri" w:hAnsi="Calibri"/>
                </w:rPr>
                <w:sym w:font="Wingdings" w:char="F0DF"/>
              </w:r>
              <w:r w:rsidRPr="00064254" w:rsidDel="00737460">
                <w:rPr>
                  <w:rFonts w:ascii="Calibri" w:hAnsi="Calibri"/>
                </w:rPr>
                <w:delText>[Current System time]</w:delText>
              </w:r>
            </w:del>
          </w:p>
          <w:p w14:paraId="3CA7E2BD" w14:textId="70CAAE4D" w:rsidR="00712006" w:rsidRPr="00064254" w:rsidDel="00737460" w:rsidRDefault="00712006" w:rsidP="002536AA">
            <w:pPr>
              <w:pStyle w:val="ListParagraph"/>
              <w:numPr>
                <w:ilvl w:val="2"/>
                <w:numId w:val="94"/>
              </w:numPr>
              <w:ind w:left="2520"/>
              <w:rPr>
                <w:del w:id="6026" w:author="Fnu, Sonam" w:date="2019-11-27T19:17:00Z"/>
                <w:rFonts w:ascii="Calibri" w:hAnsi="Calibri"/>
              </w:rPr>
            </w:pPr>
            <w:del w:id="6027" w:author="Fnu, Sonam" w:date="2019-11-27T19:17:00Z">
              <w:r w:rsidRPr="00064254" w:rsidDel="00737460">
                <w:rPr>
                  <w:rFonts w:ascii="Calibri" w:hAnsi="Calibri"/>
                </w:rPr>
                <w:delText>SEND_STATUS</w:delText>
              </w:r>
              <w:r w:rsidRPr="00064254" w:rsidDel="00737460">
                <w:rPr>
                  <w:rFonts w:ascii="Calibri" w:hAnsi="Calibri"/>
                </w:rPr>
                <w:sym w:font="Wingdings" w:char="F0DF"/>
              </w:r>
              <w:r w:rsidRPr="00064254" w:rsidDel="00737460">
                <w:rPr>
                  <w:rFonts w:ascii="Calibri" w:hAnsi="Calibri"/>
                </w:rPr>
                <w:delText>[020: delivered Successfully, 021: delivery Failed]</w:delText>
              </w:r>
            </w:del>
          </w:p>
          <w:p w14:paraId="0FB2454E" w14:textId="30AF8DC3" w:rsidR="00712006" w:rsidRPr="00064254" w:rsidDel="00737460" w:rsidRDefault="00712006" w:rsidP="002536AA">
            <w:pPr>
              <w:pStyle w:val="ListParagraph"/>
              <w:numPr>
                <w:ilvl w:val="2"/>
                <w:numId w:val="94"/>
              </w:numPr>
              <w:ind w:left="2520"/>
              <w:rPr>
                <w:del w:id="6028" w:author="Fnu, Sonam" w:date="2019-11-27T19:17:00Z"/>
                <w:rFonts w:ascii="Calibri" w:hAnsi="Calibri"/>
              </w:rPr>
            </w:pPr>
            <w:del w:id="6029" w:author="Fnu, Sonam" w:date="2019-11-27T19:17:00Z">
              <w:r w:rsidRPr="00064254" w:rsidDel="00737460">
                <w:rPr>
                  <w:rFonts w:ascii="Calibri" w:hAnsi="Calibri"/>
                </w:rPr>
                <w:delText xml:space="preserve">TRACK_ID &lt;- request reference for original notification trigger </w:delText>
              </w:r>
            </w:del>
          </w:p>
          <w:p w14:paraId="4519703E" w14:textId="59DE36D9" w:rsidR="00712006" w:rsidRPr="00064254" w:rsidDel="00737460" w:rsidRDefault="00712006" w:rsidP="002536AA">
            <w:pPr>
              <w:pStyle w:val="ListParagraph"/>
              <w:ind w:left="2520"/>
              <w:rPr>
                <w:del w:id="6030" w:author="Fnu, Sonam" w:date="2019-11-27T19:17:00Z"/>
                <w:rFonts w:ascii="Calibri" w:hAnsi="Calibri"/>
              </w:rPr>
            </w:pPr>
          </w:p>
          <w:p w14:paraId="7BF3C91F" w14:textId="5959392C" w:rsidR="00712006" w:rsidRPr="00064254" w:rsidDel="00737460" w:rsidRDefault="00712006" w:rsidP="002536AA">
            <w:pPr>
              <w:pStyle w:val="ListParagraph"/>
              <w:numPr>
                <w:ilvl w:val="0"/>
                <w:numId w:val="83"/>
              </w:numPr>
              <w:tabs>
                <w:tab w:val="left" w:pos="2610"/>
                <w:tab w:val="left" w:pos="2880"/>
              </w:tabs>
              <w:spacing w:before="240"/>
              <w:rPr>
                <w:del w:id="6031" w:author="Fnu, Sonam" w:date="2019-11-27T19:17:00Z"/>
                <w:rFonts w:ascii="Calibri" w:hAnsi="Calibri"/>
                <w:u w:val="single"/>
              </w:rPr>
            </w:pPr>
            <w:del w:id="6032" w:author="Fnu, Sonam" w:date="2019-11-27T19:17:00Z">
              <w:r w:rsidRPr="00064254" w:rsidDel="00737460">
                <w:rPr>
                  <w:rFonts w:ascii="Calibri" w:hAnsi="Calibri"/>
                </w:rPr>
                <w:br w:type="page"/>
              </w:r>
              <w:r w:rsidRPr="00064254" w:rsidDel="00737460">
                <w:rPr>
                  <w:rFonts w:ascii="Calibri" w:hAnsi="Calibri"/>
                  <w:b/>
                  <w:bCs/>
                  <w:i/>
                  <w:iCs/>
                  <w:u w:val="single"/>
                </w:rPr>
                <w:delText xml:space="preserve"> Notification related to Third Party </w:delText>
              </w:r>
            </w:del>
          </w:p>
          <w:p w14:paraId="1C488A16" w14:textId="4EF32519" w:rsidR="00712006" w:rsidRPr="00064254" w:rsidDel="00737460" w:rsidRDefault="00712006" w:rsidP="00064254">
            <w:pPr>
              <w:pStyle w:val="ListParagraph"/>
              <w:tabs>
                <w:tab w:val="left" w:pos="2610"/>
                <w:tab w:val="left" w:pos="2880"/>
              </w:tabs>
              <w:spacing w:before="240"/>
              <w:rPr>
                <w:del w:id="6033" w:author="Fnu, Sonam" w:date="2019-11-27T19:17:00Z"/>
                <w:rFonts w:ascii="Calibri" w:hAnsi="Calibri"/>
                <w:u w:val="single"/>
              </w:rPr>
            </w:pPr>
          </w:p>
          <w:p w14:paraId="527798DB" w14:textId="04814C0F" w:rsidR="00712006" w:rsidRPr="00064254" w:rsidDel="00737460" w:rsidRDefault="00712006">
            <w:pPr>
              <w:pStyle w:val="ListParagraph"/>
              <w:rPr>
                <w:del w:id="6034" w:author="Fnu, Sonam" w:date="2019-11-27T19:17:00Z"/>
                <w:rFonts w:ascii="Calibri" w:hAnsi="Calibri"/>
                <w:u w:val="single"/>
              </w:rPr>
            </w:pPr>
            <w:del w:id="6035" w:author="Fnu, Sonam" w:date="2019-11-27T19:17:00Z">
              <w:r w:rsidRPr="00064254" w:rsidDel="00737460">
                <w:rPr>
                  <w:rFonts w:ascii="Calibri" w:hAnsi="Calibri"/>
                  <w:u w:val="single"/>
                </w:rPr>
                <w:delText>For Notification with SOURCE_CHANNEL = ‘SMS’:</w:delText>
              </w:r>
            </w:del>
          </w:p>
          <w:p w14:paraId="2B0ED184" w14:textId="6F4FA10E" w:rsidR="00712006" w:rsidRPr="00064254" w:rsidDel="00737460" w:rsidRDefault="00712006">
            <w:pPr>
              <w:pStyle w:val="ListParagraph"/>
              <w:rPr>
                <w:del w:id="6036" w:author="Fnu, Sonam" w:date="2019-11-27T19:17:00Z"/>
                <w:rFonts w:ascii="Calibri" w:hAnsi="Calibri"/>
                <w:u w:val="single"/>
              </w:rPr>
            </w:pPr>
          </w:p>
          <w:p w14:paraId="512FE74B" w14:textId="7A33D77E" w:rsidR="00712006" w:rsidRPr="00064254" w:rsidDel="00737460" w:rsidRDefault="00712006" w:rsidP="002536AA">
            <w:pPr>
              <w:pStyle w:val="ListParagraph"/>
              <w:numPr>
                <w:ilvl w:val="0"/>
                <w:numId w:val="84"/>
              </w:numPr>
              <w:rPr>
                <w:del w:id="6037" w:author="Fnu, Sonam" w:date="2019-11-27T19:17:00Z"/>
                <w:rFonts w:ascii="Calibri" w:hAnsi="Calibri"/>
              </w:rPr>
            </w:pPr>
            <w:del w:id="6038" w:author="Fnu, Sonam" w:date="2019-11-27T19:17:00Z">
              <w:r w:rsidRPr="00064254" w:rsidDel="00737460">
                <w:rPr>
                  <w:rFonts w:ascii="Calibri" w:hAnsi="Calibri"/>
                </w:rPr>
                <w:delText>Engine will be concerned only to Notifications configured to be sent through any other media with SMS</w:delText>
              </w:r>
            </w:del>
          </w:p>
          <w:p w14:paraId="35C90B01" w14:textId="0204068E" w:rsidR="00712006" w:rsidRPr="00064254" w:rsidDel="00737460" w:rsidRDefault="00712006" w:rsidP="002536AA">
            <w:pPr>
              <w:pStyle w:val="ListParagraph"/>
              <w:numPr>
                <w:ilvl w:val="0"/>
                <w:numId w:val="84"/>
              </w:numPr>
              <w:rPr>
                <w:del w:id="6039" w:author="Fnu, Sonam" w:date="2019-11-27T19:17:00Z"/>
                <w:rFonts w:ascii="Calibri" w:hAnsi="Calibri"/>
              </w:rPr>
            </w:pPr>
            <w:del w:id="6040" w:author="Fnu, Sonam" w:date="2019-11-27T19:17:00Z">
              <w:r w:rsidRPr="00064254" w:rsidDel="00737460">
                <w:rPr>
                  <w:rFonts w:ascii="Calibri" w:hAnsi="Calibri"/>
                  <w:u w:val="single"/>
                </w:rPr>
                <w:delText>New scheduled Quartz job</w:delText>
              </w:r>
              <w:r w:rsidRPr="00064254" w:rsidDel="00737460">
                <w:rPr>
                  <w:rFonts w:ascii="Calibri" w:hAnsi="Calibri"/>
                </w:rPr>
                <w:delText xml:space="preserve"> to inquire SMS entity (ETHIX-CONTACT)</w:delText>
              </w:r>
            </w:del>
          </w:p>
          <w:p w14:paraId="7CB7E845" w14:textId="2F4E0755" w:rsidR="00712006" w:rsidRPr="00064254" w:rsidDel="00737460" w:rsidRDefault="00712006" w:rsidP="002536AA">
            <w:pPr>
              <w:pStyle w:val="ListParagraph"/>
              <w:numPr>
                <w:ilvl w:val="0"/>
                <w:numId w:val="84"/>
              </w:numPr>
              <w:rPr>
                <w:del w:id="6041" w:author="Fnu, Sonam" w:date="2019-11-27T19:17:00Z"/>
                <w:rFonts w:ascii="Calibri" w:hAnsi="Calibri"/>
              </w:rPr>
            </w:pPr>
            <w:del w:id="6042" w:author="Fnu, Sonam" w:date="2019-11-27T19:17:00Z">
              <w:r w:rsidRPr="00064254" w:rsidDel="00737460">
                <w:rPr>
                  <w:rFonts w:ascii="Calibri" w:hAnsi="Calibri"/>
                </w:rPr>
                <w:delText>New Configuration parameter ‘</w:delText>
              </w:r>
              <w:r w:rsidRPr="00064254" w:rsidDel="00737460">
                <w:rPr>
                  <w:rFonts w:ascii="Calibri" w:hAnsi="Calibri"/>
                  <w:u w:val="single"/>
                </w:rPr>
                <w:delText>SMS_NOTIFICATION_TIMER</w:delText>
              </w:r>
              <w:r w:rsidRPr="00064254" w:rsidDel="00737460">
                <w:rPr>
                  <w:rFonts w:ascii="Calibri" w:hAnsi="Calibri"/>
                </w:rPr>
                <w:delText>’ will be added for job frequency.</w:delText>
              </w:r>
            </w:del>
          </w:p>
          <w:p w14:paraId="3656A723" w14:textId="7F90521A" w:rsidR="00712006" w:rsidRPr="00064254" w:rsidDel="00737460" w:rsidRDefault="00712006" w:rsidP="002536AA">
            <w:pPr>
              <w:pStyle w:val="ListParagraph"/>
              <w:numPr>
                <w:ilvl w:val="0"/>
                <w:numId w:val="84"/>
              </w:numPr>
              <w:rPr>
                <w:del w:id="6043" w:author="Fnu, Sonam" w:date="2019-11-27T19:17:00Z"/>
                <w:rFonts w:ascii="Calibri" w:hAnsi="Calibri"/>
              </w:rPr>
            </w:pPr>
            <w:del w:id="6044" w:author="Fnu, Sonam" w:date="2019-11-27T19:17:00Z">
              <w:r w:rsidRPr="00064254" w:rsidDel="00737460">
                <w:rPr>
                  <w:rFonts w:ascii="Calibri" w:hAnsi="Calibri"/>
                </w:rPr>
                <w:delText>Engine will get list of Notification Services from Net Database table ‘</w:delText>
              </w:r>
              <w:r w:rsidR="006B2592" w:rsidDel="00737460">
                <w:fldChar w:fldCharType="begin"/>
              </w:r>
              <w:r w:rsidR="006B2592" w:rsidDel="00737460">
                <w:delInstrText xml:space="preserve"> HYPERLINK \l "_Stored_Procedures_and" </w:delInstrText>
              </w:r>
              <w:r w:rsidR="006B2592" w:rsidDel="00737460">
                <w:fldChar w:fldCharType="separate"/>
              </w:r>
              <w:r w:rsidRPr="00064254" w:rsidDel="00737460">
                <w:rPr>
                  <w:rStyle w:val="Hyperlink"/>
                  <w:rFonts w:ascii="Calibri" w:hAnsi="Calibri"/>
                </w:rPr>
                <w:delText>NOTIFICATIONS_SETUP’</w:delText>
              </w:r>
              <w:r w:rsidR="006B2592" w:rsidDel="00737460">
                <w:rPr>
                  <w:rStyle w:val="Hyperlink"/>
                  <w:rFonts w:ascii="Calibri" w:hAnsi="Calibri"/>
                </w:rPr>
                <w:fldChar w:fldCharType="end"/>
              </w:r>
              <w:r w:rsidRPr="00064254" w:rsidDel="00737460">
                <w:rPr>
                  <w:rFonts w:ascii="Calibri" w:hAnsi="Calibri"/>
                  <w:u w:val="single"/>
                </w:rPr>
                <w:delText xml:space="preserve"> where:</w:delText>
              </w:r>
            </w:del>
          </w:p>
          <w:p w14:paraId="3556BE29" w14:textId="7AC63C92" w:rsidR="00712006" w:rsidRPr="00064254" w:rsidDel="00737460" w:rsidRDefault="00712006" w:rsidP="002536AA">
            <w:pPr>
              <w:pStyle w:val="ListParagraph"/>
              <w:numPr>
                <w:ilvl w:val="1"/>
                <w:numId w:val="84"/>
              </w:numPr>
              <w:rPr>
                <w:del w:id="6045" w:author="Fnu, Sonam" w:date="2019-11-27T19:17:00Z"/>
                <w:rFonts w:ascii="Calibri" w:eastAsia="SimSun" w:hAnsi="Calibri"/>
              </w:rPr>
            </w:pPr>
            <w:del w:id="6046" w:author="Fnu, Sonam" w:date="2019-11-27T19:17:00Z">
              <w:r w:rsidRPr="00064254" w:rsidDel="00737460">
                <w:rPr>
                  <w:rFonts w:ascii="Calibri" w:eastAsia="SimSun" w:hAnsi="Calibri"/>
                </w:rPr>
                <w:delText xml:space="preserve">For subscribed notification with SOURCE_CHANNEL =’SMS’ </w:delText>
              </w:r>
            </w:del>
          </w:p>
          <w:p w14:paraId="5BC9F991" w14:textId="24A95CD9" w:rsidR="00712006" w:rsidRPr="00064254" w:rsidDel="00737460" w:rsidRDefault="00712006" w:rsidP="002536AA">
            <w:pPr>
              <w:pStyle w:val="ListParagraph"/>
              <w:numPr>
                <w:ilvl w:val="1"/>
                <w:numId w:val="84"/>
              </w:numPr>
              <w:rPr>
                <w:del w:id="6047" w:author="Fnu, Sonam" w:date="2019-11-27T19:17:00Z"/>
                <w:rFonts w:ascii="Calibri" w:eastAsia="SimSun" w:hAnsi="Calibri"/>
              </w:rPr>
            </w:pPr>
            <w:del w:id="6048" w:author="Fnu, Sonam" w:date="2019-11-27T19:17:00Z">
              <w:r w:rsidRPr="00064254" w:rsidDel="00737460">
                <w:rPr>
                  <w:rFonts w:ascii="Calibri" w:eastAsia="SimSun" w:hAnsi="Calibri"/>
                </w:rPr>
                <w:delText>And NOTIFICAION_METHOD one  of Mail, mobile, ALERT</w:delText>
              </w:r>
            </w:del>
          </w:p>
          <w:p w14:paraId="34178B1F" w14:textId="105BA5E2" w:rsidR="00712006" w:rsidRPr="00064254" w:rsidDel="00737460" w:rsidRDefault="00712006" w:rsidP="00064254">
            <w:pPr>
              <w:pStyle w:val="ListParagraph"/>
              <w:ind w:left="1440"/>
              <w:rPr>
                <w:del w:id="6049" w:author="Fnu, Sonam" w:date="2019-11-27T19:17:00Z"/>
                <w:rFonts w:ascii="Calibri" w:eastAsia="SimSun" w:hAnsi="Calibri"/>
              </w:rPr>
            </w:pPr>
          </w:p>
          <w:p w14:paraId="6E78253C" w14:textId="5841E0AE" w:rsidR="00712006" w:rsidRPr="00064254" w:rsidDel="00737460" w:rsidRDefault="00712006" w:rsidP="002536AA">
            <w:pPr>
              <w:pStyle w:val="ListParagraph"/>
              <w:numPr>
                <w:ilvl w:val="0"/>
                <w:numId w:val="84"/>
              </w:numPr>
              <w:rPr>
                <w:del w:id="6050" w:author="Fnu, Sonam" w:date="2019-11-27T19:17:00Z"/>
                <w:rFonts w:ascii="Calibri" w:hAnsi="Calibri"/>
              </w:rPr>
            </w:pPr>
            <w:del w:id="6051" w:author="Fnu, Sonam" w:date="2019-11-27T19:17:00Z">
              <w:r w:rsidRPr="00064254" w:rsidDel="00737460">
                <w:rPr>
                  <w:rFonts w:ascii="Calibri" w:hAnsi="Calibri"/>
                </w:rPr>
                <w:delText xml:space="preserve">Each configured time Job will loops on Defined Notification Services  and send Generic request to SMS entity </w:delText>
              </w:r>
              <w:r w:rsidR="006B2592" w:rsidDel="00737460">
                <w:fldChar w:fldCharType="begin"/>
              </w:r>
              <w:r w:rsidR="006B2592" w:rsidDel="00737460">
                <w:delInstrText xml:space="preserve"> HYPERLINK \l "_Get_Account(s)_Activities" </w:delInstrText>
              </w:r>
              <w:r w:rsidR="006B2592" w:rsidDel="00737460">
                <w:fldChar w:fldCharType="separate"/>
              </w:r>
              <w:r w:rsidRPr="00064254" w:rsidDel="00737460">
                <w:rPr>
                  <w:rStyle w:val="Hyperlink"/>
                  <w:rFonts w:ascii="Calibri" w:hAnsi="Calibri"/>
                </w:rPr>
                <w:delText>(Get Account Activities)</w:delText>
              </w:r>
              <w:r w:rsidR="006B2592" w:rsidDel="00737460">
                <w:rPr>
                  <w:rStyle w:val="Hyperlink"/>
                  <w:rFonts w:ascii="Calibri" w:hAnsi="Calibri"/>
                </w:rPr>
                <w:fldChar w:fldCharType="end"/>
              </w:r>
              <w:r w:rsidRPr="00064254" w:rsidDel="00737460">
                <w:rPr>
                  <w:rFonts w:ascii="Calibri" w:hAnsi="Calibri"/>
                </w:rPr>
                <w:delText xml:space="preserve"> and get the result</w:delText>
              </w:r>
            </w:del>
          </w:p>
          <w:p w14:paraId="12396EC7" w14:textId="773CE683" w:rsidR="00712006" w:rsidRPr="00064254" w:rsidDel="00737460" w:rsidRDefault="00712006" w:rsidP="002536AA">
            <w:pPr>
              <w:pStyle w:val="ListParagraph"/>
              <w:numPr>
                <w:ilvl w:val="0"/>
                <w:numId w:val="84"/>
              </w:numPr>
              <w:rPr>
                <w:del w:id="6052" w:author="Fnu, Sonam" w:date="2019-11-27T19:17:00Z"/>
                <w:rFonts w:ascii="Calibri" w:hAnsi="Calibri"/>
              </w:rPr>
            </w:pPr>
            <w:del w:id="6053" w:author="Fnu, Sonam" w:date="2019-11-27T19:17:00Z">
              <w:r w:rsidRPr="00064254" w:rsidDel="00737460">
                <w:rPr>
                  <w:rFonts w:ascii="Calibri" w:hAnsi="Calibri"/>
                  <w:u w:val="single"/>
                </w:rPr>
                <w:delText>SMS service require date time interval (from &amp; to), so last execution date time should be saved for next call to be used as start or from date time</w:delText>
              </w:r>
              <w:r w:rsidRPr="00064254" w:rsidDel="00737460">
                <w:rPr>
                  <w:rFonts w:ascii="Calibri" w:hAnsi="Calibri"/>
                </w:rPr>
                <w:delText>.</w:delText>
              </w:r>
            </w:del>
          </w:p>
          <w:p w14:paraId="405B850F" w14:textId="790F3895" w:rsidR="00712006" w:rsidRPr="00064254" w:rsidDel="00737460" w:rsidRDefault="00712006" w:rsidP="002536AA">
            <w:pPr>
              <w:pStyle w:val="ListParagraph"/>
              <w:numPr>
                <w:ilvl w:val="0"/>
                <w:numId w:val="84"/>
              </w:numPr>
              <w:rPr>
                <w:del w:id="6054" w:author="Fnu, Sonam" w:date="2019-11-27T19:17:00Z"/>
                <w:rFonts w:ascii="Calibri" w:hAnsi="Calibri"/>
              </w:rPr>
            </w:pPr>
            <w:del w:id="6055" w:author="Fnu, Sonam" w:date="2019-11-27T19:17:00Z">
              <w:r w:rsidRPr="00064254" w:rsidDel="00737460">
                <w:rPr>
                  <w:rFonts w:ascii="Calibri" w:hAnsi="Calibri"/>
                </w:rPr>
                <w:delText>Retrieved information will be list of :</w:delText>
              </w:r>
            </w:del>
          </w:p>
          <w:p w14:paraId="120C7634" w14:textId="43A9ED8B" w:rsidR="00712006" w:rsidRPr="00064254" w:rsidDel="00737460" w:rsidRDefault="00712006" w:rsidP="002536AA">
            <w:pPr>
              <w:pStyle w:val="ListParagraph"/>
              <w:numPr>
                <w:ilvl w:val="1"/>
                <w:numId w:val="84"/>
              </w:numPr>
              <w:rPr>
                <w:del w:id="6056" w:author="Fnu, Sonam" w:date="2019-11-27T19:17:00Z"/>
                <w:rFonts w:ascii="Calibri" w:eastAsia="SimSun" w:hAnsi="Calibri"/>
              </w:rPr>
            </w:pPr>
            <w:del w:id="6057" w:author="Fnu, Sonam" w:date="2019-11-27T19:17:00Z">
              <w:r w:rsidRPr="00064254" w:rsidDel="00737460">
                <w:rPr>
                  <w:rFonts w:ascii="Calibri" w:eastAsia="SimSun" w:hAnsi="Calibri"/>
                </w:rPr>
                <w:delText>Account Number</w:delText>
              </w:r>
            </w:del>
          </w:p>
          <w:p w14:paraId="031F75FF" w14:textId="021A5DAC" w:rsidR="00712006" w:rsidRPr="00064254" w:rsidDel="00737460" w:rsidRDefault="00712006" w:rsidP="002536AA">
            <w:pPr>
              <w:pStyle w:val="ListParagraph"/>
              <w:numPr>
                <w:ilvl w:val="1"/>
                <w:numId w:val="84"/>
              </w:numPr>
              <w:rPr>
                <w:del w:id="6058" w:author="Fnu, Sonam" w:date="2019-11-27T19:17:00Z"/>
                <w:rFonts w:ascii="Calibri" w:eastAsia="SimSun" w:hAnsi="Calibri"/>
              </w:rPr>
            </w:pPr>
            <w:del w:id="6059" w:author="Fnu, Sonam" w:date="2019-11-27T19:17:00Z">
              <w:r w:rsidRPr="00064254" w:rsidDel="00737460">
                <w:rPr>
                  <w:rFonts w:ascii="Calibri" w:eastAsia="SimSun" w:hAnsi="Calibri"/>
                </w:rPr>
                <w:delText xml:space="preserve">Notification ID </w:delText>
              </w:r>
            </w:del>
          </w:p>
          <w:p w14:paraId="68FE6797" w14:textId="152DA5B1" w:rsidR="00712006" w:rsidRPr="00064254" w:rsidDel="00737460" w:rsidRDefault="00712006" w:rsidP="002536AA">
            <w:pPr>
              <w:pStyle w:val="ListParagraph"/>
              <w:numPr>
                <w:ilvl w:val="1"/>
                <w:numId w:val="84"/>
              </w:numPr>
              <w:rPr>
                <w:del w:id="6060" w:author="Fnu, Sonam" w:date="2019-11-27T19:17:00Z"/>
                <w:rFonts w:ascii="Calibri" w:eastAsia="SimSun" w:hAnsi="Calibri"/>
              </w:rPr>
            </w:pPr>
            <w:del w:id="6061" w:author="Fnu, Sonam" w:date="2019-11-27T19:17:00Z">
              <w:r w:rsidRPr="00064254" w:rsidDel="00737460">
                <w:rPr>
                  <w:rFonts w:ascii="Calibri" w:eastAsia="SimSun" w:hAnsi="Calibri"/>
                </w:rPr>
                <w:delText>Message , to be forward in Email , Alert, or to mobile entity</w:delText>
              </w:r>
            </w:del>
          </w:p>
          <w:p w14:paraId="02D8EF4B" w14:textId="39B8C3C4" w:rsidR="00712006" w:rsidRPr="00064254" w:rsidDel="00737460" w:rsidRDefault="00712006" w:rsidP="002536AA">
            <w:pPr>
              <w:pStyle w:val="ListParagraph"/>
              <w:numPr>
                <w:ilvl w:val="1"/>
                <w:numId w:val="84"/>
              </w:numPr>
              <w:rPr>
                <w:del w:id="6062" w:author="Fnu, Sonam" w:date="2019-11-27T19:17:00Z"/>
                <w:rFonts w:ascii="Calibri" w:eastAsia="SimSun" w:hAnsi="Calibri"/>
              </w:rPr>
            </w:pPr>
            <w:del w:id="6063" w:author="Fnu, Sonam" w:date="2019-11-27T19:17:00Z">
              <w:r w:rsidRPr="00064254" w:rsidDel="00737460">
                <w:rPr>
                  <w:rFonts w:ascii="Calibri" w:eastAsia="SimSun" w:hAnsi="Calibri"/>
                </w:rPr>
                <w:delText>Message generated date time</w:delText>
              </w:r>
            </w:del>
          </w:p>
          <w:p w14:paraId="5760B5C9" w14:textId="003B1644" w:rsidR="00712006" w:rsidRPr="00064254" w:rsidDel="00737460" w:rsidRDefault="00712006" w:rsidP="002536AA">
            <w:pPr>
              <w:pStyle w:val="ListParagraph"/>
              <w:ind w:left="1800"/>
              <w:rPr>
                <w:del w:id="6064" w:author="Fnu, Sonam" w:date="2019-11-27T19:17:00Z"/>
                <w:rFonts w:ascii="Calibri" w:hAnsi="Calibri"/>
              </w:rPr>
            </w:pPr>
          </w:p>
          <w:p w14:paraId="342AB9F0" w14:textId="4AAC3308" w:rsidR="00712006" w:rsidRPr="00064254" w:rsidDel="00737460" w:rsidRDefault="00712006" w:rsidP="002536AA">
            <w:pPr>
              <w:pStyle w:val="ListParagraph"/>
              <w:numPr>
                <w:ilvl w:val="0"/>
                <w:numId w:val="84"/>
              </w:numPr>
              <w:rPr>
                <w:del w:id="6065" w:author="Fnu, Sonam" w:date="2019-11-27T19:17:00Z"/>
                <w:rFonts w:ascii="Calibri" w:hAnsi="Calibri"/>
              </w:rPr>
            </w:pPr>
            <w:del w:id="6066" w:author="Fnu, Sonam" w:date="2019-11-27T19:17:00Z">
              <w:r w:rsidRPr="00064254" w:rsidDel="00737460">
                <w:rPr>
                  <w:rFonts w:ascii="Calibri" w:hAnsi="Calibri"/>
                  <w:u w:val="single"/>
                </w:rPr>
                <w:delText xml:space="preserve"> ‘NOTIFOCATIONS_LOG’</w:delText>
              </w:r>
              <w:r w:rsidRPr="00064254" w:rsidDel="00737460">
                <w:rPr>
                  <w:rFonts w:ascii="Calibri" w:hAnsi="Calibri"/>
                </w:rPr>
                <w:delText xml:space="preserve"> table should be updated with retrieved information</w:delText>
              </w:r>
            </w:del>
          </w:p>
          <w:p w14:paraId="662BF577" w14:textId="5442FF6E" w:rsidR="00712006" w:rsidRPr="00064254" w:rsidDel="00737460" w:rsidRDefault="00712006" w:rsidP="002536AA">
            <w:pPr>
              <w:pStyle w:val="ListParagraph"/>
              <w:numPr>
                <w:ilvl w:val="1"/>
                <w:numId w:val="84"/>
              </w:numPr>
              <w:rPr>
                <w:del w:id="6067" w:author="Fnu, Sonam" w:date="2019-11-27T19:17:00Z"/>
                <w:rFonts w:ascii="Calibri" w:eastAsia="SimSun" w:hAnsi="Calibri"/>
              </w:rPr>
            </w:pPr>
            <w:del w:id="6068" w:author="Fnu, Sonam" w:date="2019-11-27T19:17:00Z">
              <w:r w:rsidRPr="00064254" w:rsidDel="00737460">
                <w:rPr>
                  <w:rFonts w:ascii="Calibri" w:eastAsia="SimSun" w:hAnsi="Calibri"/>
                </w:rPr>
                <w:delText>Notification message (Message should be saved encrypted/Masked).</w:delText>
              </w:r>
            </w:del>
          </w:p>
          <w:p w14:paraId="3F74C8CC" w14:textId="045CD29A" w:rsidR="00712006" w:rsidRPr="00064254" w:rsidDel="00737460" w:rsidRDefault="00712006" w:rsidP="002536AA">
            <w:pPr>
              <w:pStyle w:val="ListParagraph"/>
              <w:numPr>
                <w:ilvl w:val="1"/>
                <w:numId w:val="84"/>
              </w:numPr>
              <w:rPr>
                <w:del w:id="6069" w:author="Fnu, Sonam" w:date="2019-11-27T19:17:00Z"/>
                <w:rFonts w:ascii="Calibri" w:eastAsia="SimSun" w:hAnsi="Calibri"/>
              </w:rPr>
            </w:pPr>
            <w:del w:id="6070" w:author="Fnu, Sonam" w:date="2019-11-27T19:17:00Z">
              <w:r w:rsidRPr="00064254" w:rsidDel="00737460">
                <w:rPr>
                  <w:rFonts w:ascii="Calibri" w:eastAsia="SimSun" w:hAnsi="Calibri"/>
                </w:rPr>
                <w:delText>Delivery time.</w:delText>
              </w:r>
            </w:del>
          </w:p>
          <w:p w14:paraId="7E480988" w14:textId="245CBC75" w:rsidR="00712006" w:rsidRPr="00064254" w:rsidDel="00737460" w:rsidRDefault="00712006" w:rsidP="002536AA">
            <w:pPr>
              <w:pStyle w:val="ListParagraph"/>
              <w:numPr>
                <w:ilvl w:val="1"/>
                <w:numId w:val="84"/>
              </w:numPr>
              <w:rPr>
                <w:del w:id="6071" w:author="Fnu, Sonam" w:date="2019-11-27T19:17:00Z"/>
                <w:rFonts w:ascii="Calibri" w:eastAsia="SimSun" w:hAnsi="Calibri"/>
                <w:sz w:val="18"/>
                <w:szCs w:val="18"/>
              </w:rPr>
            </w:pPr>
            <w:del w:id="6072" w:author="Fnu, Sonam" w:date="2019-11-27T19:17:00Z">
              <w:r w:rsidRPr="00064254" w:rsidDel="00737460">
                <w:rPr>
                  <w:rFonts w:ascii="Calibri" w:eastAsia="SimSun" w:hAnsi="Calibri"/>
                </w:rPr>
                <w:delText>Delivery status</w:delText>
              </w:r>
              <w:r w:rsidRPr="00064254" w:rsidDel="00737460">
                <w:rPr>
                  <w:rFonts w:ascii="Calibri" w:eastAsia="SimSun" w:hAnsi="Calibri"/>
                  <w:sz w:val="18"/>
                  <w:szCs w:val="18"/>
                </w:rPr>
                <w:delText>.</w:delText>
              </w:r>
            </w:del>
          </w:p>
          <w:p w14:paraId="2CA294ED" w14:textId="0B76149B" w:rsidR="00712006" w:rsidRPr="00064254" w:rsidDel="00737460" w:rsidRDefault="00712006" w:rsidP="002536AA">
            <w:pPr>
              <w:pStyle w:val="ListParagraph"/>
              <w:numPr>
                <w:ilvl w:val="0"/>
                <w:numId w:val="84"/>
              </w:numPr>
              <w:rPr>
                <w:del w:id="6073" w:author="Fnu, Sonam" w:date="2019-11-27T19:17:00Z"/>
                <w:rFonts w:ascii="Calibri" w:hAnsi="Calibri"/>
              </w:rPr>
            </w:pPr>
            <w:del w:id="6074" w:author="Fnu, Sonam" w:date="2019-11-27T19:17:00Z">
              <w:r w:rsidRPr="00064254" w:rsidDel="00737460">
                <w:rPr>
                  <w:rFonts w:ascii="Calibri" w:hAnsi="Calibri"/>
                  <w:b/>
                  <w:bCs/>
                </w:rPr>
                <w:delText>Sending Service</w:delText>
              </w:r>
              <w:r w:rsidRPr="00064254" w:rsidDel="00737460">
                <w:rPr>
                  <w:rFonts w:ascii="Calibri" w:hAnsi="Calibri"/>
                </w:rPr>
                <w:delText xml:space="preserve"> will listen on ‘</w:delText>
              </w:r>
              <w:r w:rsidR="006B2592" w:rsidDel="00737460">
                <w:fldChar w:fldCharType="begin"/>
              </w:r>
              <w:r w:rsidR="006B2592" w:rsidDel="00737460">
                <w:delInstrText xml:space="preserve"> HYPERLINK \l "_Stored_Procedures_and_1" </w:delInstrText>
              </w:r>
              <w:r w:rsidR="006B2592" w:rsidDel="00737460">
                <w:fldChar w:fldCharType="separate"/>
              </w:r>
              <w:r w:rsidRPr="00064254" w:rsidDel="00737460">
                <w:rPr>
                  <w:rStyle w:val="Hyperlink"/>
                  <w:rFonts w:ascii="Calibri" w:hAnsi="Calibri" w:cs="Arial"/>
                  <w:b/>
                  <w:bCs/>
                  <w:sz w:val="16"/>
                  <w:szCs w:val="16"/>
                </w:rPr>
                <w:delText>NOTIFICATIONS_LOG</w:delText>
              </w:r>
              <w:r w:rsidR="006B2592" w:rsidDel="00737460">
                <w:rPr>
                  <w:rStyle w:val="Hyperlink"/>
                  <w:rFonts w:ascii="Calibri" w:hAnsi="Calibri" w:cs="Arial"/>
                  <w:b/>
                  <w:bCs/>
                  <w:sz w:val="16"/>
                  <w:szCs w:val="16"/>
                </w:rPr>
                <w:fldChar w:fldCharType="end"/>
              </w:r>
              <w:r w:rsidRPr="00064254" w:rsidDel="00737460">
                <w:rPr>
                  <w:rFonts w:ascii="Calibri" w:hAnsi="Calibri" w:cs="Arial"/>
                  <w:b/>
                  <w:bCs/>
                  <w:color w:val="000000"/>
                  <w:sz w:val="16"/>
                  <w:szCs w:val="16"/>
                </w:rPr>
                <w:delText xml:space="preserve">' </w:delText>
              </w:r>
              <w:r w:rsidRPr="00064254" w:rsidDel="00737460">
                <w:rPr>
                  <w:rFonts w:ascii="Calibri" w:hAnsi="Calibri"/>
                </w:rPr>
                <w:delText>to new inserted records, then messages will be sent asynchronously to relevant customers through configured media.</w:delText>
              </w:r>
            </w:del>
          </w:p>
          <w:p w14:paraId="74381EF0" w14:textId="4C0123CF" w:rsidR="00712006" w:rsidRPr="00064254" w:rsidDel="00737460" w:rsidRDefault="00712006" w:rsidP="002536AA">
            <w:pPr>
              <w:pStyle w:val="ListParagraph"/>
              <w:ind w:left="3024"/>
              <w:rPr>
                <w:del w:id="6075" w:author="Fnu, Sonam" w:date="2019-11-27T19:17:00Z"/>
                <w:rFonts w:ascii="Calibri" w:eastAsia="SimSun" w:hAnsi="Calibri"/>
                <w:sz w:val="18"/>
                <w:szCs w:val="18"/>
              </w:rPr>
            </w:pPr>
          </w:p>
          <w:p w14:paraId="2807CB09" w14:textId="0EA95EC7" w:rsidR="00712006" w:rsidRPr="00064254" w:rsidDel="00737460" w:rsidRDefault="00712006" w:rsidP="002536AA">
            <w:pPr>
              <w:pStyle w:val="ListParagraph"/>
              <w:numPr>
                <w:ilvl w:val="0"/>
                <w:numId w:val="84"/>
              </w:numPr>
              <w:rPr>
                <w:del w:id="6076" w:author="Fnu, Sonam" w:date="2019-11-27T19:17:00Z"/>
                <w:rFonts w:ascii="Calibri" w:hAnsi="Calibri"/>
              </w:rPr>
            </w:pPr>
            <w:del w:id="6077" w:author="Fnu, Sonam" w:date="2019-11-27T19:17:00Z">
              <w:r w:rsidRPr="00064254" w:rsidDel="00737460">
                <w:rPr>
                  <w:rFonts w:ascii="Calibri" w:hAnsi="Calibri"/>
                </w:rPr>
                <w:delText xml:space="preserve">‘BANK_CEB_NOTIFICATION_TRAIL’ table should be updated with </w:delText>
              </w:r>
            </w:del>
          </w:p>
          <w:p w14:paraId="4E04D6D6" w14:textId="7A7EC1EE" w:rsidR="00712006" w:rsidRPr="00064254" w:rsidDel="00737460" w:rsidRDefault="00712006" w:rsidP="002536AA">
            <w:pPr>
              <w:pStyle w:val="ListParagraph"/>
              <w:numPr>
                <w:ilvl w:val="1"/>
                <w:numId w:val="84"/>
              </w:numPr>
              <w:rPr>
                <w:del w:id="6078" w:author="Fnu, Sonam" w:date="2019-11-27T19:17:00Z"/>
                <w:rFonts w:ascii="Calibri" w:eastAsia="SimSun" w:hAnsi="Calibri"/>
              </w:rPr>
            </w:pPr>
            <w:del w:id="6079" w:author="Fnu, Sonam" w:date="2019-11-27T19:17:00Z">
              <w:r w:rsidRPr="00064254" w:rsidDel="00737460">
                <w:rPr>
                  <w:rFonts w:ascii="Calibri" w:eastAsia="SimSun" w:hAnsi="Calibri"/>
                </w:rPr>
                <w:delText>Execution start and end date time</w:delText>
              </w:r>
            </w:del>
          </w:p>
          <w:p w14:paraId="2AB29CEC" w14:textId="76C7AE6E" w:rsidR="00712006" w:rsidRPr="00064254" w:rsidDel="00737460" w:rsidRDefault="00712006" w:rsidP="002536AA">
            <w:pPr>
              <w:pStyle w:val="ListParagraph"/>
              <w:numPr>
                <w:ilvl w:val="1"/>
                <w:numId w:val="84"/>
              </w:numPr>
              <w:rPr>
                <w:del w:id="6080" w:author="Fnu, Sonam" w:date="2019-11-27T19:17:00Z"/>
                <w:rFonts w:ascii="Calibri" w:eastAsia="SimSun" w:hAnsi="Calibri"/>
              </w:rPr>
            </w:pPr>
            <w:del w:id="6081" w:author="Fnu, Sonam" w:date="2019-11-27T19:17:00Z">
              <w:r w:rsidRPr="00064254" w:rsidDel="00737460">
                <w:rPr>
                  <w:rFonts w:ascii="Calibri" w:eastAsia="SimSun" w:hAnsi="Calibri"/>
                </w:rPr>
                <w:delText>Number of accounts inquired</w:delText>
              </w:r>
            </w:del>
          </w:p>
          <w:p w14:paraId="213AC0A9" w14:textId="530D626C" w:rsidR="00712006" w:rsidRPr="00064254" w:rsidDel="00737460" w:rsidRDefault="00712006" w:rsidP="002536AA">
            <w:pPr>
              <w:pStyle w:val="ListParagraph"/>
              <w:numPr>
                <w:ilvl w:val="1"/>
                <w:numId w:val="84"/>
              </w:numPr>
              <w:rPr>
                <w:del w:id="6082" w:author="Fnu, Sonam" w:date="2019-11-27T19:17:00Z"/>
                <w:rFonts w:ascii="Calibri" w:eastAsia="SimSun" w:hAnsi="Calibri"/>
              </w:rPr>
            </w:pPr>
            <w:del w:id="6083" w:author="Fnu, Sonam" w:date="2019-11-27T19:17:00Z">
              <w:r w:rsidRPr="00064254" w:rsidDel="00737460">
                <w:rPr>
                  <w:rFonts w:ascii="Calibri" w:eastAsia="SimSun" w:hAnsi="Calibri"/>
                </w:rPr>
                <w:delText>Number of retrieved Notifications</w:delText>
              </w:r>
            </w:del>
          </w:p>
          <w:p w14:paraId="65FDCC57" w14:textId="787A8552" w:rsidR="00712006" w:rsidRPr="00064254" w:rsidDel="00737460" w:rsidRDefault="00712006" w:rsidP="002536AA">
            <w:pPr>
              <w:pStyle w:val="ListParagraph"/>
              <w:numPr>
                <w:ilvl w:val="1"/>
                <w:numId w:val="84"/>
              </w:numPr>
              <w:rPr>
                <w:del w:id="6084" w:author="Fnu, Sonam" w:date="2019-11-27T19:17:00Z"/>
                <w:rFonts w:ascii="Calibri" w:eastAsia="SimSun" w:hAnsi="Calibri"/>
              </w:rPr>
            </w:pPr>
            <w:del w:id="6085" w:author="Fnu, Sonam" w:date="2019-11-27T19:17:00Z">
              <w:r w:rsidRPr="00064254" w:rsidDel="00737460">
                <w:rPr>
                  <w:rFonts w:ascii="Calibri" w:eastAsia="SimSun" w:hAnsi="Calibri"/>
                </w:rPr>
                <w:delText xml:space="preserve">Exception message if any. </w:delText>
              </w:r>
            </w:del>
          </w:p>
          <w:p w14:paraId="5495013E" w14:textId="269CB50D" w:rsidR="00712006" w:rsidRPr="00064254" w:rsidDel="00737460" w:rsidRDefault="00712006" w:rsidP="002536AA">
            <w:pPr>
              <w:pStyle w:val="ListParagraph"/>
              <w:numPr>
                <w:ilvl w:val="0"/>
                <w:numId w:val="84"/>
              </w:numPr>
              <w:tabs>
                <w:tab w:val="left" w:pos="2610"/>
                <w:tab w:val="left" w:pos="2880"/>
              </w:tabs>
              <w:spacing w:before="240"/>
              <w:rPr>
                <w:del w:id="6086" w:author="Fnu, Sonam" w:date="2019-11-27T19:17:00Z"/>
                <w:rFonts w:ascii="Calibri" w:hAnsi="Calibri"/>
                <w:u w:val="single"/>
              </w:rPr>
            </w:pPr>
            <w:del w:id="6087" w:author="Fnu, Sonam" w:date="2019-11-27T19:17:00Z">
              <w:r w:rsidRPr="00064254" w:rsidDel="00737460">
                <w:rPr>
                  <w:rFonts w:ascii="Calibri" w:eastAsia="SimSun" w:hAnsi="Calibri"/>
                </w:rPr>
                <w:delText xml:space="preserve"> </w:delText>
              </w:r>
              <w:r w:rsidRPr="00064254" w:rsidDel="00737460">
                <w:rPr>
                  <w:rFonts w:ascii="Calibri" w:hAnsi="Calibri"/>
                </w:rPr>
                <w:delText>Mobile service then can access ‘</w:delText>
              </w:r>
              <w:r w:rsidR="006B2592" w:rsidDel="00737460">
                <w:fldChar w:fldCharType="begin"/>
              </w:r>
              <w:r w:rsidR="006B2592" w:rsidDel="00737460">
                <w:delInstrText xml:space="preserve"> HYPERLINK \l "_Stored_Procedures_and_1" </w:delInstrText>
              </w:r>
              <w:r w:rsidR="006B2592" w:rsidDel="00737460">
                <w:fldChar w:fldCharType="separate"/>
              </w:r>
              <w:r w:rsidRPr="00064254" w:rsidDel="00737460">
                <w:rPr>
                  <w:rStyle w:val="Hyperlink"/>
                  <w:rFonts w:ascii="Calibri" w:hAnsi="Calibri" w:cs="Arial"/>
                  <w:b/>
                  <w:bCs/>
                  <w:sz w:val="16"/>
                  <w:szCs w:val="16"/>
                </w:rPr>
                <w:delText>NOTIFICATIONS_LOG</w:delText>
              </w:r>
              <w:r w:rsidR="006B2592" w:rsidDel="00737460">
                <w:rPr>
                  <w:rStyle w:val="Hyperlink"/>
                  <w:rFonts w:ascii="Calibri" w:hAnsi="Calibri" w:cs="Arial"/>
                  <w:b/>
                  <w:bCs/>
                  <w:sz w:val="16"/>
                  <w:szCs w:val="16"/>
                </w:rPr>
                <w:fldChar w:fldCharType="end"/>
              </w:r>
              <w:r w:rsidRPr="00064254" w:rsidDel="00737460">
                <w:rPr>
                  <w:rFonts w:ascii="Calibri" w:hAnsi="Calibri" w:cs="Arial"/>
                  <w:b/>
                  <w:bCs/>
                  <w:color w:val="000000"/>
                  <w:sz w:val="16"/>
                  <w:szCs w:val="16"/>
                </w:rPr>
                <w:delText>’</w:delText>
              </w:r>
              <w:r w:rsidRPr="00064254" w:rsidDel="00737460">
                <w:rPr>
                  <w:rFonts w:ascii="Calibri" w:hAnsi="Calibri"/>
                </w:rPr>
                <w:delText xml:space="preserve"> table</w:delText>
              </w:r>
              <w:r w:rsidRPr="00064254" w:rsidDel="00737460">
                <w:rPr>
                  <w:rFonts w:ascii="Calibri" w:eastAsia="SimSun" w:hAnsi="Calibri"/>
                </w:rPr>
                <w:delText xml:space="preserve"> to </w:delText>
              </w:r>
              <w:r w:rsidRPr="00064254" w:rsidDel="00737460">
                <w:rPr>
                  <w:rFonts w:ascii="Calibri" w:hAnsi="Calibri"/>
                </w:rPr>
                <w:delText>collect ‘Mobile Alerts’ required</w:delText>
              </w:r>
            </w:del>
          </w:p>
          <w:p w14:paraId="735D86FB" w14:textId="6C5522C6" w:rsidR="00712006" w:rsidRPr="00064254" w:rsidDel="00737460" w:rsidRDefault="00712006" w:rsidP="002536AA">
            <w:pPr>
              <w:pStyle w:val="Heading2"/>
              <w:outlineLvl w:val="1"/>
              <w:rPr>
                <w:del w:id="6088" w:author="Fnu, Sonam" w:date="2019-11-27T19:17:00Z"/>
                <w:rFonts w:ascii="Calibri" w:hAnsi="Calibri"/>
              </w:rPr>
            </w:pPr>
            <w:bookmarkStart w:id="6089" w:name="_Toc513707375"/>
            <w:bookmarkStart w:id="6090" w:name="_Toc5265636"/>
            <w:del w:id="6091" w:author="Fnu, Sonam" w:date="2019-11-27T19:17:00Z">
              <w:r w:rsidRPr="00064254" w:rsidDel="00737460">
                <w:rPr>
                  <w:rFonts w:ascii="Calibri" w:hAnsi="Calibri"/>
                </w:rPr>
                <w:delText>Sending Service</w:delText>
              </w:r>
              <w:bookmarkEnd w:id="6089"/>
              <w:bookmarkEnd w:id="6090"/>
            </w:del>
          </w:p>
          <w:p w14:paraId="661034C1" w14:textId="018DC0E8" w:rsidR="00712006" w:rsidRPr="00064254" w:rsidDel="00737460" w:rsidRDefault="00712006" w:rsidP="002536AA">
            <w:pPr>
              <w:pStyle w:val="ListParagraph"/>
              <w:numPr>
                <w:ilvl w:val="0"/>
                <w:numId w:val="49"/>
              </w:numPr>
              <w:rPr>
                <w:del w:id="6092" w:author="Fnu, Sonam" w:date="2019-11-27T19:17:00Z"/>
                <w:rFonts w:ascii="Calibri" w:hAnsi="Calibri"/>
              </w:rPr>
            </w:pPr>
            <w:del w:id="6093" w:author="Fnu, Sonam" w:date="2019-11-27T19:17:00Z">
              <w:r w:rsidRPr="00064254" w:rsidDel="00737460">
                <w:rPr>
                  <w:rFonts w:ascii="Calibri" w:hAnsi="Calibri"/>
                </w:rPr>
                <w:delText>Another Quartz job that will listen on ‘</w:delText>
              </w:r>
              <w:r w:rsidR="006B2592" w:rsidDel="00737460">
                <w:fldChar w:fldCharType="begin"/>
              </w:r>
              <w:r w:rsidR="006B2592" w:rsidDel="00737460">
                <w:delInstrText xml:space="preserve"> HYPERLINK \l "_Stored_Procedures_and_1" </w:delInstrText>
              </w:r>
              <w:r w:rsidR="006B2592" w:rsidDel="00737460">
                <w:fldChar w:fldCharType="separate"/>
              </w:r>
              <w:r w:rsidRPr="00064254" w:rsidDel="00737460">
                <w:rPr>
                  <w:rStyle w:val="Hyperlink"/>
                  <w:rFonts w:ascii="Calibri" w:hAnsi="Calibri" w:cs="Arial"/>
                  <w:b/>
                  <w:bCs/>
                  <w:sz w:val="16"/>
                  <w:szCs w:val="16"/>
                </w:rPr>
                <w:delText>NOTIFICATIONS_LOG</w:delText>
              </w:r>
              <w:r w:rsidR="006B2592" w:rsidDel="00737460">
                <w:rPr>
                  <w:rStyle w:val="Hyperlink"/>
                  <w:rFonts w:ascii="Calibri" w:hAnsi="Calibri" w:cs="Arial"/>
                  <w:b/>
                  <w:bCs/>
                  <w:sz w:val="16"/>
                  <w:szCs w:val="16"/>
                </w:rPr>
                <w:fldChar w:fldCharType="end"/>
              </w:r>
              <w:r w:rsidRPr="00064254" w:rsidDel="00737460">
                <w:rPr>
                  <w:rFonts w:ascii="Calibri" w:hAnsi="Calibri"/>
                </w:rPr>
                <w:delText>’ table</w:delText>
              </w:r>
            </w:del>
          </w:p>
          <w:p w14:paraId="16C4CDC5" w14:textId="51F1A53F" w:rsidR="00712006" w:rsidRPr="00064254" w:rsidDel="00737460" w:rsidRDefault="00712006" w:rsidP="002536AA">
            <w:pPr>
              <w:pStyle w:val="ListParagraph"/>
              <w:numPr>
                <w:ilvl w:val="0"/>
                <w:numId w:val="49"/>
              </w:numPr>
              <w:rPr>
                <w:del w:id="6094" w:author="Fnu, Sonam" w:date="2019-11-27T19:17:00Z"/>
                <w:rFonts w:ascii="Calibri" w:hAnsi="Calibri"/>
              </w:rPr>
            </w:pPr>
            <w:del w:id="6095" w:author="Fnu, Sonam" w:date="2019-11-27T19:17:00Z">
              <w:r w:rsidRPr="00064254" w:rsidDel="00737460">
                <w:rPr>
                  <w:rFonts w:ascii="Calibri" w:hAnsi="Calibri"/>
                </w:rPr>
                <w:delText>For each notification with ‘SEND_STATUS’ = ‘Pending’, job will add it to send queue it in send queue and get it’s recipients and output methods</w:delText>
              </w:r>
            </w:del>
          </w:p>
          <w:p w14:paraId="1716C97F" w14:textId="18509130" w:rsidR="00712006" w:rsidRPr="00064254" w:rsidDel="00737460" w:rsidRDefault="00712006" w:rsidP="002536AA">
            <w:pPr>
              <w:pStyle w:val="ListParagraph"/>
              <w:numPr>
                <w:ilvl w:val="0"/>
                <w:numId w:val="49"/>
              </w:numPr>
              <w:rPr>
                <w:del w:id="6096" w:author="Fnu, Sonam" w:date="2019-11-27T19:17:00Z"/>
                <w:rFonts w:ascii="Calibri" w:hAnsi="Calibri"/>
              </w:rPr>
            </w:pPr>
            <w:del w:id="6097" w:author="Fnu, Sonam" w:date="2019-11-27T19:17:00Z">
              <w:r w:rsidRPr="00064254" w:rsidDel="00737460">
                <w:rPr>
                  <w:rFonts w:ascii="Calibri" w:hAnsi="Calibri"/>
                </w:rPr>
                <w:delText>Notification in queue should have ‘SEND_STATUS’ = ‘In Progress’</w:delText>
              </w:r>
            </w:del>
          </w:p>
          <w:p w14:paraId="603CD930" w14:textId="26E9ABAC" w:rsidR="00712006" w:rsidRPr="00064254" w:rsidDel="00737460" w:rsidRDefault="00712006" w:rsidP="002536AA">
            <w:pPr>
              <w:pStyle w:val="ListParagraph"/>
              <w:numPr>
                <w:ilvl w:val="0"/>
                <w:numId w:val="49"/>
              </w:numPr>
              <w:rPr>
                <w:del w:id="6098" w:author="Fnu, Sonam" w:date="2019-11-27T19:17:00Z"/>
                <w:rFonts w:ascii="Calibri" w:hAnsi="Calibri"/>
              </w:rPr>
            </w:pPr>
            <w:del w:id="6099" w:author="Fnu, Sonam" w:date="2019-11-27T19:17:00Z">
              <w:r w:rsidRPr="00064254" w:rsidDel="00737460">
                <w:rPr>
                  <w:rFonts w:ascii="Calibri" w:hAnsi="Calibri"/>
                </w:rPr>
                <w:delText>After send , notification should have ‘SEND_STATUS’ = ‘Sent’</w:delText>
              </w:r>
            </w:del>
          </w:p>
          <w:p w14:paraId="1964EE4A" w14:textId="6D6BB235" w:rsidR="00712006" w:rsidRPr="00064254" w:rsidDel="00737460" w:rsidRDefault="00712006" w:rsidP="002536AA">
            <w:pPr>
              <w:pStyle w:val="ListParagraph"/>
              <w:tabs>
                <w:tab w:val="left" w:pos="2610"/>
                <w:tab w:val="left" w:pos="2880"/>
              </w:tabs>
              <w:spacing w:before="240"/>
              <w:rPr>
                <w:del w:id="6100" w:author="Fnu, Sonam" w:date="2019-11-27T19:17:00Z"/>
                <w:rFonts w:ascii="Calibri" w:hAnsi="Calibri"/>
                <w:u w:val="single"/>
              </w:rPr>
            </w:pPr>
          </w:p>
        </w:tc>
      </w:tr>
    </w:tbl>
    <w:p w14:paraId="0505692E" w14:textId="4778A940" w:rsidR="00712006" w:rsidRPr="00064254" w:rsidDel="00737460" w:rsidRDefault="00712006" w:rsidP="00712006">
      <w:pPr>
        <w:ind w:left="720"/>
        <w:rPr>
          <w:del w:id="6101" w:author="Fnu, Sonam" w:date="2019-11-27T19:17:00Z"/>
          <w:rFonts w:ascii="Calibri" w:hAnsi="Calibri"/>
        </w:rPr>
      </w:pPr>
    </w:p>
    <w:p w14:paraId="3BA0AAE8" w14:textId="7B01DC9B" w:rsidR="00712006" w:rsidRPr="00064254" w:rsidDel="00737460" w:rsidRDefault="00712006" w:rsidP="00712006">
      <w:pPr>
        <w:rPr>
          <w:del w:id="6102" w:author="Fnu, Sonam" w:date="2019-11-27T19:17:00Z"/>
          <w:rFonts w:ascii="Calibri" w:hAnsi="Calibri"/>
          <w:highlight w:val="green"/>
        </w:rPr>
      </w:pPr>
    </w:p>
    <w:p w14:paraId="1DC94BAB" w14:textId="117916C7" w:rsidR="00712006" w:rsidRPr="00064254" w:rsidDel="00737460" w:rsidRDefault="00712006" w:rsidP="00712006">
      <w:pPr>
        <w:rPr>
          <w:del w:id="6103" w:author="Fnu, Sonam" w:date="2019-11-27T19:17:00Z"/>
          <w:rFonts w:ascii="Calibri" w:hAnsi="Calibri"/>
          <w:highlight w:val="green"/>
        </w:rPr>
      </w:pPr>
    </w:p>
    <w:p w14:paraId="54745D51" w14:textId="6D6B9C7E" w:rsidR="00236B6E" w:rsidRPr="00064254" w:rsidDel="00737460" w:rsidRDefault="00236B6E" w:rsidP="00BB158C">
      <w:pPr>
        <w:rPr>
          <w:del w:id="6104" w:author="Fnu, Sonam" w:date="2019-11-27T19:17:00Z"/>
          <w:rFonts w:ascii="Calibri" w:hAnsi="Calibri"/>
        </w:rPr>
      </w:pPr>
    </w:p>
    <w:p w14:paraId="0F2CBD6D" w14:textId="545F838F" w:rsidR="00236B6E" w:rsidRPr="00064254" w:rsidDel="00737460" w:rsidRDefault="00236B6E" w:rsidP="00BB158C">
      <w:pPr>
        <w:rPr>
          <w:del w:id="6105" w:author="Fnu, Sonam" w:date="2019-11-27T19:17:00Z"/>
          <w:rFonts w:ascii="Calibri" w:hAnsi="Calibri"/>
        </w:rPr>
      </w:pPr>
    </w:p>
    <w:p w14:paraId="0E722321" w14:textId="5A2291F9" w:rsidR="00EF7801" w:rsidRPr="00064254" w:rsidDel="00737460" w:rsidRDefault="00EF7801" w:rsidP="00EF7801">
      <w:pPr>
        <w:pStyle w:val="Heading2"/>
        <w:numPr>
          <w:ilvl w:val="1"/>
          <w:numId w:val="71"/>
        </w:numPr>
        <w:rPr>
          <w:del w:id="6106" w:author="Fnu, Sonam" w:date="2019-11-27T19:17:00Z"/>
          <w:rFonts w:ascii="Calibri" w:hAnsi="Calibri"/>
          <w:b w:val="0"/>
          <w:bCs w:val="0"/>
        </w:rPr>
      </w:pPr>
      <w:bookmarkStart w:id="6107" w:name="_Toc513707376"/>
      <w:bookmarkStart w:id="6108" w:name="_Toc5265637"/>
      <w:del w:id="6109" w:author="Fnu, Sonam" w:date="2019-11-27T19:17:00Z">
        <w:r w:rsidRPr="00064254" w:rsidDel="00737460">
          <w:rPr>
            <w:rFonts w:ascii="Calibri" w:hAnsi="Calibri"/>
          </w:rPr>
          <w:delText>Use Cases:</w:delText>
        </w:r>
        <w:bookmarkEnd w:id="6107"/>
        <w:bookmarkEnd w:id="6108"/>
        <w:r w:rsidRPr="00064254" w:rsidDel="00737460">
          <w:rPr>
            <w:rFonts w:ascii="Calibri" w:hAnsi="Calibri"/>
          </w:rPr>
          <w:delText xml:space="preserve">   </w:delText>
        </w:r>
        <w:r w:rsidRPr="00064254" w:rsidDel="00737460">
          <w:rPr>
            <w:rFonts w:ascii="Calibri" w:hAnsi="Calibri"/>
          </w:rPr>
          <w:tab/>
        </w:r>
        <w:r w:rsidRPr="00064254" w:rsidDel="00737460">
          <w:rPr>
            <w:rFonts w:ascii="Calibri" w:hAnsi="Calibri"/>
          </w:rPr>
          <w:tab/>
        </w:r>
        <w:r w:rsidRPr="00064254" w:rsidDel="00737460">
          <w:rPr>
            <w:rFonts w:ascii="Calibri" w:hAnsi="Calibri"/>
          </w:rPr>
          <w:tab/>
        </w:r>
      </w:del>
    </w:p>
    <w:p w14:paraId="4BBA5EC9" w14:textId="7B46DA5D" w:rsidR="00EF7801" w:rsidRPr="00064254" w:rsidDel="00737460" w:rsidRDefault="00EF7801" w:rsidP="00EF7801">
      <w:pPr>
        <w:rPr>
          <w:del w:id="6110" w:author="Fnu, Sonam" w:date="2019-11-27T19:17:00Z"/>
          <w:rFonts w:ascii="Calibri" w:hAnsi="Calibri"/>
        </w:rPr>
      </w:pPr>
    </w:p>
    <w:p w14:paraId="47D32EE5" w14:textId="73193F64" w:rsidR="00EF7801" w:rsidRPr="00064254" w:rsidDel="00737460" w:rsidRDefault="00EF7801" w:rsidP="00EF7801">
      <w:pPr>
        <w:ind w:left="720"/>
        <w:rPr>
          <w:del w:id="6111" w:author="Fnu, Sonam" w:date="2019-11-27T19:17:00Z"/>
          <w:rFonts w:ascii="Calibri" w:hAnsi="Calibri"/>
        </w:rPr>
      </w:pPr>
      <w:del w:id="6112" w:author="Fnu, Sonam" w:date="2019-11-27T19:17:00Z">
        <w:r w:rsidRPr="00064254" w:rsidDel="00737460">
          <w:rPr>
            <w:rFonts w:ascii="Calibri" w:hAnsi="Calibri"/>
            <w:noProof/>
          </w:rPr>
          <w:drawing>
            <wp:inline distT="0" distB="0" distL="0" distR="0" wp14:anchorId="7C7CC2D0" wp14:editId="594A9F2B">
              <wp:extent cx="5943600" cy="39331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933157"/>
                      </a:xfrm>
                      <a:prstGeom prst="rect">
                        <a:avLst/>
                      </a:prstGeom>
                      <a:noFill/>
                      <a:ln>
                        <a:noFill/>
                      </a:ln>
                    </pic:spPr>
                  </pic:pic>
                </a:graphicData>
              </a:graphic>
            </wp:inline>
          </w:drawing>
        </w:r>
      </w:del>
    </w:p>
    <w:p w14:paraId="0BBAD3EC" w14:textId="392EC3C1" w:rsidR="00EF7801" w:rsidRPr="00064254" w:rsidDel="00B66B01" w:rsidRDefault="00EF7801" w:rsidP="00EF7801">
      <w:pPr>
        <w:pStyle w:val="Heading2"/>
        <w:numPr>
          <w:ilvl w:val="2"/>
          <w:numId w:val="71"/>
        </w:numPr>
        <w:rPr>
          <w:del w:id="6113" w:author="Fnu, Sonam" w:date="2019-11-27T19:27:00Z"/>
          <w:rFonts w:ascii="Calibri" w:hAnsi="Calibri"/>
        </w:rPr>
      </w:pPr>
      <w:bookmarkStart w:id="6114" w:name="_Toc513707377"/>
      <w:bookmarkStart w:id="6115" w:name="_Toc5265638"/>
      <w:commentRangeStart w:id="6116"/>
      <w:del w:id="6117" w:author="Fnu, Sonam" w:date="2019-11-27T19:17:00Z">
        <w:r w:rsidRPr="00064254" w:rsidDel="00737460">
          <w:rPr>
            <w:rFonts w:ascii="Calibri" w:hAnsi="Calibri"/>
          </w:rPr>
          <w:delText>Acc</w:delText>
        </w:r>
      </w:del>
      <w:del w:id="6118" w:author="Fnu, Sonam" w:date="2019-11-27T19:18:00Z">
        <w:r w:rsidRPr="00064254" w:rsidDel="00737460">
          <w:rPr>
            <w:rFonts w:ascii="Calibri" w:hAnsi="Calibri"/>
          </w:rPr>
          <w:delText>ou</w:delText>
        </w:r>
      </w:del>
      <w:del w:id="6119" w:author="Fnu, Sonam" w:date="2019-11-27T19:27:00Z">
        <w:r w:rsidRPr="00064254" w:rsidDel="00B66B01">
          <w:rPr>
            <w:rFonts w:ascii="Calibri" w:hAnsi="Calibri"/>
          </w:rPr>
          <w:delText>nts Notification Subscription</w:delText>
        </w:r>
        <w:bookmarkEnd w:id="6114"/>
        <w:bookmarkEnd w:id="6115"/>
      </w:del>
    </w:p>
    <w:p w14:paraId="1960B836" w14:textId="52189323" w:rsidR="00EF7801" w:rsidRPr="00064254" w:rsidDel="00B66B01" w:rsidRDefault="00EF7801" w:rsidP="00EF7801">
      <w:pPr>
        <w:rPr>
          <w:del w:id="6120" w:author="Fnu, Sonam" w:date="2019-11-27T19:27:00Z"/>
          <w:rFonts w:ascii="Calibri" w:hAnsi="Calibri"/>
        </w:rPr>
      </w:pPr>
    </w:p>
    <w:tbl>
      <w:tblPr>
        <w:tblStyle w:val="TableGrid"/>
        <w:tblW w:w="0" w:type="auto"/>
        <w:tblInd w:w="607" w:type="dxa"/>
        <w:tblLook w:val="04A0" w:firstRow="1" w:lastRow="0" w:firstColumn="1" w:lastColumn="0" w:noHBand="0" w:noVBand="1"/>
      </w:tblPr>
      <w:tblGrid>
        <w:gridCol w:w="1795"/>
        <w:gridCol w:w="6926"/>
        <w:tblGridChange w:id="6121">
          <w:tblGrid>
            <w:gridCol w:w="1795"/>
            <w:gridCol w:w="6926"/>
          </w:tblGrid>
        </w:tblGridChange>
      </w:tblGrid>
      <w:tr w:rsidR="00EF7801" w:rsidRPr="00012DAF" w:rsidDel="00B66B01" w14:paraId="417D04A8" w14:textId="21C46891" w:rsidTr="00064254">
        <w:trPr>
          <w:trHeight w:val="339"/>
          <w:del w:id="6122" w:author="Fnu, Sonam" w:date="2019-11-27T19:27:00Z"/>
        </w:trPr>
        <w:tc>
          <w:tcPr>
            <w:tcW w:w="1795" w:type="dxa"/>
          </w:tcPr>
          <w:p w14:paraId="2E87C14A" w14:textId="670BBCC6" w:rsidR="00EF7801" w:rsidRPr="00064254" w:rsidDel="00B66B01" w:rsidRDefault="00EF7801" w:rsidP="00266B92">
            <w:pPr>
              <w:rPr>
                <w:del w:id="6123" w:author="Fnu, Sonam" w:date="2019-11-27T19:27:00Z"/>
                <w:rFonts w:ascii="Calibri" w:hAnsi="Calibri"/>
              </w:rPr>
            </w:pPr>
            <w:del w:id="6124" w:author="Fnu, Sonam" w:date="2019-11-27T19:27:00Z">
              <w:r w:rsidRPr="00064254" w:rsidDel="00B66B01">
                <w:rPr>
                  <w:rFonts w:ascii="Calibri" w:hAnsi="Calibri"/>
                </w:rPr>
                <w:delText>Id</w:delText>
              </w:r>
            </w:del>
          </w:p>
        </w:tc>
        <w:tc>
          <w:tcPr>
            <w:tcW w:w="6926" w:type="dxa"/>
          </w:tcPr>
          <w:p w14:paraId="290F0D46" w14:textId="4855E1CE" w:rsidR="00EF7801" w:rsidRPr="00064254" w:rsidDel="00B66B01" w:rsidRDefault="00EF7801" w:rsidP="00266B92">
            <w:pPr>
              <w:rPr>
                <w:del w:id="6125" w:author="Fnu, Sonam" w:date="2019-11-27T19:27:00Z"/>
                <w:rFonts w:ascii="Calibri" w:hAnsi="Calibri"/>
                <w:highlight w:val="yellow"/>
              </w:rPr>
            </w:pPr>
            <w:del w:id="6126" w:author="Fnu, Sonam" w:date="2019-11-27T19:27:00Z">
              <w:r w:rsidRPr="00064254" w:rsidDel="00B66B01">
                <w:rPr>
                  <w:rFonts w:ascii="Calibri" w:hAnsi="Calibri"/>
                </w:rPr>
                <w:delText>UC1</w:delText>
              </w:r>
            </w:del>
          </w:p>
        </w:tc>
      </w:tr>
      <w:tr w:rsidR="00EF7801" w:rsidRPr="00012DAF" w:rsidDel="00B66B01" w14:paraId="77FEE5AA" w14:textId="793DC25C" w:rsidTr="00064254">
        <w:trPr>
          <w:trHeight w:val="320"/>
          <w:del w:id="6127" w:author="Fnu, Sonam" w:date="2019-11-27T19:27:00Z"/>
        </w:trPr>
        <w:tc>
          <w:tcPr>
            <w:tcW w:w="1795" w:type="dxa"/>
          </w:tcPr>
          <w:p w14:paraId="74286CC8" w14:textId="2EE647D7" w:rsidR="00EF7801" w:rsidRPr="00064254" w:rsidDel="00B66B01" w:rsidRDefault="00EF7801" w:rsidP="00266B92">
            <w:pPr>
              <w:rPr>
                <w:del w:id="6128" w:author="Fnu, Sonam" w:date="2019-11-27T19:27:00Z"/>
                <w:rFonts w:ascii="Calibri" w:hAnsi="Calibri"/>
              </w:rPr>
            </w:pPr>
            <w:del w:id="6129" w:author="Fnu, Sonam" w:date="2019-11-27T19:27:00Z">
              <w:r w:rsidRPr="00064254" w:rsidDel="00B66B01">
                <w:rPr>
                  <w:rFonts w:ascii="Calibri" w:hAnsi="Calibri"/>
                </w:rPr>
                <w:delText>Name</w:delText>
              </w:r>
            </w:del>
          </w:p>
        </w:tc>
        <w:tc>
          <w:tcPr>
            <w:tcW w:w="6926" w:type="dxa"/>
          </w:tcPr>
          <w:p w14:paraId="4DE226FF" w14:textId="535EDC7E" w:rsidR="00EF7801" w:rsidRPr="00064254" w:rsidDel="00B66B01" w:rsidRDefault="00EF7801" w:rsidP="00266B92">
            <w:pPr>
              <w:tabs>
                <w:tab w:val="left" w:pos="4223"/>
              </w:tabs>
              <w:rPr>
                <w:del w:id="6130" w:author="Fnu, Sonam" w:date="2019-11-27T19:27:00Z"/>
                <w:rFonts w:ascii="Calibri" w:hAnsi="Calibri"/>
              </w:rPr>
            </w:pPr>
            <w:del w:id="6131" w:author="Fnu, Sonam" w:date="2019-11-27T19:27:00Z">
              <w:r w:rsidRPr="00064254" w:rsidDel="00B66B01">
                <w:rPr>
                  <w:rFonts w:ascii="Calibri" w:hAnsi="Calibri"/>
                </w:rPr>
                <w:delText>Account Activities notification subscription</w:delText>
              </w:r>
              <w:r w:rsidRPr="00064254" w:rsidDel="00B66B01">
                <w:rPr>
                  <w:rFonts w:ascii="Calibri" w:hAnsi="Calibri"/>
                </w:rPr>
                <w:tab/>
              </w:r>
            </w:del>
          </w:p>
        </w:tc>
      </w:tr>
      <w:tr w:rsidR="00EF7801" w:rsidRPr="00012DAF" w:rsidDel="00B66B01" w14:paraId="1F28B731" w14:textId="10CD11A6" w:rsidTr="00064254">
        <w:trPr>
          <w:trHeight w:val="339"/>
          <w:del w:id="6132" w:author="Fnu, Sonam" w:date="2019-11-27T19:27:00Z"/>
        </w:trPr>
        <w:tc>
          <w:tcPr>
            <w:tcW w:w="1795" w:type="dxa"/>
          </w:tcPr>
          <w:p w14:paraId="08BDB395" w14:textId="7350BB2F" w:rsidR="00EF7801" w:rsidRPr="00064254" w:rsidDel="00B66B01" w:rsidRDefault="00EF7801" w:rsidP="00266B92">
            <w:pPr>
              <w:rPr>
                <w:del w:id="6133" w:author="Fnu, Sonam" w:date="2019-11-27T19:27:00Z"/>
                <w:rFonts w:ascii="Calibri" w:hAnsi="Calibri"/>
              </w:rPr>
            </w:pPr>
            <w:del w:id="6134" w:author="Fnu, Sonam" w:date="2019-11-27T19:27:00Z">
              <w:r w:rsidRPr="00064254" w:rsidDel="00B66B01">
                <w:rPr>
                  <w:rFonts w:ascii="Calibri" w:hAnsi="Calibri"/>
                </w:rPr>
                <w:delText>Description</w:delText>
              </w:r>
            </w:del>
          </w:p>
        </w:tc>
        <w:tc>
          <w:tcPr>
            <w:tcW w:w="6926" w:type="dxa"/>
          </w:tcPr>
          <w:p w14:paraId="709F0250" w14:textId="7B29E1EC" w:rsidR="00EF7801" w:rsidRPr="00064254" w:rsidDel="00B66B01" w:rsidRDefault="00EF7801" w:rsidP="00266B92">
            <w:pPr>
              <w:rPr>
                <w:del w:id="6135" w:author="Fnu, Sonam" w:date="2019-11-27T19:27:00Z"/>
                <w:rFonts w:ascii="Calibri" w:hAnsi="Calibri"/>
              </w:rPr>
            </w:pPr>
            <w:del w:id="6136" w:author="Fnu, Sonam" w:date="2019-11-27T19:27:00Z">
              <w:r w:rsidRPr="00064254" w:rsidDel="00B66B01">
                <w:rPr>
                  <w:rFonts w:ascii="Calibri" w:hAnsi="Calibri"/>
                </w:rPr>
                <w:delText>CW can subscribe/unsubscribe one or more notifications</w:delText>
              </w:r>
            </w:del>
          </w:p>
        </w:tc>
      </w:tr>
      <w:tr w:rsidR="00EF7801" w:rsidRPr="00012DAF" w:rsidDel="00B66B01" w14:paraId="577273A8" w14:textId="0101DB16" w:rsidTr="00064254">
        <w:trPr>
          <w:trHeight w:val="320"/>
          <w:del w:id="6137" w:author="Fnu, Sonam" w:date="2019-11-27T19:27:00Z"/>
        </w:trPr>
        <w:tc>
          <w:tcPr>
            <w:tcW w:w="1795" w:type="dxa"/>
          </w:tcPr>
          <w:p w14:paraId="78089DA7" w14:textId="52B978BD" w:rsidR="00EF7801" w:rsidRPr="00064254" w:rsidDel="00B66B01" w:rsidRDefault="00EF7801" w:rsidP="00266B92">
            <w:pPr>
              <w:rPr>
                <w:del w:id="6138" w:author="Fnu, Sonam" w:date="2019-11-27T19:27:00Z"/>
                <w:rFonts w:ascii="Calibri" w:hAnsi="Calibri"/>
              </w:rPr>
            </w:pPr>
            <w:del w:id="6139" w:author="Fnu, Sonam" w:date="2019-11-27T19:27:00Z">
              <w:r w:rsidRPr="00064254" w:rsidDel="00B66B01">
                <w:rPr>
                  <w:rFonts w:ascii="Calibri" w:hAnsi="Calibri"/>
                </w:rPr>
                <w:delText>Primary Actor</w:delText>
              </w:r>
            </w:del>
          </w:p>
        </w:tc>
        <w:tc>
          <w:tcPr>
            <w:tcW w:w="6926" w:type="dxa"/>
          </w:tcPr>
          <w:p w14:paraId="7D94FB1D" w14:textId="3059D309" w:rsidR="00EF7801" w:rsidRPr="00064254" w:rsidDel="00B66B01" w:rsidRDefault="00EF7801" w:rsidP="00266B92">
            <w:pPr>
              <w:rPr>
                <w:del w:id="6140" w:author="Fnu, Sonam" w:date="2019-11-27T19:27:00Z"/>
                <w:rFonts w:ascii="Calibri" w:hAnsi="Calibri"/>
              </w:rPr>
            </w:pPr>
            <w:del w:id="6141" w:author="Fnu, Sonam" w:date="2019-11-27T19:27:00Z">
              <w:r w:rsidRPr="00064254" w:rsidDel="00B66B01">
                <w:rPr>
                  <w:rFonts w:ascii="Calibri" w:hAnsi="Calibri"/>
                </w:rPr>
                <w:delText>CW</w:delText>
              </w:r>
            </w:del>
          </w:p>
        </w:tc>
      </w:tr>
      <w:tr w:rsidR="00EF7801" w:rsidRPr="00012DAF" w:rsidDel="00B66B01" w14:paraId="3C9EFDD7" w14:textId="7AFB5F90" w:rsidTr="00064254">
        <w:trPr>
          <w:trHeight w:val="320"/>
          <w:del w:id="6142" w:author="Fnu, Sonam" w:date="2019-11-27T19:27:00Z"/>
        </w:trPr>
        <w:tc>
          <w:tcPr>
            <w:tcW w:w="1795" w:type="dxa"/>
          </w:tcPr>
          <w:p w14:paraId="5CCBD211" w14:textId="5EC6D970" w:rsidR="00EF7801" w:rsidRPr="00064254" w:rsidDel="00B66B01" w:rsidRDefault="00EF7801" w:rsidP="00266B92">
            <w:pPr>
              <w:rPr>
                <w:del w:id="6143" w:author="Fnu, Sonam" w:date="2019-11-27T19:27:00Z"/>
                <w:rFonts w:ascii="Calibri" w:hAnsi="Calibri"/>
              </w:rPr>
            </w:pPr>
            <w:del w:id="6144" w:author="Fnu, Sonam" w:date="2019-11-27T19:27:00Z">
              <w:r w:rsidRPr="00064254" w:rsidDel="00B66B01">
                <w:rPr>
                  <w:rFonts w:ascii="Calibri" w:hAnsi="Calibri"/>
                </w:rPr>
                <w:delText>Pre-Condition</w:delText>
              </w:r>
            </w:del>
          </w:p>
        </w:tc>
        <w:tc>
          <w:tcPr>
            <w:tcW w:w="6926" w:type="dxa"/>
          </w:tcPr>
          <w:p w14:paraId="1246AE72" w14:textId="0D907C40" w:rsidR="00EF7801" w:rsidRPr="00064254" w:rsidDel="00B66B01" w:rsidRDefault="00EF7801" w:rsidP="00266B92">
            <w:pPr>
              <w:pStyle w:val="ListParagraph"/>
              <w:numPr>
                <w:ilvl w:val="0"/>
                <w:numId w:val="13"/>
              </w:numPr>
              <w:rPr>
                <w:del w:id="6145" w:author="Fnu, Sonam" w:date="2019-11-27T19:27:00Z"/>
                <w:rFonts w:ascii="Calibri" w:hAnsi="Calibri"/>
              </w:rPr>
            </w:pPr>
            <w:del w:id="6146" w:author="Fnu, Sonam" w:date="2019-11-27T19:27:00Z">
              <w:r w:rsidRPr="00064254" w:rsidDel="00B66B01">
                <w:rPr>
                  <w:rFonts w:ascii="Calibri" w:hAnsi="Calibri"/>
                </w:rPr>
                <w:delText xml:space="preserve">Bank customer assigned to package that allow notifications  </w:delText>
              </w:r>
            </w:del>
          </w:p>
        </w:tc>
      </w:tr>
      <w:tr w:rsidR="00EF7801" w:rsidRPr="00012DAF" w:rsidDel="00B66B01" w14:paraId="5429F337" w14:textId="59CE3817" w:rsidTr="00064254">
        <w:trPr>
          <w:trHeight w:val="320"/>
          <w:del w:id="6147" w:author="Fnu, Sonam" w:date="2019-11-27T19:27:00Z"/>
        </w:trPr>
        <w:tc>
          <w:tcPr>
            <w:tcW w:w="1795" w:type="dxa"/>
          </w:tcPr>
          <w:p w14:paraId="3A7D0450" w14:textId="1F6DC603" w:rsidR="00EF7801" w:rsidRPr="00064254" w:rsidDel="00B66B01" w:rsidRDefault="00EF7801" w:rsidP="00266B92">
            <w:pPr>
              <w:rPr>
                <w:del w:id="6148" w:author="Fnu, Sonam" w:date="2019-11-27T19:27:00Z"/>
                <w:rFonts w:ascii="Calibri" w:hAnsi="Calibri"/>
              </w:rPr>
            </w:pPr>
            <w:del w:id="6149" w:author="Fnu, Sonam" w:date="2019-11-27T19:27:00Z">
              <w:r w:rsidRPr="00064254" w:rsidDel="00B66B01">
                <w:rPr>
                  <w:rFonts w:ascii="Calibri" w:hAnsi="Calibri"/>
                </w:rPr>
                <w:delText>Post-Condition</w:delText>
              </w:r>
            </w:del>
          </w:p>
        </w:tc>
        <w:tc>
          <w:tcPr>
            <w:tcW w:w="6926" w:type="dxa"/>
          </w:tcPr>
          <w:p w14:paraId="691B376B" w14:textId="51523529" w:rsidR="00EF7801" w:rsidRPr="00064254" w:rsidDel="00B66B01" w:rsidRDefault="00EF7801" w:rsidP="00266B92">
            <w:pPr>
              <w:pStyle w:val="ListParagraph"/>
              <w:numPr>
                <w:ilvl w:val="0"/>
                <w:numId w:val="14"/>
              </w:numPr>
              <w:rPr>
                <w:del w:id="6150" w:author="Fnu, Sonam" w:date="2019-11-27T19:27:00Z"/>
                <w:rFonts w:ascii="Calibri" w:hAnsi="Calibri"/>
              </w:rPr>
            </w:pPr>
          </w:p>
        </w:tc>
      </w:tr>
      <w:tr w:rsidR="00EF7801" w:rsidRPr="00012DAF" w:rsidDel="00B66B01" w14:paraId="73123370" w14:textId="3EC52B8C" w:rsidTr="00064254">
        <w:trPr>
          <w:trHeight w:val="320"/>
          <w:del w:id="6151" w:author="Fnu, Sonam" w:date="2019-11-27T19:27:00Z"/>
        </w:trPr>
        <w:tc>
          <w:tcPr>
            <w:tcW w:w="1795" w:type="dxa"/>
          </w:tcPr>
          <w:p w14:paraId="68645BAC" w14:textId="670832A2" w:rsidR="00EF7801" w:rsidRPr="00064254" w:rsidDel="00B66B01" w:rsidRDefault="00EF7801" w:rsidP="00266B92">
            <w:pPr>
              <w:rPr>
                <w:del w:id="6152" w:author="Fnu, Sonam" w:date="2019-11-27T19:27:00Z"/>
                <w:rFonts w:ascii="Calibri" w:hAnsi="Calibri"/>
              </w:rPr>
            </w:pPr>
            <w:del w:id="6153" w:author="Fnu, Sonam" w:date="2019-11-27T19:27:00Z">
              <w:r w:rsidRPr="00064254" w:rsidDel="00B66B01">
                <w:rPr>
                  <w:rFonts w:ascii="Calibri" w:hAnsi="Calibri"/>
                </w:rPr>
                <w:delText>Basic Flow</w:delText>
              </w:r>
            </w:del>
          </w:p>
        </w:tc>
        <w:tc>
          <w:tcPr>
            <w:tcW w:w="6926" w:type="dxa"/>
          </w:tcPr>
          <w:p w14:paraId="6D1DB564" w14:textId="4BC7AD92" w:rsidR="00EF7801" w:rsidRPr="00064254" w:rsidDel="00B66B01" w:rsidRDefault="00EF7801" w:rsidP="00266B92">
            <w:pPr>
              <w:pStyle w:val="ListParagraph"/>
              <w:numPr>
                <w:ilvl w:val="0"/>
                <w:numId w:val="17"/>
              </w:numPr>
              <w:autoSpaceDE w:val="0"/>
              <w:autoSpaceDN w:val="0"/>
              <w:adjustRightInd w:val="0"/>
              <w:rPr>
                <w:del w:id="6154" w:author="Fnu, Sonam" w:date="2019-11-27T19:27:00Z"/>
                <w:rFonts w:ascii="Calibri" w:hAnsi="Calibri" w:cs="Segoe UI"/>
                <w:color w:val="000000"/>
                <w:sz w:val="20"/>
                <w:szCs w:val="20"/>
              </w:rPr>
            </w:pPr>
            <w:del w:id="6155" w:author="Fnu, Sonam" w:date="2019-11-27T19:27:00Z">
              <w:r w:rsidRPr="00064254" w:rsidDel="00B66B01">
                <w:rPr>
                  <w:rFonts w:ascii="Calibri" w:hAnsi="Calibri" w:cs="Segoe UI"/>
                  <w:color w:val="548DD4" w:themeColor="text2" w:themeTint="99"/>
                  <w:sz w:val="20"/>
                  <w:szCs w:val="20"/>
                </w:rPr>
                <w:delText xml:space="preserve">Bank Customer </w:delText>
              </w:r>
              <w:r w:rsidRPr="00064254" w:rsidDel="00B66B01">
                <w:rPr>
                  <w:rFonts w:ascii="Calibri" w:hAnsi="Calibri" w:cs="Segoe UI"/>
                  <w:color w:val="000000"/>
                  <w:sz w:val="20"/>
                  <w:szCs w:val="20"/>
                </w:rPr>
                <w:delText>will access notification subscription module</w:delText>
              </w:r>
            </w:del>
          </w:p>
          <w:p w14:paraId="27C4AA5A" w14:textId="3FDD79EC" w:rsidR="00EF7801" w:rsidRPr="00064254" w:rsidDel="00B66B01" w:rsidRDefault="00EF7801" w:rsidP="00266B92">
            <w:pPr>
              <w:pStyle w:val="ListParagraph"/>
              <w:numPr>
                <w:ilvl w:val="0"/>
                <w:numId w:val="17"/>
              </w:numPr>
              <w:autoSpaceDE w:val="0"/>
              <w:autoSpaceDN w:val="0"/>
              <w:adjustRightInd w:val="0"/>
              <w:rPr>
                <w:del w:id="6156" w:author="Fnu, Sonam" w:date="2019-11-27T19:27:00Z"/>
                <w:rFonts w:ascii="Calibri" w:hAnsi="Calibri" w:cs="Segoe UI"/>
                <w:color w:val="000000"/>
                <w:sz w:val="20"/>
                <w:szCs w:val="20"/>
              </w:rPr>
            </w:pPr>
            <w:del w:id="6157" w:author="Fnu, Sonam" w:date="2019-11-27T19:27:00Z">
              <w:r w:rsidRPr="00064254" w:rsidDel="00B66B01">
                <w:rPr>
                  <w:rFonts w:ascii="Calibri" w:hAnsi="Calibri" w:cs="Segoe UI"/>
                  <w:color w:val="000000"/>
                  <w:sz w:val="20"/>
                  <w:szCs w:val="20"/>
                </w:rPr>
                <w:delText>System should list pre-defined notifications as per setup done on Notification Implementation which is related to accounts</w:delText>
              </w:r>
            </w:del>
          </w:p>
          <w:p w14:paraId="3EC7FD43" w14:textId="10B6A456" w:rsidR="00EF7801" w:rsidRPr="00064254" w:rsidDel="00B66B01" w:rsidRDefault="00EF7801" w:rsidP="00266B92">
            <w:pPr>
              <w:pStyle w:val="ListParagraph"/>
              <w:numPr>
                <w:ilvl w:val="0"/>
                <w:numId w:val="19"/>
              </w:numPr>
              <w:rPr>
                <w:del w:id="6158" w:author="Fnu, Sonam" w:date="2019-11-27T19:27:00Z"/>
                <w:rFonts w:ascii="Calibri" w:hAnsi="Calibri" w:cs="Segoe UI"/>
                <w:color w:val="000000"/>
                <w:sz w:val="20"/>
                <w:szCs w:val="20"/>
              </w:rPr>
            </w:pPr>
            <w:del w:id="6159" w:author="Fnu, Sonam" w:date="2019-11-27T19:27:00Z">
              <w:r w:rsidRPr="00064254" w:rsidDel="00B66B01">
                <w:rPr>
                  <w:rFonts w:ascii="Calibri" w:hAnsi="Calibri" w:cs="Segoe UI"/>
                  <w:color w:val="000000"/>
                  <w:sz w:val="20"/>
                  <w:szCs w:val="20"/>
                </w:rPr>
                <w:delText>Notification ID</w:delText>
              </w:r>
            </w:del>
          </w:p>
          <w:p w14:paraId="194BC085" w14:textId="1603FA8C" w:rsidR="00EF7801" w:rsidRPr="00064254" w:rsidDel="00B66B01" w:rsidRDefault="00EF7801" w:rsidP="00266B92">
            <w:pPr>
              <w:pStyle w:val="ListParagraph"/>
              <w:numPr>
                <w:ilvl w:val="0"/>
                <w:numId w:val="19"/>
              </w:numPr>
              <w:rPr>
                <w:del w:id="6160" w:author="Fnu, Sonam" w:date="2019-11-27T19:27:00Z"/>
                <w:rFonts w:ascii="Calibri" w:hAnsi="Calibri" w:cs="Segoe UI"/>
                <w:color w:val="000000"/>
                <w:sz w:val="20"/>
                <w:szCs w:val="20"/>
              </w:rPr>
            </w:pPr>
            <w:del w:id="6161" w:author="Fnu, Sonam" w:date="2019-11-27T19:27:00Z">
              <w:r w:rsidRPr="00064254" w:rsidDel="00B66B01">
                <w:rPr>
                  <w:rFonts w:ascii="Calibri" w:hAnsi="Calibri" w:cs="Segoe UI"/>
                  <w:color w:val="000000"/>
                  <w:sz w:val="20"/>
                  <w:szCs w:val="20"/>
                </w:rPr>
                <w:delText>Description</w:delText>
              </w:r>
            </w:del>
          </w:p>
          <w:p w14:paraId="0A25653E" w14:textId="37875623" w:rsidR="00EF7801" w:rsidRPr="00064254" w:rsidDel="00B66B01" w:rsidRDefault="00EF7801" w:rsidP="00266B92">
            <w:pPr>
              <w:pStyle w:val="ListParagraph"/>
              <w:numPr>
                <w:ilvl w:val="0"/>
                <w:numId w:val="19"/>
              </w:numPr>
              <w:rPr>
                <w:del w:id="6162" w:author="Fnu, Sonam" w:date="2019-11-27T19:27:00Z"/>
                <w:rFonts w:ascii="Calibri" w:hAnsi="Calibri" w:cs="Segoe UI"/>
                <w:color w:val="000000"/>
                <w:sz w:val="20"/>
                <w:szCs w:val="20"/>
              </w:rPr>
            </w:pPr>
            <w:del w:id="6163" w:author="Fnu, Sonam" w:date="2019-11-27T19:27:00Z">
              <w:r w:rsidRPr="00064254" w:rsidDel="00B66B01">
                <w:rPr>
                  <w:rFonts w:ascii="Calibri" w:hAnsi="Calibri" w:cs="Segoe UI"/>
                  <w:color w:val="000000"/>
                  <w:sz w:val="20"/>
                  <w:szCs w:val="20"/>
                </w:rPr>
                <w:delText>Notification Criteria</w:delText>
              </w:r>
            </w:del>
          </w:p>
          <w:p w14:paraId="57A9B478" w14:textId="3C86E8BB" w:rsidR="00EF7801" w:rsidRPr="00064254" w:rsidDel="00B66B01" w:rsidRDefault="00EF7801" w:rsidP="00266B92">
            <w:pPr>
              <w:pStyle w:val="ListParagraph"/>
              <w:numPr>
                <w:ilvl w:val="0"/>
                <w:numId w:val="19"/>
              </w:numPr>
              <w:rPr>
                <w:del w:id="6164" w:author="Fnu, Sonam" w:date="2019-11-27T19:27:00Z"/>
                <w:rFonts w:ascii="Calibri" w:hAnsi="Calibri" w:cs="Segoe UI"/>
                <w:color w:val="000000"/>
                <w:sz w:val="20"/>
                <w:szCs w:val="20"/>
              </w:rPr>
            </w:pPr>
            <w:del w:id="6165" w:author="Fnu, Sonam" w:date="2019-11-27T19:27:00Z">
              <w:r w:rsidRPr="00064254" w:rsidDel="00B66B01">
                <w:rPr>
                  <w:rFonts w:ascii="Calibri" w:hAnsi="Calibri" w:cs="Segoe UI"/>
                  <w:color w:val="000000"/>
                  <w:sz w:val="20"/>
                  <w:szCs w:val="20"/>
                </w:rPr>
                <w:delText>Notification method(s) (Email, SMS, alert, Mobile)</w:delText>
              </w:r>
            </w:del>
          </w:p>
          <w:p w14:paraId="247D3B3C" w14:textId="1E9B205B" w:rsidR="00EF7801" w:rsidRPr="00064254" w:rsidDel="00B66B01" w:rsidRDefault="00EF7801" w:rsidP="00266B92">
            <w:pPr>
              <w:pStyle w:val="ListParagraph"/>
              <w:autoSpaceDE w:val="0"/>
              <w:autoSpaceDN w:val="0"/>
              <w:adjustRightInd w:val="0"/>
              <w:rPr>
                <w:del w:id="6166" w:author="Fnu, Sonam" w:date="2019-11-27T19:27:00Z"/>
                <w:rFonts w:ascii="Calibri" w:hAnsi="Calibri" w:cs="Segoe UI"/>
                <w:color w:val="000000"/>
                <w:sz w:val="20"/>
                <w:szCs w:val="20"/>
              </w:rPr>
            </w:pPr>
          </w:p>
          <w:p w14:paraId="735625E4" w14:textId="658D27D0" w:rsidR="00EF7801" w:rsidRPr="00064254" w:rsidDel="00B66B01" w:rsidRDefault="00EF7801" w:rsidP="00266B92">
            <w:pPr>
              <w:pStyle w:val="ListParagraph"/>
              <w:numPr>
                <w:ilvl w:val="0"/>
                <w:numId w:val="17"/>
              </w:numPr>
              <w:autoSpaceDE w:val="0"/>
              <w:autoSpaceDN w:val="0"/>
              <w:adjustRightInd w:val="0"/>
              <w:rPr>
                <w:del w:id="6167" w:author="Fnu, Sonam" w:date="2019-11-27T19:27:00Z"/>
                <w:rFonts w:ascii="Calibri" w:hAnsi="Calibri" w:cs="Segoe UI"/>
                <w:color w:val="000000"/>
                <w:sz w:val="20"/>
                <w:szCs w:val="20"/>
              </w:rPr>
            </w:pPr>
            <w:del w:id="6168" w:author="Fnu, Sonam" w:date="2019-11-27T19:27:00Z">
              <w:r w:rsidRPr="00064254" w:rsidDel="00B66B01">
                <w:rPr>
                  <w:rFonts w:ascii="Calibri" w:hAnsi="Calibri" w:cs="Segoe UI"/>
                  <w:color w:val="548DD4" w:themeColor="text2" w:themeTint="99"/>
                  <w:sz w:val="20"/>
                  <w:szCs w:val="20"/>
                </w:rPr>
                <w:delText>Bank Customer</w:delText>
              </w:r>
              <w:r w:rsidRPr="00064254" w:rsidDel="00B66B01">
                <w:rPr>
                  <w:rFonts w:ascii="Calibri" w:hAnsi="Calibri" w:cs="Segoe UI"/>
                  <w:color w:val="000000"/>
                  <w:sz w:val="20"/>
                  <w:szCs w:val="20"/>
                </w:rPr>
                <w:delText xml:space="preserve"> choose to subscribe</w:delText>
              </w:r>
            </w:del>
          </w:p>
          <w:p w14:paraId="4AF88567" w14:textId="12227B4B" w:rsidR="00EF7801" w:rsidRPr="00064254" w:rsidDel="00B66B01" w:rsidRDefault="00EF7801" w:rsidP="00266B92">
            <w:pPr>
              <w:pStyle w:val="ListParagraph"/>
              <w:numPr>
                <w:ilvl w:val="0"/>
                <w:numId w:val="18"/>
              </w:numPr>
              <w:autoSpaceDE w:val="0"/>
              <w:autoSpaceDN w:val="0"/>
              <w:adjustRightInd w:val="0"/>
              <w:rPr>
                <w:del w:id="6169" w:author="Fnu, Sonam" w:date="2019-11-27T19:27:00Z"/>
                <w:rFonts w:ascii="Calibri" w:hAnsi="Calibri" w:cs="Segoe UI"/>
                <w:color w:val="000000"/>
                <w:sz w:val="20"/>
                <w:szCs w:val="20"/>
              </w:rPr>
            </w:pPr>
            <w:del w:id="6170" w:author="Fnu, Sonam" w:date="2019-11-27T19:27:00Z">
              <w:r w:rsidRPr="00064254" w:rsidDel="00B66B01">
                <w:rPr>
                  <w:rFonts w:ascii="Calibri" w:hAnsi="Calibri" w:cs="Segoe UI"/>
                  <w:color w:val="000000"/>
                  <w:sz w:val="20"/>
                  <w:szCs w:val="20"/>
                </w:rPr>
                <w:delText>Define  Notification method(s) ( Email, SMS , Alert, Mobile)</w:delText>
              </w:r>
            </w:del>
          </w:p>
          <w:p w14:paraId="3B2297B6" w14:textId="4FE0AB69" w:rsidR="00EF7801" w:rsidRPr="00064254" w:rsidDel="00B66B01" w:rsidRDefault="00EF7801" w:rsidP="00266B92">
            <w:pPr>
              <w:pStyle w:val="ListParagraph"/>
              <w:autoSpaceDE w:val="0"/>
              <w:autoSpaceDN w:val="0"/>
              <w:adjustRightInd w:val="0"/>
              <w:rPr>
                <w:del w:id="6171" w:author="Fnu, Sonam" w:date="2019-11-27T19:27:00Z"/>
                <w:rFonts w:ascii="Calibri" w:hAnsi="Calibri" w:cs="Segoe UI"/>
                <w:color w:val="000000"/>
                <w:sz w:val="20"/>
                <w:szCs w:val="20"/>
              </w:rPr>
            </w:pPr>
          </w:p>
          <w:p w14:paraId="3922EC0C" w14:textId="3654C1EC" w:rsidR="00EF7801" w:rsidRPr="00064254" w:rsidDel="00B66B01" w:rsidRDefault="00EF7801" w:rsidP="00266B92">
            <w:pPr>
              <w:pStyle w:val="ListParagraph"/>
              <w:numPr>
                <w:ilvl w:val="0"/>
                <w:numId w:val="17"/>
              </w:numPr>
              <w:autoSpaceDE w:val="0"/>
              <w:autoSpaceDN w:val="0"/>
              <w:adjustRightInd w:val="0"/>
              <w:rPr>
                <w:del w:id="6172" w:author="Fnu, Sonam" w:date="2019-11-27T19:27:00Z"/>
                <w:rFonts w:ascii="Calibri" w:hAnsi="Calibri" w:cs="Segoe UI"/>
                <w:color w:val="000000"/>
                <w:sz w:val="20"/>
                <w:szCs w:val="20"/>
              </w:rPr>
            </w:pPr>
            <w:del w:id="6173" w:author="Fnu, Sonam" w:date="2019-11-27T19:27:00Z">
              <w:r w:rsidRPr="00064254" w:rsidDel="00B66B01">
                <w:rPr>
                  <w:rFonts w:ascii="Calibri" w:hAnsi="Calibri" w:cs="Segoe UI"/>
                  <w:color w:val="548DD4" w:themeColor="text2" w:themeTint="99"/>
                  <w:sz w:val="20"/>
                  <w:szCs w:val="20"/>
                </w:rPr>
                <w:delText>Bank Customer</w:delText>
              </w:r>
              <w:r w:rsidRPr="00064254" w:rsidDel="00B66B01">
                <w:rPr>
                  <w:rFonts w:ascii="Calibri" w:hAnsi="Calibri" w:cs="Segoe UI"/>
                  <w:color w:val="000000"/>
                  <w:sz w:val="20"/>
                  <w:szCs w:val="20"/>
                </w:rPr>
                <w:delText xml:space="preserve"> choose to submit</w:delText>
              </w:r>
            </w:del>
          </w:p>
          <w:p w14:paraId="0BC6546A" w14:textId="659759AF" w:rsidR="00EF7801" w:rsidRPr="00064254" w:rsidDel="00B66B01" w:rsidRDefault="00EF7801" w:rsidP="00266B92">
            <w:pPr>
              <w:pStyle w:val="ListParagraph"/>
              <w:numPr>
                <w:ilvl w:val="0"/>
                <w:numId w:val="17"/>
              </w:numPr>
              <w:autoSpaceDE w:val="0"/>
              <w:autoSpaceDN w:val="0"/>
              <w:adjustRightInd w:val="0"/>
              <w:rPr>
                <w:del w:id="6174" w:author="Fnu, Sonam" w:date="2019-11-27T19:27:00Z"/>
                <w:rFonts w:ascii="Calibri" w:hAnsi="Calibri" w:cs="Segoe UI"/>
                <w:color w:val="000000"/>
                <w:sz w:val="20"/>
                <w:szCs w:val="20"/>
              </w:rPr>
            </w:pPr>
            <w:del w:id="6175" w:author="Fnu, Sonam" w:date="2019-11-27T19:27:00Z">
              <w:r w:rsidRPr="00064254" w:rsidDel="00B66B01">
                <w:rPr>
                  <w:rFonts w:ascii="Calibri" w:hAnsi="Calibri" w:cs="Segoe UI"/>
                  <w:color w:val="000000"/>
                  <w:sz w:val="20"/>
                  <w:szCs w:val="20"/>
                </w:rPr>
                <w:delText>System should Validate setup</w:delText>
              </w:r>
            </w:del>
          </w:p>
          <w:p w14:paraId="52A127FF" w14:textId="2EAD0508" w:rsidR="00EF7801" w:rsidRPr="00064254" w:rsidDel="00B66B01" w:rsidRDefault="00EF7801" w:rsidP="00266B92">
            <w:pPr>
              <w:pStyle w:val="ListParagraph"/>
              <w:numPr>
                <w:ilvl w:val="0"/>
                <w:numId w:val="17"/>
              </w:numPr>
              <w:autoSpaceDE w:val="0"/>
              <w:autoSpaceDN w:val="0"/>
              <w:adjustRightInd w:val="0"/>
              <w:rPr>
                <w:del w:id="6176" w:author="Fnu, Sonam" w:date="2019-11-27T19:27:00Z"/>
                <w:rFonts w:ascii="Calibri" w:hAnsi="Calibri" w:cs="Segoe UI"/>
                <w:color w:val="000000"/>
                <w:sz w:val="20"/>
                <w:szCs w:val="20"/>
              </w:rPr>
            </w:pPr>
            <w:del w:id="6177" w:author="Fnu, Sonam" w:date="2019-11-27T19:27:00Z">
              <w:r w:rsidRPr="00064254" w:rsidDel="00B66B01">
                <w:rPr>
                  <w:rFonts w:ascii="Calibri" w:hAnsi="Calibri" w:cs="Segoe UI"/>
                  <w:color w:val="000000"/>
                  <w:sz w:val="20"/>
                  <w:szCs w:val="20"/>
                </w:rPr>
                <w:delText>System should store setup in database</w:delText>
              </w:r>
            </w:del>
          </w:p>
          <w:p w14:paraId="0B88320A" w14:textId="3EA6D49B" w:rsidR="00EF7801" w:rsidRPr="00064254" w:rsidDel="00B66B01" w:rsidRDefault="00EF7801" w:rsidP="00266B92">
            <w:pPr>
              <w:pStyle w:val="ListParagraph"/>
              <w:ind w:left="360"/>
              <w:rPr>
                <w:del w:id="6178" w:author="Fnu, Sonam" w:date="2019-11-27T19:27:00Z"/>
                <w:rFonts w:ascii="Calibri" w:hAnsi="Calibri"/>
                <w:highlight w:val="yellow"/>
              </w:rPr>
            </w:pPr>
          </w:p>
          <w:p w14:paraId="02F4594B" w14:textId="408B6597" w:rsidR="00EF7801" w:rsidRPr="00064254" w:rsidDel="00B66B01" w:rsidRDefault="00EF7801" w:rsidP="00266B92">
            <w:pPr>
              <w:pStyle w:val="ListParagraph"/>
              <w:ind w:left="360"/>
              <w:rPr>
                <w:del w:id="6179" w:author="Fnu, Sonam" w:date="2019-11-27T19:27:00Z"/>
                <w:rFonts w:ascii="Calibri" w:hAnsi="Calibri"/>
                <w:highlight w:val="yellow"/>
              </w:rPr>
            </w:pPr>
          </w:p>
        </w:tc>
      </w:tr>
      <w:tr w:rsidR="00EF7801" w:rsidRPr="00012DAF" w:rsidDel="00B66B01" w14:paraId="101B1F47" w14:textId="25DFEA48" w:rsidTr="00B66B01">
        <w:tblPrEx>
          <w:tblW w:w="0" w:type="auto"/>
          <w:tblInd w:w="607" w:type="dxa"/>
          <w:tblPrExChange w:id="6180" w:author="Fnu, Sonam" w:date="2019-11-27T19:26:00Z">
            <w:tblPrEx>
              <w:tblW w:w="0" w:type="auto"/>
              <w:tblInd w:w="607" w:type="dxa"/>
            </w:tblPrEx>
          </w:tblPrExChange>
        </w:tblPrEx>
        <w:trPr>
          <w:trHeight w:val="49"/>
          <w:del w:id="6181" w:author="Fnu, Sonam" w:date="2019-11-27T19:27:00Z"/>
          <w:trPrChange w:id="6182" w:author="Fnu, Sonam" w:date="2019-11-27T19:26:00Z">
            <w:trPr>
              <w:trHeight w:val="339"/>
            </w:trPr>
          </w:trPrChange>
        </w:trPr>
        <w:tc>
          <w:tcPr>
            <w:tcW w:w="1795" w:type="dxa"/>
            <w:tcPrChange w:id="6183" w:author="Fnu, Sonam" w:date="2019-11-27T19:26:00Z">
              <w:tcPr>
                <w:tcW w:w="1795" w:type="dxa"/>
              </w:tcPr>
            </w:tcPrChange>
          </w:tcPr>
          <w:p w14:paraId="1C4C3B70" w14:textId="672771D9" w:rsidR="00EF7801" w:rsidRPr="00064254" w:rsidDel="00B66B01" w:rsidRDefault="00EF7801" w:rsidP="00266B92">
            <w:pPr>
              <w:rPr>
                <w:del w:id="6184" w:author="Fnu, Sonam" w:date="2019-11-27T19:27:00Z"/>
                <w:rFonts w:ascii="Calibri" w:hAnsi="Calibri"/>
              </w:rPr>
            </w:pPr>
            <w:del w:id="6185" w:author="Fnu, Sonam" w:date="2019-11-27T19:27:00Z">
              <w:r w:rsidRPr="00064254" w:rsidDel="00B66B01">
                <w:rPr>
                  <w:rFonts w:ascii="Calibri" w:hAnsi="Calibri"/>
                </w:rPr>
                <w:delText>Alternative flow</w:delText>
              </w:r>
            </w:del>
          </w:p>
        </w:tc>
        <w:tc>
          <w:tcPr>
            <w:tcW w:w="6926" w:type="dxa"/>
            <w:tcPrChange w:id="6186" w:author="Fnu, Sonam" w:date="2019-11-27T19:26:00Z">
              <w:tcPr>
                <w:tcW w:w="6926" w:type="dxa"/>
              </w:tcPr>
            </w:tcPrChange>
          </w:tcPr>
          <w:p w14:paraId="339109E3" w14:textId="5781342D" w:rsidR="00EF7801" w:rsidRPr="00064254" w:rsidDel="00B66B01" w:rsidRDefault="00EF7801" w:rsidP="00266B92">
            <w:pPr>
              <w:rPr>
                <w:del w:id="6187" w:author="Fnu, Sonam" w:date="2019-11-27T19:27:00Z"/>
                <w:rFonts w:ascii="Calibri" w:hAnsi="Calibri"/>
              </w:rPr>
            </w:pPr>
            <w:del w:id="6188" w:author="Fnu, Sonam" w:date="2019-11-27T19:27:00Z">
              <w:r w:rsidRPr="00064254" w:rsidDel="00B66B01">
                <w:rPr>
                  <w:rFonts w:ascii="Calibri" w:hAnsi="Calibri"/>
                </w:rPr>
                <w:delText>4.1. Bank Customer Choose to Reset</w:delText>
              </w:r>
            </w:del>
          </w:p>
          <w:p w14:paraId="5E3506E8" w14:textId="1EC5A03F" w:rsidR="00EF7801" w:rsidRPr="00064254" w:rsidDel="00B66B01" w:rsidRDefault="00EF7801" w:rsidP="00266B92">
            <w:pPr>
              <w:pStyle w:val="ListParagraph"/>
              <w:numPr>
                <w:ilvl w:val="0"/>
                <w:numId w:val="20"/>
              </w:numPr>
              <w:rPr>
                <w:del w:id="6189" w:author="Fnu, Sonam" w:date="2019-11-27T19:27:00Z"/>
                <w:rFonts w:ascii="Calibri" w:hAnsi="Calibri"/>
              </w:rPr>
            </w:pPr>
            <w:del w:id="6190" w:author="Fnu, Sonam" w:date="2019-11-27T19:27:00Z">
              <w:r w:rsidRPr="00064254" w:rsidDel="00B66B01">
                <w:rPr>
                  <w:rFonts w:ascii="Calibri" w:hAnsi="Calibri"/>
                </w:rPr>
                <w:delText>System should reload the page with saved setup before customer modification</w:delText>
              </w:r>
            </w:del>
          </w:p>
          <w:p w14:paraId="3356CA06" w14:textId="2D15E675" w:rsidR="00EF7801" w:rsidRPr="00064254" w:rsidDel="00B66B01" w:rsidRDefault="00EF7801" w:rsidP="00266B92">
            <w:pPr>
              <w:rPr>
                <w:del w:id="6191" w:author="Fnu, Sonam" w:date="2019-11-27T19:27:00Z"/>
                <w:rFonts w:ascii="Calibri" w:hAnsi="Calibri"/>
              </w:rPr>
            </w:pPr>
            <w:del w:id="6192" w:author="Fnu, Sonam" w:date="2019-11-27T19:27:00Z">
              <w:r w:rsidRPr="00064254" w:rsidDel="00B66B01">
                <w:rPr>
                  <w:rFonts w:ascii="Calibri" w:hAnsi="Calibri"/>
                </w:rPr>
                <w:delText>4.2.  Bank Customer Choose to cancel</w:delText>
              </w:r>
            </w:del>
          </w:p>
          <w:p w14:paraId="2391168F" w14:textId="6F4785AB" w:rsidR="00EF7801" w:rsidRPr="00064254" w:rsidDel="00B66B01" w:rsidRDefault="00EF7801" w:rsidP="00266B92">
            <w:pPr>
              <w:pStyle w:val="ListParagraph"/>
              <w:numPr>
                <w:ilvl w:val="0"/>
                <w:numId w:val="20"/>
              </w:numPr>
              <w:rPr>
                <w:del w:id="6193" w:author="Fnu, Sonam" w:date="2019-11-27T19:27:00Z"/>
                <w:rFonts w:ascii="Calibri" w:hAnsi="Calibri"/>
              </w:rPr>
            </w:pPr>
            <w:del w:id="6194" w:author="Fnu, Sonam" w:date="2019-11-27T19:27:00Z">
              <w:r w:rsidRPr="00064254" w:rsidDel="00B66B01">
                <w:rPr>
                  <w:rFonts w:ascii="Calibri" w:hAnsi="Calibri"/>
                </w:rPr>
                <w:delText>Notification page should be closed.</w:delText>
              </w:r>
            </w:del>
          </w:p>
        </w:tc>
      </w:tr>
    </w:tbl>
    <w:p w14:paraId="7B8BAA86" w14:textId="21FE647C" w:rsidR="00EF7801" w:rsidRPr="00064254" w:rsidRDefault="00B95104" w:rsidP="00EF7801">
      <w:pPr>
        <w:pStyle w:val="Heading2"/>
        <w:rPr>
          <w:rFonts w:ascii="Calibri" w:hAnsi="Calibri"/>
        </w:rPr>
      </w:pPr>
      <w:bookmarkStart w:id="6195" w:name="_Toc5265639"/>
      <w:commentRangeEnd w:id="6116"/>
      <w:r>
        <w:rPr>
          <w:rStyle w:val="CommentReference"/>
          <w:rFonts w:asciiTheme="minorHAnsi" w:eastAsiaTheme="minorHAnsi" w:hAnsiTheme="minorHAnsi" w:cstheme="minorBidi"/>
          <w:b w:val="0"/>
          <w:bCs w:val="0"/>
        </w:rPr>
        <w:commentReference w:id="6116"/>
      </w:r>
      <w:bookmarkEnd w:id="6195"/>
    </w:p>
    <w:p w14:paraId="3819DEAD" w14:textId="77777777" w:rsidR="00EF7801" w:rsidRPr="00064254" w:rsidRDefault="00EF7801" w:rsidP="00EF7801">
      <w:pPr>
        <w:rPr>
          <w:rFonts w:ascii="Calibri" w:eastAsiaTheme="majorEastAsia" w:hAnsi="Calibri" w:cstheme="majorBidi"/>
          <w:b/>
          <w:bCs/>
          <w:sz w:val="26"/>
          <w:szCs w:val="26"/>
        </w:rPr>
      </w:pPr>
      <w:r w:rsidRPr="00064254">
        <w:rPr>
          <w:rFonts w:ascii="Calibri" w:hAnsi="Calibri"/>
        </w:rPr>
        <w:br w:type="page"/>
      </w:r>
    </w:p>
    <w:p w14:paraId="53806066" w14:textId="73D6EA09" w:rsidR="00EF7801" w:rsidRPr="00064254" w:rsidDel="00B66B01" w:rsidRDefault="00EF7801" w:rsidP="00EF7801">
      <w:pPr>
        <w:rPr>
          <w:del w:id="6196" w:author="Fnu, Sonam" w:date="2019-11-27T19:26:00Z"/>
          <w:rFonts w:ascii="Calibri" w:hAnsi="Calibri"/>
        </w:rPr>
      </w:pPr>
    </w:p>
    <w:p w14:paraId="7EFF02D1" w14:textId="0023E2EF" w:rsidR="00EF7801" w:rsidRPr="00064254" w:rsidDel="00B66B01" w:rsidRDefault="00EF7801" w:rsidP="00EF7801">
      <w:pPr>
        <w:pStyle w:val="Heading2"/>
        <w:numPr>
          <w:ilvl w:val="1"/>
          <w:numId w:val="71"/>
        </w:numPr>
        <w:rPr>
          <w:del w:id="6197" w:author="Fnu, Sonam" w:date="2019-11-27T19:26:00Z"/>
          <w:rFonts w:ascii="Calibri" w:hAnsi="Calibri"/>
        </w:rPr>
      </w:pPr>
      <w:bookmarkStart w:id="6198" w:name="_Toc513707378"/>
      <w:bookmarkStart w:id="6199" w:name="_Toc5265640"/>
      <w:del w:id="6200" w:author="Fnu, Sonam" w:date="2019-11-27T19:26:00Z">
        <w:r w:rsidRPr="00064254" w:rsidDel="00B66B01">
          <w:rPr>
            <w:rFonts w:ascii="Calibri" w:hAnsi="Calibri"/>
          </w:rPr>
          <w:delText>Stored Procedures and Database Scripts</w:delText>
        </w:r>
        <w:bookmarkEnd w:id="6198"/>
        <w:bookmarkEnd w:id="6199"/>
        <w:r w:rsidRPr="00064254" w:rsidDel="00B66B01">
          <w:rPr>
            <w:rFonts w:ascii="Calibri" w:hAnsi="Calibri"/>
          </w:rPr>
          <w:delText xml:space="preserve"> </w:delText>
        </w:r>
      </w:del>
    </w:p>
    <w:p w14:paraId="26E0C1BE" w14:textId="7BC58BDD" w:rsidR="00EF7801" w:rsidRPr="00064254" w:rsidDel="00B66B01" w:rsidRDefault="00EF7801" w:rsidP="00EF7801">
      <w:pPr>
        <w:rPr>
          <w:del w:id="6201" w:author="Fnu, Sonam" w:date="2019-11-27T19:26:00Z"/>
          <w:rFonts w:ascii="Calibri" w:hAnsi="Calibri"/>
        </w:rPr>
      </w:pPr>
    </w:p>
    <w:tbl>
      <w:tblPr>
        <w:tblStyle w:val="TableGrid"/>
        <w:tblW w:w="10705" w:type="dxa"/>
        <w:tblLayout w:type="fixed"/>
        <w:tblLook w:val="04A0" w:firstRow="1" w:lastRow="0" w:firstColumn="1" w:lastColumn="0" w:noHBand="0" w:noVBand="1"/>
      </w:tblPr>
      <w:tblGrid>
        <w:gridCol w:w="2718"/>
        <w:gridCol w:w="1350"/>
        <w:gridCol w:w="6637"/>
      </w:tblGrid>
      <w:tr w:rsidR="00EF7801" w:rsidRPr="00012DAF" w:rsidDel="00B66B01" w14:paraId="1396AB2D" w14:textId="2421EFAD" w:rsidTr="00266B92">
        <w:trPr>
          <w:del w:id="6202" w:author="Fnu, Sonam" w:date="2019-11-27T19:26:00Z"/>
        </w:trPr>
        <w:tc>
          <w:tcPr>
            <w:tcW w:w="2718" w:type="dxa"/>
          </w:tcPr>
          <w:p w14:paraId="1775612E" w14:textId="0EA5FD9E" w:rsidR="00EF7801" w:rsidRPr="00064254" w:rsidDel="00B66B01" w:rsidRDefault="00EF7801" w:rsidP="00266B92">
            <w:pPr>
              <w:rPr>
                <w:del w:id="6203" w:author="Fnu, Sonam" w:date="2019-11-27T19:26:00Z"/>
                <w:rFonts w:ascii="Calibri" w:hAnsi="Calibri"/>
                <w:b/>
                <w:bCs/>
              </w:rPr>
            </w:pPr>
            <w:del w:id="6204" w:author="Fnu, Sonam" w:date="2019-11-27T19:26:00Z">
              <w:r w:rsidRPr="00064254" w:rsidDel="00B66B01">
                <w:rPr>
                  <w:rFonts w:ascii="Calibri" w:hAnsi="Calibri"/>
                  <w:b/>
                  <w:bCs/>
                </w:rPr>
                <w:delText>Table</w:delText>
              </w:r>
            </w:del>
          </w:p>
        </w:tc>
        <w:tc>
          <w:tcPr>
            <w:tcW w:w="1350" w:type="dxa"/>
          </w:tcPr>
          <w:p w14:paraId="0D1DDC4F" w14:textId="2DBBFCCC" w:rsidR="00EF7801" w:rsidRPr="00064254" w:rsidDel="00B66B01" w:rsidRDefault="00EF7801" w:rsidP="00266B92">
            <w:pPr>
              <w:rPr>
                <w:del w:id="6205" w:author="Fnu, Sonam" w:date="2019-11-27T19:26:00Z"/>
                <w:rFonts w:ascii="Calibri" w:hAnsi="Calibri"/>
                <w:b/>
                <w:bCs/>
              </w:rPr>
            </w:pPr>
            <w:del w:id="6206" w:author="Fnu, Sonam" w:date="2019-11-27T19:26:00Z">
              <w:r w:rsidRPr="00064254" w:rsidDel="00B66B01">
                <w:rPr>
                  <w:rFonts w:ascii="Calibri" w:hAnsi="Calibri"/>
                  <w:b/>
                  <w:bCs/>
                </w:rPr>
                <w:delText>Change Description</w:delText>
              </w:r>
            </w:del>
          </w:p>
        </w:tc>
        <w:tc>
          <w:tcPr>
            <w:tcW w:w="6637" w:type="dxa"/>
          </w:tcPr>
          <w:p w14:paraId="4D9977D3" w14:textId="1F6FEE9E" w:rsidR="00EF7801" w:rsidRPr="00064254" w:rsidDel="00B66B01" w:rsidRDefault="00EF7801" w:rsidP="00266B92">
            <w:pPr>
              <w:rPr>
                <w:del w:id="6207" w:author="Fnu, Sonam" w:date="2019-11-27T19:26:00Z"/>
                <w:rFonts w:ascii="Calibri" w:hAnsi="Calibri"/>
                <w:b/>
                <w:bCs/>
              </w:rPr>
            </w:pPr>
            <w:del w:id="6208" w:author="Fnu, Sonam" w:date="2019-11-27T19:26:00Z">
              <w:r w:rsidRPr="00064254" w:rsidDel="00B66B01">
                <w:rPr>
                  <w:rFonts w:ascii="Calibri" w:hAnsi="Calibri"/>
                  <w:b/>
                  <w:bCs/>
                </w:rPr>
                <w:delText>Change</w:delText>
              </w:r>
            </w:del>
          </w:p>
        </w:tc>
      </w:tr>
      <w:tr w:rsidR="00EF7801" w:rsidRPr="00012DAF" w:rsidDel="00B66B01" w14:paraId="5027D509" w14:textId="1B5F52CA" w:rsidTr="00266B92">
        <w:trPr>
          <w:del w:id="6209" w:author="Fnu, Sonam" w:date="2019-11-27T19:26:00Z"/>
        </w:trPr>
        <w:tc>
          <w:tcPr>
            <w:tcW w:w="2718" w:type="dxa"/>
          </w:tcPr>
          <w:p w14:paraId="1631A8CE" w14:textId="44F4963D" w:rsidR="00EF7801" w:rsidRPr="00064254" w:rsidDel="00B66B01" w:rsidRDefault="00EF7801" w:rsidP="00266B92">
            <w:pPr>
              <w:tabs>
                <w:tab w:val="left" w:pos="2610"/>
                <w:tab w:val="left" w:pos="2880"/>
              </w:tabs>
              <w:spacing w:before="240"/>
              <w:rPr>
                <w:del w:id="6210" w:author="Fnu, Sonam" w:date="2019-11-27T19:26:00Z"/>
                <w:rFonts w:ascii="Calibri" w:hAnsi="Calibri"/>
              </w:rPr>
            </w:pPr>
            <w:del w:id="6211" w:author="Fnu, Sonam" w:date="2019-11-27T19:26:00Z">
              <w:r w:rsidRPr="00064254" w:rsidDel="00B66B01">
                <w:rPr>
                  <w:rFonts w:ascii="Calibri" w:hAnsi="Calibri"/>
                </w:rPr>
                <w:delText>BANK_NOTIFICATIONS</w:delText>
              </w:r>
            </w:del>
          </w:p>
        </w:tc>
        <w:tc>
          <w:tcPr>
            <w:tcW w:w="1350" w:type="dxa"/>
          </w:tcPr>
          <w:p w14:paraId="0A2596F2" w14:textId="76348C8E" w:rsidR="00EF7801" w:rsidRPr="00064254" w:rsidDel="00B66B01" w:rsidRDefault="00EF7801" w:rsidP="00266B92">
            <w:pPr>
              <w:rPr>
                <w:del w:id="6212" w:author="Fnu, Sonam" w:date="2019-11-27T19:26:00Z"/>
                <w:rFonts w:ascii="Calibri" w:hAnsi="Calibri"/>
              </w:rPr>
            </w:pPr>
            <w:del w:id="6213" w:author="Fnu, Sonam" w:date="2019-11-27T19:26:00Z">
              <w:r w:rsidRPr="00064254" w:rsidDel="00B66B01">
                <w:rPr>
                  <w:rFonts w:ascii="Calibri" w:hAnsi="Calibri"/>
                </w:rPr>
                <w:delText>Add table</w:delText>
              </w:r>
            </w:del>
          </w:p>
        </w:tc>
        <w:tc>
          <w:tcPr>
            <w:tcW w:w="6637" w:type="dxa"/>
          </w:tcPr>
          <w:p w14:paraId="5F1C668D" w14:textId="4C056E10" w:rsidR="00EF7801" w:rsidRPr="00064254" w:rsidDel="00B66B01" w:rsidRDefault="00EF7801">
            <w:pPr>
              <w:rPr>
                <w:del w:id="6214" w:author="Fnu, Sonam" w:date="2019-11-27T19:26:00Z"/>
                <w:rFonts w:ascii="Calibri" w:hAnsi="Calibri"/>
              </w:rPr>
            </w:pPr>
            <w:del w:id="6215" w:author="Fnu, Sonam" w:date="2019-11-27T19:26:00Z">
              <w:r w:rsidRPr="00064254" w:rsidDel="00B66B01">
                <w:rPr>
                  <w:rFonts w:ascii="Calibri" w:hAnsi="Calibri"/>
                </w:rPr>
                <w:delText>ID</w:delText>
              </w:r>
              <w:r w:rsidRPr="00064254" w:rsidDel="00B66B01">
                <w:rPr>
                  <w:rFonts w:ascii="Calibri" w:hAnsi="Calibri"/>
                </w:rPr>
                <w:sym w:font="Wingdings" w:char="F0DF"/>
              </w:r>
              <w:r w:rsidRPr="00064254" w:rsidDel="00B66B01">
                <w:rPr>
                  <w:rFonts w:ascii="Calibri" w:hAnsi="Calibri"/>
                </w:rPr>
                <w:delText xml:space="preserve">autogenrated, </w:delText>
              </w:r>
              <w:r w:rsidR="003221E3" w:rsidDel="00B66B01">
                <w:rPr>
                  <w:rFonts w:ascii="Calibri" w:hAnsi="Calibri"/>
                </w:rPr>
                <w:delText>varchar(30)</w:delText>
              </w:r>
              <w:r w:rsidRPr="00064254" w:rsidDel="00B66B01">
                <w:rPr>
                  <w:rFonts w:ascii="Calibri" w:hAnsi="Calibri"/>
                </w:rPr>
                <w:delText>, not null,PK</w:delText>
              </w:r>
            </w:del>
          </w:p>
          <w:p w14:paraId="5F97289B" w14:textId="77523B89" w:rsidR="00EF7801" w:rsidRPr="00064254" w:rsidDel="00B66B01" w:rsidRDefault="00EF7801" w:rsidP="00266B92">
            <w:pPr>
              <w:rPr>
                <w:del w:id="6216" w:author="Fnu, Sonam" w:date="2019-11-27T19:26:00Z"/>
                <w:rFonts w:ascii="Calibri" w:hAnsi="Calibri"/>
              </w:rPr>
            </w:pPr>
            <w:del w:id="6217" w:author="Fnu, Sonam" w:date="2019-11-27T19:26:00Z">
              <w:r w:rsidRPr="00064254" w:rsidDel="00B66B01">
                <w:rPr>
                  <w:rFonts w:ascii="Calibri" w:hAnsi="Calibri"/>
                </w:rPr>
                <w:delText>FUNCTION_ID, nvarchar(10), allow null (FK to …SYS_FUNCTIONS)</w:delText>
              </w:r>
            </w:del>
          </w:p>
          <w:p w14:paraId="44FDA60A" w14:textId="7BE3FFC3" w:rsidR="00EF7801" w:rsidRPr="00064254" w:rsidDel="00B66B01" w:rsidRDefault="00EF7801" w:rsidP="00266B92">
            <w:pPr>
              <w:rPr>
                <w:del w:id="6218" w:author="Fnu, Sonam" w:date="2019-11-27T19:26:00Z"/>
                <w:rFonts w:ascii="Calibri" w:hAnsi="Calibri"/>
              </w:rPr>
            </w:pPr>
            <w:del w:id="6219" w:author="Fnu, Sonam" w:date="2019-11-27T19:26:00Z">
              <w:r w:rsidRPr="00064254" w:rsidDel="00B66B01">
                <w:rPr>
                  <w:rFonts w:ascii="Calibri" w:hAnsi="Calibri"/>
                </w:rPr>
                <w:delText>DESCRIPTION, nvarchar(50), not allow null</w:delText>
              </w:r>
            </w:del>
          </w:p>
          <w:p w14:paraId="51D79E68" w14:textId="0C7A71A7" w:rsidR="00EF7801" w:rsidRPr="00064254" w:rsidDel="00B66B01" w:rsidRDefault="00EF7801" w:rsidP="00266B92">
            <w:pPr>
              <w:rPr>
                <w:del w:id="6220" w:author="Fnu, Sonam" w:date="2019-11-27T19:26:00Z"/>
                <w:rFonts w:ascii="Calibri" w:hAnsi="Calibri"/>
              </w:rPr>
            </w:pPr>
            <w:del w:id="6221" w:author="Fnu, Sonam" w:date="2019-11-27T19:26:00Z">
              <w:r w:rsidRPr="00064254" w:rsidDel="00B66B01">
                <w:rPr>
                  <w:rFonts w:ascii="Calibri" w:hAnsi="Calibri"/>
                </w:rPr>
                <w:delText>RECEPENT_</w:delText>
              </w:r>
              <w:r w:rsidRPr="00012DAF" w:rsidDel="00B66B01">
                <w:rPr>
                  <w:rFonts w:ascii="Calibri" w:eastAsia="Times New Roman" w:hAnsi="Calibri" w:cs="Times New Roman"/>
                  <w:color w:val="000000"/>
                </w:rPr>
                <w:delText>CATEGORY</w:delText>
              </w:r>
              <w:r w:rsidRPr="00064254" w:rsidDel="00B66B01">
                <w:rPr>
                  <w:rFonts w:ascii="Calibri" w:hAnsi="Calibri"/>
                </w:rPr>
                <w:delText>, nvarchar(3), allow null</w:delText>
              </w:r>
            </w:del>
          </w:p>
          <w:p w14:paraId="57E4CE47" w14:textId="7F4DED70" w:rsidR="00EF7801" w:rsidRPr="00064254" w:rsidDel="00B66B01" w:rsidRDefault="00EF7801" w:rsidP="00266B92">
            <w:pPr>
              <w:rPr>
                <w:del w:id="6222" w:author="Fnu, Sonam" w:date="2019-11-27T19:26:00Z"/>
                <w:rFonts w:ascii="Calibri" w:hAnsi="Calibri"/>
              </w:rPr>
            </w:pPr>
            <w:del w:id="6223" w:author="Fnu, Sonam" w:date="2019-11-27T19:26:00Z">
              <w:r w:rsidRPr="00064254" w:rsidDel="00B66B01">
                <w:rPr>
                  <w:rFonts w:ascii="Calibri" w:hAnsi="Calibri"/>
                </w:rPr>
                <w:delText>RECEPENT_</w:delText>
              </w:r>
              <w:r w:rsidRPr="00012DAF" w:rsidDel="00B66B01">
                <w:rPr>
                  <w:rFonts w:ascii="Calibri" w:eastAsia="Times New Roman" w:hAnsi="Calibri" w:cs="Times New Roman"/>
                  <w:color w:val="000000"/>
                </w:rPr>
                <w:delText>TYPE</w:delText>
              </w:r>
              <w:r w:rsidRPr="00064254" w:rsidDel="00B66B01">
                <w:rPr>
                  <w:rFonts w:ascii="Calibri" w:hAnsi="Calibri"/>
                </w:rPr>
                <w:delText>, number, allow null</w:delText>
              </w:r>
            </w:del>
          </w:p>
          <w:p w14:paraId="0FE3206F" w14:textId="5D2387D7" w:rsidR="00EF7801" w:rsidRPr="00064254" w:rsidDel="00B66B01" w:rsidRDefault="00EF7801" w:rsidP="00266B92">
            <w:pPr>
              <w:rPr>
                <w:del w:id="6224" w:author="Fnu, Sonam" w:date="2019-11-27T19:26:00Z"/>
                <w:rFonts w:ascii="Calibri" w:hAnsi="Calibri"/>
              </w:rPr>
            </w:pPr>
            <w:del w:id="6225" w:author="Fnu, Sonam" w:date="2019-11-27T19:26:00Z">
              <w:r w:rsidRPr="00064254" w:rsidDel="00B66B01">
                <w:rPr>
                  <w:rFonts w:ascii="Calibri" w:hAnsi="Calibri"/>
                </w:rPr>
                <w:delText>IS_ACCOUNT_RELATED, nvarchar(1), not null</w:delText>
              </w:r>
            </w:del>
          </w:p>
          <w:p w14:paraId="175FEBEA" w14:textId="7D39DAB0" w:rsidR="00EF7801" w:rsidRPr="00064254" w:rsidDel="00B66B01" w:rsidRDefault="00EF7801" w:rsidP="00266B92">
            <w:pPr>
              <w:rPr>
                <w:del w:id="6226" w:author="Fnu, Sonam" w:date="2019-11-27T19:26:00Z"/>
                <w:rFonts w:ascii="Calibri" w:hAnsi="Calibri"/>
              </w:rPr>
            </w:pPr>
            <w:del w:id="6227" w:author="Fnu, Sonam" w:date="2019-11-27T19:26:00Z">
              <w:r w:rsidRPr="00064254" w:rsidDel="00B66B01">
                <w:rPr>
                  <w:rFonts w:ascii="Calibri" w:hAnsi="Calibri"/>
                </w:rPr>
                <w:delText>SERVICE_TYPE (Alert, schedule, other) , nvarchar(), not allow null</w:delText>
              </w:r>
            </w:del>
          </w:p>
          <w:p w14:paraId="55EA1C37" w14:textId="7E96C57A" w:rsidR="00EF7801" w:rsidRPr="00064254" w:rsidDel="00B66B01" w:rsidRDefault="00EF7801" w:rsidP="00266B92">
            <w:pPr>
              <w:rPr>
                <w:del w:id="6228" w:author="Fnu, Sonam" w:date="2019-11-27T19:26:00Z"/>
                <w:rFonts w:ascii="Calibri" w:hAnsi="Calibri"/>
              </w:rPr>
            </w:pPr>
            <w:del w:id="6229" w:author="Fnu, Sonam" w:date="2019-11-27T19:26:00Z">
              <w:r w:rsidRPr="00064254" w:rsidDel="00B66B01">
                <w:rPr>
                  <w:rFonts w:ascii="Calibri" w:hAnsi="Calibri"/>
                </w:rPr>
                <w:delText>NOTIFICATION_CATEGORY, number , not null</w:delText>
              </w:r>
            </w:del>
          </w:p>
          <w:p w14:paraId="11494A44" w14:textId="4936590B" w:rsidR="00EF7801" w:rsidRPr="00064254" w:rsidDel="00B66B01" w:rsidRDefault="00EF7801" w:rsidP="00266B92">
            <w:pPr>
              <w:rPr>
                <w:del w:id="6230" w:author="Fnu, Sonam" w:date="2019-11-27T19:26:00Z"/>
                <w:rFonts w:ascii="Calibri" w:hAnsi="Calibri"/>
              </w:rPr>
            </w:pPr>
            <w:del w:id="6231" w:author="Fnu, Sonam" w:date="2019-11-27T19:26:00Z">
              <w:r w:rsidRPr="00064254" w:rsidDel="00B66B01">
                <w:rPr>
                  <w:rFonts w:ascii="Calibri" w:hAnsi="Calibri"/>
                </w:rPr>
                <w:delText>SOURCE_CHANNEL, nvarchar(1), not null</w:delText>
              </w:r>
            </w:del>
          </w:p>
          <w:p w14:paraId="43B2D5D7" w14:textId="1A77D2B9" w:rsidR="00EF7801" w:rsidRPr="00064254" w:rsidDel="00B66B01" w:rsidRDefault="00EF7801" w:rsidP="00266B92">
            <w:pPr>
              <w:rPr>
                <w:del w:id="6232" w:author="Fnu, Sonam" w:date="2019-11-27T19:26:00Z"/>
                <w:rFonts w:ascii="Calibri" w:hAnsi="Calibri"/>
              </w:rPr>
            </w:pPr>
            <w:del w:id="6233" w:author="Fnu, Sonam" w:date="2019-11-27T19:26:00Z">
              <w:r w:rsidRPr="00064254" w:rsidDel="00B66B01">
                <w:rPr>
                  <w:rFonts w:ascii="Calibri" w:hAnsi="Calibri"/>
                </w:rPr>
                <w:delText>STATUS, nvarchar(3), not null</w:delText>
              </w:r>
            </w:del>
          </w:p>
          <w:p w14:paraId="3EC2695B" w14:textId="6996B438" w:rsidR="00EF7801" w:rsidRPr="00064254" w:rsidDel="00B66B01" w:rsidRDefault="00EF7801" w:rsidP="00266B92">
            <w:pPr>
              <w:rPr>
                <w:del w:id="6234" w:author="Fnu, Sonam" w:date="2019-11-27T19:26:00Z"/>
                <w:rFonts w:ascii="Calibri" w:hAnsi="Calibri"/>
              </w:rPr>
            </w:pPr>
            <w:del w:id="6235" w:author="Fnu, Sonam" w:date="2019-11-27T19:26:00Z">
              <w:r w:rsidRPr="00064254" w:rsidDel="00B66B01">
                <w:rPr>
                  <w:rFonts w:ascii="Calibri" w:hAnsi="Calibri"/>
                </w:rPr>
                <w:delText>CREATED_BY, nvarchar(30), not allow null</w:delText>
              </w:r>
            </w:del>
          </w:p>
          <w:p w14:paraId="43509024" w14:textId="41A04228" w:rsidR="00EF7801" w:rsidRPr="00064254" w:rsidDel="00B66B01" w:rsidRDefault="00EF7801" w:rsidP="00266B92">
            <w:pPr>
              <w:rPr>
                <w:del w:id="6236" w:author="Fnu, Sonam" w:date="2019-11-27T19:26:00Z"/>
                <w:rFonts w:ascii="Calibri" w:hAnsi="Calibri"/>
              </w:rPr>
            </w:pPr>
            <w:del w:id="6237" w:author="Fnu, Sonam" w:date="2019-11-27T19:26:00Z">
              <w:r w:rsidRPr="00064254" w:rsidDel="00B66B01">
                <w:rPr>
                  <w:rFonts w:ascii="Calibri" w:hAnsi="Calibri"/>
                </w:rPr>
                <w:delText>CREATED_TIME, datetime, not allow null</w:delText>
              </w:r>
            </w:del>
          </w:p>
          <w:p w14:paraId="04B684E1" w14:textId="56D36384" w:rsidR="00EF7801" w:rsidRPr="00064254" w:rsidDel="00B66B01" w:rsidRDefault="00EF7801" w:rsidP="00266B92">
            <w:pPr>
              <w:rPr>
                <w:del w:id="6238" w:author="Fnu, Sonam" w:date="2019-11-27T19:26:00Z"/>
                <w:rFonts w:ascii="Calibri" w:hAnsi="Calibri"/>
              </w:rPr>
            </w:pPr>
            <w:del w:id="6239" w:author="Fnu, Sonam" w:date="2019-11-27T19:26:00Z">
              <w:r w:rsidRPr="00064254" w:rsidDel="00B66B01">
                <w:rPr>
                  <w:rFonts w:ascii="Calibri" w:hAnsi="Calibri"/>
                </w:rPr>
                <w:delText>MODIFIED_BY, nvarchar(30), allow null</w:delText>
              </w:r>
            </w:del>
          </w:p>
          <w:p w14:paraId="6914705F" w14:textId="59012117" w:rsidR="00EF7801" w:rsidRPr="00064254" w:rsidDel="00B66B01" w:rsidRDefault="00EF7801" w:rsidP="00266B92">
            <w:pPr>
              <w:rPr>
                <w:del w:id="6240" w:author="Fnu, Sonam" w:date="2019-11-27T19:26:00Z"/>
                <w:rFonts w:ascii="Calibri" w:hAnsi="Calibri"/>
              </w:rPr>
            </w:pPr>
            <w:del w:id="6241" w:author="Fnu, Sonam" w:date="2019-11-27T19:26:00Z">
              <w:r w:rsidRPr="00064254" w:rsidDel="00B66B01">
                <w:rPr>
                  <w:rFonts w:ascii="Calibri" w:hAnsi="Calibri"/>
                </w:rPr>
                <w:delText xml:space="preserve">MODIFIED_TIME, datetime, allow null </w:delText>
              </w:r>
            </w:del>
          </w:p>
        </w:tc>
      </w:tr>
      <w:tr w:rsidR="00EF7801" w:rsidRPr="00012DAF" w:rsidDel="00B66B01" w14:paraId="0D005880" w14:textId="0F3DDDC1" w:rsidTr="00266B92">
        <w:trPr>
          <w:del w:id="6242" w:author="Fnu, Sonam" w:date="2019-11-27T19:26:00Z"/>
        </w:trPr>
        <w:tc>
          <w:tcPr>
            <w:tcW w:w="2718" w:type="dxa"/>
          </w:tcPr>
          <w:p w14:paraId="2324A305" w14:textId="32F7C449" w:rsidR="00EF7801" w:rsidRPr="00064254" w:rsidDel="00B66B01" w:rsidRDefault="00EF7801" w:rsidP="00266B92">
            <w:pPr>
              <w:tabs>
                <w:tab w:val="left" w:pos="2610"/>
                <w:tab w:val="left" w:pos="2880"/>
              </w:tabs>
              <w:spacing w:before="240"/>
              <w:rPr>
                <w:del w:id="6243" w:author="Fnu, Sonam" w:date="2019-11-27T19:26:00Z"/>
                <w:rFonts w:ascii="Calibri" w:hAnsi="Calibri"/>
              </w:rPr>
            </w:pPr>
          </w:p>
        </w:tc>
        <w:tc>
          <w:tcPr>
            <w:tcW w:w="1350" w:type="dxa"/>
          </w:tcPr>
          <w:p w14:paraId="4F8ECE1B" w14:textId="6631E122" w:rsidR="00EF7801" w:rsidRPr="00064254" w:rsidDel="00B66B01" w:rsidRDefault="00EF7801" w:rsidP="00266B92">
            <w:pPr>
              <w:rPr>
                <w:del w:id="6244" w:author="Fnu, Sonam" w:date="2019-11-27T19:26:00Z"/>
                <w:rFonts w:ascii="Calibri" w:hAnsi="Calibri"/>
              </w:rPr>
            </w:pPr>
          </w:p>
        </w:tc>
        <w:tc>
          <w:tcPr>
            <w:tcW w:w="6637" w:type="dxa"/>
          </w:tcPr>
          <w:p w14:paraId="3485D31A" w14:textId="2296D388" w:rsidR="00EF7801" w:rsidRPr="00064254" w:rsidDel="00B66B01" w:rsidRDefault="00EF7801" w:rsidP="00266B92">
            <w:pPr>
              <w:rPr>
                <w:del w:id="6245" w:author="Fnu, Sonam" w:date="2019-11-27T19:26:00Z"/>
                <w:rFonts w:ascii="Calibri" w:hAnsi="Calibri"/>
              </w:rPr>
            </w:pPr>
          </w:p>
        </w:tc>
      </w:tr>
      <w:tr w:rsidR="00EF7801" w:rsidRPr="00012DAF" w:rsidDel="00B66B01" w14:paraId="048CB905" w14:textId="398EE2FE" w:rsidTr="00266B92">
        <w:trPr>
          <w:del w:id="6246" w:author="Fnu, Sonam" w:date="2019-11-27T19:26:00Z"/>
        </w:trPr>
        <w:tc>
          <w:tcPr>
            <w:tcW w:w="2718" w:type="dxa"/>
          </w:tcPr>
          <w:p w14:paraId="614FE7FC" w14:textId="5370E451" w:rsidR="00EF7801" w:rsidRPr="00064254" w:rsidDel="00B66B01" w:rsidRDefault="00EF7801" w:rsidP="00266B92">
            <w:pPr>
              <w:tabs>
                <w:tab w:val="left" w:pos="2610"/>
                <w:tab w:val="left" w:pos="2880"/>
              </w:tabs>
              <w:spacing w:before="240"/>
              <w:rPr>
                <w:del w:id="6247" w:author="Fnu, Sonam" w:date="2019-11-27T19:26:00Z"/>
                <w:rFonts w:ascii="Calibri" w:hAnsi="Calibri"/>
              </w:rPr>
            </w:pPr>
            <w:del w:id="6248" w:author="Fnu, Sonam" w:date="2019-11-27T19:26:00Z">
              <w:r w:rsidRPr="00064254" w:rsidDel="00B66B01">
                <w:rPr>
                  <w:rFonts w:ascii="Calibri" w:hAnsi="Calibri"/>
                </w:rPr>
                <w:delText>BANK_NOTIFICATION_MESSAGES</w:delText>
              </w:r>
            </w:del>
          </w:p>
        </w:tc>
        <w:tc>
          <w:tcPr>
            <w:tcW w:w="1350" w:type="dxa"/>
          </w:tcPr>
          <w:p w14:paraId="5183A54F" w14:textId="2CF3E1E6" w:rsidR="00EF7801" w:rsidRPr="00064254" w:rsidDel="00B66B01" w:rsidRDefault="00EF7801" w:rsidP="00266B92">
            <w:pPr>
              <w:rPr>
                <w:del w:id="6249" w:author="Fnu, Sonam" w:date="2019-11-27T19:26:00Z"/>
                <w:rFonts w:ascii="Calibri" w:hAnsi="Calibri"/>
              </w:rPr>
            </w:pPr>
            <w:del w:id="6250" w:author="Fnu, Sonam" w:date="2019-11-27T19:26:00Z">
              <w:r w:rsidRPr="00064254" w:rsidDel="00B66B01">
                <w:rPr>
                  <w:rFonts w:ascii="Calibri" w:hAnsi="Calibri"/>
                </w:rPr>
                <w:delText>Add table</w:delText>
              </w:r>
            </w:del>
          </w:p>
        </w:tc>
        <w:tc>
          <w:tcPr>
            <w:tcW w:w="6637" w:type="dxa"/>
          </w:tcPr>
          <w:p w14:paraId="42699DB8" w14:textId="5E830766" w:rsidR="00EF7801" w:rsidRPr="00064254" w:rsidDel="00B66B01" w:rsidRDefault="00EF7801">
            <w:pPr>
              <w:rPr>
                <w:del w:id="6251" w:author="Fnu, Sonam" w:date="2019-11-27T19:26:00Z"/>
                <w:rFonts w:ascii="Calibri" w:hAnsi="Calibri"/>
              </w:rPr>
            </w:pPr>
            <w:del w:id="6252" w:author="Fnu, Sonam" w:date="2019-11-27T19:26:00Z">
              <w:r w:rsidRPr="00064254" w:rsidDel="00B66B01">
                <w:rPr>
                  <w:rFonts w:ascii="Calibri" w:hAnsi="Calibri"/>
                </w:rPr>
                <w:delText>NOTIFICATION_ID, nvarchar(30), not null, pk</w:delText>
              </w:r>
            </w:del>
            <w:ins w:id="6253" w:author="mayada samir" w:date="2019-02-27T10:41:00Z">
              <w:del w:id="6254" w:author="Fnu, Sonam" w:date="2019-11-27T19:26:00Z">
                <w:r w:rsidR="00DD29F6" w:rsidDel="00B66B01">
                  <w:rPr>
                    <w:rFonts w:ascii="Calibri" w:hAnsi="Calibri"/>
                  </w:rPr>
                  <w:delText xml:space="preserve"> ( FK to </w:delText>
                </w:r>
                <w:r w:rsidR="00DD29F6" w:rsidRPr="00064254" w:rsidDel="00B66B01">
                  <w:rPr>
                    <w:rFonts w:ascii="Calibri" w:hAnsi="Calibri"/>
                  </w:rPr>
                  <w:delText>BANK_NOTIFICATIONS</w:delText>
                </w:r>
                <w:r w:rsidR="00DD29F6" w:rsidDel="00B66B01">
                  <w:rPr>
                    <w:rFonts w:ascii="Calibri" w:hAnsi="Calibri"/>
                  </w:rPr>
                  <w:delText>)</w:delText>
                </w:r>
              </w:del>
            </w:ins>
          </w:p>
          <w:p w14:paraId="68D46366" w14:textId="4F2251F6" w:rsidR="00EF7801" w:rsidRPr="00064254" w:rsidDel="00B66B01" w:rsidRDefault="00EF7801" w:rsidP="00266B92">
            <w:pPr>
              <w:rPr>
                <w:del w:id="6255" w:author="Fnu, Sonam" w:date="2019-11-27T19:26:00Z"/>
                <w:rFonts w:ascii="Calibri" w:hAnsi="Calibri"/>
              </w:rPr>
            </w:pPr>
            <w:del w:id="6256" w:author="Fnu, Sonam" w:date="2019-11-27T19:26:00Z">
              <w:r w:rsidRPr="00064254" w:rsidDel="00B66B01">
                <w:rPr>
                  <w:rFonts w:ascii="Calibri" w:hAnsi="Calibri"/>
                </w:rPr>
                <w:delText>NOTIFICATION_MESSAGES, nvarchar(300), not null</w:delText>
              </w:r>
            </w:del>
          </w:p>
          <w:p w14:paraId="36F62BCD" w14:textId="3978FD36" w:rsidR="00EF7801" w:rsidRPr="00064254" w:rsidDel="00B66B01" w:rsidRDefault="00EF7801" w:rsidP="00266B92">
            <w:pPr>
              <w:rPr>
                <w:del w:id="6257" w:author="Fnu, Sonam" w:date="2019-11-27T19:26:00Z"/>
                <w:rFonts w:ascii="Calibri" w:hAnsi="Calibri"/>
              </w:rPr>
            </w:pPr>
            <w:del w:id="6258" w:author="Fnu, Sonam" w:date="2019-11-27T19:26:00Z">
              <w:r w:rsidRPr="00064254" w:rsidDel="00B66B01">
                <w:rPr>
                  <w:rFonts w:ascii="Calibri" w:hAnsi="Calibri"/>
                </w:rPr>
                <w:delText>LANGUAGE nvarchar(3), not null, pk</w:delText>
              </w:r>
            </w:del>
          </w:p>
          <w:p w14:paraId="1CFB38F5" w14:textId="4EA9F75A" w:rsidR="00EF7801" w:rsidRPr="00064254" w:rsidDel="00B66B01" w:rsidRDefault="00EF7801" w:rsidP="00266B92">
            <w:pPr>
              <w:rPr>
                <w:del w:id="6259" w:author="Fnu, Sonam" w:date="2019-11-27T19:26:00Z"/>
                <w:rFonts w:ascii="Calibri" w:hAnsi="Calibri"/>
              </w:rPr>
            </w:pPr>
            <w:del w:id="6260" w:author="Fnu, Sonam" w:date="2019-11-27T19:26:00Z">
              <w:r w:rsidRPr="00064254" w:rsidDel="00B66B01">
                <w:rPr>
                  <w:rFonts w:ascii="Calibri" w:hAnsi="Calibri"/>
                </w:rPr>
                <w:delText>IS_DEFAULT, nvarchar(1)</w:delText>
              </w:r>
            </w:del>
          </w:p>
          <w:p w14:paraId="6CC4CE8A" w14:textId="6402696A" w:rsidR="00EF7801" w:rsidRPr="00064254" w:rsidDel="00B66B01" w:rsidRDefault="00EF7801" w:rsidP="00266B92">
            <w:pPr>
              <w:rPr>
                <w:del w:id="6261" w:author="Fnu, Sonam" w:date="2019-11-27T19:26:00Z"/>
                <w:rFonts w:ascii="Calibri" w:hAnsi="Calibri"/>
              </w:rPr>
            </w:pPr>
            <w:del w:id="6262" w:author="Fnu, Sonam" w:date="2019-11-27T19:26:00Z">
              <w:r w:rsidRPr="00064254" w:rsidDel="00B66B01">
                <w:rPr>
                  <w:rFonts w:ascii="Calibri" w:hAnsi="Calibri"/>
                </w:rPr>
                <w:delText>STATUS, nvarchar(3), not null</w:delText>
              </w:r>
            </w:del>
          </w:p>
          <w:p w14:paraId="55348588" w14:textId="5F7F669C" w:rsidR="00EF7801" w:rsidRPr="00064254" w:rsidDel="00B66B01" w:rsidRDefault="00EF7801" w:rsidP="00266B92">
            <w:pPr>
              <w:rPr>
                <w:del w:id="6263" w:author="Fnu, Sonam" w:date="2019-11-27T19:26:00Z"/>
                <w:rFonts w:ascii="Calibri" w:hAnsi="Calibri"/>
              </w:rPr>
            </w:pPr>
            <w:del w:id="6264" w:author="Fnu, Sonam" w:date="2019-11-27T19:26:00Z">
              <w:r w:rsidRPr="00064254" w:rsidDel="00B66B01">
                <w:rPr>
                  <w:rFonts w:ascii="Calibri" w:hAnsi="Calibri"/>
                </w:rPr>
                <w:delText>CREATED_BY, nvarchar(30), not allow null</w:delText>
              </w:r>
            </w:del>
          </w:p>
          <w:p w14:paraId="5AF3A6EB" w14:textId="7F81C9FC" w:rsidR="00EF7801" w:rsidRPr="00064254" w:rsidDel="00B66B01" w:rsidRDefault="00EF7801" w:rsidP="00266B92">
            <w:pPr>
              <w:rPr>
                <w:del w:id="6265" w:author="Fnu, Sonam" w:date="2019-11-27T19:26:00Z"/>
                <w:rFonts w:ascii="Calibri" w:hAnsi="Calibri"/>
              </w:rPr>
            </w:pPr>
            <w:del w:id="6266" w:author="Fnu, Sonam" w:date="2019-11-27T19:26:00Z">
              <w:r w:rsidRPr="00064254" w:rsidDel="00B66B01">
                <w:rPr>
                  <w:rFonts w:ascii="Calibri" w:hAnsi="Calibri"/>
                </w:rPr>
                <w:delText>CREATED_TIME, datetime, not allow null</w:delText>
              </w:r>
            </w:del>
          </w:p>
          <w:p w14:paraId="50577085" w14:textId="6B315B8F" w:rsidR="00EF7801" w:rsidRPr="00064254" w:rsidDel="00B66B01" w:rsidRDefault="00EF7801" w:rsidP="00266B92">
            <w:pPr>
              <w:rPr>
                <w:del w:id="6267" w:author="Fnu, Sonam" w:date="2019-11-27T19:26:00Z"/>
                <w:rFonts w:ascii="Calibri" w:hAnsi="Calibri"/>
              </w:rPr>
            </w:pPr>
            <w:del w:id="6268" w:author="Fnu, Sonam" w:date="2019-11-27T19:26:00Z">
              <w:r w:rsidRPr="00064254" w:rsidDel="00B66B01">
                <w:rPr>
                  <w:rFonts w:ascii="Calibri" w:hAnsi="Calibri"/>
                </w:rPr>
                <w:delText>MODIFIED_BY, nvarchar(30), allow null</w:delText>
              </w:r>
            </w:del>
          </w:p>
          <w:p w14:paraId="45846E6A" w14:textId="232E12AB" w:rsidR="00EF7801" w:rsidRPr="00064254" w:rsidDel="00B66B01" w:rsidRDefault="00EF7801" w:rsidP="00266B92">
            <w:pPr>
              <w:rPr>
                <w:del w:id="6269" w:author="Fnu, Sonam" w:date="2019-11-27T19:26:00Z"/>
                <w:rFonts w:ascii="Calibri" w:hAnsi="Calibri"/>
              </w:rPr>
            </w:pPr>
            <w:del w:id="6270" w:author="Fnu, Sonam" w:date="2019-11-27T19:26:00Z">
              <w:r w:rsidRPr="00064254" w:rsidDel="00B66B01">
                <w:rPr>
                  <w:rFonts w:ascii="Calibri" w:hAnsi="Calibri"/>
                </w:rPr>
                <w:delText>MODIFIED_TIME, datetime, allow null</w:delText>
              </w:r>
            </w:del>
          </w:p>
        </w:tc>
      </w:tr>
      <w:tr w:rsidR="00C168E3" w:rsidRPr="00012DAF" w:rsidDel="00B66B01" w14:paraId="5050BFCB" w14:textId="4DFC5A2D" w:rsidTr="00266B92">
        <w:trPr>
          <w:del w:id="6271" w:author="Fnu, Sonam" w:date="2019-11-27T19:26:00Z"/>
        </w:trPr>
        <w:tc>
          <w:tcPr>
            <w:tcW w:w="2718" w:type="dxa"/>
          </w:tcPr>
          <w:p w14:paraId="0DCD06F3" w14:textId="39A6FEF1" w:rsidR="00C168E3" w:rsidRPr="00012DAF" w:rsidDel="00B66B01" w:rsidRDefault="00C168E3" w:rsidP="00C168E3">
            <w:pPr>
              <w:tabs>
                <w:tab w:val="left" w:pos="2610"/>
                <w:tab w:val="left" w:pos="2880"/>
              </w:tabs>
              <w:spacing w:before="240"/>
              <w:rPr>
                <w:del w:id="6272" w:author="Fnu, Sonam" w:date="2019-11-27T19:26:00Z"/>
                <w:rFonts w:ascii="Calibri" w:hAnsi="Calibri"/>
              </w:rPr>
            </w:pPr>
            <w:del w:id="6273" w:author="Fnu, Sonam" w:date="2019-11-27T19:26:00Z">
              <w:r w:rsidRPr="00064254" w:rsidDel="00B66B01">
                <w:rPr>
                  <w:rFonts w:ascii="Calibri" w:hAnsi="Calibri"/>
                  <w:highlight w:val="yellow"/>
                </w:rPr>
                <w:delText>BANK_NOTIFICATION_MESSAGES_AUDIT</w:delText>
              </w:r>
            </w:del>
          </w:p>
        </w:tc>
        <w:tc>
          <w:tcPr>
            <w:tcW w:w="1350" w:type="dxa"/>
          </w:tcPr>
          <w:p w14:paraId="0D903FD8" w14:textId="568F4721" w:rsidR="00C168E3" w:rsidRPr="00012DAF" w:rsidDel="00B66B01" w:rsidRDefault="00C168E3" w:rsidP="00C168E3">
            <w:pPr>
              <w:rPr>
                <w:del w:id="6274" w:author="Fnu, Sonam" w:date="2019-11-27T19:26:00Z"/>
                <w:rFonts w:ascii="Calibri" w:hAnsi="Calibri"/>
              </w:rPr>
            </w:pPr>
            <w:del w:id="6275" w:author="Fnu, Sonam" w:date="2019-11-27T19:26:00Z">
              <w:r w:rsidRPr="00DA145C" w:rsidDel="00B66B01">
                <w:rPr>
                  <w:rFonts w:ascii="Calibri" w:hAnsi="Calibri"/>
                </w:rPr>
                <w:delText>Add table</w:delText>
              </w:r>
            </w:del>
          </w:p>
        </w:tc>
        <w:tc>
          <w:tcPr>
            <w:tcW w:w="6637" w:type="dxa"/>
          </w:tcPr>
          <w:p w14:paraId="3F328EC2" w14:textId="7AC4B890" w:rsidR="00C168E3" w:rsidRPr="00DA145C" w:rsidDel="00B66B01" w:rsidRDefault="00C168E3" w:rsidP="00C168E3">
            <w:pPr>
              <w:rPr>
                <w:del w:id="6276" w:author="Fnu, Sonam" w:date="2019-11-27T19:26:00Z"/>
                <w:rFonts w:ascii="Calibri" w:hAnsi="Calibri"/>
              </w:rPr>
            </w:pPr>
            <w:del w:id="6277" w:author="Fnu, Sonam" w:date="2019-11-27T19:26:00Z">
              <w:r w:rsidRPr="00DA145C" w:rsidDel="00B66B01">
                <w:rPr>
                  <w:rFonts w:ascii="Calibri" w:hAnsi="Calibri"/>
                </w:rPr>
                <w:delText>AUDIT_ID, nvarchar(30), not null, pk</w:delText>
              </w:r>
            </w:del>
          </w:p>
          <w:p w14:paraId="54CBB571" w14:textId="4C0B0D5B" w:rsidR="00C168E3" w:rsidRPr="00DA145C" w:rsidDel="00B66B01" w:rsidRDefault="00C168E3" w:rsidP="00C168E3">
            <w:pPr>
              <w:rPr>
                <w:del w:id="6278" w:author="Fnu, Sonam" w:date="2019-11-27T19:26:00Z"/>
                <w:rFonts w:ascii="Calibri" w:hAnsi="Calibri"/>
              </w:rPr>
            </w:pPr>
            <w:del w:id="6279" w:author="Fnu, Sonam" w:date="2019-11-27T19:26:00Z">
              <w:r w:rsidRPr="00DA145C" w:rsidDel="00B66B01">
                <w:rPr>
                  <w:rFonts w:ascii="Calibri" w:hAnsi="Calibri"/>
                </w:rPr>
                <w:delText>NOTIFICATI</w:delText>
              </w:r>
              <w:r w:rsidDel="00B66B01">
                <w:rPr>
                  <w:rFonts w:ascii="Calibri" w:hAnsi="Calibri"/>
                </w:rPr>
                <w:delText xml:space="preserve">ON_ID, nvarchar(30), not null, </w:delText>
              </w:r>
            </w:del>
            <w:ins w:id="6280" w:author="mayada samir" w:date="2019-02-23T17:27:00Z">
              <w:del w:id="6281" w:author="Fnu, Sonam" w:date="2019-11-27T19:26:00Z">
                <w:r w:rsidR="009B16A7" w:rsidDel="00B66B01">
                  <w:rPr>
                    <w:rFonts w:ascii="Calibri" w:hAnsi="Calibri"/>
                  </w:rPr>
                  <w:delText xml:space="preserve">( FK to </w:delText>
                </w:r>
                <w:r w:rsidR="009B16A7" w:rsidRPr="00064254" w:rsidDel="00B66B01">
                  <w:rPr>
                    <w:rFonts w:ascii="Calibri" w:hAnsi="Calibri"/>
                  </w:rPr>
                  <w:delText>BANK_NOTIFICATIONS</w:delText>
                </w:r>
                <w:r w:rsidR="009B16A7" w:rsidDel="00B66B01">
                  <w:rPr>
                    <w:rFonts w:ascii="Calibri" w:hAnsi="Calibri"/>
                  </w:rPr>
                  <w:delText>)</w:delText>
                </w:r>
              </w:del>
            </w:ins>
            <w:del w:id="6282" w:author="Fnu, Sonam" w:date="2019-11-27T19:26:00Z">
              <w:r w:rsidDel="00B66B01">
                <w:rPr>
                  <w:rFonts w:ascii="Calibri" w:hAnsi="Calibri"/>
                </w:rPr>
                <w:delText>F</w:delText>
              </w:r>
              <w:r w:rsidRPr="00DA145C" w:rsidDel="00B66B01">
                <w:rPr>
                  <w:rFonts w:ascii="Calibri" w:hAnsi="Calibri"/>
                </w:rPr>
                <w:delText>k</w:delText>
              </w:r>
            </w:del>
          </w:p>
          <w:p w14:paraId="25FC90C9" w14:textId="71011B4B" w:rsidR="00C168E3" w:rsidRPr="00DA145C" w:rsidDel="00B66B01" w:rsidRDefault="00C168E3" w:rsidP="00C168E3">
            <w:pPr>
              <w:rPr>
                <w:del w:id="6283" w:author="Fnu, Sonam" w:date="2019-11-27T19:26:00Z"/>
                <w:rFonts w:ascii="Calibri" w:hAnsi="Calibri"/>
              </w:rPr>
            </w:pPr>
            <w:del w:id="6284" w:author="Fnu, Sonam" w:date="2019-11-27T19:26:00Z">
              <w:r w:rsidRPr="00DA145C" w:rsidDel="00B66B01">
                <w:rPr>
                  <w:rFonts w:ascii="Calibri" w:hAnsi="Calibri"/>
                </w:rPr>
                <w:delText>NOTIFICATION_MESSAGES, nvarchar(300), not null</w:delText>
              </w:r>
            </w:del>
          </w:p>
          <w:p w14:paraId="654B359A" w14:textId="3CBE9E67" w:rsidR="00C168E3" w:rsidRPr="00DA145C" w:rsidDel="00B66B01" w:rsidRDefault="00C168E3" w:rsidP="00C168E3">
            <w:pPr>
              <w:rPr>
                <w:del w:id="6285" w:author="Fnu, Sonam" w:date="2019-11-27T19:26:00Z"/>
                <w:rFonts w:ascii="Calibri" w:hAnsi="Calibri"/>
              </w:rPr>
            </w:pPr>
            <w:del w:id="6286" w:author="Fnu, Sonam" w:date="2019-11-27T19:26:00Z">
              <w:r w:rsidRPr="00DA145C" w:rsidDel="00B66B01">
                <w:rPr>
                  <w:rFonts w:ascii="Calibri" w:hAnsi="Calibri"/>
                </w:rPr>
                <w:delText>LANGUAGE nvarchar(3), not null, pk</w:delText>
              </w:r>
            </w:del>
          </w:p>
          <w:p w14:paraId="115432D5" w14:textId="751EAD2C" w:rsidR="00C168E3" w:rsidRPr="00DA145C" w:rsidDel="00B66B01" w:rsidRDefault="00C168E3" w:rsidP="00C168E3">
            <w:pPr>
              <w:rPr>
                <w:del w:id="6287" w:author="Fnu, Sonam" w:date="2019-11-27T19:26:00Z"/>
                <w:rFonts w:ascii="Calibri" w:hAnsi="Calibri"/>
              </w:rPr>
            </w:pPr>
            <w:del w:id="6288" w:author="Fnu, Sonam" w:date="2019-11-27T19:26:00Z">
              <w:r w:rsidRPr="00DA145C" w:rsidDel="00B66B01">
                <w:rPr>
                  <w:rFonts w:ascii="Calibri" w:hAnsi="Calibri"/>
                </w:rPr>
                <w:delText>IS_DEFAULT, nvarchar(1)</w:delText>
              </w:r>
            </w:del>
          </w:p>
          <w:p w14:paraId="662EDFB5" w14:textId="3FF1C96D" w:rsidR="00C168E3" w:rsidRPr="00DA145C" w:rsidDel="00B66B01" w:rsidRDefault="00C168E3" w:rsidP="00C168E3">
            <w:pPr>
              <w:rPr>
                <w:del w:id="6289" w:author="Fnu, Sonam" w:date="2019-11-27T19:26:00Z"/>
                <w:rFonts w:ascii="Calibri" w:hAnsi="Calibri"/>
              </w:rPr>
            </w:pPr>
            <w:del w:id="6290" w:author="Fnu, Sonam" w:date="2019-11-27T19:26:00Z">
              <w:r w:rsidRPr="00DA145C" w:rsidDel="00B66B01">
                <w:rPr>
                  <w:rFonts w:ascii="Calibri" w:hAnsi="Calibri"/>
                </w:rPr>
                <w:delText>STATUS, nvarchar(3), not null</w:delText>
              </w:r>
            </w:del>
          </w:p>
          <w:p w14:paraId="2F4903CA" w14:textId="5E414524" w:rsidR="00C168E3" w:rsidRPr="00DA145C" w:rsidDel="00B66B01" w:rsidRDefault="00C168E3" w:rsidP="00C168E3">
            <w:pPr>
              <w:rPr>
                <w:del w:id="6291" w:author="Fnu, Sonam" w:date="2019-11-27T19:26:00Z"/>
                <w:rFonts w:ascii="Calibri" w:hAnsi="Calibri"/>
              </w:rPr>
            </w:pPr>
            <w:del w:id="6292" w:author="Fnu, Sonam" w:date="2019-11-27T19:26:00Z">
              <w:r w:rsidRPr="00DA145C" w:rsidDel="00B66B01">
                <w:rPr>
                  <w:rFonts w:ascii="Calibri" w:hAnsi="Calibri"/>
                </w:rPr>
                <w:delText>CREATED_BY, nvarchar(30), not allow null</w:delText>
              </w:r>
            </w:del>
          </w:p>
          <w:p w14:paraId="1F23187A" w14:textId="570BA44D" w:rsidR="00C168E3" w:rsidRPr="00DA145C" w:rsidDel="00B66B01" w:rsidRDefault="00C168E3" w:rsidP="00C168E3">
            <w:pPr>
              <w:rPr>
                <w:del w:id="6293" w:author="Fnu, Sonam" w:date="2019-11-27T19:26:00Z"/>
                <w:rFonts w:ascii="Calibri" w:hAnsi="Calibri"/>
              </w:rPr>
            </w:pPr>
            <w:del w:id="6294" w:author="Fnu, Sonam" w:date="2019-11-27T19:26:00Z">
              <w:r w:rsidRPr="00DA145C" w:rsidDel="00B66B01">
                <w:rPr>
                  <w:rFonts w:ascii="Calibri" w:hAnsi="Calibri"/>
                </w:rPr>
                <w:delText>CREATED_TIME, datetime, not allow null</w:delText>
              </w:r>
            </w:del>
          </w:p>
          <w:p w14:paraId="206ECDB9" w14:textId="61E86A95" w:rsidR="00C168E3" w:rsidRPr="00DA145C" w:rsidDel="00B66B01" w:rsidRDefault="00C168E3" w:rsidP="00C168E3">
            <w:pPr>
              <w:rPr>
                <w:del w:id="6295" w:author="Fnu, Sonam" w:date="2019-11-27T19:26:00Z"/>
                <w:rFonts w:ascii="Calibri" w:hAnsi="Calibri"/>
              </w:rPr>
            </w:pPr>
            <w:del w:id="6296" w:author="Fnu, Sonam" w:date="2019-11-27T19:26:00Z">
              <w:r w:rsidRPr="00DA145C" w:rsidDel="00B66B01">
                <w:rPr>
                  <w:rFonts w:ascii="Calibri" w:hAnsi="Calibri"/>
                </w:rPr>
                <w:delText>MODIFIED_BY, nvarchar(30), allow null</w:delText>
              </w:r>
            </w:del>
          </w:p>
          <w:p w14:paraId="34C39BC7" w14:textId="3BCC0A1C" w:rsidR="00C168E3" w:rsidDel="00B66B01" w:rsidRDefault="00C168E3" w:rsidP="00C168E3">
            <w:pPr>
              <w:rPr>
                <w:del w:id="6297" w:author="Fnu, Sonam" w:date="2019-11-27T19:26:00Z"/>
                <w:rFonts w:ascii="Calibri" w:hAnsi="Calibri"/>
              </w:rPr>
            </w:pPr>
            <w:del w:id="6298" w:author="Fnu, Sonam" w:date="2019-11-27T19:26:00Z">
              <w:r w:rsidRPr="00DA145C" w:rsidDel="00B66B01">
                <w:rPr>
                  <w:rFonts w:ascii="Calibri" w:hAnsi="Calibri"/>
                </w:rPr>
                <w:delText>MODIFIED_TIME, datetime, allow null</w:delText>
              </w:r>
            </w:del>
          </w:p>
          <w:p w14:paraId="26D2D221" w14:textId="054EB2BF" w:rsidR="00C168E3" w:rsidRPr="00DA145C" w:rsidDel="00B66B01" w:rsidRDefault="00C168E3" w:rsidP="00C168E3">
            <w:pPr>
              <w:rPr>
                <w:del w:id="6299" w:author="Fnu, Sonam" w:date="2019-11-27T19:26:00Z"/>
                <w:rFonts w:ascii="Calibri" w:hAnsi="Calibri"/>
              </w:rPr>
            </w:pPr>
            <w:del w:id="6300" w:author="Fnu, Sonam" w:date="2019-11-27T19:26:00Z">
              <w:r w:rsidRPr="00DA145C" w:rsidDel="00B66B01">
                <w:rPr>
                  <w:rFonts w:ascii="Calibri" w:hAnsi="Calibri"/>
                </w:rPr>
                <w:delText>PENDING_VERIFICATION,numeric(5) not null</w:delText>
              </w:r>
            </w:del>
          </w:p>
          <w:p w14:paraId="00D40B57" w14:textId="2F73663B" w:rsidR="00C168E3" w:rsidRPr="00DA145C" w:rsidDel="00B66B01" w:rsidRDefault="00C168E3" w:rsidP="00C168E3">
            <w:pPr>
              <w:rPr>
                <w:del w:id="6301" w:author="Fnu, Sonam" w:date="2019-11-27T19:26:00Z"/>
                <w:rFonts w:ascii="Calibri" w:hAnsi="Calibri"/>
              </w:rPr>
            </w:pPr>
            <w:del w:id="6302" w:author="Fnu, Sonam" w:date="2019-11-27T19:26:00Z">
              <w:r w:rsidRPr="00DA145C" w:rsidDel="00B66B01">
                <w:rPr>
                  <w:rFonts w:ascii="Calibri" w:hAnsi="Calibri"/>
                </w:rPr>
                <w:delText>PENDING_APPROVAL , numeric (5) not null</w:delText>
              </w:r>
            </w:del>
          </w:p>
          <w:p w14:paraId="61C3C9CB" w14:textId="79A8001D" w:rsidR="00C168E3" w:rsidRPr="00DA145C" w:rsidDel="00B66B01" w:rsidRDefault="00C168E3" w:rsidP="00C168E3">
            <w:pPr>
              <w:rPr>
                <w:del w:id="6303" w:author="Fnu, Sonam" w:date="2019-11-27T19:26:00Z"/>
                <w:rFonts w:ascii="Calibri" w:hAnsi="Calibri"/>
              </w:rPr>
            </w:pPr>
            <w:del w:id="6304" w:author="Fnu, Sonam" w:date="2019-11-27T19:26:00Z">
              <w:r w:rsidRPr="00DA145C" w:rsidDel="00B66B01">
                <w:rPr>
                  <w:rFonts w:ascii="Calibri" w:hAnsi="Calibri"/>
                </w:rPr>
                <w:delText>PERFORMED_BY, nvarchar(30), null</w:delText>
              </w:r>
            </w:del>
          </w:p>
          <w:p w14:paraId="71EDF158" w14:textId="51A8A630" w:rsidR="00C168E3" w:rsidRPr="00012DAF" w:rsidDel="00B66B01" w:rsidRDefault="00C168E3" w:rsidP="00C168E3">
            <w:pPr>
              <w:rPr>
                <w:del w:id="6305" w:author="Fnu, Sonam" w:date="2019-11-27T19:26:00Z"/>
                <w:rFonts w:ascii="Calibri" w:hAnsi="Calibri"/>
              </w:rPr>
            </w:pPr>
            <w:del w:id="6306" w:author="Fnu, Sonam" w:date="2019-11-27T19:26:00Z">
              <w:r w:rsidRPr="00DA145C" w:rsidDel="00B66B01">
                <w:rPr>
                  <w:rFonts w:ascii="Calibri" w:hAnsi="Calibri"/>
                </w:rPr>
                <w:delText>PERFORMED_TIME , datetime not null</w:delText>
              </w:r>
            </w:del>
          </w:p>
        </w:tc>
      </w:tr>
      <w:tr w:rsidR="00EF7801" w:rsidRPr="00012DAF" w:rsidDel="00B66B01" w14:paraId="4E253C7D" w14:textId="5FDCA3D4" w:rsidTr="00266B92">
        <w:trPr>
          <w:del w:id="6307" w:author="Fnu, Sonam" w:date="2019-11-27T19:26:00Z"/>
        </w:trPr>
        <w:tc>
          <w:tcPr>
            <w:tcW w:w="2718" w:type="dxa"/>
          </w:tcPr>
          <w:p w14:paraId="25A2A67F" w14:textId="7BB9E1F7" w:rsidR="00EF7801" w:rsidRPr="00064254" w:rsidDel="00B66B01" w:rsidRDefault="00EF7801" w:rsidP="00266B92">
            <w:pPr>
              <w:rPr>
                <w:del w:id="6308" w:author="Fnu, Sonam" w:date="2019-11-27T19:26:00Z"/>
                <w:rFonts w:ascii="Calibri" w:hAnsi="Calibri"/>
              </w:rPr>
            </w:pPr>
            <w:del w:id="6309" w:author="Fnu, Sonam" w:date="2019-11-27T19:26:00Z">
              <w:r w:rsidRPr="00064254" w:rsidDel="00B66B01">
                <w:rPr>
                  <w:rFonts w:ascii="Calibri" w:hAnsi="Calibri" w:cs="Arial"/>
                  <w:color w:val="000000"/>
                  <w:sz w:val="16"/>
                  <w:szCs w:val="16"/>
                </w:rPr>
                <w:delText>COM_NOTIFICATIONS_</w:delText>
              </w:r>
              <w:r w:rsidRPr="00064254" w:rsidDel="00B66B01">
                <w:rPr>
                  <w:rFonts w:ascii="Calibri" w:hAnsi="Calibri"/>
                </w:rPr>
                <w:delText>SETUP</w:delText>
              </w:r>
            </w:del>
          </w:p>
        </w:tc>
        <w:tc>
          <w:tcPr>
            <w:tcW w:w="1350" w:type="dxa"/>
          </w:tcPr>
          <w:p w14:paraId="6BDA1A05" w14:textId="2458AB20" w:rsidR="00EF7801" w:rsidRPr="00064254" w:rsidDel="00B66B01" w:rsidRDefault="00EF7801" w:rsidP="00266B92">
            <w:pPr>
              <w:rPr>
                <w:del w:id="6310" w:author="Fnu, Sonam" w:date="2019-11-27T19:26:00Z"/>
                <w:rFonts w:ascii="Calibri" w:hAnsi="Calibri"/>
              </w:rPr>
            </w:pPr>
            <w:del w:id="6311" w:author="Fnu, Sonam" w:date="2019-11-27T19:26:00Z">
              <w:r w:rsidRPr="00064254" w:rsidDel="00B66B01">
                <w:rPr>
                  <w:rFonts w:ascii="Calibri" w:hAnsi="Calibri"/>
                </w:rPr>
                <w:delText>Add table</w:delText>
              </w:r>
            </w:del>
          </w:p>
        </w:tc>
        <w:tc>
          <w:tcPr>
            <w:tcW w:w="6637" w:type="dxa"/>
          </w:tcPr>
          <w:p w14:paraId="29252163" w14:textId="23BD7C96" w:rsidR="00EF7801" w:rsidRPr="00064254" w:rsidDel="00B66B01" w:rsidRDefault="00EF7801" w:rsidP="00266B92">
            <w:pPr>
              <w:rPr>
                <w:del w:id="6312" w:author="Fnu, Sonam" w:date="2019-11-27T19:26:00Z"/>
                <w:rFonts w:ascii="Calibri" w:hAnsi="Calibri"/>
              </w:rPr>
            </w:pPr>
            <w:del w:id="6313" w:author="Fnu, Sonam" w:date="2019-11-27T19:26:00Z">
              <w:r w:rsidRPr="00064254" w:rsidDel="00B66B01">
                <w:rPr>
                  <w:rFonts w:ascii="Calibri" w:hAnsi="Calibri"/>
                </w:rPr>
                <w:delText>NOTIFICATION_ID, nvarchar(30), not null, pk</w:delText>
              </w:r>
            </w:del>
          </w:p>
          <w:p w14:paraId="107E9847" w14:textId="7B750EF1" w:rsidR="00EF7801" w:rsidRPr="00064254" w:rsidDel="00B66B01" w:rsidRDefault="00EF7801" w:rsidP="00266B92">
            <w:pPr>
              <w:rPr>
                <w:del w:id="6314" w:author="Fnu, Sonam" w:date="2019-11-27T19:26:00Z"/>
                <w:rFonts w:ascii="Calibri" w:hAnsi="Calibri"/>
              </w:rPr>
            </w:pPr>
            <w:del w:id="6315" w:author="Fnu, Sonam" w:date="2019-11-27T19:26:00Z">
              <w:r w:rsidRPr="00064254" w:rsidDel="00B66B01">
                <w:rPr>
                  <w:rFonts w:ascii="Calibri" w:hAnsi="Calibri"/>
                </w:rPr>
                <w:delText>CORPORATE_ID, nvarchar(30), not null, pk</w:delText>
              </w:r>
            </w:del>
            <w:ins w:id="6316" w:author="mayada samir" w:date="2019-02-27T10:41:00Z">
              <w:del w:id="6317" w:author="Fnu, Sonam" w:date="2019-11-27T19:26:00Z">
                <w:r w:rsidR="00DD29F6" w:rsidDel="00B66B01">
                  <w:rPr>
                    <w:rFonts w:ascii="Calibri" w:hAnsi="Calibri"/>
                  </w:rPr>
                  <w:delText xml:space="preserve"> </w:delText>
                </w:r>
              </w:del>
            </w:ins>
          </w:p>
          <w:p w14:paraId="63A48FF1" w14:textId="106DFD61" w:rsidR="00EF7801" w:rsidRPr="00064254" w:rsidDel="00B66B01" w:rsidRDefault="00EF7801" w:rsidP="00266B92">
            <w:pPr>
              <w:rPr>
                <w:del w:id="6318" w:author="Fnu, Sonam" w:date="2019-11-27T19:26:00Z"/>
                <w:rFonts w:ascii="Calibri" w:hAnsi="Calibri"/>
              </w:rPr>
            </w:pPr>
            <w:del w:id="6319" w:author="Fnu, Sonam" w:date="2019-11-27T19:26:00Z">
              <w:r w:rsidRPr="00064254" w:rsidDel="00B66B01">
                <w:rPr>
                  <w:rFonts w:ascii="Calibri" w:hAnsi="Calibri"/>
                </w:rPr>
                <w:delText>USER_ID, nvarchar(30), not null, pk</w:delText>
              </w:r>
            </w:del>
          </w:p>
          <w:p w14:paraId="3B32FA93" w14:textId="36074B02" w:rsidR="00EF7801" w:rsidRPr="00064254" w:rsidDel="00B66B01" w:rsidRDefault="00EF7801" w:rsidP="00266B92">
            <w:pPr>
              <w:rPr>
                <w:del w:id="6320" w:author="Fnu, Sonam" w:date="2019-11-27T19:25:00Z"/>
                <w:rFonts w:ascii="Calibri" w:hAnsi="Calibri"/>
              </w:rPr>
            </w:pPr>
            <w:del w:id="6321" w:author="Fnu, Sonam" w:date="2019-11-27T19:25:00Z">
              <w:r w:rsidRPr="00064254" w:rsidDel="00B66B01">
                <w:rPr>
                  <w:rFonts w:ascii="Calibri" w:hAnsi="Calibri"/>
                </w:rPr>
                <w:delText>ACCOUNT_NO, nvarchar(30), not null, pk</w:delText>
              </w:r>
            </w:del>
          </w:p>
          <w:p w14:paraId="2DC3B411" w14:textId="69648CD7" w:rsidR="00EF7801" w:rsidDel="00B66B01" w:rsidRDefault="00EF7801" w:rsidP="00266B92">
            <w:pPr>
              <w:rPr>
                <w:ins w:id="6322" w:author="mayada samir" w:date="2019-04-03T10:06:00Z"/>
                <w:del w:id="6323" w:author="Fnu, Sonam" w:date="2019-11-27T19:25:00Z"/>
                <w:rFonts w:ascii="Calibri" w:hAnsi="Calibri"/>
              </w:rPr>
            </w:pPr>
            <w:del w:id="6324" w:author="Fnu, Sonam" w:date="2019-11-27T19:25:00Z">
              <w:r w:rsidRPr="00064254" w:rsidDel="00B66B01">
                <w:rPr>
                  <w:rFonts w:ascii="Calibri" w:hAnsi="Calibri"/>
                </w:rPr>
                <w:delText>ACCOUNT_TYPE, nvarchar(30), not null, pk</w:delText>
              </w:r>
            </w:del>
            <w:ins w:id="6325" w:author="mayada samir" w:date="2019-02-27T10:40:00Z">
              <w:del w:id="6326" w:author="Fnu, Sonam" w:date="2019-11-27T19:25:00Z">
                <w:r w:rsidR="00DD29F6" w:rsidDel="00B66B01">
                  <w:rPr>
                    <w:rFonts w:ascii="Calibri" w:hAnsi="Calibri"/>
                  </w:rPr>
                  <w:delText xml:space="preserve"> </w:delText>
                </w:r>
              </w:del>
            </w:ins>
          </w:p>
          <w:p w14:paraId="5D363AE3" w14:textId="0FCE96F8" w:rsidR="00A7432D" w:rsidRPr="00064254" w:rsidDel="00B66B01" w:rsidRDefault="00A7432D" w:rsidP="00A7432D">
            <w:pPr>
              <w:rPr>
                <w:ins w:id="6327" w:author="mayada samir" w:date="2019-04-03T10:06:00Z"/>
                <w:del w:id="6328" w:author="Fnu, Sonam" w:date="2019-11-27T19:25:00Z"/>
                <w:rFonts w:ascii="Calibri" w:hAnsi="Calibri"/>
              </w:rPr>
            </w:pPr>
            <w:ins w:id="6329" w:author="mayada samir" w:date="2019-04-03T10:06:00Z">
              <w:del w:id="6330" w:author="Fnu, Sonam" w:date="2019-11-27T19:25:00Z">
                <w:r w:rsidRPr="00064254" w:rsidDel="00B66B01">
                  <w:rPr>
                    <w:rFonts w:ascii="Calibri" w:hAnsi="Calibri"/>
                    <w:highlight w:val="yellow"/>
                  </w:rPr>
                  <w:delText>RECIPIENT_TYPE,number, not null</w:delText>
                </w:r>
                <w:r w:rsidRPr="00064254" w:rsidDel="00B66B01">
                  <w:rPr>
                    <w:rFonts w:ascii="Calibri" w:hAnsi="Calibri"/>
                  </w:rPr>
                  <w:delText xml:space="preserve"> ,Default (1)</w:delText>
                </w:r>
              </w:del>
            </w:ins>
          </w:p>
          <w:p w14:paraId="34CE661C" w14:textId="357E5306" w:rsidR="00045A40" w:rsidRPr="00012DAF" w:rsidDel="00B66B01" w:rsidRDefault="00045A40" w:rsidP="00045A40">
            <w:pPr>
              <w:rPr>
                <w:ins w:id="6331" w:author="mayada samir" w:date="2019-04-04T09:14:00Z"/>
                <w:del w:id="6332" w:author="Fnu, Sonam" w:date="2019-11-27T19:25:00Z"/>
                <w:rFonts w:ascii="Calibri" w:eastAsia="Times New Roman" w:hAnsi="Calibri" w:cs="Times New Roman"/>
                <w:color w:val="000000"/>
              </w:rPr>
            </w:pPr>
            <w:ins w:id="6333" w:author="mayada samir" w:date="2019-04-04T09:14:00Z">
              <w:del w:id="6334" w:author="Fnu, Sonam" w:date="2019-11-27T19:25:00Z">
                <w:r w:rsidRPr="00012DAF" w:rsidDel="00B66B01">
                  <w:rPr>
                    <w:rFonts w:ascii="Calibri" w:eastAsia="Times New Roman" w:hAnsi="Calibri" w:cs="Times New Roman"/>
                    <w:color w:val="000000"/>
                  </w:rPr>
                  <w:delText xml:space="preserve">[1:Initinator only , </w:delText>
                </w:r>
                <w:r w:rsidDel="00B66B01">
                  <w:rPr>
                    <w:rFonts w:ascii="Calibri" w:eastAsia="Times New Roman" w:hAnsi="Calibri" w:cs="Times New Roman"/>
                    <w:color w:val="000000"/>
                  </w:rPr>
                  <w:delText>2</w:delText>
                </w:r>
                <w:r w:rsidRPr="00012DAF" w:rsidDel="00B66B01">
                  <w:rPr>
                    <w:rFonts w:ascii="Calibri" w:eastAsia="Times New Roman" w:hAnsi="Calibri" w:cs="Times New Roman"/>
                    <w:color w:val="000000"/>
                  </w:rPr>
                  <w:delText>: initiator and authorizer , 3: initiator and Account Group</w:delText>
                </w:r>
                <w:r w:rsidDel="00B66B01">
                  <w:rPr>
                    <w:rFonts w:ascii="Calibri" w:eastAsia="Times New Roman" w:hAnsi="Calibri" w:cs="Times New Roman"/>
                    <w:color w:val="000000"/>
                  </w:rPr>
                  <w:delText xml:space="preserve">, 4 Initiator and Department </w:delText>
                </w:r>
                <w:r w:rsidRPr="00012DAF" w:rsidDel="00B66B01">
                  <w:rPr>
                    <w:rFonts w:ascii="Calibri" w:eastAsia="Times New Roman" w:hAnsi="Calibri" w:cs="Times New Roman"/>
                    <w:color w:val="000000"/>
                  </w:rPr>
                  <w:delText>]</w:delText>
                </w:r>
              </w:del>
            </w:ins>
          </w:p>
          <w:p w14:paraId="10E285DD" w14:textId="4A43E200" w:rsidR="00A7432D" w:rsidRPr="00A7432D" w:rsidDel="00B66B01" w:rsidRDefault="00A7432D">
            <w:pPr>
              <w:rPr>
                <w:del w:id="6335" w:author="Fnu, Sonam" w:date="2019-11-27T19:25:00Z"/>
                <w:rFonts w:ascii="Calibri" w:eastAsia="Times New Roman" w:hAnsi="Calibri" w:cs="Times New Roman"/>
                <w:color w:val="000000"/>
                <w:rPrChange w:id="6336" w:author="mayada samir" w:date="2019-04-03T10:06:00Z">
                  <w:rPr>
                    <w:del w:id="6337" w:author="Fnu, Sonam" w:date="2019-11-27T19:25:00Z"/>
                    <w:rFonts w:ascii="Calibri" w:hAnsi="Calibri"/>
                  </w:rPr>
                </w:rPrChange>
              </w:rPr>
            </w:pPr>
          </w:p>
          <w:p w14:paraId="47DFC1C6" w14:textId="6000EA20" w:rsidR="00EF7801" w:rsidRPr="00064254" w:rsidDel="00B66B01" w:rsidRDefault="00EF7801" w:rsidP="00266B92">
            <w:pPr>
              <w:rPr>
                <w:del w:id="6338" w:author="Fnu, Sonam" w:date="2019-11-27T19:25:00Z"/>
                <w:rFonts w:ascii="Calibri" w:hAnsi="Calibri"/>
              </w:rPr>
            </w:pPr>
            <w:del w:id="6339" w:author="Fnu, Sonam" w:date="2019-11-27T19:25:00Z">
              <w:r w:rsidRPr="00064254" w:rsidDel="00B66B01">
                <w:rPr>
                  <w:rFonts w:ascii="Calibri" w:hAnsi="Calibri"/>
                </w:rPr>
                <w:delText>SMS, nvarchar(1) , not null</w:delText>
              </w:r>
            </w:del>
          </w:p>
          <w:p w14:paraId="6E199B59" w14:textId="5382FDE7" w:rsidR="00EF7801" w:rsidRPr="00064254" w:rsidDel="00B66B01" w:rsidRDefault="00EF7801" w:rsidP="00266B92">
            <w:pPr>
              <w:rPr>
                <w:del w:id="6340" w:author="Fnu, Sonam" w:date="2019-11-27T19:25:00Z"/>
                <w:rFonts w:ascii="Calibri" w:hAnsi="Calibri"/>
              </w:rPr>
            </w:pPr>
            <w:del w:id="6341" w:author="Fnu, Sonam" w:date="2019-11-27T19:25:00Z">
              <w:r w:rsidRPr="00064254" w:rsidDel="00B66B01">
                <w:rPr>
                  <w:rFonts w:ascii="Calibri" w:hAnsi="Calibri"/>
                </w:rPr>
                <w:delText>EMAIL, nvarchar(1) , not null</w:delText>
              </w:r>
            </w:del>
          </w:p>
          <w:p w14:paraId="67699E0A" w14:textId="7918221C" w:rsidR="00EF7801" w:rsidRPr="00064254" w:rsidDel="00B66B01" w:rsidRDefault="00EF7801" w:rsidP="00266B92">
            <w:pPr>
              <w:rPr>
                <w:del w:id="6342" w:author="Fnu, Sonam" w:date="2019-11-27T19:25:00Z"/>
                <w:rFonts w:ascii="Calibri" w:hAnsi="Calibri"/>
              </w:rPr>
            </w:pPr>
            <w:del w:id="6343" w:author="Fnu, Sonam" w:date="2019-11-27T19:25:00Z">
              <w:r w:rsidRPr="00064254" w:rsidDel="00B66B01">
                <w:rPr>
                  <w:rFonts w:ascii="Calibri" w:hAnsi="Calibri"/>
                </w:rPr>
                <w:delText>ALERT, nvarchar(1) , not null</w:delText>
              </w:r>
            </w:del>
          </w:p>
          <w:p w14:paraId="59E0D773" w14:textId="58801DB0" w:rsidR="00EF7801" w:rsidRPr="00064254" w:rsidDel="00B66B01" w:rsidRDefault="00EF7801" w:rsidP="00266B92">
            <w:pPr>
              <w:rPr>
                <w:del w:id="6344" w:author="Fnu, Sonam" w:date="2019-11-27T19:25:00Z"/>
                <w:rFonts w:ascii="Calibri" w:hAnsi="Calibri"/>
              </w:rPr>
            </w:pPr>
            <w:del w:id="6345" w:author="Fnu, Sonam" w:date="2019-11-27T19:25:00Z">
              <w:r w:rsidRPr="00064254" w:rsidDel="00B66B01">
                <w:rPr>
                  <w:rFonts w:ascii="Calibri" w:hAnsi="Calibri"/>
                </w:rPr>
                <w:delText>MOBILE, nvarchar(1) , not null</w:delText>
              </w:r>
            </w:del>
          </w:p>
          <w:p w14:paraId="21B62D3F" w14:textId="7F2DE5FB" w:rsidR="00EF7801" w:rsidRPr="00064254" w:rsidDel="00B66B01" w:rsidRDefault="00EF7801" w:rsidP="00266B92">
            <w:pPr>
              <w:rPr>
                <w:del w:id="6346" w:author="Fnu, Sonam" w:date="2019-11-27T19:25:00Z"/>
                <w:rFonts w:ascii="Calibri" w:hAnsi="Calibri"/>
              </w:rPr>
            </w:pPr>
            <w:del w:id="6347" w:author="Fnu, Sonam" w:date="2019-11-27T19:25:00Z">
              <w:r w:rsidRPr="00064254" w:rsidDel="00B66B01">
                <w:rPr>
                  <w:rFonts w:ascii="Calibri" w:hAnsi="Calibri"/>
                </w:rPr>
                <w:delText>STATUS, nvarchar(3), not null</w:delText>
              </w:r>
            </w:del>
          </w:p>
          <w:p w14:paraId="64F294E3" w14:textId="15E114FE" w:rsidR="00EF7801" w:rsidRPr="00064254" w:rsidDel="00B66B01" w:rsidRDefault="00EF7801" w:rsidP="00266B92">
            <w:pPr>
              <w:rPr>
                <w:del w:id="6348" w:author="Fnu, Sonam" w:date="2019-11-27T19:25:00Z"/>
                <w:rFonts w:ascii="Calibri" w:hAnsi="Calibri"/>
              </w:rPr>
            </w:pPr>
            <w:del w:id="6349" w:author="Fnu, Sonam" w:date="2019-11-27T19:25:00Z">
              <w:r w:rsidRPr="00064254" w:rsidDel="00B66B01">
                <w:rPr>
                  <w:rFonts w:ascii="Calibri" w:hAnsi="Calibri"/>
                </w:rPr>
                <w:delText>CREATED_BY, nvarchar(30), not allow null</w:delText>
              </w:r>
            </w:del>
          </w:p>
          <w:p w14:paraId="4946C1D9" w14:textId="4DF1A0ED" w:rsidR="00EF7801" w:rsidRPr="00064254" w:rsidDel="00B66B01" w:rsidRDefault="00EF7801" w:rsidP="00266B92">
            <w:pPr>
              <w:rPr>
                <w:del w:id="6350" w:author="Fnu, Sonam" w:date="2019-11-27T19:25:00Z"/>
                <w:rFonts w:ascii="Calibri" w:hAnsi="Calibri"/>
              </w:rPr>
            </w:pPr>
            <w:del w:id="6351" w:author="Fnu, Sonam" w:date="2019-11-27T19:25:00Z">
              <w:r w:rsidRPr="00064254" w:rsidDel="00B66B01">
                <w:rPr>
                  <w:rFonts w:ascii="Calibri" w:hAnsi="Calibri"/>
                </w:rPr>
                <w:delText>CREATED_TIME, datetime, not allow null</w:delText>
              </w:r>
            </w:del>
          </w:p>
          <w:p w14:paraId="3A878590" w14:textId="205E66BD" w:rsidR="00EF7801" w:rsidRPr="00064254" w:rsidDel="00B66B01" w:rsidRDefault="00EF7801" w:rsidP="00266B92">
            <w:pPr>
              <w:rPr>
                <w:del w:id="6352" w:author="Fnu, Sonam" w:date="2019-11-27T19:25:00Z"/>
                <w:rFonts w:ascii="Calibri" w:hAnsi="Calibri"/>
              </w:rPr>
            </w:pPr>
            <w:del w:id="6353" w:author="Fnu, Sonam" w:date="2019-11-27T19:25:00Z">
              <w:r w:rsidRPr="00064254" w:rsidDel="00B66B01">
                <w:rPr>
                  <w:rFonts w:ascii="Calibri" w:hAnsi="Calibri"/>
                </w:rPr>
                <w:delText>MODIFIED_BY, nvarchar(30), allow null</w:delText>
              </w:r>
            </w:del>
          </w:p>
          <w:p w14:paraId="7C1BB615" w14:textId="669E3ED0" w:rsidR="00EF7801" w:rsidRPr="00064254" w:rsidDel="00B66B01" w:rsidRDefault="00EF7801" w:rsidP="00266B92">
            <w:pPr>
              <w:rPr>
                <w:del w:id="6354" w:author="Fnu, Sonam" w:date="2019-11-27T19:26:00Z"/>
                <w:rFonts w:ascii="Calibri" w:hAnsi="Calibri"/>
              </w:rPr>
            </w:pPr>
            <w:del w:id="6355" w:author="Fnu, Sonam" w:date="2019-11-27T19:25:00Z">
              <w:r w:rsidRPr="00064254" w:rsidDel="00B66B01">
                <w:rPr>
                  <w:rFonts w:ascii="Calibri" w:hAnsi="Calibri"/>
                </w:rPr>
                <w:delText>MODIFIED_TIME, datetime, allow null</w:delText>
              </w:r>
            </w:del>
          </w:p>
        </w:tc>
      </w:tr>
      <w:tr w:rsidR="00EF7801" w:rsidRPr="00012DAF" w:rsidDel="00B66B01" w14:paraId="4CDCCF3B" w14:textId="58AAD114" w:rsidTr="00266B92">
        <w:trPr>
          <w:del w:id="6356" w:author="Fnu, Sonam" w:date="2019-11-27T19:26:00Z"/>
        </w:trPr>
        <w:tc>
          <w:tcPr>
            <w:tcW w:w="2718" w:type="dxa"/>
          </w:tcPr>
          <w:p w14:paraId="058E60CE" w14:textId="2E85D5EE" w:rsidR="00EF7801" w:rsidRPr="00064254" w:rsidDel="00B66B01" w:rsidRDefault="00EF7801" w:rsidP="00266B92">
            <w:pPr>
              <w:rPr>
                <w:del w:id="6357" w:author="Fnu, Sonam" w:date="2019-11-27T19:26:00Z"/>
                <w:rFonts w:ascii="Calibri" w:hAnsi="Calibri" w:cs="Arial"/>
                <w:color w:val="000000"/>
                <w:sz w:val="16"/>
                <w:szCs w:val="16"/>
              </w:rPr>
            </w:pPr>
            <w:del w:id="6358" w:author="Fnu, Sonam" w:date="2019-11-27T19:24:00Z">
              <w:r w:rsidRPr="00064254" w:rsidDel="00B66B01">
                <w:rPr>
                  <w:rFonts w:ascii="Calibri" w:hAnsi="Calibri" w:cs="Arial"/>
                  <w:color w:val="000000"/>
                  <w:sz w:val="16"/>
                  <w:szCs w:val="16"/>
                </w:rPr>
                <w:delText>COM_NOTIFICATIONS_</w:delText>
              </w:r>
              <w:r w:rsidRPr="00064254" w:rsidDel="00B66B01">
                <w:rPr>
                  <w:rFonts w:ascii="Calibri" w:hAnsi="Calibri"/>
                </w:rPr>
                <w:delText>SETUP_AUDIT</w:delText>
              </w:r>
            </w:del>
          </w:p>
        </w:tc>
        <w:tc>
          <w:tcPr>
            <w:tcW w:w="1350" w:type="dxa"/>
          </w:tcPr>
          <w:p w14:paraId="422466B3" w14:textId="5F6CE419" w:rsidR="00EF7801" w:rsidRPr="00064254" w:rsidDel="00B66B01" w:rsidRDefault="00EF7801" w:rsidP="00266B92">
            <w:pPr>
              <w:rPr>
                <w:del w:id="6359" w:author="Fnu, Sonam" w:date="2019-11-27T19:26:00Z"/>
                <w:rFonts w:ascii="Calibri" w:hAnsi="Calibri"/>
              </w:rPr>
            </w:pPr>
            <w:del w:id="6360" w:author="Fnu, Sonam" w:date="2019-11-27T19:24:00Z">
              <w:r w:rsidRPr="00064254" w:rsidDel="00B66B01">
                <w:rPr>
                  <w:rFonts w:ascii="Calibri" w:hAnsi="Calibri"/>
                </w:rPr>
                <w:delText>Add table</w:delText>
              </w:r>
            </w:del>
          </w:p>
        </w:tc>
        <w:tc>
          <w:tcPr>
            <w:tcW w:w="6637" w:type="dxa"/>
          </w:tcPr>
          <w:p w14:paraId="0984ACC9" w14:textId="6ED9C1F4" w:rsidR="00EF7801" w:rsidRPr="00064254" w:rsidDel="00B66B01" w:rsidRDefault="00EF7801" w:rsidP="00266B92">
            <w:pPr>
              <w:rPr>
                <w:del w:id="6361" w:author="Fnu, Sonam" w:date="2019-11-27T19:24:00Z"/>
                <w:rFonts w:ascii="Calibri" w:hAnsi="Calibri"/>
              </w:rPr>
            </w:pPr>
            <w:del w:id="6362" w:author="Fnu, Sonam" w:date="2019-11-27T19:24:00Z">
              <w:r w:rsidRPr="00064254" w:rsidDel="00B66B01">
                <w:rPr>
                  <w:rFonts w:ascii="Calibri" w:hAnsi="Calibri"/>
                </w:rPr>
                <w:delText>AUDIT_ID, nvarchar(30), not null, pk</w:delText>
              </w:r>
            </w:del>
          </w:p>
          <w:p w14:paraId="41E540A2" w14:textId="1F7D71D3" w:rsidR="00EF7801" w:rsidRPr="00064254" w:rsidDel="00B66B01" w:rsidRDefault="00EF7801" w:rsidP="00266B92">
            <w:pPr>
              <w:rPr>
                <w:del w:id="6363" w:author="Fnu, Sonam" w:date="2019-11-27T19:24:00Z"/>
                <w:rFonts w:ascii="Calibri" w:hAnsi="Calibri"/>
              </w:rPr>
            </w:pPr>
            <w:del w:id="6364" w:author="Fnu, Sonam" w:date="2019-11-27T19:24:00Z">
              <w:r w:rsidRPr="00064254" w:rsidDel="00B66B01">
                <w:rPr>
                  <w:rFonts w:ascii="Calibri" w:hAnsi="Calibri"/>
                </w:rPr>
                <w:delText>NOTIFICATION_ID, nvarchar(30), not null, pk</w:delText>
              </w:r>
            </w:del>
          </w:p>
          <w:p w14:paraId="12ED67BD" w14:textId="386F6B0B" w:rsidR="00EF7801" w:rsidRPr="00064254" w:rsidDel="00B66B01" w:rsidRDefault="00EF7801" w:rsidP="00266B92">
            <w:pPr>
              <w:rPr>
                <w:del w:id="6365" w:author="Fnu, Sonam" w:date="2019-11-27T19:24:00Z"/>
                <w:rFonts w:ascii="Calibri" w:hAnsi="Calibri"/>
              </w:rPr>
            </w:pPr>
            <w:del w:id="6366" w:author="Fnu, Sonam" w:date="2019-11-27T19:24:00Z">
              <w:r w:rsidRPr="00064254" w:rsidDel="00B66B01">
                <w:rPr>
                  <w:rFonts w:ascii="Calibri" w:hAnsi="Calibri"/>
                </w:rPr>
                <w:delText>CORPORATE_ID, nvarchar(30), not null, pk</w:delText>
              </w:r>
            </w:del>
          </w:p>
          <w:p w14:paraId="38B16BD1" w14:textId="79B44CB7" w:rsidR="00EF7801" w:rsidRPr="00064254" w:rsidDel="00B66B01" w:rsidRDefault="00EF7801" w:rsidP="00266B92">
            <w:pPr>
              <w:rPr>
                <w:del w:id="6367" w:author="Fnu, Sonam" w:date="2019-11-27T19:24:00Z"/>
                <w:rFonts w:ascii="Calibri" w:hAnsi="Calibri"/>
              </w:rPr>
            </w:pPr>
            <w:del w:id="6368" w:author="Fnu, Sonam" w:date="2019-11-27T19:24:00Z">
              <w:r w:rsidRPr="00064254" w:rsidDel="00B66B01">
                <w:rPr>
                  <w:rFonts w:ascii="Calibri" w:hAnsi="Calibri"/>
                </w:rPr>
                <w:delText>USER_ID, nvarchar(30), not null, pk</w:delText>
              </w:r>
            </w:del>
          </w:p>
          <w:p w14:paraId="09820693" w14:textId="5958BE6C" w:rsidR="00EF7801" w:rsidRPr="00064254" w:rsidDel="00B66B01" w:rsidRDefault="00EF7801" w:rsidP="00266B92">
            <w:pPr>
              <w:rPr>
                <w:del w:id="6369" w:author="Fnu, Sonam" w:date="2019-11-27T19:24:00Z"/>
                <w:rFonts w:ascii="Calibri" w:hAnsi="Calibri"/>
              </w:rPr>
            </w:pPr>
            <w:del w:id="6370" w:author="Fnu, Sonam" w:date="2019-11-27T19:24:00Z">
              <w:r w:rsidRPr="00064254" w:rsidDel="00B66B01">
                <w:rPr>
                  <w:rFonts w:ascii="Calibri" w:hAnsi="Calibri"/>
                </w:rPr>
                <w:delText>ACCOUNT_NO, nvarchar(30), not null, pk</w:delText>
              </w:r>
            </w:del>
          </w:p>
          <w:p w14:paraId="5C42DA1E" w14:textId="4C5140FA" w:rsidR="00EF7801" w:rsidRPr="00064254" w:rsidDel="00B66B01" w:rsidRDefault="00EF7801" w:rsidP="00266B92">
            <w:pPr>
              <w:rPr>
                <w:del w:id="6371" w:author="Fnu, Sonam" w:date="2019-11-27T19:24:00Z"/>
                <w:rFonts w:ascii="Calibri" w:hAnsi="Calibri"/>
              </w:rPr>
            </w:pPr>
            <w:del w:id="6372" w:author="Fnu, Sonam" w:date="2019-11-27T19:24:00Z">
              <w:r w:rsidRPr="00064254" w:rsidDel="00B66B01">
                <w:rPr>
                  <w:rFonts w:ascii="Calibri" w:hAnsi="Calibri"/>
                </w:rPr>
                <w:delText>ACCOUNT_TYPE, nvarchar(30), not null, pk</w:delText>
              </w:r>
            </w:del>
          </w:p>
          <w:p w14:paraId="0BB68AE4" w14:textId="289767EF" w:rsidR="00EF7801" w:rsidRPr="00064254" w:rsidDel="00B66B01" w:rsidRDefault="00EF7801" w:rsidP="00266B92">
            <w:pPr>
              <w:rPr>
                <w:del w:id="6373" w:author="Fnu, Sonam" w:date="2019-11-27T19:24:00Z"/>
                <w:rFonts w:ascii="Calibri" w:hAnsi="Calibri"/>
              </w:rPr>
            </w:pPr>
            <w:del w:id="6374" w:author="Fnu, Sonam" w:date="2019-11-27T19:24:00Z">
              <w:r w:rsidRPr="00064254" w:rsidDel="00B66B01">
                <w:rPr>
                  <w:rFonts w:ascii="Calibri" w:hAnsi="Calibri"/>
                  <w:highlight w:val="yellow"/>
                </w:rPr>
                <w:delText>RECIPIENT_TYPE,number, not null</w:delText>
              </w:r>
              <w:r w:rsidRPr="00064254" w:rsidDel="00B66B01">
                <w:rPr>
                  <w:rFonts w:ascii="Calibri" w:hAnsi="Calibri"/>
                </w:rPr>
                <w:delText xml:space="preserve"> ,Default (1)</w:delText>
              </w:r>
            </w:del>
          </w:p>
          <w:p w14:paraId="74FB0612" w14:textId="61ACE841" w:rsidR="00EF7801" w:rsidRPr="00012DAF" w:rsidDel="00B66B01" w:rsidRDefault="00EF7801">
            <w:pPr>
              <w:rPr>
                <w:del w:id="6375" w:author="Fnu, Sonam" w:date="2019-11-27T19:24:00Z"/>
                <w:rFonts w:ascii="Calibri" w:eastAsia="Times New Roman" w:hAnsi="Calibri" w:cs="Times New Roman"/>
                <w:color w:val="000000"/>
              </w:rPr>
            </w:pPr>
            <w:del w:id="6376" w:author="Fnu, Sonam" w:date="2019-11-27T19:24:00Z">
              <w:r w:rsidRPr="00012DAF" w:rsidDel="00B66B01">
                <w:rPr>
                  <w:rFonts w:ascii="Calibri" w:eastAsia="Times New Roman" w:hAnsi="Calibri" w:cs="Times New Roman"/>
                  <w:color w:val="000000"/>
                </w:rPr>
                <w:delText>[1:Initinator only , 1</w:delText>
              </w:r>
            </w:del>
            <w:ins w:id="6377" w:author="mayada samir" w:date="2019-04-04T09:14:00Z">
              <w:del w:id="6378" w:author="Fnu, Sonam" w:date="2019-11-27T19:24:00Z">
                <w:r w:rsidR="00045A40" w:rsidDel="00B66B01">
                  <w:rPr>
                    <w:rFonts w:ascii="Calibri" w:eastAsia="Times New Roman" w:hAnsi="Calibri" w:cs="Times New Roman"/>
                    <w:color w:val="000000"/>
                  </w:rPr>
                  <w:delText>2</w:delText>
                </w:r>
              </w:del>
            </w:ins>
            <w:del w:id="6379" w:author="Fnu, Sonam" w:date="2019-11-27T19:24:00Z">
              <w:r w:rsidRPr="00012DAF" w:rsidDel="00B66B01">
                <w:rPr>
                  <w:rFonts w:ascii="Calibri" w:eastAsia="Times New Roman" w:hAnsi="Calibri" w:cs="Times New Roman"/>
                  <w:color w:val="000000"/>
                </w:rPr>
                <w:delText>: initiator and authorizer , 3: initiator and Account Group</w:delText>
              </w:r>
            </w:del>
            <w:ins w:id="6380" w:author="mayada samir" w:date="2019-04-04T09:12:00Z">
              <w:del w:id="6381" w:author="Fnu, Sonam" w:date="2019-11-27T19:24:00Z">
                <w:r w:rsidR="00045A40" w:rsidDel="00B66B01">
                  <w:rPr>
                    <w:rFonts w:ascii="Calibri" w:eastAsia="Times New Roman" w:hAnsi="Calibri" w:cs="Times New Roman"/>
                    <w:color w:val="000000"/>
                  </w:rPr>
                  <w:delText>,</w:delText>
                </w:r>
              </w:del>
            </w:ins>
            <w:ins w:id="6382" w:author="mayada samir" w:date="2019-04-04T09:13:00Z">
              <w:del w:id="6383" w:author="Fnu, Sonam" w:date="2019-11-27T19:24:00Z">
                <w:r w:rsidR="00045A40" w:rsidDel="00B66B01">
                  <w:rPr>
                    <w:rFonts w:ascii="Calibri" w:eastAsia="Times New Roman" w:hAnsi="Calibri" w:cs="Times New Roman"/>
                    <w:color w:val="000000"/>
                  </w:rPr>
                  <w:delText xml:space="preserve"> </w:delText>
                </w:r>
              </w:del>
            </w:ins>
            <w:ins w:id="6384" w:author="mayada samir" w:date="2019-04-04T09:14:00Z">
              <w:del w:id="6385" w:author="Fnu, Sonam" w:date="2019-11-27T19:24:00Z">
                <w:r w:rsidR="00045A40" w:rsidDel="00B66B01">
                  <w:rPr>
                    <w:rFonts w:ascii="Calibri" w:eastAsia="Times New Roman" w:hAnsi="Calibri" w:cs="Times New Roman"/>
                    <w:color w:val="000000"/>
                  </w:rPr>
                  <w:delText xml:space="preserve">4 </w:delText>
                </w:r>
              </w:del>
            </w:ins>
            <w:ins w:id="6386" w:author="mayada samir" w:date="2019-04-04T09:13:00Z">
              <w:del w:id="6387" w:author="Fnu, Sonam" w:date="2019-11-27T19:24:00Z">
                <w:r w:rsidR="00045A40" w:rsidDel="00B66B01">
                  <w:rPr>
                    <w:rFonts w:ascii="Calibri" w:eastAsia="Times New Roman" w:hAnsi="Calibri" w:cs="Times New Roman"/>
                    <w:color w:val="000000"/>
                  </w:rPr>
                  <w:delText>I</w:delText>
                </w:r>
              </w:del>
            </w:ins>
            <w:ins w:id="6388" w:author="mayada samir" w:date="2019-04-04T09:12:00Z">
              <w:del w:id="6389" w:author="Fnu, Sonam" w:date="2019-11-27T19:24:00Z">
                <w:r w:rsidR="00045A40" w:rsidDel="00B66B01">
                  <w:rPr>
                    <w:rFonts w:ascii="Calibri" w:eastAsia="Times New Roman" w:hAnsi="Calibri" w:cs="Times New Roman"/>
                    <w:color w:val="000000"/>
                  </w:rPr>
                  <w:delText xml:space="preserve">nitiator and </w:delText>
                </w:r>
              </w:del>
            </w:ins>
            <w:ins w:id="6390" w:author="mayada samir" w:date="2019-04-04T09:13:00Z">
              <w:del w:id="6391" w:author="Fnu, Sonam" w:date="2019-11-27T19:24:00Z">
                <w:r w:rsidR="00045A40" w:rsidDel="00B66B01">
                  <w:rPr>
                    <w:rFonts w:ascii="Calibri" w:eastAsia="Times New Roman" w:hAnsi="Calibri" w:cs="Times New Roman"/>
                    <w:color w:val="000000"/>
                  </w:rPr>
                  <w:delText>Department</w:delText>
                </w:r>
              </w:del>
            </w:ins>
            <w:ins w:id="6392" w:author="mayada samir" w:date="2019-04-04T09:12:00Z">
              <w:del w:id="6393" w:author="Fnu, Sonam" w:date="2019-11-27T19:24:00Z">
                <w:r w:rsidR="00045A40" w:rsidDel="00B66B01">
                  <w:rPr>
                    <w:rFonts w:ascii="Calibri" w:eastAsia="Times New Roman" w:hAnsi="Calibri" w:cs="Times New Roman"/>
                    <w:color w:val="000000"/>
                  </w:rPr>
                  <w:delText xml:space="preserve"> </w:delText>
                </w:r>
              </w:del>
            </w:ins>
            <w:del w:id="6394" w:author="Fnu, Sonam" w:date="2019-11-27T19:24:00Z">
              <w:r w:rsidRPr="00012DAF" w:rsidDel="00B66B01">
                <w:rPr>
                  <w:rFonts w:ascii="Calibri" w:eastAsia="Times New Roman" w:hAnsi="Calibri" w:cs="Times New Roman"/>
                  <w:color w:val="000000"/>
                </w:rPr>
                <w:delText>]</w:delText>
              </w:r>
            </w:del>
          </w:p>
          <w:p w14:paraId="5D24D80C" w14:textId="4156F063" w:rsidR="00EF7801" w:rsidRPr="00064254" w:rsidDel="00B66B01" w:rsidRDefault="00EF7801" w:rsidP="00266B92">
            <w:pPr>
              <w:rPr>
                <w:del w:id="6395" w:author="Fnu, Sonam" w:date="2019-11-27T19:24:00Z"/>
                <w:rFonts w:ascii="Calibri" w:hAnsi="Calibri"/>
              </w:rPr>
            </w:pPr>
          </w:p>
          <w:p w14:paraId="698139C5" w14:textId="1BB81E3F" w:rsidR="00EF7801" w:rsidRPr="00064254" w:rsidDel="00B66B01" w:rsidRDefault="00EF7801" w:rsidP="00266B92">
            <w:pPr>
              <w:rPr>
                <w:del w:id="6396" w:author="Fnu, Sonam" w:date="2019-11-27T19:24:00Z"/>
                <w:rFonts w:ascii="Calibri" w:hAnsi="Calibri"/>
              </w:rPr>
            </w:pPr>
            <w:del w:id="6397" w:author="Fnu, Sonam" w:date="2019-11-27T19:24:00Z">
              <w:r w:rsidRPr="00064254" w:rsidDel="00B66B01">
                <w:rPr>
                  <w:rFonts w:ascii="Calibri" w:hAnsi="Calibri"/>
                </w:rPr>
                <w:delText>SMS, nvarchar(1) , not null</w:delText>
              </w:r>
            </w:del>
          </w:p>
          <w:p w14:paraId="1D922C9C" w14:textId="66011440" w:rsidR="00EF7801" w:rsidRPr="00064254" w:rsidDel="00B66B01" w:rsidRDefault="00EF7801" w:rsidP="00266B92">
            <w:pPr>
              <w:rPr>
                <w:del w:id="6398" w:author="Fnu, Sonam" w:date="2019-11-27T19:24:00Z"/>
                <w:rFonts w:ascii="Calibri" w:hAnsi="Calibri"/>
              </w:rPr>
            </w:pPr>
            <w:del w:id="6399" w:author="Fnu, Sonam" w:date="2019-11-27T19:24:00Z">
              <w:r w:rsidRPr="00064254" w:rsidDel="00B66B01">
                <w:rPr>
                  <w:rFonts w:ascii="Calibri" w:hAnsi="Calibri"/>
                </w:rPr>
                <w:delText>EMAIL, nvarchar(1) , not null</w:delText>
              </w:r>
            </w:del>
          </w:p>
          <w:p w14:paraId="0BC621AF" w14:textId="1893C2C2" w:rsidR="00EF7801" w:rsidRPr="00064254" w:rsidDel="00B66B01" w:rsidRDefault="00EF7801" w:rsidP="00266B92">
            <w:pPr>
              <w:rPr>
                <w:del w:id="6400" w:author="Fnu, Sonam" w:date="2019-11-27T19:24:00Z"/>
                <w:rFonts w:ascii="Calibri" w:hAnsi="Calibri"/>
              </w:rPr>
            </w:pPr>
            <w:del w:id="6401" w:author="Fnu, Sonam" w:date="2019-11-27T19:24:00Z">
              <w:r w:rsidRPr="00064254" w:rsidDel="00B66B01">
                <w:rPr>
                  <w:rFonts w:ascii="Calibri" w:hAnsi="Calibri"/>
                </w:rPr>
                <w:delText>ALERT, nvarchar(1) , not null</w:delText>
              </w:r>
            </w:del>
          </w:p>
          <w:p w14:paraId="4B06F537" w14:textId="4FD8C2C8" w:rsidR="00EF7801" w:rsidRPr="00064254" w:rsidDel="00B66B01" w:rsidRDefault="00EF7801" w:rsidP="00266B92">
            <w:pPr>
              <w:rPr>
                <w:del w:id="6402" w:author="Fnu, Sonam" w:date="2019-11-27T19:24:00Z"/>
                <w:rFonts w:ascii="Calibri" w:hAnsi="Calibri"/>
              </w:rPr>
            </w:pPr>
            <w:del w:id="6403" w:author="Fnu, Sonam" w:date="2019-11-27T19:24:00Z">
              <w:r w:rsidRPr="00064254" w:rsidDel="00B66B01">
                <w:rPr>
                  <w:rFonts w:ascii="Calibri" w:hAnsi="Calibri"/>
                </w:rPr>
                <w:delText>MOBILE, nvarchar(1) , not null</w:delText>
              </w:r>
            </w:del>
          </w:p>
          <w:p w14:paraId="64FA131F" w14:textId="2BDDBA51" w:rsidR="00EF7801" w:rsidRPr="00064254" w:rsidDel="00B66B01" w:rsidRDefault="00EF7801" w:rsidP="00266B92">
            <w:pPr>
              <w:rPr>
                <w:del w:id="6404" w:author="Fnu, Sonam" w:date="2019-11-27T19:24:00Z"/>
                <w:rFonts w:ascii="Calibri" w:hAnsi="Calibri"/>
              </w:rPr>
            </w:pPr>
            <w:del w:id="6405" w:author="Fnu, Sonam" w:date="2019-11-27T19:24:00Z">
              <w:r w:rsidRPr="00064254" w:rsidDel="00B66B01">
                <w:rPr>
                  <w:rFonts w:ascii="Calibri" w:hAnsi="Calibri"/>
                </w:rPr>
                <w:delText>STATUS, nvarchar(3), not null</w:delText>
              </w:r>
            </w:del>
          </w:p>
          <w:p w14:paraId="68BC8BCA" w14:textId="0DC3C7B0" w:rsidR="00EF7801" w:rsidRPr="00064254" w:rsidDel="00B66B01" w:rsidRDefault="00EF7801" w:rsidP="00266B92">
            <w:pPr>
              <w:rPr>
                <w:del w:id="6406" w:author="Fnu, Sonam" w:date="2019-11-27T19:24:00Z"/>
                <w:rFonts w:ascii="Calibri" w:hAnsi="Calibri"/>
              </w:rPr>
            </w:pPr>
            <w:del w:id="6407" w:author="Fnu, Sonam" w:date="2019-11-27T19:24:00Z">
              <w:r w:rsidRPr="00064254" w:rsidDel="00B66B01">
                <w:rPr>
                  <w:rFonts w:ascii="Calibri" w:hAnsi="Calibri"/>
                </w:rPr>
                <w:delText>CREATED_BY, nvarchar(30), not allow null</w:delText>
              </w:r>
            </w:del>
          </w:p>
          <w:p w14:paraId="244BA411" w14:textId="157B28ED" w:rsidR="00EF7801" w:rsidRPr="00064254" w:rsidDel="00B66B01" w:rsidRDefault="00EF7801" w:rsidP="00266B92">
            <w:pPr>
              <w:rPr>
                <w:del w:id="6408" w:author="Fnu, Sonam" w:date="2019-11-27T19:24:00Z"/>
                <w:rFonts w:ascii="Calibri" w:hAnsi="Calibri"/>
              </w:rPr>
            </w:pPr>
            <w:del w:id="6409" w:author="Fnu, Sonam" w:date="2019-11-27T19:24:00Z">
              <w:r w:rsidRPr="00064254" w:rsidDel="00B66B01">
                <w:rPr>
                  <w:rFonts w:ascii="Calibri" w:hAnsi="Calibri"/>
                </w:rPr>
                <w:delText>CREATED_TIME, datetime, not allow null</w:delText>
              </w:r>
            </w:del>
          </w:p>
          <w:p w14:paraId="04E1F84C" w14:textId="47642C8E" w:rsidR="00EF7801" w:rsidRPr="00064254" w:rsidDel="00B66B01" w:rsidRDefault="00EF7801" w:rsidP="00266B92">
            <w:pPr>
              <w:rPr>
                <w:del w:id="6410" w:author="Fnu, Sonam" w:date="2019-11-27T19:24:00Z"/>
                <w:rFonts w:ascii="Calibri" w:hAnsi="Calibri"/>
              </w:rPr>
            </w:pPr>
            <w:del w:id="6411" w:author="Fnu, Sonam" w:date="2019-11-27T19:24:00Z">
              <w:r w:rsidRPr="00064254" w:rsidDel="00B66B01">
                <w:rPr>
                  <w:rFonts w:ascii="Calibri" w:hAnsi="Calibri"/>
                </w:rPr>
                <w:delText>MODIFIED_BY, nvarchar(30), allow null</w:delText>
              </w:r>
            </w:del>
          </w:p>
          <w:p w14:paraId="6BFF2019" w14:textId="5CB6CEFD" w:rsidR="00EF7801" w:rsidRPr="00064254" w:rsidDel="00B66B01" w:rsidRDefault="00EF7801" w:rsidP="00266B92">
            <w:pPr>
              <w:rPr>
                <w:del w:id="6412" w:author="Fnu, Sonam" w:date="2019-11-27T19:24:00Z"/>
                <w:rFonts w:ascii="Calibri" w:hAnsi="Calibri"/>
              </w:rPr>
            </w:pPr>
            <w:del w:id="6413" w:author="Fnu, Sonam" w:date="2019-11-27T19:24:00Z">
              <w:r w:rsidRPr="00064254" w:rsidDel="00B66B01">
                <w:rPr>
                  <w:rFonts w:ascii="Calibri" w:hAnsi="Calibri"/>
                </w:rPr>
                <w:delText>MODIFIED_TIME, datetime, allow null</w:delText>
              </w:r>
            </w:del>
          </w:p>
          <w:p w14:paraId="357F4A88" w14:textId="7A3B4022" w:rsidR="00EF7801" w:rsidRPr="00064254" w:rsidDel="00B66B01" w:rsidRDefault="00EF7801" w:rsidP="00266B92">
            <w:pPr>
              <w:rPr>
                <w:del w:id="6414" w:author="Fnu, Sonam" w:date="2019-11-27T19:24:00Z"/>
                <w:rFonts w:ascii="Calibri" w:hAnsi="Calibri"/>
              </w:rPr>
            </w:pPr>
            <w:del w:id="6415" w:author="Fnu, Sonam" w:date="2019-11-27T19:24:00Z">
              <w:r w:rsidRPr="00064254" w:rsidDel="00B66B01">
                <w:rPr>
                  <w:rFonts w:ascii="Calibri" w:hAnsi="Calibri"/>
                </w:rPr>
                <w:delText>PENDING_VERIFICATION,numeric(5) not null</w:delText>
              </w:r>
            </w:del>
          </w:p>
          <w:p w14:paraId="6F5B0929" w14:textId="16064A44" w:rsidR="00EF7801" w:rsidRPr="00064254" w:rsidDel="00B66B01" w:rsidRDefault="00EF7801" w:rsidP="00266B92">
            <w:pPr>
              <w:rPr>
                <w:del w:id="6416" w:author="Fnu, Sonam" w:date="2019-11-27T19:24:00Z"/>
                <w:rFonts w:ascii="Calibri" w:hAnsi="Calibri"/>
              </w:rPr>
            </w:pPr>
            <w:del w:id="6417" w:author="Fnu, Sonam" w:date="2019-11-27T19:24:00Z">
              <w:r w:rsidRPr="00064254" w:rsidDel="00B66B01">
                <w:rPr>
                  <w:rFonts w:ascii="Calibri" w:hAnsi="Calibri"/>
                </w:rPr>
                <w:delText>PENDING_APPROVAL , numeric (5) not null</w:delText>
              </w:r>
            </w:del>
          </w:p>
          <w:p w14:paraId="127B6E39" w14:textId="00C5823F" w:rsidR="00EF7801" w:rsidRPr="00064254" w:rsidDel="00B66B01" w:rsidRDefault="00EF7801" w:rsidP="00266B92">
            <w:pPr>
              <w:rPr>
                <w:del w:id="6418" w:author="Fnu, Sonam" w:date="2019-11-27T19:24:00Z"/>
                <w:rFonts w:ascii="Calibri" w:hAnsi="Calibri"/>
              </w:rPr>
            </w:pPr>
            <w:del w:id="6419" w:author="Fnu, Sonam" w:date="2019-11-27T19:24:00Z">
              <w:r w:rsidRPr="00064254" w:rsidDel="00B66B01">
                <w:rPr>
                  <w:rFonts w:ascii="Calibri" w:hAnsi="Calibri"/>
                </w:rPr>
                <w:delText>PERFORMED_BY, nvarchar(30), null</w:delText>
              </w:r>
            </w:del>
          </w:p>
          <w:p w14:paraId="24402BCB" w14:textId="6F778EB6" w:rsidR="00EF7801" w:rsidRPr="00064254" w:rsidDel="00B66B01" w:rsidRDefault="00EF7801" w:rsidP="00266B92">
            <w:pPr>
              <w:rPr>
                <w:del w:id="6420" w:author="Fnu, Sonam" w:date="2019-11-27T19:26:00Z"/>
                <w:rFonts w:ascii="Calibri" w:hAnsi="Calibri"/>
              </w:rPr>
            </w:pPr>
            <w:del w:id="6421" w:author="Fnu, Sonam" w:date="2019-11-27T19:24:00Z">
              <w:r w:rsidRPr="00064254" w:rsidDel="00B66B01">
                <w:rPr>
                  <w:rFonts w:ascii="Calibri" w:hAnsi="Calibri"/>
                </w:rPr>
                <w:delText>PERFORMED_TIME , datetime not null</w:delText>
              </w:r>
            </w:del>
          </w:p>
        </w:tc>
      </w:tr>
      <w:tr w:rsidR="00EF7801" w:rsidRPr="00012DAF" w:rsidDel="00B66B01" w14:paraId="2F3019C0" w14:textId="46C54A92" w:rsidTr="00266B92">
        <w:trPr>
          <w:del w:id="6422" w:author="Fnu, Sonam" w:date="2019-11-27T19:26:00Z"/>
        </w:trPr>
        <w:tc>
          <w:tcPr>
            <w:tcW w:w="2718" w:type="dxa"/>
          </w:tcPr>
          <w:p w14:paraId="4E06E505" w14:textId="2C23DAF0" w:rsidR="00EF7801" w:rsidRPr="00064254" w:rsidDel="00B66B01" w:rsidRDefault="00EF7801" w:rsidP="00266B92">
            <w:pPr>
              <w:tabs>
                <w:tab w:val="left" w:pos="2610"/>
                <w:tab w:val="left" w:pos="2880"/>
              </w:tabs>
              <w:spacing w:before="240"/>
              <w:rPr>
                <w:del w:id="6423" w:author="Fnu, Sonam" w:date="2019-11-27T19:26:00Z"/>
                <w:rFonts w:ascii="Calibri" w:hAnsi="Calibri"/>
              </w:rPr>
            </w:pPr>
            <w:del w:id="6424" w:author="Fnu, Sonam" w:date="2019-11-27T19:24:00Z">
              <w:r w:rsidRPr="00064254" w:rsidDel="00B66B01">
                <w:rPr>
                  <w:rFonts w:ascii="Calibri" w:hAnsi="Calibri" w:cs="Arial"/>
                  <w:color w:val="FF0000"/>
                  <w:sz w:val="16"/>
                  <w:szCs w:val="16"/>
                  <w:highlight w:val="yellow"/>
                </w:rPr>
                <w:delText>COM_NOTIFICATIONS_</w:delText>
              </w:r>
              <w:r w:rsidRPr="00064254" w:rsidDel="00B66B01">
                <w:rPr>
                  <w:rFonts w:ascii="Calibri" w:hAnsi="Calibri"/>
                  <w:color w:val="FF0000"/>
                  <w:highlight w:val="yellow"/>
                </w:rPr>
                <w:delText xml:space="preserve"> </w:delText>
              </w:r>
              <w:r w:rsidR="007E33A6" w:rsidRPr="00064254" w:rsidDel="00B66B01">
                <w:rPr>
                  <w:rFonts w:ascii="Calibri" w:hAnsi="Calibri" w:cs="Arial"/>
                  <w:color w:val="FF0000"/>
                  <w:sz w:val="16"/>
                  <w:szCs w:val="16"/>
                  <w:highlight w:val="yellow"/>
                </w:rPr>
                <w:delText>RECIP_ DEPT</w:delText>
              </w:r>
            </w:del>
          </w:p>
        </w:tc>
        <w:tc>
          <w:tcPr>
            <w:tcW w:w="1350" w:type="dxa"/>
          </w:tcPr>
          <w:p w14:paraId="798CE1CE" w14:textId="7692E786" w:rsidR="00EF7801" w:rsidRPr="00064254" w:rsidDel="00B66B01" w:rsidRDefault="00EF7801" w:rsidP="00266B92">
            <w:pPr>
              <w:rPr>
                <w:del w:id="6425" w:author="Fnu, Sonam" w:date="2019-11-27T19:26:00Z"/>
                <w:rFonts w:ascii="Calibri" w:hAnsi="Calibri"/>
              </w:rPr>
            </w:pPr>
            <w:del w:id="6426" w:author="Fnu, Sonam" w:date="2019-11-27T19:24:00Z">
              <w:r w:rsidRPr="00064254" w:rsidDel="00B66B01">
                <w:rPr>
                  <w:rFonts w:ascii="Calibri" w:hAnsi="Calibri"/>
                </w:rPr>
                <w:delText>Add table</w:delText>
              </w:r>
            </w:del>
          </w:p>
        </w:tc>
        <w:tc>
          <w:tcPr>
            <w:tcW w:w="6637" w:type="dxa"/>
          </w:tcPr>
          <w:p w14:paraId="2CBF98BE" w14:textId="7236C50E" w:rsidR="00EF7801" w:rsidRPr="00064254" w:rsidDel="00B66B01" w:rsidRDefault="00EF7801" w:rsidP="00266B92">
            <w:pPr>
              <w:rPr>
                <w:del w:id="6427" w:author="Fnu, Sonam" w:date="2019-11-27T19:24:00Z"/>
                <w:rFonts w:ascii="Calibri" w:hAnsi="Calibri"/>
              </w:rPr>
            </w:pPr>
            <w:del w:id="6428" w:author="Fnu, Sonam" w:date="2019-11-27T19:24:00Z">
              <w:r w:rsidRPr="00064254" w:rsidDel="00B66B01">
                <w:rPr>
                  <w:rFonts w:ascii="Calibri" w:hAnsi="Calibri"/>
                </w:rPr>
                <w:delText>NOTIFICATION_ID, nvarchar(30), not null, pk</w:delText>
              </w:r>
            </w:del>
          </w:p>
          <w:p w14:paraId="4D538312" w14:textId="42406749" w:rsidR="00EF7801" w:rsidRPr="00064254" w:rsidDel="00B66B01" w:rsidRDefault="00EF7801" w:rsidP="00266B92">
            <w:pPr>
              <w:tabs>
                <w:tab w:val="left" w:pos="2610"/>
                <w:tab w:val="left" w:pos="2880"/>
              </w:tabs>
              <w:spacing w:before="240"/>
              <w:rPr>
                <w:del w:id="6429" w:author="Fnu, Sonam" w:date="2019-11-27T19:24:00Z"/>
                <w:rFonts w:ascii="Calibri" w:hAnsi="Calibri" w:cs="Arial"/>
                <w:color w:val="000000"/>
                <w:sz w:val="16"/>
                <w:szCs w:val="16"/>
              </w:rPr>
            </w:pPr>
            <w:del w:id="6430" w:author="Fnu, Sonam" w:date="2019-11-27T19:24:00Z">
              <w:r w:rsidRPr="00064254" w:rsidDel="00B66B01">
                <w:rPr>
                  <w:rFonts w:ascii="Calibri" w:hAnsi="Calibri"/>
                </w:rPr>
                <w:delText>RECEPENT_DEPARTMENTS_ID, nvarchar(30), not null, pk</w:delText>
              </w:r>
            </w:del>
          </w:p>
          <w:p w14:paraId="17D81F69" w14:textId="3233CEF8" w:rsidR="00EF7801" w:rsidRPr="00064254" w:rsidDel="00B66B01" w:rsidRDefault="00EF7801" w:rsidP="00266B92">
            <w:pPr>
              <w:rPr>
                <w:del w:id="6431" w:author="Fnu, Sonam" w:date="2019-11-27T19:24:00Z"/>
                <w:rFonts w:ascii="Calibri" w:hAnsi="Calibri"/>
              </w:rPr>
            </w:pPr>
            <w:del w:id="6432" w:author="Fnu, Sonam" w:date="2019-11-27T19:24:00Z">
              <w:r w:rsidRPr="00064254" w:rsidDel="00B66B01">
                <w:rPr>
                  <w:rFonts w:ascii="Calibri" w:hAnsi="Calibri"/>
                </w:rPr>
                <w:delText>STATUS, nvarchar(3), not null</w:delText>
              </w:r>
            </w:del>
          </w:p>
          <w:p w14:paraId="5939B8C3" w14:textId="6B4633C7" w:rsidR="00EF7801" w:rsidRPr="00064254" w:rsidDel="00B66B01" w:rsidRDefault="00EF7801" w:rsidP="00266B92">
            <w:pPr>
              <w:rPr>
                <w:del w:id="6433" w:author="Fnu, Sonam" w:date="2019-11-27T19:24:00Z"/>
                <w:rFonts w:ascii="Calibri" w:hAnsi="Calibri"/>
              </w:rPr>
            </w:pPr>
            <w:del w:id="6434" w:author="Fnu, Sonam" w:date="2019-11-27T19:24:00Z">
              <w:r w:rsidRPr="00064254" w:rsidDel="00B66B01">
                <w:rPr>
                  <w:rFonts w:ascii="Calibri" w:hAnsi="Calibri"/>
                </w:rPr>
                <w:delText>CREATED_BY, nvarchar(30), not allow null</w:delText>
              </w:r>
            </w:del>
          </w:p>
          <w:p w14:paraId="167204D5" w14:textId="7CC904AD" w:rsidR="00EF7801" w:rsidRPr="00064254" w:rsidDel="00B66B01" w:rsidRDefault="00EF7801" w:rsidP="00266B92">
            <w:pPr>
              <w:rPr>
                <w:del w:id="6435" w:author="Fnu, Sonam" w:date="2019-11-27T19:26:00Z"/>
                <w:rFonts w:ascii="Calibri" w:hAnsi="Calibri"/>
              </w:rPr>
            </w:pPr>
            <w:del w:id="6436" w:author="Fnu, Sonam" w:date="2019-11-27T19:24:00Z">
              <w:r w:rsidRPr="00064254" w:rsidDel="00B66B01">
                <w:rPr>
                  <w:rFonts w:ascii="Calibri" w:hAnsi="Calibri"/>
                </w:rPr>
                <w:delText>CREATED_TIME, datetime, not allow null</w:delText>
              </w:r>
            </w:del>
          </w:p>
        </w:tc>
      </w:tr>
      <w:tr w:rsidR="00045A40" w:rsidRPr="00012DAF" w:rsidDel="00B66B01" w14:paraId="4A88CAF4" w14:textId="7074B2D0" w:rsidTr="00266B92">
        <w:trPr>
          <w:ins w:id="6437" w:author="mayada samir" w:date="2019-04-04T09:14:00Z"/>
          <w:del w:id="6438" w:author="Fnu, Sonam" w:date="2019-11-27T19:26:00Z"/>
        </w:trPr>
        <w:tc>
          <w:tcPr>
            <w:tcW w:w="2718" w:type="dxa"/>
          </w:tcPr>
          <w:p w14:paraId="227FF6CE" w14:textId="19CAA845" w:rsidR="00045A40" w:rsidRPr="00064254" w:rsidDel="00B66B01" w:rsidRDefault="00045A40" w:rsidP="00266B92">
            <w:pPr>
              <w:tabs>
                <w:tab w:val="left" w:pos="2610"/>
                <w:tab w:val="left" w:pos="2880"/>
              </w:tabs>
              <w:spacing w:before="240"/>
              <w:rPr>
                <w:ins w:id="6439" w:author="mayada samir" w:date="2019-04-04T09:14:00Z"/>
                <w:del w:id="6440" w:author="Fnu, Sonam" w:date="2019-11-27T19:26:00Z"/>
                <w:rFonts w:ascii="Calibri" w:hAnsi="Calibri" w:cs="Arial"/>
                <w:color w:val="FF0000"/>
                <w:sz w:val="16"/>
                <w:szCs w:val="16"/>
                <w:highlight w:val="yellow"/>
              </w:rPr>
            </w:pPr>
            <w:ins w:id="6441" w:author="mayada samir" w:date="2019-04-04T09:14:00Z">
              <w:del w:id="6442" w:author="Fnu, Sonam" w:date="2019-11-27T19:24:00Z">
                <w:r w:rsidRPr="00064254" w:rsidDel="00B66B01">
                  <w:rPr>
                    <w:rFonts w:ascii="Calibri" w:hAnsi="Calibri" w:cs="Arial"/>
                    <w:color w:val="FF0000"/>
                    <w:sz w:val="16"/>
                    <w:szCs w:val="16"/>
                    <w:highlight w:val="yellow"/>
                  </w:rPr>
                  <w:delText>COM_NOTIFICATIONS_</w:delText>
                </w:r>
                <w:r w:rsidRPr="00064254" w:rsidDel="00B66B01">
                  <w:rPr>
                    <w:rFonts w:ascii="Calibri" w:hAnsi="Calibri"/>
                    <w:color w:val="FF0000"/>
                    <w:highlight w:val="yellow"/>
                  </w:rPr>
                  <w:delText xml:space="preserve"> </w:delText>
                </w:r>
                <w:r w:rsidRPr="00064254" w:rsidDel="00B66B01">
                  <w:rPr>
                    <w:rFonts w:ascii="Calibri" w:hAnsi="Calibri" w:cs="Arial"/>
                    <w:color w:val="FF0000"/>
                    <w:sz w:val="16"/>
                    <w:szCs w:val="16"/>
                    <w:highlight w:val="yellow"/>
                  </w:rPr>
                  <w:delText>RECIP_ DEPT</w:delText>
                </w:r>
                <w:r w:rsidDel="00B66B01">
                  <w:rPr>
                    <w:rFonts w:ascii="Calibri" w:hAnsi="Calibri" w:cs="Arial"/>
                    <w:color w:val="FF0000"/>
                    <w:sz w:val="16"/>
                    <w:szCs w:val="16"/>
                    <w:highlight w:val="yellow"/>
                  </w:rPr>
                  <w:delText>_AUDIT</w:delText>
                </w:r>
              </w:del>
            </w:ins>
          </w:p>
        </w:tc>
        <w:tc>
          <w:tcPr>
            <w:tcW w:w="1350" w:type="dxa"/>
          </w:tcPr>
          <w:p w14:paraId="222BF3C3" w14:textId="0EA621C2" w:rsidR="00045A40" w:rsidRPr="00064254" w:rsidDel="00B66B01" w:rsidRDefault="00045A40" w:rsidP="00266B92">
            <w:pPr>
              <w:rPr>
                <w:ins w:id="6443" w:author="mayada samir" w:date="2019-04-04T09:14:00Z"/>
                <w:del w:id="6444" w:author="Fnu, Sonam" w:date="2019-11-27T19:26:00Z"/>
                <w:rFonts w:ascii="Calibri" w:hAnsi="Calibri"/>
              </w:rPr>
            </w:pPr>
          </w:p>
        </w:tc>
        <w:tc>
          <w:tcPr>
            <w:tcW w:w="6637" w:type="dxa"/>
          </w:tcPr>
          <w:p w14:paraId="44720CED" w14:textId="7EBD2637" w:rsidR="00045A40" w:rsidDel="00B66B01" w:rsidRDefault="00045A40" w:rsidP="00045A40">
            <w:pPr>
              <w:rPr>
                <w:ins w:id="6445" w:author="mayada samir" w:date="2019-04-04T09:15:00Z"/>
                <w:del w:id="6446" w:author="Fnu, Sonam" w:date="2019-11-27T19:24:00Z"/>
                <w:rFonts w:ascii="Calibri" w:hAnsi="Calibri"/>
              </w:rPr>
            </w:pPr>
            <w:ins w:id="6447" w:author="mayada samir" w:date="2019-04-04T09:15:00Z">
              <w:del w:id="6448" w:author="Fnu, Sonam" w:date="2019-11-27T19:24:00Z">
                <w:r w:rsidDel="00B66B01">
                  <w:rPr>
                    <w:rFonts w:ascii="Calibri" w:hAnsi="Calibri"/>
                  </w:rPr>
                  <w:delText>AUDIT_ID ,</w:delText>
                </w:r>
                <w:r w:rsidRPr="00064254" w:rsidDel="00B66B01">
                  <w:rPr>
                    <w:rFonts w:ascii="Calibri" w:hAnsi="Calibri"/>
                  </w:rPr>
                  <w:delText>nvarchar(30), not null, pk</w:delText>
                </w:r>
              </w:del>
            </w:ins>
          </w:p>
          <w:p w14:paraId="04B6A55E" w14:textId="5121A4FE" w:rsidR="00045A40" w:rsidRPr="00064254" w:rsidDel="00B66B01" w:rsidRDefault="00045A40" w:rsidP="00045A40">
            <w:pPr>
              <w:rPr>
                <w:ins w:id="6449" w:author="mayada samir" w:date="2019-04-04T09:14:00Z"/>
                <w:del w:id="6450" w:author="Fnu, Sonam" w:date="2019-11-27T19:24:00Z"/>
                <w:rFonts w:ascii="Calibri" w:hAnsi="Calibri"/>
              </w:rPr>
            </w:pPr>
            <w:ins w:id="6451" w:author="mayada samir" w:date="2019-04-04T09:14:00Z">
              <w:del w:id="6452" w:author="Fnu, Sonam" w:date="2019-11-27T19:24:00Z">
                <w:r w:rsidRPr="00064254" w:rsidDel="00B66B01">
                  <w:rPr>
                    <w:rFonts w:ascii="Calibri" w:hAnsi="Calibri"/>
                  </w:rPr>
                  <w:delText>NOTIFICATION_ID, nvarchar(30), not null, pk</w:delText>
                </w:r>
              </w:del>
            </w:ins>
          </w:p>
          <w:p w14:paraId="6DF2B018" w14:textId="5C92E356" w:rsidR="00045A40" w:rsidRPr="00064254" w:rsidDel="00B66B01" w:rsidRDefault="00045A40" w:rsidP="00045A40">
            <w:pPr>
              <w:tabs>
                <w:tab w:val="left" w:pos="2610"/>
                <w:tab w:val="left" w:pos="2880"/>
              </w:tabs>
              <w:spacing w:before="240"/>
              <w:rPr>
                <w:ins w:id="6453" w:author="mayada samir" w:date="2019-04-04T09:14:00Z"/>
                <w:del w:id="6454" w:author="Fnu, Sonam" w:date="2019-11-27T19:24:00Z"/>
                <w:rFonts w:ascii="Calibri" w:hAnsi="Calibri" w:cs="Arial"/>
                <w:color w:val="000000"/>
                <w:sz w:val="16"/>
                <w:szCs w:val="16"/>
              </w:rPr>
            </w:pPr>
            <w:ins w:id="6455" w:author="mayada samir" w:date="2019-04-04T09:14:00Z">
              <w:del w:id="6456" w:author="Fnu, Sonam" w:date="2019-11-27T19:24:00Z">
                <w:r w:rsidRPr="00064254" w:rsidDel="00B66B01">
                  <w:rPr>
                    <w:rFonts w:ascii="Calibri" w:hAnsi="Calibri"/>
                  </w:rPr>
                  <w:delText>RECEPENT_DEPARTMENTS_ID, nvarchar(30), not null, pk</w:delText>
                </w:r>
              </w:del>
            </w:ins>
          </w:p>
          <w:p w14:paraId="125A7FF8" w14:textId="67DE02A4" w:rsidR="00045A40" w:rsidRPr="00064254" w:rsidDel="00B66B01" w:rsidRDefault="00045A40" w:rsidP="00045A40">
            <w:pPr>
              <w:rPr>
                <w:ins w:id="6457" w:author="mayada samir" w:date="2019-04-04T09:14:00Z"/>
                <w:del w:id="6458" w:author="Fnu, Sonam" w:date="2019-11-27T19:24:00Z"/>
                <w:rFonts w:ascii="Calibri" w:hAnsi="Calibri"/>
              </w:rPr>
            </w:pPr>
            <w:ins w:id="6459" w:author="mayada samir" w:date="2019-04-04T09:14:00Z">
              <w:del w:id="6460" w:author="Fnu, Sonam" w:date="2019-11-27T19:24:00Z">
                <w:r w:rsidRPr="00064254" w:rsidDel="00B66B01">
                  <w:rPr>
                    <w:rFonts w:ascii="Calibri" w:hAnsi="Calibri"/>
                  </w:rPr>
                  <w:delText>STATUS, nvarchar(3), not null</w:delText>
                </w:r>
              </w:del>
            </w:ins>
          </w:p>
          <w:p w14:paraId="34EC16E6" w14:textId="7E97E162" w:rsidR="00045A40" w:rsidRPr="00064254" w:rsidDel="00B66B01" w:rsidRDefault="00045A40" w:rsidP="00045A40">
            <w:pPr>
              <w:rPr>
                <w:ins w:id="6461" w:author="mayada samir" w:date="2019-04-04T09:14:00Z"/>
                <w:del w:id="6462" w:author="Fnu, Sonam" w:date="2019-11-27T19:24:00Z"/>
                <w:rFonts w:ascii="Calibri" w:hAnsi="Calibri"/>
              </w:rPr>
            </w:pPr>
            <w:ins w:id="6463" w:author="mayada samir" w:date="2019-04-04T09:14:00Z">
              <w:del w:id="6464" w:author="Fnu, Sonam" w:date="2019-11-27T19:24:00Z">
                <w:r w:rsidRPr="00064254" w:rsidDel="00B66B01">
                  <w:rPr>
                    <w:rFonts w:ascii="Calibri" w:hAnsi="Calibri"/>
                  </w:rPr>
                  <w:delText>CREATED_BY, nvarchar(30), not allow null</w:delText>
                </w:r>
              </w:del>
            </w:ins>
          </w:p>
          <w:p w14:paraId="3BAEF50E" w14:textId="77BBB38B" w:rsidR="00045A40" w:rsidDel="00B66B01" w:rsidRDefault="00045A40" w:rsidP="00045A40">
            <w:pPr>
              <w:rPr>
                <w:ins w:id="6465" w:author="mayada samir" w:date="2019-04-04T09:15:00Z"/>
                <w:del w:id="6466" w:author="Fnu, Sonam" w:date="2019-11-27T19:24:00Z"/>
                <w:rFonts w:ascii="Calibri" w:hAnsi="Calibri"/>
              </w:rPr>
            </w:pPr>
            <w:ins w:id="6467" w:author="mayada samir" w:date="2019-04-04T09:14:00Z">
              <w:del w:id="6468" w:author="Fnu, Sonam" w:date="2019-11-27T19:24:00Z">
                <w:r w:rsidRPr="00064254" w:rsidDel="00B66B01">
                  <w:rPr>
                    <w:rFonts w:ascii="Calibri" w:hAnsi="Calibri"/>
                  </w:rPr>
                  <w:delText>CREATED_TIME, datetime, not allow null</w:delText>
                </w:r>
              </w:del>
            </w:ins>
          </w:p>
          <w:p w14:paraId="41FC004A" w14:textId="1FE8C2E9" w:rsidR="00045A40" w:rsidRPr="00064254" w:rsidDel="00B66B01" w:rsidRDefault="00045A40" w:rsidP="00045A40">
            <w:pPr>
              <w:rPr>
                <w:ins w:id="6469" w:author="mayada samir" w:date="2019-04-04T09:15:00Z"/>
                <w:del w:id="6470" w:author="Fnu, Sonam" w:date="2019-11-27T19:24:00Z"/>
                <w:rFonts w:ascii="Calibri" w:hAnsi="Calibri"/>
              </w:rPr>
            </w:pPr>
            <w:ins w:id="6471" w:author="mayada samir" w:date="2019-04-04T09:15:00Z">
              <w:del w:id="6472" w:author="Fnu, Sonam" w:date="2019-11-27T19:24:00Z">
                <w:r w:rsidRPr="00064254" w:rsidDel="00B66B01">
                  <w:rPr>
                    <w:rFonts w:ascii="Calibri" w:hAnsi="Calibri"/>
                  </w:rPr>
                  <w:delText>MODIFIED_BY, nvarchar(30), allow null</w:delText>
                </w:r>
              </w:del>
            </w:ins>
          </w:p>
          <w:p w14:paraId="7BA3E76D" w14:textId="4ECCF078" w:rsidR="00045A40" w:rsidRPr="00064254" w:rsidDel="00B66B01" w:rsidRDefault="00045A40" w:rsidP="00045A40">
            <w:pPr>
              <w:rPr>
                <w:ins w:id="6473" w:author="mayada samir" w:date="2019-04-04T09:15:00Z"/>
                <w:del w:id="6474" w:author="Fnu, Sonam" w:date="2019-11-27T19:24:00Z"/>
                <w:rFonts w:ascii="Calibri" w:hAnsi="Calibri"/>
              </w:rPr>
            </w:pPr>
            <w:ins w:id="6475" w:author="mayada samir" w:date="2019-04-04T09:15:00Z">
              <w:del w:id="6476" w:author="Fnu, Sonam" w:date="2019-11-27T19:24:00Z">
                <w:r w:rsidRPr="00064254" w:rsidDel="00B66B01">
                  <w:rPr>
                    <w:rFonts w:ascii="Calibri" w:hAnsi="Calibri"/>
                  </w:rPr>
                  <w:delText>MODIFIED_TIME, datetime, allow null</w:delText>
                </w:r>
              </w:del>
            </w:ins>
          </w:p>
          <w:p w14:paraId="59F24AEA" w14:textId="459F9E24" w:rsidR="00045A40" w:rsidRPr="00064254" w:rsidDel="00B66B01" w:rsidRDefault="00045A40" w:rsidP="00045A40">
            <w:pPr>
              <w:rPr>
                <w:ins w:id="6477" w:author="mayada samir" w:date="2019-04-04T09:15:00Z"/>
                <w:del w:id="6478" w:author="Fnu, Sonam" w:date="2019-11-27T19:24:00Z"/>
                <w:rFonts w:ascii="Calibri" w:hAnsi="Calibri"/>
              </w:rPr>
            </w:pPr>
            <w:ins w:id="6479" w:author="mayada samir" w:date="2019-04-04T09:15:00Z">
              <w:del w:id="6480" w:author="Fnu, Sonam" w:date="2019-11-27T19:24:00Z">
                <w:r w:rsidRPr="00064254" w:rsidDel="00B66B01">
                  <w:rPr>
                    <w:rFonts w:ascii="Calibri" w:hAnsi="Calibri"/>
                  </w:rPr>
                  <w:delText>PENDING_VERIFICATION,numeric(5) not null</w:delText>
                </w:r>
              </w:del>
            </w:ins>
          </w:p>
          <w:p w14:paraId="3F30D8D6" w14:textId="6D06FDE0" w:rsidR="00045A40" w:rsidRPr="00064254" w:rsidDel="00B66B01" w:rsidRDefault="00045A40" w:rsidP="00045A40">
            <w:pPr>
              <w:rPr>
                <w:ins w:id="6481" w:author="mayada samir" w:date="2019-04-04T09:15:00Z"/>
                <w:del w:id="6482" w:author="Fnu, Sonam" w:date="2019-11-27T19:24:00Z"/>
                <w:rFonts w:ascii="Calibri" w:hAnsi="Calibri"/>
              </w:rPr>
            </w:pPr>
            <w:ins w:id="6483" w:author="mayada samir" w:date="2019-04-04T09:15:00Z">
              <w:del w:id="6484" w:author="Fnu, Sonam" w:date="2019-11-27T19:24:00Z">
                <w:r w:rsidRPr="00064254" w:rsidDel="00B66B01">
                  <w:rPr>
                    <w:rFonts w:ascii="Calibri" w:hAnsi="Calibri"/>
                  </w:rPr>
                  <w:delText>PENDING_APPROVAL , numeric (5) not null</w:delText>
                </w:r>
              </w:del>
            </w:ins>
          </w:p>
          <w:p w14:paraId="4FFB5DD0" w14:textId="09798D4F" w:rsidR="00045A40" w:rsidRPr="00064254" w:rsidDel="00B66B01" w:rsidRDefault="00045A40" w:rsidP="00045A40">
            <w:pPr>
              <w:rPr>
                <w:ins w:id="6485" w:author="mayada samir" w:date="2019-04-04T09:15:00Z"/>
                <w:del w:id="6486" w:author="Fnu, Sonam" w:date="2019-11-27T19:24:00Z"/>
                <w:rFonts w:ascii="Calibri" w:hAnsi="Calibri"/>
              </w:rPr>
            </w:pPr>
            <w:ins w:id="6487" w:author="mayada samir" w:date="2019-04-04T09:15:00Z">
              <w:del w:id="6488" w:author="Fnu, Sonam" w:date="2019-11-27T19:24:00Z">
                <w:r w:rsidRPr="00064254" w:rsidDel="00B66B01">
                  <w:rPr>
                    <w:rFonts w:ascii="Calibri" w:hAnsi="Calibri"/>
                  </w:rPr>
                  <w:delText>PERFORMED_BY, nvarchar(30), null</w:delText>
                </w:r>
              </w:del>
            </w:ins>
          </w:p>
          <w:p w14:paraId="0B334FCB" w14:textId="1669B5EB" w:rsidR="00045A40" w:rsidRPr="00064254" w:rsidDel="00B66B01" w:rsidRDefault="00045A40" w:rsidP="00045A40">
            <w:pPr>
              <w:rPr>
                <w:ins w:id="6489" w:author="mayada samir" w:date="2019-04-04T09:14:00Z"/>
                <w:del w:id="6490" w:author="Fnu, Sonam" w:date="2019-11-27T19:26:00Z"/>
                <w:rFonts w:ascii="Calibri" w:hAnsi="Calibri"/>
              </w:rPr>
            </w:pPr>
            <w:ins w:id="6491" w:author="mayada samir" w:date="2019-04-04T09:15:00Z">
              <w:del w:id="6492" w:author="Fnu, Sonam" w:date="2019-11-27T19:24:00Z">
                <w:r w:rsidRPr="00064254" w:rsidDel="00B66B01">
                  <w:rPr>
                    <w:rFonts w:ascii="Calibri" w:hAnsi="Calibri"/>
                  </w:rPr>
                  <w:delText>PERFORMED_TIME , datetime not null</w:delText>
                </w:r>
              </w:del>
            </w:ins>
          </w:p>
        </w:tc>
      </w:tr>
      <w:tr w:rsidR="00EF7801" w:rsidRPr="00012DAF" w:rsidDel="00B66B01" w14:paraId="6BD368B9" w14:textId="6AC70701" w:rsidTr="00266B92">
        <w:trPr>
          <w:del w:id="6493" w:author="Fnu, Sonam" w:date="2019-11-27T19:24:00Z"/>
        </w:trPr>
        <w:tc>
          <w:tcPr>
            <w:tcW w:w="2718" w:type="dxa"/>
          </w:tcPr>
          <w:p w14:paraId="6358A155" w14:textId="2F15EF79" w:rsidR="00EF7801" w:rsidRPr="00064254" w:rsidDel="00B66B01" w:rsidRDefault="00EF7801" w:rsidP="00266B92">
            <w:pPr>
              <w:tabs>
                <w:tab w:val="left" w:pos="2610"/>
                <w:tab w:val="left" w:pos="2880"/>
              </w:tabs>
              <w:spacing w:before="240"/>
              <w:rPr>
                <w:del w:id="6494" w:author="Fnu, Sonam" w:date="2019-11-27T19:24:00Z"/>
                <w:rFonts w:ascii="Calibri" w:hAnsi="Calibri" w:cs="Arial"/>
                <w:color w:val="000000"/>
                <w:sz w:val="16"/>
                <w:szCs w:val="16"/>
              </w:rPr>
            </w:pPr>
            <w:commentRangeStart w:id="6495"/>
            <w:del w:id="6496" w:author="Fnu, Sonam" w:date="2019-11-27T19:24:00Z">
              <w:r w:rsidRPr="00064254" w:rsidDel="00B66B01">
                <w:rPr>
                  <w:rFonts w:ascii="Calibri" w:hAnsi="Calibri" w:cs="Arial"/>
                  <w:color w:val="000000"/>
                  <w:sz w:val="16"/>
                  <w:szCs w:val="16"/>
                  <w:highlight w:val="yellow"/>
                </w:rPr>
                <w:delText>COM_NOTIFICATIONS_LOG</w:delText>
              </w:r>
              <w:commentRangeEnd w:id="6495"/>
              <w:r w:rsidRPr="00064254" w:rsidDel="00B66B01">
                <w:rPr>
                  <w:rStyle w:val="CommentReference"/>
                  <w:rFonts w:ascii="Calibri" w:hAnsi="Calibri"/>
                </w:rPr>
                <w:commentReference w:id="6495"/>
              </w:r>
            </w:del>
          </w:p>
          <w:p w14:paraId="5A3217C3" w14:textId="7790C966" w:rsidR="00EF7801" w:rsidRPr="00064254" w:rsidDel="00B66B01" w:rsidRDefault="00EF7801" w:rsidP="00266B92">
            <w:pPr>
              <w:tabs>
                <w:tab w:val="left" w:pos="2610"/>
                <w:tab w:val="left" w:pos="2880"/>
              </w:tabs>
              <w:spacing w:before="240"/>
              <w:rPr>
                <w:del w:id="6497" w:author="Fnu, Sonam" w:date="2019-11-27T19:24:00Z"/>
                <w:rFonts w:ascii="Calibri" w:hAnsi="Calibri" w:cs="Arial"/>
                <w:color w:val="000000"/>
                <w:sz w:val="16"/>
                <w:szCs w:val="16"/>
              </w:rPr>
            </w:pPr>
          </w:p>
          <w:p w14:paraId="4EC68488" w14:textId="088B4319" w:rsidR="00EF7801" w:rsidRPr="00064254" w:rsidDel="00B66B01" w:rsidRDefault="00EF7801" w:rsidP="00266B92">
            <w:pPr>
              <w:tabs>
                <w:tab w:val="left" w:pos="2610"/>
                <w:tab w:val="left" w:pos="2880"/>
              </w:tabs>
              <w:spacing w:before="240"/>
              <w:rPr>
                <w:del w:id="6498" w:author="Fnu, Sonam" w:date="2019-11-27T19:24:00Z"/>
                <w:rFonts w:ascii="Calibri" w:hAnsi="Calibri"/>
              </w:rPr>
            </w:pPr>
          </w:p>
        </w:tc>
        <w:tc>
          <w:tcPr>
            <w:tcW w:w="1350" w:type="dxa"/>
          </w:tcPr>
          <w:p w14:paraId="30D73671" w14:textId="6243D6BA" w:rsidR="00EF7801" w:rsidRPr="00064254" w:rsidDel="00B66B01" w:rsidRDefault="00EF7801" w:rsidP="00266B92">
            <w:pPr>
              <w:rPr>
                <w:del w:id="6499" w:author="Fnu, Sonam" w:date="2019-11-27T19:24:00Z"/>
                <w:rFonts w:ascii="Calibri" w:hAnsi="Calibri"/>
              </w:rPr>
            </w:pPr>
            <w:del w:id="6500" w:author="Fnu, Sonam" w:date="2019-11-27T19:24:00Z">
              <w:r w:rsidRPr="00064254" w:rsidDel="00B66B01">
                <w:rPr>
                  <w:rFonts w:ascii="Calibri" w:hAnsi="Calibri"/>
                </w:rPr>
                <w:delText>Add table</w:delText>
              </w:r>
            </w:del>
          </w:p>
        </w:tc>
        <w:tc>
          <w:tcPr>
            <w:tcW w:w="6637" w:type="dxa"/>
          </w:tcPr>
          <w:p w14:paraId="4B504925" w14:textId="227A270F" w:rsidR="00EF7801" w:rsidRPr="00064254" w:rsidDel="00B66B01" w:rsidRDefault="00EF7801" w:rsidP="00266B92">
            <w:pPr>
              <w:rPr>
                <w:del w:id="6501" w:author="Fnu, Sonam" w:date="2019-11-27T19:24:00Z"/>
                <w:rFonts w:ascii="Calibri" w:hAnsi="Calibri"/>
              </w:rPr>
            </w:pPr>
            <w:del w:id="6502" w:author="Fnu, Sonam" w:date="2019-11-27T19:24:00Z">
              <w:r w:rsidRPr="00064254" w:rsidDel="00B66B01">
                <w:rPr>
                  <w:rFonts w:ascii="Calibri" w:hAnsi="Calibri"/>
                </w:rPr>
                <w:delText>LOG_ID, nvarchar(30), not null, pk</w:delText>
              </w:r>
            </w:del>
          </w:p>
          <w:p w14:paraId="6212DDD7" w14:textId="713746C7" w:rsidR="00EF7801" w:rsidRPr="00064254" w:rsidDel="00B66B01" w:rsidRDefault="00EF7801" w:rsidP="00266B92">
            <w:pPr>
              <w:rPr>
                <w:del w:id="6503" w:author="Fnu, Sonam" w:date="2019-11-27T19:24:00Z"/>
                <w:rFonts w:ascii="Calibri" w:hAnsi="Calibri"/>
              </w:rPr>
            </w:pPr>
            <w:del w:id="6504" w:author="Fnu, Sonam" w:date="2019-11-27T19:24:00Z">
              <w:r w:rsidRPr="00064254" w:rsidDel="00B66B01">
                <w:rPr>
                  <w:rFonts w:ascii="Calibri" w:hAnsi="Calibri"/>
                </w:rPr>
                <w:delText>NOTIFICATION_ID, nvarchar(30), not null</w:delText>
              </w:r>
            </w:del>
            <w:ins w:id="6505" w:author="mayada samir" w:date="2019-02-23T17:26:00Z">
              <w:del w:id="6506" w:author="Fnu, Sonam" w:date="2019-11-27T19:24:00Z">
                <w:r w:rsidR="009B16A7" w:rsidDel="00B66B01">
                  <w:rPr>
                    <w:rFonts w:ascii="Calibri" w:hAnsi="Calibri"/>
                  </w:rPr>
                  <w:delText xml:space="preserve"> ( FK to </w:delText>
                </w:r>
              </w:del>
            </w:ins>
            <w:ins w:id="6507" w:author="mayada samir" w:date="2019-02-23T17:27:00Z">
              <w:del w:id="6508" w:author="Fnu, Sonam" w:date="2019-11-27T19:24:00Z">
                <w:r w:rsidR="009B16A7" w:rsidRPr="00064254" w:rsidDel="00B66B01">
                  <w:rPr>
                    <w:rFonts w:ascii="Calibri" w:hAnsi="Calibri"/>
                  </w:rPr>
                  <w:delText>BANK_NOTIFICATIONS</w:delText>
                </w:r>
                <w:r w:rsidR="009B16A7" w:rsidDel="00B66B01">
                  <w:rPr>
                    <w:rFonts w:ascii="Calibri" w:hAnsi="Calibri"/>
                  </w:rPr>
                  <w:delText>)</w:delText>
                </w:r>
              </w:del>
            </w:ins>
          </w:p>
          <w:p w14:paraId="08D5734D" w14:textId="53047372" w:rsidR="00EF7801" w:rsidRPr="00064254" w:rsidDel="00B66B01" w:rsidRDefault="00EF7801" w:rsidP="00266B92">
            <w:pPr>
              <w:rPr>
                <w:del w:id="6509" w:author="Fnu, Sonam" w:date="2019-11-27T19:24:00Z"/>
                <w:rFonts w:ascii="Calibri" w:hAnsi="Calibri"/>
              </w:rPr>
            </w:pPr>
            <w:del w:id="6510" w:author="Fnu, Sonam" w:date="2019-11-27T19:24:00Z">
              <w:r w:rsidRPr="00064254" w:rsidDel="00B66B01">
                <w:rPr>
                  <w:rFonts w:ascii="Calibri" w:hAnsi="Calibri"/>
                </w:rPr>
                <w:delText>CORPORATE_ID, nvarchar(30), not null</w:delText>
              </w:r>
            </w:del>
          </w:p>
          <w:p w14:paraId="7FB4FD8D" w14:textId="03D2CE09" w:rsidR="00EF7801" w:rsidRPr="00064254" w:rsidDel="00B66B01" w:rsidRDefault="00EF7801" w:rsidP="00266B92">
            <w:pPr>
              <w:rPr>
                <w:del w:id="6511" w:author="Fnu, Sonam" w:date="2019-11-27T19:24:00Z"/>
                <w:rFonts w:ascii="Calibri" w:hAnsi="Calibri"/>
              </w:rPr>
            </w:pPr>
            <w:del w:id="6512" w:author="Fnu, Sonam" w:date="2019-11-27T19:24:00Z">
              <w:r w:rsidRPr="00064254" w:rsidDel="00B66B01">
                <w:rPr>
                  <w:rFonts w:ascii="Calibri" w:hAnsi="Calibri"/>
                </w:rPr>
                <w:delText>USER_ID, nvarchar(30), not null</w:delText>
              </w:r>
            </w:del>
          </w:p>
          <w:p w14:paraId="5D700D59" w14:textId="5A77619E" w:rsidR="00EF7801" w:rsidRPr="00064254" w:rsidDel="00B66B01" w:rsidRDefault="00EF7801" w:rsidP="00266B92">
            <w:pPr>
              <w:rPr>
                <w:del w:id="6513" w:author="Fnu, Sonam" w:date="2019-11-27T19:24:00Z"/>
                <w:rFonts w:ascii="Calibri" w:hAnsi="Calibri"/>
              </w:rPr>
            </w:pPr>
            <w:del w:id="6514" w:author="Fnu, Sonam" w:date="2019-11-27T19:24:00Z">
              <w:r w:rsidRPr="00064254" w:rsidDel="00B66B01">
                <w:rPr>
                  <w:rFonts w:ascii="Calibri" w:hAnsi="Calibri"/>
                </w:rPr>
                <w:delText>MESSAGE, nvarchar(300), not null</w:delText>
              </w:r>
            </w:del>
          </w:p>
          <w:p w14:paraId="2EBCE461" w14:textId="6D94C021" w:rsidR="00EF7801" w:rsidRPr="00064254" w:rsidDel="00B66B01" w:rsidRDefault="00EF7801" w:rsidP="00266B92">
            <w:pPr>
              <w:rPr>
                <w:del w:id="6515" w:author="Fnu, Sonam" w:date="2019-11-27T19:24:00Z"/>
                <w:rFonts w:ascii="Calibri" w:hAnsi="Calibri"/>
              </w:rPr>
            </w:pPr>
            <w:del w:id="6516" w:author="Fnu, Sonam" w:date="2019-11-27T19:24:00Z">
              <w:r w:rsidRPr="00064254" w:rsidDel="00B66B01">
                <w:rPr>
                  <w:rFonts w:ascii="Calibri" w:hAnsi="Calibri"/>
                </w:rPr>
                <w:delText>IS_READ, nvarchar(1), not null</w:delText>
              </w:r>
            </w:del>
          </w:p>
          <w:p w14:paraId="7FDF5D24" w14:textId="7E9BAF91" w:rsidR="001D350A" w:rsidDel="00B66B01" w:rsidRDefault="001D350A" w:rsidP="00266B92">
            <w:pPr>
              <w:rPr>
                <w:ins w:id="6517" w:author="mayada samir" w:date="2019-04-04T08:55:00Z"/>
                <w:del w:id="6518" w:author="Fnu, Sonam" w:date="2019-11-27T19:24:00Z"/>
                <w:rFonts w:ascii="Calibri" w:hAnsi="Calibri"/>
              </w:rPr>
            </w:pPr>
          </w:p>
          <w:p w14:paraId="1F9216EF" w14:textId="04902841" w:rsidR="00EF7801" w:rsidRPr="00064254" w:rsidDel="00B66B01" w:rsidRDefault="00EF7801" w:rsidP="00266B92">
            <w:pPr>
              <w:rPr>
                <w:del w:id="6519" w:author="Fnu, Sonam" w:date="2019-11-27T19:24:00Z"/>
                <w:rFonts w:ascii="Calibri" w:hAnsi="Calibri"/>
              </w:rPr>
            </w:pPr>
            <w:del w:id="6520" w:author="Fnu, Sonam" w:date="2019-11-27T19:24:00Z">
              <w:r w:rsidRPr="00064254" w:rsidDel="00B66B01">
                <w:rPr>
                  <w:rFonts w:ascii="Calibri" w:hAnsi="Calibri"/>
                </w:rPr>
                <w:delText>NOTIFICATION_METHOD, nvarchar(1), not null</w:delText>
              </w:r>
            </w:del>
          </w:p>
          <w:p w14:paraId="4286A36B" w14:textId="15FB12D9" w:rsidR="00EF7801" w:rsidRPr="00064254" w:rsidDel="00B66B01" w:rsidRDefault="00EF7801" w:rsidP="00266B92">
            <w:pPr>
              <w:rPr>
                <w:del w:id="6521" w:author="Fnu, Sonam" w:date="2019-11-27T19:24:00Z"/>
                <w:rFonts w:ascii="Calibri" w:hAnsi="Calibri"/>
              </w:rPr>
            </w:pPr>
            <w:del w:id="6522" w:author="Fnu, Sonam" w:date="2019-11-27T19:24:00Z">
              <w:r w:rsidRPr="00064254" w:rsidDel="00B66B01">
                <w:rPr>
                  <w:rFonts w:ascii="Calibri" w:hAnsi="Calibri"/>
                </w:rPr>
                <w:delText>SEND_TIME, datetime, not null</w:delText>
              </w:r>
            </w:del>
          </w:p>
          <w:p w14:paraId="42381C7C" w14:textId="3F748906" w:rsidR="00EF7801" w:rsidRPr="00064254" w:rsidDel="00B66B01" w:rsidRDefault="00EF7801" w:rsidP="00266B92">
            <w:pPr>
              <w:rPr>
                <w:del w:id="6523" w:author="Fnu, Sonam" w:date="2019-11-27T19:24:00Z"/>
                <w:rFonts w:ascii="Calibri" w:hAnsi="Calibri"/>
              </w:rPr>
            </w:pPr>
            <w:del w:id="6524" w:author="Fnu, Sonam" w:date="2019-11-27T19:24:00Z">
              <w:r w:rsidRPr="00064254" w:rsidDel="00B66B01">
                <w:rPr>
                  <w:rFonts w:ascii="Calibri" w:hAnsi="Calibri"/>
                </w:rPr>
                <w:delText>SEND_STATUS, nvarchar(3), not null</w:delText>
              </w:r>
            </w:del>
          </w:p>
          <w:p w14:paraId="7DA98800" w14:textId="5F917875" w:rsidR="00EF7801" w:rsidRPr="00064254" w:rsidDel="00B66B01" w:rsidRDefault="00EF7801" w:rsidP="00266B92">
            <w:pPr>
              <w:rPr>
                <w:del w:id="6525" w:author="Fnu, Sonam" w:date="2019-11-27T19:24:00Z"/>
                <w:rFonts w:ascii="Calibri" w:hAnsi="Calibri"/>
              </w:rPr>
            </w:pPr>
            <w:del w:id="6526" w:author="Fnu, Sonam" w:date="2019-11-27T19:24:00Z">
              <w:r w:rsidRPr="00064254" w:rsidDel="00B66B01">
                <w:rPr>
                  <w:rFonts w:ascii="Calibri" w:hAnsi="Calibri"/>
                </w:rPr>
                <w:delText>TRACK_ID , varchar(40) , null</w:delText>
              </w:r>
            </w:del>
          </w:p>
        </w:tc>
      </w:tr>
      <w:tr w:rsidR="00EF7801" w:rsidRPr="00012DAF" w:rsidDel="00B66B01" w14:paraId="00251397" w14:textId="23E420E8" w:rsidTr="00266B92">
        <w:trPr>
          <w:del w:id="6527" w:author="Fnu, Sonam" w:date="2019-11-27T19:24:00Z"/>
        </w:trPr>
        <w:tc>
          <w:tcPr>
            <w:tcW w:w="2718" w:type="dxa"/>
          </w:tcPr>
          <w:p w14:paraId="286583CF" w14:textId="0390B189" w:rsidR="00EF7801" w:rsidRPr="00064254" w:rsidDel="00B66B01" w:rsidRDefault="00EF7801" w:rsidP="00266B92">
            <w:pPr>
              <w:tabs>
                <w:tab w:val="left" w:pos="2610"/>
                <w:tab w:val="left" w:pos="2880"/>
              </w:tabs>
              <w:spacing w:before="240"/>
              <w:rPr>
                <w:del w:id="6528" w:author="Fnu, Sonam" w:date="2019-11-27T19:24:00Z"/>
                <w:rFonts w:ascii="Calibri" w:hAnsi="Calibri" w:cs="Arial"/>
                <w:color w:val="000000"/>
                <w:sz w:val="16"/>
                <w:szCs w:val="16"/>
              </w:rPr>
            </w:pPr>
            <w:del w:id="6529" w:author="Fnu, Sonam" w:date="2019-11-27T19:24:00Z">
              <w:r w:rsidRPr="00064254" w:rsidDel="00B66B01">
                <w:rPr>
                  <w:rFonts w:ascii="Calibri" w:hAnsi="Calibri" w:cs="Arial"/>
                  <w:color w:val="000000"/>
                  <w:sz w:val="16"/>
                  <w:szCs w:val="16"/>
                </w:rPr>
                <w:delText>COM_ALERT_SETUP</w:delText>
              </w:r>
            </w:del>
          </w:p>
        </w:tc>
        <w:tc>
          <w:tcPr>
            <w:tcW w:w="1350" w:type="dxa"/>
          </w:tcPr>
          <w:p w14:paraId="597E66C0" w14:textId="144F3DC2" w:rsidR="00EF7801" w:rsidRPr="00064254" w:rsidDel="00B66B01" w:rsidRDefault="00EF7801" w:rsidP="00266B92">
            <w:pPr>
              <w:rPr>
                <w:del w:id="6530" w:author="Fnu, Sonam" w:date="2019-11-27T19:24:00Z"/>
                <w:rFonts w:ascii="Calibri" w:hAnsi="Calibri"/>
              </w:rPr>
            </w:pPr>
            <w:del w:id="6531" w:author="Fnu, Sonam" w:date="2019-11-27T19:24:00Z">
              <w:r w:rsidRPr="00064254" w:rsidDel="00B66B01">
                <w:rPr>
                  <w:rFonts w:ascii="Calibri" w:hAnsi="Calibri"/>
                </w:rPr>
                <w:delText>Add table</w:delText>
              </w:r>
            </w:del>
          </w:p>
        </w:tc>
        <w:tc>
          <w:tcPr>
            <w:tcW w:w="6637" w:type="dxa"/>
          </w:tcPr>
          <w:p w14:paraId="6138C9AF" w14:textId="7CB515CD" w:rsidR="00EF7801" w:rsidRPr="00064254" w:rsidDel="00B66B01" w:rsidRDefault="00EF7801" w:rsidP="00266B92">
            <w:pPr>
              <w:rPr>
                <w:del w:id="6532" w:author="Fnu, Sonam" w:date="2019-11-27T19:24:00Z"/>
                <w:rFonts w:ascii="Calibri" w:hAnsi="Calibri"/>
              </w:rPr>
            </w:pPr>
            <w:del w:id="6533" w:author="Fnu, Sonam" w:date="2019-11-27T19:24:00Z">
              <w:r w:rsidRPr="00064254" w:rsidDel="00B66B01">
                <w:rPr>
                  <w:rFonts w:ascii="Calibri" w:hAnsi="Calibri"/>
                </w:rPr>
                <w:delText>CORPORATE_ID, nvarchar(30), not null</w:delText>
              </w:r>
            </w:del>
          </w:p>
          <w:p w14:paraId="5A9E3B07" w14:textId="3B9CE3E4" w:rsidR="00EF7801" w:rsidRPr="00064254" w:rsidDel="00B66B01" w:rsidRDefault="00EF7801" w:rsidP="00266B92">
            <w:pPr>
              <w:rPr>
                <w:del w:id="6534" w:author="Fnu, Sonam" w:date="2019-11-27T19:24:00Z"/>
                <w:rFonts w:ascii="Calibri" w:hAnsi="Calibri"/>
              </w:rPr>
            </w:pPr>
            <w:del w:id="6535" w:author="Fnu, Sonam" w:date="2019-11-27T19:24:00Z">
              <w:r w:rsidRPr="00064254" w:rsidDel="00B66B01">
                <w:rPr>
                  <w:rFonts w:ascii="Calibri" w:hAnsi="Calibri"/>
                </w:rPr>
                <w:delText>USER_ID, nvarchar(30), not null</w:delText>
              </w:r>
            </w:del>
          </w:p>
          <w:p w14:paraId="034B706F" w14:textId="3F00FC84" w:rsidR="00EF7801" w:rsidRPr="00064254" w:rsidDel="00B66B01" w:rsidRDefault="00EF7801" w:rsidP="00266B92">
            <w:pPr>
              <w:rPr>
                <w:del w:id="6536" w:author="Fnu, Sonam" w:date="2019-11-27T19:24:00Z"/>
                <w:rFonts w:ascii="Calibri" w:hAnsi="Calibri"/>
              </w:rPr>
            </w:pPr>
            <w:del w:id="6537" w:author="Fnu, Sonam" w:date="2019-11-27T19:24:00Z">
              <w:r w:rsidRPr="00064254" w:rsidDel="00B66B01">
                <w:rPr>
                  <w:rFonts w:ascii="Calibri" w:hAnsi="Calibri"/>
                </w:rPr>
                <w:delText>IS_MUTE, nvarchar(1)</w:delText>
              </w:r>
            </w:del>
          </w:p>
        </w:tc>
      </w:tr>
      <w:tr w:rsidR="00E82695" w:rsidRPr="00012DAF" w:rsidDel="00B66B01" w14:paraId="0F0AD62D" w14:textId="26F5CB4D" w:rsidTr="00266B92">
        <w:trPr>
          <w:del w:id="6538" w:author="Fnu, Sonam" w:date="2019-11-27T19:24:00Z"/>
        </w:trPr>
        <w:tc>
          <w:tcPr>
            <w:tcW w:w="2718" w:type="dxa"/>
          </w:tcPr>
          <w:p w14:paraId="0422B594" w14:textId="09FBCA9F" w:rsidR="00E82695" w:rsidRPr="00064254" w:rsidDel="00B66B01" w:rsidRDefault="00E82695" w:rsidP="00E82695">
            <w:pPr>
              <w:tabs>
                <w:tab w:val="left" w:pos="2610"/>
                <w:tab w:val="left" w:pos="2880"/>
              </w:tabs>
              <w:spacing w:before="240"/>
              <w:rPr>
                <w:del w:id="6539" w:author="Fnu, Sonam" w:date="2019-11-27T19:24:00Z"/>
                <w:rFonts w:ascii="Calibri" w:hAnsi="Calibri"/>
              </w:rPr>
            </w:pPr>
            <w:del w:id="6540" w:author="Fnu, Sonam" w:date="2019-11-27T19:24:00Z">
              <w:r w:rsidRPr="00064254" w:rsidDel="00B66B01">
                <w:rPr>
                  <w:rFonts w:ascii="Calibri" w:hAnsi="Calibri"/>
                </w:rPr>
                <w:delText>BANK_CEB_NOTIFICATION_TRAIL</w:delText>
              </w:r>
            </w:del>
          </w:p>
        </w:tc>
        <w:tc>
          <w:tcPr>
            <w:tcW w:w="1350" w:type="dxa"/>
          </w:tcPr>
          <w:p w14:paraId="429C96DA" w14:textId="545B1947" w:rsidR="00E82695" w:rsidRPr="00012DAF" w:rsidDel="00B66B01" w:rsidRDefault="00E82695" w:rsidP="00E82695">
            <w:pPr>
              <w:rPr>
                <w:del w:id="6541" w:author="Fnu, Sonam" w:date="2019-11-27T19:24:00Z"/>
                <w:rFonts w:ascii="Calibri" w:hAnsi="Calibri"/>
              </w:rPr>
            </w:pPr>
            <w:del w:id="6542" w:author="Fnu, Sonam" w:date="2019-11-27T19:24:00Z">
              <w:r w:rsidRPr="00064254" w:rsidDel="00B66B01">
                <w:rPr>
                  <w:rFonts w:ascii="Calibri" w:hAnsi="Calibri"/>
                </w:rPr>
                <w:delText>Add table</w:delText>
              </w:r>
            </w:del>
          </w:p>
        </w:tc>
        <w:tc>
          <w:tcPr>
            <w:tcW w:w="6637" w:type="dxa"/>
          </w:tcPr>
          <w:p w14:paraId="287B4462" w14:textId="45E5AD75" w:rsidR="00E82695" w:rsidRPr="00064254" w:rsidDel="00B66B01" w:rsidRDefault="00E82695" w:rsidP="00E82695">
            <w:pPr>
              <w:rPr>
                <w:del w:id="6543" w:author="Fnu, Sonam" w:date="2019-11-27T19:24:00Z"/>
                <w:rFonts w:ascii="Calibri" w:hAnsi="Calibri"/>
              </w:rPr>
            </w:pPr>
          </w:p>
          <w:p w14:paraId="1BFB1AD4" w14:textId="7BAC5CEC" w:rsidR="00E82695" w:rsidRPr="00064254" w:rsidDel="00B66B01" w:rsidRDefault="00E82695" w:rsidP="00E82695">
            <w:pPr>
              <w:rPr>
                <w:del w:id="6544" w:author="Fnu, Sonam" w:date="2019-11-27T19:24:00Z"/>
                <w:rFonts w:ascii="Calibri" w:hAnsi="Calibri"/>
              </w:rPr>
            </w:pPr>
            <w:del w:id="6545" w:author="Fnu, Sonam" w:date="2019-11-27T19:24:00Z">
              <w:r w:rsidRPr="00064254" w:rsidDel="00B66B01">
                <w:rPr>
                  <w:rFonts w:ascii="Calibri" w:hAnsi="Calibri"/>
                </w:rPr>
                <w:delText>ID,nvarchar(30),not null , pk</w:delText>
              </w:r>
            </w:del>
          </w:p>
          <w:p w14:paraId="0B40E57A" w14:textId="28ED6135" w:rsidR="00E82695" w:rsidRPr="00064254" w:rsidDel="00B66B01" w:rsidRDefault="00E82695" w:rsidP="00E82695">
            <w:pPr>
              <w:rPr>
                <w:del w:id="6546" w:author="Fnu, Sonam" w:date="2019-11-27T19:24:00Z"/>
                <w:rFonts w:ascii="Calibri" w:hAnsi="Calibri"/>
              </w:rPr>
            </w:pPr>
            <w:del w:id="6547" w:author="Fnu, Sonam" w:date="2019-11-27T19:24:00Z">
              <w:r w:rsidRPr="00064254" w:rsidDel="00B66B01">
                <w:rPr>
                  <w:rFonts w:ascii="Calibri" w:hAnsi="Calibri"/>
                </w:rPr>
                <w:delText>EXE_START_TIME,Datetime,not null</w:delText>
              </w:r>
            </w:del>
          </w:p>
          <w:p w14:paraId="53B01E1C" w14:textId="481D8525" w:rsidR="00E82695" w:rsidRPr="00064254" w:rsidDel="00B66B01" w:rsidRDefault="00E82695" w:rsidP="00E82695">
            <w:pPr>
              <w:rPr>
                <w:del w:id="6548" w:author="Fnu, Sonam" w:date="2019-11-27T19:24:00Z"/>
                <w:rFonts w:ascii="Calibri" w:hAnsi="Calibri"/>
              </w:rPr>
            </w:pPr>
            <w:del w:id="6549" w:author="Fnu, Sonam" w:date="2019-11-27T19:24:00Z">
              <w:r w:rsidRPr="00064254" w:rsidDel="00B66B01">
                <w:rPr>
                  <w:rFonts w:ascii="Calibri" w:hAnsi="Calibri"/>
                </w:rPr>
                <w:delText>EXE_END_TIME, Datetime,not null</w:delText>
              </w:r>
            </w:del>
          </w:p>
          <w:p w14:paraId="267FF922" w14:textId="2CE995CA" w:rsidR="00E82695" w:rsidRPr="00064254" w:rsidDel="00B66B01" w:rsidRDefault="00E82695" w:rsidP="00E82695">
            <w:pPr>
              <w:rPr>
                <w:del w:id="6550" w:author="Fnu, Sonam" w:date="2019-11-27T19:24:00Z"/>
                <w:rFonts w:ascii="Calibri" w:hAnsi="Calibri"/>
              </w:rPr>
            </w:pPr>
            <w:del w:id="6551" w:author="Fnu, Sonam" w:date="2019-11-27T19:24:00Z">
              <w:r w:rsidRPr="00064254" w:rsidDel="00B66B01">
                <w:rPr>
                  <w:rFonts w:ascii="Calibri" w:hAnsi="Calibri"/>
                </w:rPr>
                <w:delText>RECOREDS_PROCESSED ,numeric (20),not null</w:delText>
              </w:r>
            </w:del>
          </w:p>
          <w:p w14:paraId="1685427B" w14:textId="1D924D87" w:rsidR="00E82695" w:rsidRPr="00064254" w:rsidDel="00B66B01" w:rsidRDefault="00E82695" w:rsidP="00E82695">
            <w:pPr>
              <w:rPr>
                <w:del w:id="6552" w:author="Fnu, Sonam" w:date="2019-11-27T19:24:00Z"/>
                <w:rFonts w:ascii="Calibri" w:hAnsi="Calibri"/>
              </w:rPr>
            </w:pPr>
            <w:del w:id="6553" w:author="Fnu, Sonam" w:date="2019-11-27T19:24:00Z">
              <w:r w:rsidRPr="00064254" w:rsidDel="00B66B01">
                <w:rPr>
                  <w:rFonts w:ascii="Calibri" w:hAnsi="Calibri"/>
                </w:rPr>
                <w:delText>RECOREDS_RECIVED ,numeric (20),not null</w:delText>
              </w:r>
            </w:del>
          </w:p>
          <w:p w14:paraId="115413D8" w14:textId="08D4B777" w:rsidR="00E82695" w:rsidRPr="00064254" w:rsidDel="00B66B01" w:rsidRDefault="00E82695" w:rsidP="00E82695">
            <w:pPr>
              <w:rPr>
                <w:del w:id="6554" w:author="Fnu, Sonam" w:date="2019-11-27T19:24:00Z"/>
                <w:rFonts w:ascii="Calibri" w:hAnsi="Calibri"/>
              </w:rPr>
            </w:pPr>
            <w:del w:id="6555" w:author="Fnu, Sonam" w:date="2019-11-27T19:24:00Z">
              <w:r w:rsidRPr="00064254" w:rsidDel="00B66B01">
                <w:rPr>
                  <w:rFonts w:ascii="Calibri" w:hAnsi="Calibri"/>
                </w:rPr>
                <w:delText>STATUS,nvarchar(3), not null</w:delText>
              </w:r>
            </w:del>
          </w:p>
          <w:p w14:paraId="618A10EB" w14:textId="7F37F7D0" w:rsidR="00E82695" w:rsidRPr="00064254" w:rsidDel="00B66B01" w:rsidRDefault="00E82695" w:rsidP="00E82695">
            <w:pPr>
              <w:rPr>
                <w:del w:id="6556" w:author="Fnu, Sonam" w:date="2019-11-27T19:24:00Z"/>
                <w:rFonts w:ascii="Calibri" w:hAnsi="Calibri"/>
              </w:rPr>
            </w:pPr>
            <w:del w:id="6557" w:author="Fnu, Sonam" w:date="2019-11-27T19:24:00Z">
              <w:r w:rsidRPr="00064254" w:rsidDel="00B66B01">
                <w:rPr>
                  <w:rFonts w:ascii="Calibri" w:hAnsi="Calibri"/>
                </w:rPr>
                <w:delText>NOTES,nvarchar(200)</w:delText>
              </w:r>
            </w:del>
          </w:p>
          <w:p w14:paraId="08B80435" w14:textId="212ADE00" w:rsidR="00E82695" w:rsidRPr="00064254" w:rsidDel="00B66B01" w:rsidRDefault="00E82695" w:rsidP="00E82695">
            <w:pPr>
              <w:rPr>
                <w:del w:id="6558" w:author="Fnu, Sonam" w:date="2019-11-27T19:24:00Z"/>
                <w:rFonts w:ascii="Calibri" w:hAnsi="Calibri"/>
              </w:rPr>
            </w:pPr>
          </w:p>
          <w:p w14:paraId="0C5409DB" w14:textId="04936E29" w:rsidR="00E82695" w:rsidRPr="00012DAF" w:rsidDel="00B66B01" w:rsidRDefault="00E82695" w:rsidP="00E82695">
            <w:pPr>
              <w:rPr>
                <w:del w:id="6559" w:author="Fnu, Sonam" w:date="2019-11-27T19:24:00Z"/>
                <w:rFonts w:ascii="Calibri" w:hAnsi="Calibri"/>
              </w:rPr>
            </w:pPr>
          </w:p>
        </w:tc>
      </w:tr>
      <w:tr w:rsidR="00EF7801" w:rsidRPr="00012DAF" w:rsidDel="00B66B01" w14:paraId="6D3A9BED" w14:textId="28A78521" w:rsidTr="00266B92">
        <w:trPr>
          <w:del w:id="6560" w:author="Fnu, Sonam" w:date="2019-11-27T19:24:00Z"/>
        </w:trPr>
        <w:tc>
          <w:tcPr>
            <w:tcW w:w="2718" w:type="dxa"/>
          </w:tcPr>
          <w:p w14:paraId="1B0656F8" w14:textId="3E85097D" w:rsidR="00EF7801" w:rsidRPr="00064254" w:rsidDel="00B66B01" w:rsidRDefault="00EF7801" w:rsidP="00266B92">
            <w:pPr>
              <w:tabs>
                <w:tab w:val="left" w:pos="2610"/>
                <w:tab w:val="left" w:pos="2880"/>
              </w:tabs>
              <w:spacing w:before="240"/>
              <w:rPr>
                <w:del w:id="6561" w:author="Fnu, Sonam" w:date="2019-11-27T19:24:00Z"/>
                <w:rFonts w:ascii="Calibri" w:hAnsi="Calibri"/>
                <w:highlight w:val="yellow"/>
              </w:rPr>
            </w:pPr>
          </w:p>
        </w:tc>
        <w:tc>
          <w:tcPr>
            <w:tcW w:w="1350" w:type="dxa"/>
          </w:tcPr>
          <w:p w14:paraId="5D431A98" w14:textId="10C9C2F3" w:rsidR="00EF7801" w:rsidRPr="00064254" w:rsidDel="00B66B01" w:rsidRDefault="00EF7801" w:rsidP="00266B92">
            <w:pPr>
              <w:rPr>
                <w:del w:id="6562" w:author="Fnu, Sonam" w:date="2019-11-27T19:24:00Z"/>
                <w:rFonts w:ascii="Calibri" w:hAnsi="Calibri"/>
              </w:rPr>
            </w:pPr>
          </w:p>
        </w:tc>
        <w:tc>
          <w:tcPr>
            <w:tcW w:w="6637" w:type="dxa"/>
          </w:tcPr>
          <w:p w14:paraId="72602364" w14:textId="2748A325" w:rsidR="00EF7801" w:rsidRPr="00064254" w:rsidDel="00B66B01" w:rsidRDefault="00EF7801" w:rsidP="00266B92">
            <w:pPr>
              <w:jc w:val="center"/>
              <w:rPr>
                <w:del w:id="6563" w:author="Fnu, Sonam" w:date="2019-11-27T19:24:00Z"/>
                <w:rFonts w:ascii="Calibri" w:hAnsi="Calibri"/>
                <w:b/>
                <w:bCs/>
              </w:rPr>
            </w:pPr>
          </w:p>
        </w:tc>
      </w:tr>
    </w:tbl>
    <w:p w14:paraId="4F844ED7" w14:textId="3DAB0FCA" w:rsidR="00721872" w:rsidRPr="00064254" w:rsidDel="00B66B01" w:rsidRDefault="00721872" w:rsidP="00721872">
      <w:pPr>
        <w:rPr>
          <w:del w:id="6564" w:author="Fnu, Sonam" w:date="2019-11-27T19:24:00Z"/>
          <w:rFonts w:ascii="Calibri" w:hAnsi="Calibri"/>
        </w:rPr>
      </w:pPr>
    </w:p>
    <w:tbl>
      <w:tblPr>
        <w:tblStyle w:val="TableGrid"/>
        <w:tblW w:w="0" w:type="auto"/>
        <w:tblLook w:val="04A0" w:firstRow="1" w:lastRow="0" w:firstColumn="1" w:lastColumn="0" w:noHBand="0" w:noVBand="1"/>
      </w:tblPr>
      <w:tblGrid>
        <w:gridCol w:w="822"/>
        <w:gridCol w:w="2289"/>
        <w:gridCol w:w="3766"/>
        <w:gridCol w:w="2746"/>
      </w:tblGrid>
      <w:tr w:rsidR="00B83C5B" w:rsidRPr="00012DAF" w:rsidDel="00B66B01" w14:paraId="162A9597" w14:textId="14860D37" w:rsidTr="00B83C5B">
        <w:trPr>
          <w:cantSplit/>
          <w:del w:id="6565" w:author="Fnu, Sonam" w:date="2019-11-27T19:24:00Z"/>
        </w:trPr>
        <w:tc>
          <w:tcPr>
            <w:tcW w:w="82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564BC8" w14:textId="47C6BA5A" w:rsidR="00B83C5B" w:rsidRPr="00064254" w:rsidDel="00B66B01" w:rsidRDefault="00B83C5B" w:rsidP="00B83C5B">
            <w:pPr>
              <w:jc w:val="center"/>
              <w:rPr>
                <w:del w:id="6566" w:author="Fnu, Sonam" w:date="2019-11-27T19:24:00Z"/>
                <w:rFonts w:ascii="Calibri" w:hAnsi="Calibri"/>
                <w:b/>
                <w:bCs/>
              </w:rPr>
            </w:pPr>
            <w:del w:id="6567" w:author="Fnu, Sonam" w:date="2019-11-27T19:24:00Z">
              <w:r w:rsidRPr="00064254" w:rsidDel="00B66B01">
                <w:rPr>
                  <w:rFonts w:ascii="Calibri" w:hAnsi="Calibri"/>
                  <w:b/>
                  <w:bCs/>
                </w:rPr>
                <w:delText>Code</w:delText>
              </w:r>
            </w:del>
          </w:p>
        </w:tc>
        <w:tc>
          <w:tcPr>
            <w:tcW w:w="23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A6098E" w14:textId="34CDC192" w:rsidR="00B83C5B" w:rsidRPr="00064254" w:rsidDel="00B66B01" w:rsidRDefault="00B83C5B" w:rsidP="00B83C5B">
            <w:pPr>
              <w:jc w:val="center"/>
              <w:rPr>
                <w:del w:id="6568" w:author="Fnu, Sonam" w:date="2019-11-27T19:24:00Z"/>
                <w:rFonts w:ascii="Calibri" w:hAnsi="Calibri"/>
                <w:b/>
                <w:bCs/>
              </w:rPr>
            </w:pPr>
            <w:del w:id="6569" w:author="Fnu, Sonam" w:date="2019-11-27T19:24:00Z">
              <w:r w:rsidRPr="00064254" w:rsidDel="00B66B01">
                <w:rPr>
                  <w:rFonts w:ascii="Calibri" w:hAnsi="Calibri"/>
                  <w:b/>
                  <w:bCs/>
                </w:rPr>
                <w:delText>Report Name</w:delText>
              </w:r>
            </w:del>
          </w:p>
        </w:tc>
        <w:tc>
          <w:tcPr>
            <w:tcW w:w="38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C95485" w14:textId="7AFE7E12" w:rsidR="00B83C5B" w:rsidRPr="00064254" w:rsidDel="00B66B01" w:rsidRDefault="00B83C5B" w:rsidP="00B83C5B">
            <w:pPr>
              <w:jc w:val="center"/>
              <w:rPr>
                <w:del w:id="6570" w:author="Fnu, Sonam" w:date="2019-11-27T19:24:00Z"/>
                <w:rFonts w:ascii="Calibri" w:hAnsi="Calibri"/>
                <w:b/>
                <w:bCs/>
              </w:rPr>
            </w:pPr>
            <w:del w:id="6571" w:author="Fnu, Sonam" w:date="2019-11-27T19:24:00Z">
              <w:r w:rsidRPr="00064254" w:rsidDel="00B66B01">
                <w:rPr>
                  <w:rFonts w:ascii="Calibri" w:hAnsi="Calibri"/>
                  <w:b/>
                  <w:bCs/>
                </w:rPr>
                <w:delText>Brief Description</w:delText>
              </w:r>
            </w:del>
          </w:p>
        </w:tc>
        <w:tc>
          <w:tcPr>
            <w:tcW w:w="281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BC342D" w14:textId="398A9515" w:rsidR="00B83C5B" w:rsidRPr="00064254" w:rsidDel="00B66B01" w:rsidRDefault="00B83C5B" w:rsidP="00B83C5B">
            <w:pPr>
              <w:jc w:val="center"/>
              <w:rPr>
                <w:del w:id="6572" w:author="Fnu, Sonam" w:date="2019-11-27T19:24:00Z"/>
                <w:rFonts w:ascii="Calibri" w:hAnsi="Calibri"/>
                <w:b/>
                <w:bCs/>
              </w:rPr>
            </w:pPr>
            <w:del w:id="6573" w:author="Fnu, Sonam" w:date="2019-11-27T19:24:00Z">
              <w:r w:rsidRPr="00064254" w:rsidDel="00B66B01">
                <w:rPr>
                  <w:rFonts w:ascii="Calibri" w:hAnsi="Calibri"/>
                  <w:b/>
                  <w:bCs/>
                </w:rPr>
                <w:delText>Reference</w:delText>
              </w:r>
            </w:del>
          </w:p>
        </w:tc>
      </w:tr>
      <w:tr w:rsidR="00B83C5B" w:rsidRPr="00012DAF" w:rsidDel="00B66B01" w14:paraId="77BD493E" w14:textId="06394604" w:rsidTr="00B83C5B">
        <w:trPr>
          <w:cantSplit/>
          <w:del w:id="6574" w:author="Fnu, Sonam" w:date="2019-11-27T19:24:00Z"/>
        </w:trPr>
        <w:tc>
          <w:tcPr>
            <w:tcW w:w="824" w:type="dxa"/>
            <w:tcBorders>
              <w:top w:val="single" w:sz="4" w:space="0" w:color="auto"/>
              <w:left w:val="single" w:sz="4" w:space="0" w:color="auto"/>
              <w:bottom w:val="single" w:sz="4" w:space="0" w:color="auto"/>
              <w:right w:val="single" w:sz="4" w:space="0" w:color="auto"/>
            </w:tcBorders>
          </w:tcPr>
          <w:p w14:paraId="7AB9836A" w14:textId="55F45531" w:rsidR="00B83C5B" w:rsidRPr="00064254" w:rsidDel="00B66B01" w:rsidRDefault="00B83C5B" w:rsidP="00B83C5B">
            <w:pPr>
              <w:jc w:val="center"/>
              <w:rPr>
                <w:del w:id="6575" w:author="Fnu, Sonam" w:date="2019-11-27T19:24:00Z"/>
                <w:rFonts w:ascii="Calibri" w:hAnsi="Calibri"/>
              </w:rPr>
            </w:pPr>
            <w:del w:id="6576" w:author="Fnu, Sonam" w:date="2019-11-27T19:24:00Z">
              <w:r w:rsidRPr="00064254" w:rsidDel="00B66B01">
                <w:rPr>
                  <w:rFonts w:ascii="Calibri" w:hAnsi="Calibri"/>
                </w:rPr>
                <w:delText>RPT01</w:delText>
              </w:r>
            </w:del>
          </w:p>
        </w:tc>
        <w:tc>
          <w:tcPr>
            <w:tcW w:w="2347" w:type="dxa"/>
            <w:tcBorders>
              <w:top w:val="single" w:sz="4" w:space="0" w:color="auto"/>
              <w:left w:val="single" w:sz="4" w:space="0" w:color="auto"/>
              <w:bottom w:val="single" w:sz="4" w:space="0" w:color="auto"/>
              <w:right w:val="single" w:sz="4" w:space="0" w:color="auto"/>
            </w:tcBorders>
          </w:tcPr>
          <w:p w14:paraId="39F3773D" w14:textId="197519D6" w:rsidR="00B83C5B" w:rsidRPr="00064254" w:rsidDel="00B66B01" w:rsidRDefault="00B83C5B" w:rsidP="00B83C5B">
            <w:pPr>
              <w:rPr>
                <w:del w:id="6577" w:author="Fnu, Sonam" w:date="2019-11-27T19:24:00Z"/>
                <w:rFonts w:ascii="Calibri" w:hAnsi="Calibri"/>
              </w:rPr>
            </w:pPr>
          </w:p>
        </w:tc>
        <w:tc>
          <w:tcPr>
            <w:tcW w:w="3867" w:type="dxa"/>
            <w:tcBorders>
              <w:top w:val="single" w:sz="4" w:space="0" w:color="auto"/>
              <w:left w:val="single" w:sz="4" w:space="0" w:color="auto"/>
              <w:bottom w:val="single" w:sz="4" w:space="0" w:color="auto"/>
              <w:right w:val="single" w:sz="4" w:space="0" w:color="auto"/>
            </w:tcBorders>
          </w:tcPr>
          <w:p w14:paraId="4C323135" w14:textId="3C6CE2D6" w:rsidR="00B83C5B" w:rsidRPr="00064254" w:rsidDel="00B66B01" w:rsidRDefault="00B83C5B" w:rsidP="00B83C5B">
            <w:pPr>
              <w:rPr>
                <w:del w:id="6578" w:author="Fnu, Sonam" w:date="2019-11-27T19:24:00Z"/>
                <w:rFonts w:ascii="Calibri" w:hAnsi="Calibri"/>
              </w:rPr>
            </w:pPr>
          </w:p>
        </w:tc>
        <w:tc>
          <w:tcPr>
            <w:tcW w:w="2811" w:type="dxa"/>
            <w:tcBorders>
              <w:top w:val="single" w:sz="4" w:space="0" w:color="auto"/>
              <w:left w:val="single" w:sz="4" w:space="0" w:color="auto"/>
              <w:bottom w:val="single" w:sz="4" w:space="0" w:color="auto"/>
              <w:right w:val="single" w:sz="4" w:space="0" w:color="auto"/>
            </w:tcBorders>
          </w:tcPr>
          <w:p w14:paraId="3C96941F" w14:textId="15D0CC46" w:rsidR="00B83C5B" w:rsidRPr="00064254" w:rsidDel="00B66B01" w:rsidRDefault="00B83C5B" w:rsidP="00B83C5B">
            <w:pPr>
              <w:rPr>
                <w:del w:id="6579" w:author="Fnu, Sonam" w:date="2019-11-27T19:24:00Z"/>
                <w:rFonts w:ascii="Calibri" w:hAnsi="Calibri"/>
              </w:rPr>
            </w:pPr>
            <w:del w:id="6580" w:author="Fnu, Sonam" w:date="2019-11-27T19:24:00Z">
              <w:r w:rsidRPr="00064254" w:rsidDel="00B66B01">
                <w:rPr>
                  <w:rFonts w:ascii="Calibri" w:hAnsi="Calibri"/>
                </w:rPr>
                <w:delText xml:space="preserve">URL HLD Report Reference </w:delText>
              </w:r>
            </w:del>
          </w:p>
        </w:tc>
      </w:tr>
      <w:tr w:rsidR="00B83C5B" w:rsidRPr="00012DAF" w:rsidDel="00B66B01" w14:paraId="1B4D5A26" w14:textId="6EFAFCB0" w:rsidTr="00B83C5B">
        <w:trPr>
          <w:cantSplit/>
          <w:del w:id="6581" w:author="Fnu, Sonam" w:date="2019-11-27T19:24:00Z"/>
        </w:trPr>
        <w:tc>
          <w:tcPr>
            <w:tcW w:w="824" w:type="dxa"/>
            <w:tcBorders>
              <w:top w:val="single" w:sz="4" w:space="0" w:color="auto"/>
              <w:left w:val="single" w:sz="4" w:space="0" w:color="auto"/>
              <w:bottom w:val="single" w:sz="4" w:space="0" w:color="auto"/>
              <w:right w:val="single" w:sz="4" w:space="0" w:color="auto"/>
            </w:tcBorders>
          </w:tcPr>
          <w:p w14:paraId="33AFC383" w14:textId="4E632917" w:rsidR="00B83C5B" w:rsidRPr="00064254" w:rsidDel="00B66B01" w:rsidRDefault="00B83C5B" w:rsidP="00B83C5B">
            <w:pPr>
              <w:jc w:val="center"/>
              <w:rPr>
                <w:del w:id="6582" w:author="Fnu, Sonam" w:date="2019-11-27T19:24:00Z"/>
                <w:rFonts w:ascii="Calibri" w:hAnsi="Calibri"/>
              </w:rPr>
            </w:pPr>
            <w:del w:id="6583" w:author="Fnu, Sonam" w:date="2019-11-27T19:24:00Z">
              <w:r w:rsidRPr="00064254" w:rsidDel="00B66B01">
                <w:rPr>
                  <w:rFonts w:ascii="Calibri" w:hAnsi="Calibri"/>
                </w:rPr>
                <w:delText>RPT02</w:delText>
              </w:r>
            </w:del>
          </w:p>
        </w:tc>
        <w:tc>
          <w:tcPr>
            <w:tcW w:w="2347" w:type="dxa"/>
            <w:tcBorders>
              <w:top w:val="single" w:sz="4" w:space="0" w:color="auto"/>
              <w:left w:val="single" w:sz="4" w:space="0" w:color="auto"/>
              <w:bottom w:val="single" w:sz="4" w:space="0" w:color="auto"/>
              <w:right w:val="single" w:sz="4" w:space="0" w:color="auto"/>
            </w:tcBorders>
          </w:tcPr>
          <w:p w14:paraId="78EC5952" w14:textId="4D2C297A" w:rsidR="00B83C5B" w:rsidRPr="00064254" w:rsidDel="00B66B01" w:rsidRDefault="00B83C5B" w:rsidP="00B83C5B">
            <w:pPr>
              <w:rPr>
                <w:del w:id="6584" w:author="Fnu, Sonam" w:date="2019-11-27T19:24:00Z"/>
                <w:rFonts w:ascii="Calibri" w:hAnsi="Calibri"/>
              </w:rPr>
            </w:pPr>
          </w:p>
        </w:tc>
        <w:tc>
          <w:tcPr>
            <w:tcW w:w="3867" w:type="dxa"/>
            <w:tcBorders>
              <w:top w:val="single" w:sz="4" w:space="0" w:color="auto"/>
              <w:left w:val="single" w:sz="4" w:space="0" w:color="auto"/>
              <w:bottom w:val="single" w:sz="4" w:space="0" w:color="auto"/>
              <w:right w:val="single" w:sz="4" w:space="0" w:color="auto"/>
            </w:tcBorders>
          </w:tcPr>
          <w:p w14:paraId="1E2B8BBD" w14:textId="32400A28" w:rsidR="00B83C5B" w:rsidRPr="00064254" w:rsidDel="00B66B01" w:rsidRDefault="00B83C5B" w:rsidP="00B83C5B">
            <w:pPr>
              <w:rPr>
                <w:del w:id="6585" w:author="Fnu, Sonam" w:date="2019-11-27T19:24:00Z"/>
                <w:rFonts w:ascii="Calibri" w:hAnsi="Calibri"/>
              </w:rPr>
            </w:pPr>
          </w:p>
        </w:tc>
        <w:tc>
          <w:tcPr>
            <w:tcW w:w="2811" w:type="dxa"/>
            <w:tcBorders>
              <w:top w:val="single" w:sz="4" w:space="0" w:color="auto"/>
              <w:left w:val="single" w:sz="4" w:space="0" w:color="auto"/>
              <w:bottom w:val="single" w:sz="4" w:space="0" w:color="auto"/>
              <w:right w:val="single" w:sz="4" w:space="0" w:color="auto"/>
            </w:tcBorders>
          </w:tcPr>
          <w:p w14:paraId="079C8956" w14:textId="5DD27C64" w:rsidR="00B83C5B" w:rsidRPr="00064254" w:rsidDel="00B66B01" w:rsidRDefault="00B83C5B" w:rsidP="00B83C5B">
            <w:pPr>
              <w:rPr>
                <w:del w:id="6586" w:author="Fnu, Sonam" w:date="2019-11-27T19:24:00Z"/>
                <w:rFonts w:ascii="Calibri" w:hAnsi="Calibri"/>
              </w:rPr>
            </w:pPr>
          </w:p>
        </w:tc>
      </w:tr>
    </w:tbl>
    <w:p w14:paraId="0C2329DF" w14:textId="6FC0D3E7" w:rsidR="00145E54" w:rsidRPr="00064254" w:rsidRDefault="00145E54" w:rsidP="00721872">
      <w:pPr>
        <w:pStyle w:val="Bullet-Normal"/>
        <w:rPr>
          <w:rFonts w:ascii="Calibri" w:hAnsi="Calibri"/>
        </w:rPr>
      </w:pPr>
      <w:bookmarkStart w:id="6587" w:name="_Toc456083938"/>
    </w:p>
    <w:p w14:paraId="538E25A6" w14:textId="77777777" w:rsidR="00145E54" w:rsidRPr="00064254" w:rsidRDefault="00145E54">
      <w:pPr>
        <w:rPr>
          <w:rFonts w:ascii="Calibri" w:eastAsia="Times New Roman" w:hAnsi="Calibri" w:cs="Arial"/>
          <w:sz w:val="18"/>
          <w:szCs w:val="18"/>
        </w:rPr>
      </w:pPr>
      <w:r w:rsidRPr="00064254">
        <w:rPr>
          <w:rFonts w:ascii="Calibri" w:hAnsi="Calibri"/>
        </w:rPr>
        <w:br w:type="page"/>
      </w:r>
    </w:p>
    <w:p w14:paraId="306A486D" w14:textId="77777777" w:rsidR="00696C85" w:rsidRPr="00064254" w:rsidRDefault="00696C85" w:rsidP="00E311B4">
      <w:pPr>
        <w:pStyle w:val="Bullet-Normal"/>
        <w:ind w:left="1764"/>
        <w:rPr>
          <w:rFonts w:ascii="Calibri" w:hAnsi="Calibri"/>
          <w:u w:val="single"/>
        </w:rPr>
      </w:pPr>
      <w:bookmarkStart w:id="6588" w:name="_External_Interfaces_(I/O)"/>
      <w:bookmarkStart w:id="6589" w:name="_Subscribe_Service"/>
      <w:bookmarkStart w:id="6590" w:name="_Get_Account_Subscribed"/>
      <w:bookmarkStart w:id="6591" w:name="_Get_Account(s)_Activities"/>
      <w:bookmarkStart w:id="6592" w:name="_Toc456083940"/>
      <w:bookmarkEnd w:id="6587"/>
      <w:bookmarkEnd w:id="6588"/>
      <w:bookmarkEnd w:id="6589"/>
      <w:bookmarkEnd w:id="6590"/>
      <w:bookmarkEnd w:id="6591"/>
    </w:p>
    <w:p w14:paraId="7D7F92A8" w14:textId="49E7ACCC" w:rsidR="006534FD" w:rsidRPr="00064254" w:rsidDel="00B66B01" w:rsidRDefault="006534FD" w:rsidP="006534FD">
      <w:pPr>
        <w:pStyle w:val="Heading2"/>
        <w:numPr>
          <w:ilvl w:val="1"/>
          <w:numId w:val="71"/>
        </w:numPr>
        <w:rPr>
          <w:del w:id="6593" w:author="Fnu, Sonam" w:date="2019-11-27T19:24:00Z"/>
          <w:rFonts w:ascii="Calibri" w:hAnsi="Calibri"/>
        </w:rPr>
      </w:pPr>
      <w:bookmarkStart w:id="6594" w:name="_Toc513707381"/>
      <w:bookmarkStart w:id="6595" w:name="_Toc5265641"/>
      <w:del w:id="6596" w:author="Fnu, Sonam" w:date="2019-11-27T19:24:00Z">
        <w:r w:rsidRPr="00064254" w:rsidDel="00B66B01">
          <w:rPr>
            <w:rFonts w:ascii="Calibri" w:hAnsi="Calibri"/>
          </w:rPr>
          <w:delText>External Interfaces (I/O)</w:delText>
        </w:r>
        <w:bookmarkEnd w:id="6594"/>
        <w:bookmarkEnd w:id="6595"/>
      </w:del>
    </w:p>
    <w:p w14:paraId="222A3510" w14:textId="4019701F" w:rsidR="006534FD" w:rsidRPr="00064254" w:rsidDel="00B66B01" w:rsidRDefault="006534FD" w:rsidP="006534FD">
      <w:pPr>
        <w:pStyle w:val="Heading2"/>
        <w:ind w:left="1224"/>
        <w:rPr>
          <w:del w:id="6597" w:author="Fnu, Sonam" w:date="2019-11-27T19:24:00Z"/>
          <w:rFonts w:ascii="Calibri" w:hAnsi="Calibri"/>
          <w:u w:val="single"/>
        </w:rPr>
      </w:pPr>
      <w:bookmarkStart w:id="6598" w:name="_Toc513707382"/>
      <w:bookmarkStart w:id="6599" w:name="_Toc5265642"/>
      <w:del w:id="6600" w:author="Fnu, Sonam" w:date="2019-11-27T19:24:00Z">
        <w:r w:rsidRPr="00064254" w:rsidDel="00B66B01">
          <w:rPr>
            <w:rFonts w:ascii="Calibri" w:hAnsi="Calibri"/>
            <w:u w:val="single"/>
          </w:rPr>
          <w:delText>Integration:</w:delText>
        </w:r>
        <w:bookmarkEnd w:id="6598"/>
        <w:bookmarkEnd w:id="6599"/>
      </w:del>
    </w:p>
    <w:p w14:paraId="48426E5E" w14:textId="2AEF2BCE" w:rsidR="006534FD" w:rsidRPr="00064254" w:rsidDel="00B66B01" w:rsidRDefault="006534FD" w:rsidP="006534FD">
      <w:pPr>
        <w:pStyle w:val="Bullet-Normal"/>
        <w:ind w:left="1440"/>
        <w:rPr>
          <w:del w:id="6601" w:author="Fnu, Sonam" w:date="2019-11-27T19:24:00Z"/>
          <w:rFonts w:ascii="Calibri" w:hAnsi="Calibri"/>
        </w:rPr>
      </w:pPr>
    </w:p>
    <w:p w14:paraId="3790F7E5" w14:textId="02F5AE31" w:rsidR="006534FD" w:rsidRPr="00064254" w:rsidDel="00B66B01" w:rsidRDefault="006534FD" w:rsidP="006534FD">
      <w:pPr>
        <w:pStyle w:val="Bullet-Normal"/>
        <w:ind w:left="720" w:firstLine="720"/>
        <w:rPr>
          <w:del w:id="6602" w:author="Fnu, Sonam" w:date="2019-11-27T19:24:00Z"/>
          <w:rFonts w:ascii="Calibri" w:hAnsi="Calibri"/>
        </w:rPr>
      </w:pPr>
      <w:del w:id="6603" w:author="Fnu, Sonam" w:date="2019-11-27T19:24:00Z">
        <w:r w:rsidRPr="00064254" w:rsidDel="00B66B01">
          <w:rPr>
            <w:rFonts w:ascii="Calibri" w:hAnsi="Calibri"/>
          </w:rPr>
          <w:delText xml:space="preserve">ETHIX-Net will integrate with ETHIX-Contact (SMS) to </w:delText>
        </w:r>
      </w:del>
    </w:p>
    <w:p w14:paraId="4F82EDAC" w14:textId="6F7A2831" w:rsidR="006534FD" w:rsidRPr="00064254" w:rsidDel="00B66B01" w:rsidRDefault="006534FD" w:rsidP="006534FD">
      <w:pPr>
        <w:pStyle w:val="Bullet-Normal"/>
        <w:numPr>
          <w:ilvl w:val="0"/>
          <w:numId w:val="8"/>
        </w:numPr>
        <w:rPr>
          <w:del w:id="6604" w:author="Fnu, Sonam" w:date="2019-11-27T19:24:00Z"/>
          <w:rFonts w:ascii="Calibri" w:hAnsi="Calibri"/>
        </w:rPr>
      </w:pPr>
      <w:del w:id="6605" w:author="Fnu, Sonam" w:date="2019-11-27T19:24:00Z">
        <w:r w:rsidRPr="00064254" w:rsidDel="00B66B01">
          <w:rPr>
            <w:rFonts w:ascii="Calibri" w:hAnsi="Calibri"/>
          </w:rPr>
          <w:delText>Get SMS services List</w:delText>
        </w:r>
      </w:del>
    </w:p>
    <w:p w14:paraId="6CE4C562" w14:textId="02D8D039" w:rsidR="006534FD" w:rsidRPr="00064254" w:rsidDel="00B66B01" w:rsidRDefault="006534FD" w:rsidP="006534FD">
      <w:pPr>
        <w:pStyle w:val="Bullet-Normal"/>
        <w:numPr>
          <w:ilvl w:val="0"/>
          <w:numId w:val="8"/>
        </w:numPr>
        <w:rPr>
          <w:del w:id="6606" w:author="Fnu, Sonam" w:date="2019-11-27T19:24:00Z"/>
          <w:rFonts w:ascii="Calibri" w:hAnsi="Calibri"/>
        </w:rPr>
      </w:pPr>
      <w:del w:id="6607" w:author="Fnu, Sonam" w:date="2019-11-27T19:24:00Z">
        <w:r w:rsidRPr="00064254" w:rsidDel="00B66B01">
          <w:rPr>
            <w:rFonts w:ascii="Calibri" w:hAnsi="Calibri"/>
          </w:rPr>
          <w:delText xml:space="preserve">Subscribe Service </w:delText>
        </w:r>
      </w:del>
    </w:p>
    <w:p w14:paraId="1F754201" w14:textId="173ACDB5" w:rsidR="006534FD" w:rsidRPr="00064254" w:rsidDel="00B66B01" w:rsidRDefault="006534FD" w:rsidP="006534FD">
      <w:pPr>
        <w:pStyle w:val="Bullet-Normal"/>
        <w:numPr>
          <w:ilvl w:val="0"/>
          <w:numId w:val="8"/>
        </w:numPr>
        <w:rPr>
          <w:del w:id="6608" w:author="Fnu, Sonam" w:date="2019-11-27T19:24:00Z"/>
          <w:rFonts w:ascii="Calibri" w:hAnsi="Calibri"/>
        </w:rPr>
      </w:pPr>
      <w:del w:id="6609" w:author="Fnu, Sonam" w:date="2019-11-27T19:24:00Z">
        <w:r w:rsidRPr="00064254" w:rsidDel="00B66B01">
          <w:rPr>
            <w:rFonts w:ascii="Calibri" w:hAnsi="Calibri"/>
          </w:rPr>
          <w:delText>Get Account Subscribed Services</w:delText>
        </w:r>
      </w:del>
    </w:p>
    <w:p w14:paraId="7071EE83" w14:textId="7DADAAB8" w:rsidR="006534FD" w:rsidRPr="00064254" w:rsidDel="00B66B01" w:rsidRDefault="006534FD" w:rsidP="006534FD">
      <w:pPr>
        <w:pStyle w:val="Bullet-Normal"/>
        <w:numPr>
          <w:ilvl w:val="0"/>
          <w:numId w:val="8"/>
        </w:numPr>
        <w:rPr>
          <w:del w:id="6610" w:author="Fnu, Sonam" w:date="2019-11-27T19:24:00Z"/>
          <w:rFonts w:ascii="Calibri" w:hAnsi="Calibri"/>
        </w:rPr>
      </w:pPr>
      <w:del w:id="6611" w:author="Fnu, Sonam" w:date="2019-11-27T19:24:00Z">
        <w:r w:rsidRPr="00064254" w:rsidDel="00B66B01">
          <w:rPr>
            <w:rFonts w:ascii="Calibri" w:hAnsi="Calibri"/>
          </w:rPr>
          <w:delText xml:space="preserve">Get Account Activates </w:delText>
        </w:r>
      </w:del>
    </w:p>
    <w:p w14:paraId="5DD802BC" w14:textId="0A7B57E6" w:rsidR="006534FD" w:rsidRPr="00064254" w:rsidDel="00B66B01" w:rsidRDefault="006534FD" w:rsidP="006534FD">
      <w:pPr>
        <w:pStyle w:val="Bullet-Normal"/>
        <w:rPr>
          <w:del w:id="6612" w:author="Fnu, Sonam" w:date="2019-11-27T19:24:00Z"/>
          <w:rFonts w:ascii="Calibri" w:hAnsi="Calibri"/>
        </w:rPr>
      </w:pPr>
    </w:p>
    <w:p w14:paraId="42EDDCE9" w14:textId="33B49EF0" w:rsidR="006534FD" w:rsidRPr="00064254" w:rsidDel="00B66B01" w:rsidRDefault="006534FD" w:rsidP="006534FD">
      <w:pPr>
        <w:pStyle w:val="Heading2"/>
        <w:numPr>
          <w:ilvl w:val="2"/>
          <w:numId w:val="71"/>
        </w:numPr>
        <w:rPr>
          <w:del w:id="6613" w:author="Fnu, Sonam" w:date="2019-11-27T19:24:00Z"/>
          <w:rFonts w:ascii="Calibri" w:hAnsi="Calibri"/>
        </w:rPr>
      </w:pPr>
      <w:bookmarkStart w:id="6614" w:name="_Toc513707383"/>
      <w:bookmarkStart w:id="6615" w:name="_Toc5265643"/>
      <w:del w:id="6616" w:author="Fnu, Sonam" w:date="2019-11-27T19:24:00Z">
        <w:r w:rsidRPr="00064254" w:rsidDel="00B66B01">
          <w:rPr>
            <w:rFonts w:ascii="Calibri" w:hAnsi="Calibri"/>
          </w:rPr>
          <w:delText>List SMS account notifications services</w:delText>
        </w:r>
        <w:bookmarkEnd w:id="6614"/>
        <w:bookmarkEnd w:id="6615"/>
      </w:del>
    </w:p>
    <w:p w14:paraId="3A409EBA" w14:textId="441AC53A" w:rsidR="006534FD" w:rsidRPr="00064254" w:rsidDel="00B66B01" w:rsidRDefault="006534FD" w:rsidP="006534FD">
      <w:pPr>
        <w:ind w:left="1674"/>
        <w:rPr>
          <w:del w:id="6617" w:author="Fnu, Sonam" w:date="2019-11-27T19:24:00Z"/>
          <w:rFonts w:ascii="Calibri" w:eastAsia="Times New Roman" w:hAnsi="Calibri" w:cs="Arial"/>
          <w:sz w:val="18"/>
          <w:szCs w:val="18"/>
        </w:rPr>
      </w:pPr>
      <w:del w:id="6618" w:author="Fnu, Sonam" w:date="2019-11-27T19:24:00Z">
        <w:r w:rsidRPr="00064254" w:rsidDel="00B66B01">
          <w:rPr>
            <w:rFonts w:ascii="Calibri" w:eastAsia="Times New Roman" w:hAnsi="Calibri" w:cs="Arial"/>
            <w:sz w:val="18"/>
            <w:szCs w:val="18"/>
          </w:rPr>
          <w:tab/>
        </w:r>
      </w:del>
    </w:p>
    <w:p w14:paraId="5C16155E" w14:textId="5C3C6815" w:rsidR="006534FD" w:rsidRPr="00064254" w:rsidDel="00B66B01" w:rsidRDefault="006534FD" w:rsidP="006534FD">
      <w:pPr>
        <w:ind w:left="1674"/>
        <w:rPr>
          <w:del w:id="6619" w:author="Fnu, Sonam" w:date="2019-11-27T19:24:00Z"/>
          <w:rFonts w:ascii="Calibri" w:eastAsia="Times New Roman" w:hAnsi="Calibri" w:cs="Arial"/>
          <w:sz w:val="18"/>
          <w:szCs w:val="18"/>
        </w:rPr>
      </w:pPr>
      <w:del w:id="6620" w:author="Fnu, Sonam" w:date="2019-11-27T19:24:00Z">
        <w:r w:rsidRPr="00064254" w:rsidDel="00B66B01">
          <w:rPr>
            <w:rFonts w:ascii="Calibri" w:eastAsia="Times New Roman" w:hAnsi="Calibri" w:cs="Arial"/>
            <w:sz w:val="18"/>
            <w:szCs w:val="18"/>
          </w:rPr>
          <w:delText>Service name: SMSGetServices</w:delText>
        </w:r>
      </w:del>
    </w:p>
    <w:p w14:paraId="563EA225" w14:textId="27587060" w:rsidR="006534FD" w:rsidRPr="00064254" w:rsidDel="00B66B01" w:rsidRDefault="006534FD" w:rsidP="006534FD">
      <w:pPr>
        <w:ind w:left="1674"/>
        <w:rPr>
          <w:del w:id="6621" w:author="Fnu, Sonam" w:date="2019-11-27T19:24:00Z"/>
          <w:rFonts w:ascii="Calibri" w:hAnsi="Calibri"/>
        </w:rPr>
      </w:pPr>
      <w:del w:id="6622" w:author="Fnu, Sonam" w:date="2019-11-27T19:24:00Z">
        <w:r w:rsidRPr="00064254" w:rsidDel="00B66B01">
          <w:rPr>
            <w:rFonts w:ascii="Calibri" w:eastAsia="Times New Roman" w:hAnsi="Calibri" w:cs="Arial"/>
            <w:sz w:val="18"/>
            <w:szCs w:val="18"/>
          </w:rPr>
          <w:delText>Description: Retrieve all active notification services defined in ETHIX-CONTACT (SMS)</w:delText>
        </w:r>
      </w:del>
    </w:p>
    <w:p w14:paraId="3BDF4DF8" w14:textId="06DBD5DD" w:rsidR="006534FD" w:rsidRPr="00064254" w:rsidDel="00B66B01" w:rsidRDefault="006534FD" w:rsidP="006534FD">
      <w:pPr>
        <w:pStyle w:val="Bullet-Normal"/>
        <w:ind w:left="1674"/>
        <w:rPr>
          <w:del w:id="6623" w:author="Fnu, Sonam" w:date="2019-11-27T19:24:00Z"/>
          <w:rFonts w:ascii="Calibri" w:hAnsi="Calibri"/>
        </w:rPr>
      </w:pPr>
    </w:p>
    <w:p w14:paraId="00BEE57C" w14:textId="63E95AE7" w:rsidR="006534FD" w:rsidRPr="00064254" w:rsidDel="00B66B01" w:rsidRDefault="006534FD" w:rsidP="006534FD">
      <w:pPr>
        <w:pStyle w:val="Bullet-Normal"/>
        <w:ind w:left="1764"/>
        <w:rPr>
          <w:del w:id="6624" w:author="Fnu, Sonam" w:date="2019-11-27T19:24:00Z"/>
          <w:rFonts w:ascii="Calibri" w:hAnsi="Calibri"/>
        </w:rPr>
      </w:pPr>
      <w:del w:id="6625" w:author="Fnu, Sonam" w:date="2019-11-27T19:24:00Z">
        <w:r w:rsidRPr="00064254" w:rsidDel="00B66B01">
          <w:rPr>
            <w:rFonts w:ascii="Calibri" w:hAnsi="Calibri"/>
          </w:rPr>
          <w:delText>Generic Request</w:delText>
        </w:r>
      </w:del>
    </w:p>
    <w:p w14:paraId="367676FA" w14:textId="0A514556" w:rsidR="006534FD" w:rsidRPr="00064254" w:rsidDel="00B66B01" w:rsidRDefault="006534FD" w:rsidP="006534FD">
      <w:pPr>
        <w:pStyle w:val="Bullet-Normal"/>
        <w:ind w:left="1764"/>
        <w:rPr>
          <w:del w:id="6626" w:author="Fnu, Sonam" w:date="2019-11-27T19:24:00Z"/>
          <w:rFonts w:ascii="Calibri" w:hAnsi="Calibri"/>
        </w:rPr>
      </w:pPr>
    </w:p>
    <w:tbl>
      <w:tblPr>
        <w:tblStyle w:val="TableGrid"/>
        <w:tblW w:w="0" w:type="auto"/>
        <w:tblInd w:w="1327" w:type="dxa"/>
        <w:tblLook w:val="04A0" w:firstRow="1" w:lastRow="0" w:firstColumn="1" w:lastColumn="0" w:noHBand="0" w:noVBand="1"/>
      </w:tblPr>
      <w:tblGrid>
        <w:gridCol w:w="1648"/>
        <w:gridCol w:w="1648"/>
        <w:gridCol w:w="1650"/>
        <w:gridCol w:w="1650"/>
        <w:gridCol w:w="1650"/>
      </w:tblGrid>
      <w:tr w:rsidR="006534FD" w:rsidRPr="00012DAF" w:rsidDel="00B66B01" w14:paraId="4824B847" w14:textId="0CB2BC76" w:rsidTr="002536AA">
        <w:trPr>
          <w:trHeight w:val="358"/>
          <w:del w:id="6627" w:author="Fnu, Sonam" w:date="2019-11-27T19:24:00Z"/>
        </w:trPr>
        <w:tc>
          <w:tcPr>
            <w:tcW w:w="1648" w:type="dxa"/>
          </w:tcPr>
          <w:p w14:paraId="79BF1FBF" w14:textId="5258C7F5" w:rsidR="006534FD" w:rsidRPr="00064254" w:rsidDel="00B66B01" w:rsidRDefault="006534FD" w:rsidP="002536AA">
            <w:pPr>
              <w:pStyle w:val="Bullet-Normal"/>
              <w:rPr>
                <w:del w:id="6628" w:author="Fnu, Sonam" w:date="2019-11-27T19:24:00Z"/>
                <w:rFonts w:ascii="Calibri" w:hAnsi="Calibri"/>
              </w:rPr>
            </w:pPr>
            <w:del w:id="6629" w:author="Fnu, Sonam" w:date="2019-11-27T19:24:00Z">
              <w:r w:rsidRPr="00064254" w:rsidDel="00B66B01">
                <w:rPr>
                  <w:rFonts w:ascii="Calibri" w:eastAsiaTheme="majorEastAsia" w:hAnsi="Calibri" w:cstheme="majorBidi"/>
                  <w:b/>
                  <w:bCs/>
                  <w:color w:val="4F81BD" w:themeColor="accent1"/>
                </w:rPr>
                <w:delText>Parameter Value</w:delText>
              </w:r>
            </w:del>
          </w:p>
        </w:tc>
        <w:tc>
          <w:tcPr>
            <w:tcW w:w="1648" w:type="dxa"/>
          </w:tcPr>
          <w:p w14:paraId="3431E044" w14:textId="04DCEBBF" w:rsidR="006534FD" w:rsidRPr="00064254" w:rsidDel="00B66B01" w:rsidRDefault="006534FD" w:rsidP="002536AA">
            <w:pPr>
              <w:pStyle w:val="Bullet-Normal"/>
              <w:rPr>
                <w:del w:id="6630" w:author="Fnu, Sonam" w:date="2019-11-27T19:24:00Z"/>
                <w:rFonts w:ascii="Calibri" w:hAnsi="Calibri"/>
              </w:rPr>
            </w:pPr>
            <w:del w:id="6631" w:author="Fnu, Sonam" w:date="2019-11-27T19:24:00Z">
              <w:r w:rsidRPr="00064254" w:rsidDel="00B66B01">
                <w:rPr>
                  <w:rFonts w:ascii="Calibri" w:eastAsiaTheme="majorEastAsia" w:hAnsi="Calibri" w:cstheme="majorBidi"/>
                  <w:b/>
                  <w:bCs/>
                  <w:color w:val="4F81BD" w:themeColor="accent1"/>
                </w:rPr>
                <w:delText>Data Type</w:delText>
              </w:r>
            </w:del>
          </w:p>
        </w:tc>
        <w:tc>
          <w:tcPr>
            <w:tcW w:w="1650" w:type="dxa"/>
          </w:tcPr>
          <w:p w14:paraId="78757089" w14:textId="5A98453C" w:rsidR="006534FD" w:rsidRPr="00064254" w:rsidDel="00B66B01" w:rsidRDefault="006534FD" w:rsidP="002536AA">
            <w:pPr>
              <w:pStyle w:val="Bullet-Normal"/>
              <w:rPr>
                <w:del w:id="6632" w:author="Fnu, Sonam" w:date="2019-11-27T19:24:00Z"/>
                <w:rFonts w:ascii="Calibri" w:hAnsi="Calibri"/>
              </w:rPr>
            </w:pPr>
            <w:del w:id="6633" w:author="Fnu, Sonam" w:date="2019-11-27T19:24:00Z">
              <w:r w:rsidRPr="00064254" w:rsidDel="00B66B01">
                <w:rPr>
                  <w:rFonts w:ascii="Calibri" w:eastAsiaTheme="majorEastAsia" w:hAnsi="Calibri" w:cstheme="majorBidi"/>
                  <w:b/>
                  <w:bCs/>
                  <w:color w:val="4F81BD" w:themeColor="accent1"/>
                </w:rPr>
                <w:delText>Description</w:delText>
              </w:r>
            </w:del>
          </w:p>
        </w:tc>
        <w:tc>
          <w:tcPr>
            <w:tcW w:w="1650" w:type="dxa"/>
          </w:tcPr>
          <w:p w14:paraId="4C6B1DD2" w14:textId="36B44FF1" w:rsidR="006534FD" w:rsidRPr="00064254" w:rsidDel="00B66B01" w:rsidRDefault="006534FD" w:rsidP="002536AA">
            <w:pPr>
              <w:pStyle w:val="Bullet-Normal"/>
              <w:rPr>
                <w:del w:id="6634" w:author="Fnu, Sonam" w:date="2019-11-27T19:24:00Z"/>
                <w:rFonts w:ascii="Calibri" w:hAnsi="Calibri"/>
              </w:rPr>
            </w:pPr>
            <w:del w:id="6635" w:author="Fnu, Sonam" w:date="2019-11-27T19:24:00Z">
              <w:r w:rsidRPr="00064254" w:rsidDel="00B66B01">
                <w:rPr>
                  <w:rFonts w:ascii="Calibri" w:eastAsiaTheme="majorEastAsia" w:hAnsi="Calibri" w:cstheme="majorBidi"/>
                  <w:b/>
                  <w:bCs/>
                  <w:color w:val="4F81BD" w:themeColor="accent1"/>
                </w:rPr>
                <w:delText>Required</w:delText>
              </w:r>
            </w:del>
          </w:p>
        </w:tc>
        <w:tc>
          <w:tcPr>
            <w:tcW w:w="1650" w:type="dxa"/>
          </w:tcPr>
          <w:p w14:paraId="4463EA6A" w14:textId="5C74ECF1" w:rsidR="006534FD" w:rsidRPr="00064254" w:rsidDel="00B66B01" w:rsidRDefault="006534FD" w:rsidP="002536AA">
            <w:pPr>
              <w:pStyle w:val="Bullet-Normal"/>
              <w:rPr>
                <w:del w:id="6636" w:author="Fnu, Sonam" w:date="2019-11-27T19:24:00Z"/>
                <w:rFonts w:ascii="Calibri" w:hAnsi="Calibri"/>
              </w:rPr>
            </w:pPr>
            <w:del w:id="6637" w:author="Fnu, Sonam" w:date="2019-11-27T19:24:00Z">
              <w:r w:rsidRPr="00064254" w:rsidDel="00B66B01">
                <w:rPr>
                  <w:rFonts w:ascii="Calibri" w:eastAsiaTheme="majorEastAsia" w:hAnsi="Calibri" w:cstheme="majorBidi"/>
                  <w:b/>
                  <w:bCs/>
                  <w:color w:val="4F81BD" w:themeColor="accent1"/>
                </w:rPr>
                <w:delText xml:space="preserve">No of occurrence </w:delText>
              </w:r>
            </w:del>
          </w:p>
        </w:tc>
      </w:tr>
      <w:tr w:rsidR="006534FD" w:rsidRPr="00012DAF" w:rsidDel="00B66B01" w14:paraId="5F076C30" w14:textId="65AA9C57" w:rsidTr="002536AA">
        <w:trPr>
          <w:trHeight w:val="197"/>
          <w:del w:id="6638" w:author="Fnu, Sonam" w:date="2019-11-27T19:24:00Z"/>
        </w:trPr>
        <w:tc>
          <w:tcPr>
            <w:tcW w:w="1648" w:type="dxa"/>
          </w:tcPr>
          <w:p w14:paraId="43BE587B" w14:textId="27784729" w:rsidR="006534FD" w:rsidRPr="00064254" w:rsidDel="00B66B01" w:rsidRDefault="006534FD" w:rsidP="002536AA">
            <w:pPr>
              <w:pStyle w:val="Bullet-Normal"/>
              <w:rPr>
                <w:del w:id="6639" w:author="Fnu, Sonam" w:date="2019-11-27T19:24:00Z"/>
                <w:rFonts w:ascii="Calibri" w:hAnsi="Calibri"/>
              </w:rPr>
            </w:pPr>
            <w:del w:id="6640" w:author="Fnu, Sonam" w:date="2019-11-27T19:24:00Z">
              <w:r w:rsidRPr="00064254" w:rsidDel="00B66B01">
                <w:rPr>
                  <w:rFonts w:ascii="Calibri" w:hAnsi="Calibri"/>
                </w:rPr>
                <w:delText>SMS User</w:delText>
              </w:r>
            </w:del>
          </w:p>
        </w:tc>
        <w:tc>
          <w:tcPr>
            <w:tcW w:w="1648" w:type="dxa"/>
          </w:tcPr>
          <w:p w14:paraId="7855349B" w14:textId="04EBCAFE" w:rsidR="006534FD" w:rsidRPr="00064254" w:rsidDel="00B66B01" w:rsidRDefault="006534FD" w:rsidP="002536AA">
            <w:pPr>
              <w:pStyle w:val="Bullet-Normal"/>
              <w:rPr>
                <w:del w:id="6641" w:author="Fnu, Sonam" w:date="2019-11-27T19:24:00Z"/>
                <w:rFonts w:ascii="Calibri" w:hAnsi="Calibri"/>
              </w:rPr>
            </w:pPr>
            <w:del w:id="6642" w:author="Fnu, Sonam" w:date="2019-11-27T19:24:00Z">
              <w:r w:rsidRPr="00064254" w:rsidDel="00B66B01">
                <w:rPr>
                  <w:rFonts w:ascii="Calibri" w:hAnsi="Calibri"/>
                </w:rPr>
                <w:delText>String</w:delText>
              </w:r>
            </w:del>
          </w:p>
        </w:tc>
        <w:tc>
          <w:tcPr>
            <w:tcW w:w="1650" w:type="dxa"/>
          </w:tcPr>
          <w:p w14:paraId="77D01AE9" w14:textId="2ACA9FB4" w:rsidR="006534FD" w:rsidRPr="00064254" w:rsidDel="00B66B01" w:rsidRDefault="006534FD" w:rsidP="002536AA">
            <w:pPr>
              <w:pStyle w:val="Bullet-Normal"/>
              <w:rPr>
                <w:del w:id="6643" w:author="Fnu, Sonam" w:date="2019-11-27T19:24:00Z"/>
                <w:rFonts w:ascii="Calibri" w:hAnsi="Calibri"/>
              </w:rPr>
            </w:pPr>
            <w:del w:id="6644" w:author="Fnu, Sonam" w:date="2019-11-27T19:24:00Z">
              <w:r w:rsidRPr="00064254" w:rsidDel="00B66B01">
                <w:rPr>
                  <w:rFonts w:ascii="Calibri" w:hAnsi="Calibri"/>
                </w:rPr>
                <w:delText>SMS Authentication user</w:delText>
              </w:r>
            </w:del>
          </w:p>
        </w:tc>
        <w:tc>
          <w:tcPr>
            <w:tcW w:w="1650" w:type="dxa"/>
          </w:tcPr>
          <w:p w14:paraId="05A55F8C" w14:textId="2F7693DB" w:rsidR="006534FD" w:rsidRPr="00064254" w:rsidDel="00B66B01" w:rsidRDefault="006534FD" w:rsidP="002536AA">
            <w:pPr>
              <w:pStyle w:val="Bullet-Normal"/>
              <w:rPr>
                <w:del w:id="6645" w:author="Fnu, Sonam" w:date="2019-11-27T19:24:00Z"/>
                <w:rFonts w:ascii="Calibri" w:hAnsi="Calibri"/>
              </w:rPr>
            </w:pPr>
            <w:del w:id="6646" w:author="Fnu, Sonam" w:date="2019-11-27T19:24:00Z">
              <w:r w:rsidRPr="00064254" w:rsidDel="00B66B01">
                <w:rPr>
                  <w:rFonts w:ascii="Calibri" w:hAnsi="Calibri"/>
                </w:rPr>
                <w:delText>Yes</w:delText>
              </w:r>
            </w:del>
          </w:p>
        </w:tc>
        <w:tc>
          <w:tcPr>
            <w:tcW w:w="1650" w:type="dxa"/>
          </w:tcPr>
          <w:p w14:paraId="344F3DED" w14:textId="38DBDC99" w:rsidR="006534FD" w:rsidRPr="00064254" w:rsidDel="00B66B01" w:rsidRDefault="006534FD" w:rsidP="002536AA">
            <w:pPr>
              <w:pStyle w:val="Bullet-Normal"/>
              <w:rPr>
                <w:del w:id="6647" w:author="Fnu, Sonam" w:date="2019-11-27T19:24:00Z"/>
                <w:rFonts w:ascii="Calibri" w:hAnsi="Calibri"/>
                <w:highlight w:val="yellow"/>
              </w:rPr>
            </w:pPr>
            <w:del w:id="6648" w:author="Fnu, Sonam" w:date="2019-11-27T19:24:00Z">
              <w:r w:rsidRPr="00064254" w:rsidDel="00B66B01">
                <w:rPr>
                  <w:rFonts w:ascii="Calibri" w:hAnsi="Calibri"/>
                  <w:highlight w:val="yellow"/>
                </w:rPr>
                <w:delText>1</w:delText>
              </w:r>
            </w:del>
          </w:p>
        </w:tc>
      </w:tr>
      <w:tr w:rsidR="006534FD" w:rsidRPr="00012DAF" w:rsidDel="00B66B01" w14:paraId="47F7FE48" w14:textId="3FC6303E" w:rsidTr="002536AA">
        <w:trPr>
          <w:trHeight w:val="197"/>
          <w:del w:id="6649" w:author="Fnu, Sonam" w:date="2019-11-27T19:24:00Z"/>
        </w:trPr>
        <w:tc>
          <w:tcPr>
            <w:tcW w:w="1648" w:type="dxa"/>
          </w:tcPr>
          <w:p w14:paraId="3ACE4508" w14:textId="7C2EC258" w:rsidR="006534FD" w:rsidRPr="00064254" w:rsidDel="00B66B01" w:rsidRDefault="006534FD" w:rsidP="002536AA">
            <w:pPr>
              <w:pStyle w:val="Bullet-Normal"/>
              <w:rPr>
                <w:del w:id="6650" w:author="Fnu, Sonam" w:date="2019-11-27T19:24:00Z"/>
                <w:rFonts w:ascii="Calibri" w:hAnsi="Calibri"/>
              </w:rPr>
            </w:pPr>
            <w:del w:id="6651" w:author="Fnu, Sonam" w:date="2019-11-27T19:24:00Z">
              <w:r w:rsidRPr="00064254" w:rsidDel="00B66B01">
                <w:rPr>
                  <w:rFonts w:ascii="Calibri" w:hAnsi="Calibri"/>
                </w:rPr>
                <w:delText>SMS Password</w:delText>
              </w:r>
            </w:del>
          </w:p>
        </w:tc>
        <w:tc>
          <w:tcPr>
            <w:tcW w:w="1648" w:type="dxa"/>
          </w:tcPr>
          <w:p w14:paraId="163B0459" w14:textId="18DE2039" w:rsidR="006534FD" w:rsidRPr="00064254" w:rsidDel="00B66B01" w:rsidRDefault="006534FD" w:rsidP="002536AA">
            <w:pPr>
              <w:pStyle w:val="Bullet-Normal"/>
              <w:rPr>
                <w:del w:id="6652" w:author="Fnu, Sonam" w:date="2019-11-27T19:24:00Z"/>
                <w:rFonts w:ascii="Calibri" w:hAnsi="Calibri"/>
              </w:rPr>
            </w:pPr>
            <w:del w:id="6653" w:author="Fnu, Sonam" w:date="2019-11-27T19:24:00Z">
              <w:r w:rsidRPr="00064254" w:rsidDel="00B66B01">
                <w:rPr>
                  <w:rFonts w:ascii="Calibri" w:hAnsi="Calibri"/>
                </w:rPr>
                <w:delText>String</w:delText>
              </w:r>
            </w:del>
          </w:p>
        </w:tc>
        <w:tc>
          <w:tcPr>
            <w:tcW w:w="1650" w:type="dxa"/>
          </w:tcPr>
          <w:p w14:paraId="712285E6" w14:textId="7D6B1E37" w:rsidR="006534FD" w:rsidRPr="00064254" w:rsidDel="00B66B01" w:rsidRDefault="006534FD" w:rsidP="002536AA">
            <w:pPr>
              <w:pStyle w:val="Bullet-Normal"/>
              <w:rPr>
                <w:del w:id="6654" w:author="Fnu, Sonam" w:date="2019-11-27T19:24:00Z"/>
                <w:rFonts w:ascii="Calibri" w:hAnsi="Calibri"/>
              </w:rPr>
            </w:pPr>
            <w:del w:id="6655" w:author="Fnu, Sonam" w:date="2019-11-27T19:24:00Z">
              <w:r w:rsidRPr="00064254" w:rsidDel="00B66B01">
                <w:rPr>
                  <w:rFonts w:ascii="Calibri" w:hAnsi="Calibri"/>
                </w:rPr>
                <w:delText>SMS Authentication Password</w:delText>
              </w:r>
            </w:del>
          </w:p>
        </w:tc>
        <w:tc>
          <w:tcPr>
            <w:tcW w:w="1650" w:type="dxa"/>
          </w:tcPr>
          <w:p w14:paraId="5477B1E7" w14:textId="0A90419E" w:rsidR="006534FD" w:rsidRPr="00064254" w:rsidDel="00B66B01" w:rsidRDefault="006534FD" w:rsidP="002536AA">
            <w:pPr>
              <w:pStyle w:val="Bullet-Normal"/>
              <w:rPr>
                <w:del w:id="6656" w:author="Fnu, Sonam" w:date="2019-11-27T19:24:00Z"/>
                <w:rFonts w:ascii="Calibri" w:hAnsi="Calibri"/>
              </w:rPr>
            </w:pPr>
            <w:del w:id="6657" w:author="Fnu, Sonam" w:date="2019-11-27T19:24:00Z">
              <w:r w:rsidRPr="00064254" w:rsidDel="00B66B01">
                <w:rPr>
                  <w:rFonts w:ascii="Calibri" w:hAnsi="Calibri"/>
                </w:rPr>
                <w:delText>Yes</w:delText>
              </w:r>
            </w:del>
          </w:p>
        </w:tc>
        <w:tc>
          <w:tcPr>
            <w:tcW w:w="1650" w:type="dxa"/>
          </w:tcPr>
          <w:p w14:paraId="0EF0D3BF" w14:textId="2A4F503E" w:rsidR="006534FD" w:rsidRPr="00064254" w:rsidDel="00B66B01" w:rsidRDefault="006534FD" w:rsidP="002536AA">
            <w:pPr>
              <w:pStyle w:val="Bullet-Normal"/>
              <w:rPr>
                <w:del w:id="6658" w:author="Fnu, Sonam" w:date="2019-11-27T19:24:00Z"/>
                <w:rFonts w:ascii="Calibri" w:hAnsi="Calibri"/>
                <w:highlight w:val="yellow"/>
              </w:rPr>
            </w:pPr>
            <w:del w:id="6659" w:author="Fnu, Sonam" w:date="2019-11-27T19:24:00Z">
              <w:r w:rsidRPr="00064254" w:rsidDel="00B66B01">
                <w:rPr>
                  <w:rFonts w:ascii="Calibri" w:hAnsi="Calibri"/>
                  <w:highlight w:val="yellow"/>
                </w:rPr>
                <w:delText>1</w:delText>
              </w:r>
            </w:del>
          </w:p>
        </w:tc>
      </w:tr>
    </w:tbl>
    <w:p w14:paraId="0FE2FD54" w14:textId="31358C92" w:rsidR="006534FD" w:rsidRPr="00064254" w:rsidDel="00B66B01" w:rsidRDefault="006534FD" w:rsidP="006534FD">
      <w:pPr>
        <w:pStyle w:val="Bullet-Normal"/>
        <w:ind w:left="2160" w:firstLine="720"/>
        <w:rPr>
          <w:del w:id="6660" w:author="Fnu, Sonam" w:date="2019-11-27T19:24:00Z"/>
          <w:rFonts w:ascii="Calibri" w:hAnsi="Calibri"/>
        </w:rPr>
      </w:pPr>
    </w:p>
    <w:p w14:paraId="121D4BF2" w14:textId="75C83467" w:rsidR="006534FD" w:rsidRPr="00064254" w:rsidDel="00B66B01" w:rsidRDefault="006534FD" w:rsidP="006534FD">
      <w:pPr>
        <w:pStyle w:val="Bullet-Normal"/>
        <w:ind w:left="720" w:firstLine="720"/>
        <w:rPr>
          <w:del w:id="6661" w:author="Fnu, Sonam" w:date="2019-11-27T19:24:00Z"/>
          <w:rFonts w:ascii="Calibri" w:hAnsi="Calibri"/>
        </w:rPr>
      </w:pPr>
      <w:del w:id="6662" w:author="Fnu, Sonam" w:date="2019-11-27T19:24:00Z">
        <w:r w:rsidRPr="00064254" w:rsidDel="00B66B01">
          <w:rPr>
            <w:rFonts w:ascii="Calibri" w:hAnsi="Calibri"/>
          </w:rPr>
          <w:delText>Generic Response</w:delText>
        </w:r>
      </w:del>
    </w:p>
    <w:p w14:paraId="08F740E2" w14:textId="77777777" w:rsidR="006534FD" w:rsidRPr="00064254" w:rsidRDefault="006534FD" w:rsidP="006534FD">
      <w:pPr>
        <w:pStyle w:val="Bullet-Normal"/>
        <w:ind w:left="1440" w:firstLine="720"/>
        <w:rPr>
          <w:rFonts w:ascii="Calibri" w:hAnsi="Calibri"/>
        </w:rPr>
      </w:pPr>
    </w:p>
    <w:tbl>
      <w:tblPr>
        <w:tblStyle w:val="TableGrid"/>
        <w:tblW w:w="0" w:type="auto"/>
        <w:tblInd w:w="1327" w:type="dxa"/>
        <w:tblLook w:val="04A0" w:firstRow="1" w:lastRow="0" w:firstColumn="1" w:lastColumn="0" w:noHBand="0" w:noVBand="1"/>
      </w:tblPr>
      <w:tblGrid>
        <w:gridCol w:w="1818"/>
        <w:gridCol w:w="1478"/>
        <w:gridCol w:w="1650"/>
        <w:gridCol w:w="1650"/>
        <w:gridCol w:w="1650"/>
      </w:tblGrid>
      <w:tr w:rsidR="006534FD" w:rsidRPr="00012DAF" w:rsidDel="00B66B01" w14:paraId="29788D82" w14:textId="226C4FF4" w:rsidTr="002536AA">
        <w:trPr>
          <w:trHeight w:val="358"/>
          <w:del w:id="6663" w:author="Fnu, Sonam" w:date="2019-11-27T19:23:00Z"/>
        </w:trPr>
        <w:tc>
          <w:tcPr>
            <w:tcW w:w="1818" w:type="dxa"/>
          </w:tcPr>
          <w:p w14:paraId="1080D9E6" w14:textId="4051FCCC" w:rsidR="006534FD" w:rsidRPr="00064254" w:rsidDel="00B66B01" w:rsidRDefault="006534FD" w:rsidP="002536AA">
            <w:pPr>
              <w:pStyle w:val="Bullet-Normal"/>
              <w:rPr>
                <w:del w:id="6664" w:author="Fnu, Sonam" w:date="2019-11-27T19:23:00Z"/>
                <w:rFonts w:ascii="Calibri" w:hAnsi="Calibri"/>
              </w:rPr>
            </w:pPr>
            <w:del w:id="6665" w:author="Fnu, Sonam" w:date="2019-11-27T19:23:00Z">
              <w:r w:rsidRPr="00064254" w:rsidDel="00B66B01">
                <w:rPr>
                  <w:rFonts w:ascii="Calibri" w:eastAsiaTheme="majorEastAsia" w:hAnsi="Calibri" w:cstheme="majorBidi"/>
                  <w:b/>
                  <w:bCs/>
                  <w:color w:val="4F81BD" w:themeColor="accent1"/>
                </w:rPr>
                <w:delText>Parameter Value</w:delText>
              </w:r>
            </w:del>
          </w:p>
        </w:tc>
        <w:tc>
          <w:tcPr>
            <w:tcW w:w="1478" w:type="dxa"/>
          </w:tcPr>
          <w:p w14:paraId="3A33FE15" w14:textId="77AE5229" w:rsidR="006534FD" w:rsidRPr="00064254" w:rsidDel="00B66B01" w:rsidRDefault="006534FD" w:rsidP="002536AA">
            <w:pPr>
              <w:pStyle w:val="Bullet-Normal"/>
              <w:rPr>
                <w:del w:id="6666" w:author="Fnu, Sonam" w:date="2019-11-27T19:23:00Z"/>
                <w:rFonts w:ascii="Calibri" w:hAnsi="Calibri"/>
              </w:rPr>
            </w:pPr>
            <w:del w:id="6667" w:author="Fnu, Sonam" w:date="2019-11-27T19:23:00Z">
              <w:r w:rsidRPr="00064254" w:rsidDel="00B66B01">
                <w:rPr>
                  <w:rFonts w:ascii="Calibri" w:eastAsiaTheme="majorEastAsia" w:hAnsi="Calibri" w:cstheme="majorBidi"/>
                  <w:b/>
                  <w:bCs/>
                  <w:color w:val="4F81BD" w:themeColor="accent1"/>
                </w:rPr>
                <w:delText>Data Type</w:delText>
              </w:r>
            </w:del>
          </w:p>
        </w:tc>
        <w:tc>
          <w:tcPr>
            <w:tcW w:w="1650" w:type="dxa"/>
          </w:tcPr>
          <w:p w14:paraId="77A747F0" w14:textId="20FF8300" w:rsidR="006534FD" w:rsidRPr="00064254" w:rsidDel="00B66B01" w:rsidRDefault="006534FD" w:rsidP="002536AA">
            <w:pPr>
              <w:pStyle w:val="Bullet-Normal"/>
              <w:rPr>
                <w:del w:id="6668" w:author="Fnu, Sonam" w:date="2019-11-27T19:23:00Z"/>
                <w:rFonts w:ascii="Calibri" w:hAnsi="Calibri"/>
              </w:rPr>
            </w:pPr>
            <w:del w:id="6669" w:author="Fnu, Sonam" w:date="2019-11-27T19:23:00Z">
              <w:r w:rsidRPr="00064254" w:rsidDel="00B66B01">
                <w:rPr>
                  <w:rFonts w:ascii="Calibri" w:eastAsiaTheme="majorEastAsia" w:hAnsi="Calibri" w:cstheme="majorBidi"/>
                  <w:b/>
                  <w:bCs/>
                  <w:color w:val="4F81BD" w:themeColor="accent1"/>
                </w:rPr>
                <w:delText>Description</w:delText>
              </w:r>
            </w:del>
          </w:p>
        </w:tc>
        <w:tc>
          <w:tcPr>
            <w:tcW w:w="1650" w:type="dxa"/>
          </w:tcPr>
          <w:p w14:paraId="677FB9FF" w14:textId="1E18542A" w:rsidR="006534FD" w:rsidRPr="00064254" w:rsidDel="00B66B01" w:rsidRDefault="006534FD" w:rsidP="002536AA">
            <w:pPr>
              <w:pStyle w:val="Bullet-Normal"/>
              <w:rPr>
                <w:del w:id="6670" w:author="Fnu, Sonam" w:date="2019-11-27T19:23:00Z"/>
                <w:rFonts w:ascii="Calibri" w:hAnsi="Calibri"/>
              </w:rPr>
            </w:pPr>
            <w:del w:id="6671" w:author="Fnu, Sonam" w:date="2019-11-27T19:23:00Z">
              <w:r w:rsidRPr="00064254" w:rsidDel="00B66B01">
                <w:rPr>
                  <w:rFonts w:ascii="Calibri" w:eastAsiaTheme="majorEastAsia" w:hAnsi="Calibri" w:cstheme="majorBidi"/>
                  <w:b/>
                  <w:bCs/>
                  <w:color w:val="4F81BD" w:themeColor="accent1"/>
                </w:rPr>
                <w:delText>Required</w:delText>
              </w:r>
            </w:del>
          </w:p>
        </w:tc>
        <w:tc>
          <w:tcPr>
            <w:tcW w:w="1650" w:type="dxa"/>
          </w:tcPr>
          <w:p w14:paraId="2A0F5690" w14:textId="05517E70" w:rsidR="006534FD" w:rsidRPr="00064254" w:rsidDel="00B66B01" w:rsidRDefault="006534FD" w:rsidP="002536AA">
            <w:pPr>
              <w:pStyle w:val="Bullet-Normal"/>
              <w:rPr>
                <w:del w:id="6672" w:author="Fnu, Sonam" w:date="2019-11-27T19:23:00Z"/>
                <w:rFonts w:ascii="Calibri" w:hAnsi="Calibri"/>
              </w:rPr>
            </w:pPr>
            <w:del w:id="6673" w:author="Fnu, Sonam" w:date="2019-11-27T19:23:00Z">
              <w:r w:rsidRPr="00064254" w:rsidDel="00B66B01">
                <w:rPr>
                  <w:rFonts w:ascii="Calibri" w:eastAsiaTheme="majorEastAsia" w:hAnsi="Calibri" w:cstheme="majorBidi"/>
                  <w:b/>
                  <w:bCs/>
                  <w:color w:val="4F81BD" w:themeColor="accent1"/>
                </w:rPr>
                <w:delText xml:space="preserve">No of occurrence </w:delText>
              </w:r>
            </w:del>
          </w:p>
        </w:tc>
      </w:tr>
      <w:tr w:rsidR="006534FD" w:rsidRPr="00012DAF" w:rsidDel="00B66B01" w14:paraId="280A012E" w14:textId="357013F4" w:rsidTr="002536AA">
        <w:trPr>
          <w:trHeight w:val="197"/>
          <w:del w:id="6674" w:author="Fnu, Sonam" w:date="2019-11-27T19:23:00Z"/>
        </w:trPr>
        <w:tc>
          <w:tcPr>
            <w:tcW w:w="1818" w:type="dxa"/>
          </w:tcPr>
          <w:p w14:paraId="10D97ABD" w14:textId="3B9F9DBC" w:rsidR="006534FD" w:rsidRPr="00064254" w:rsidDel="00B66B01" w:rsidRDefault="006534FD" w:rsidP="002536AA">
            <w:pPr>
              <w:pStyle w:val="Bullet-Normal"/>
              <w:rPr>
                <w:del w:id="6675" w:author="Fnu, Sonam" w:date="2019-11-27T19:23:00Z"/>
                <w:rFonts w:ascii="Calibri" w:hAnsi="Calibri"/>
              </w:rPr>
            </w:pPr>
            <w:del w:id="6676" w:author="Fnu, Sonam" w:date="2019-11-27T19:23:00Z">
              <w:r w:rsidRPr="00064254" w:rsidDel="00B66B01">
                <w:rPr>
                  <w:rFonts w:ascii="Calibri" w:hAnsi="Calibri"/>
                </w:rPr>
                <w:delText>Return Code</w:delText>
              </w:r>
            </w:del>
          </w:p>
        </w:tc>
        <w:tc>
          <w:tcPr>
            <w:tcW w:w="1478" w:type="dxa"/>
          </w:tcPr>
          <w:p w14:paraId="02465538" w14:textId="573004E2" w:rsidR="006534FD" w:rsidRPr="00064254" w:rsidDel="00B66B01" w:rsidRDefault="006534FD" w:rsidP="002536AA">
            <w:pPr>
              <w:pStyle w:val="Bullet-Normal"/>
              <w:rPr>
                <w:del w:id="6677" w:author="Fnu, Sonam" w:date="2019-11-27T19:23:00Z"/>
                <w:rFonts w:ascii="Calibri" w:hAnsi="Calibri"/>
              </w:rPr>
            </w:pPr>
            <w:del w:id="6678" w:author="Fnu, Sonam" w:date="2019-11-27T19:23:00Z">
              <w:r w:rsidRPr="00064254" w:rsidDel="00B66B01">
                <w:rPr>
                  <w:rFonts w:ascii="Calibri" w:hAnsi="Calibri"/>
                </w:rPr>
                <w:delText>String</w:delText>
              </w:r>
            </w:del>
          </w:p>
        </w:tc>
        <w:tc>
          <w:tcPr>
            <w:tcW w:w="1650" w:type="dxa"/>
          </w:tcPr>
          <w:p w14:paraId="5F3FED6E" w14:textId="4CE69AA3" w:rsidR="006534FD" w:rsidRPr="00064254" w:rsidDel="00B66B01" w:rsidRDefault="006534FD" w:rsidP="002536AA">
            <w:pPr>
              <w:pStyle w:val="Bullet-Normal"/>
              <w:rPr>
                <w:del w:id="6679" w:author="Fnu, Sonam" w:date="2019-11-27T19:23:00Z"/>
                <w:rFonts w:ascii="Calibri" w:hAnsi="Calibri"/>
              </w:rPr>
            </w:pPr>
            <w:del w:id="6680" w:author="Fnu, Sonam" w:date="2019-11-27T19:23:00Z">
              <w:r w:rsidRPr="00064254" w:rsidDel="00B66B01">
                <w:rPr>
                  <w:rFonts w:ascii="Calibri" w:hAnsi="Calibri"/>
                </w:rPr>
                <w:delText>1 for success and 0 for fails</w:delText>
              </w:r>
            </w:del>
          </w:p>
        </w:tc>
        <w:tc>
          <w:tcPr>
            <w:tcW w:w="1650" w:type="dxa"/>
          </w:tcPr>
          <w:p w14:paraId="3284759F" w14:textId="089F4BD8" w:rsidR="006534FD" w:rsidRPr="00064254" w:rsidDel="00B66B01" w:rsidRDefault="006534FD" w:rsidP="002536AA">
            <w:pPr>
              <w:pStyle w:val="Bullet-Normal"/>
              <w:rPr>
                <w:del w:id="6681" w:author="Fnu, Sonam" w:date="2019-11-27T19:23:00Z"/>
                <w:rFonts w:ascii="Calibri" w:hAnsi="Calibri"/>
              </w:rPr>
            </w:pPr>
            <w:del w:id="6682" w:author="Fnu, Sonam" w:date="2019-11-27T19:23:00Z">
              <w:r w:rsidRPr="00064254" w:rsidDel="00B66B01">
                <w:rPr>
                  <w:rFonts w:ascii="Calibri" w:hAnsi="Calibri"/>
                </w:rPr>
                <w:delText>Yes</w:delText>
              </w:r>
            </w:del>
          </w:p>
        </w:tc>
        <w:tc>
          <w:tcPr>
            <w:tcW w:w="1650" w:type="dxa"/>
          </w:tcPr>
          <w:p w14:paraId="1EA12B62" w14:textId="0216881B" w:rsidR="006534FD" w:rsidRPr="00064254" w:rsidDel="00B66B01" w:rsidRDefault="006534FD" w:rsidP="002536AA">
            <w:pPr>
              <w:pStyle w:val="Bullet-Normal"/>
              <w:rPr>
                <w:del w:id="6683" w:author="Fnu, Sonam" w:date="2019-11-27T19:23:00Z"/>
                <w:rFonts w:ascii="Calibri" w:hAnsi="Calibri"/>
              </w:rPr>
            </w:pPr>
            <w:del w:id="6684" w:author="Fnu, Sonam" w:date="2019-11-27T19:23:00Z">
              <w:r w:rsidRPr="00064254" w:rsidDel="00B66B01">
                <w:rPr>
                  <w:rFonts w:ascii="Calibri" w:hAnsi="Calibri"/>
                </w:rPr>
                <w:delText>1</w:delText>
              </w:r>
            </w:del>
          </w:p>
        </w:tc>
      </w:tr>
      <w:tr w:rsidR="006534FD" w:rsidRPr="00012DAF" w:rsidDel="00B66B01" w14:paraId="75EB5A37" w14:textId="7D3DFFBE" w:rsidTr="002536AA">
        <w:trPr>
          <w:trHeight w:val="197"/>
          <w:del w:id="6685" w:author="Fnu, Sonam" w:date="2019-11-27T19:23:00Z"/>
        </w:trPr>
        <w:tc>
          <w:tcPr>
            <w:tcW w:w="1818" w:type="dxa"/>
          </w:tcPr>
          <w:p w14:paraId="22DC0C7E" w14:textId="3164A967" w:rsidR="006534FD" w:rsidRPr="00064254" w:rsidDel="00B66B01" w:rsidRDefault="006534FD" w:rsidP="002536AA">
            <w:pPr>
              <w:pStyle w:val="Bullet-Normal"/>
              <w:rPr>
                <w:del w:id="6686" w:author="Fnu, Sonam" w:date="2019-11-27T19:23:00Z"/>
                <w:rFonts w:ascii="Calibri" w:hAnsi="Calibri"/>
              </w:rPr>
            </w:pPr>
            <w:del w:id="6687" w:author="Fnu, Sonam" w:date="2019-11-27T19:23:00Z">
              <w:r w:rsidRPr="00064254" w:rsidDel="00B66B01">
                <w:rPr>
                  <w:rFonts w:ascii="Calibri" w:hAnsi="Calibri"/>
                </w:rPr>
                <w:delText>Return Description</w:delText>
              </w:r>
            </w:del>
          </w:p>
        </w:tc>
        <w:tc>
          <w:tcPr>
            <w:tcW w:w="1478" w:type="dxa"/>
          </w:tcPr>
          <w:p w14:paraId="6ED7FBE3" w14:textId="56AAAF87" w:rsidR="006534FD" w:rsidRPr="00064254" w:rsidDel="00B66B01" w:rsidRDefault="006534FD" w:rsidP="002536AA">
            <w:pPr>
              <w:pStyle w:val="Bullet-Normal"/>
              <w:rPr>
                <w:del w:id="6688" w:author="Fnu, Sonam" w:date="2019-11-27T19:23:00Z"/>
                <w:rFonts w:ascii="Calibri" w:hAnsi="Calibri"/>
              </w:rPr>
            </w:pPr>
            <w:del w:id="6689" w:author="Fnu, Sonam" w:date="2019-11-27T19:23:00Z">
              <w:r w:rsidRPr="00064254" w:rsidDel="00B66B01">
                <w:rPr>
                  <w:rFonts w:ascii="Calibri" w:hAnsi="Calibri"/>
                </w:rPr>
                <w:delText>String</w:delText>
              </w:r>
            </w:del>
          </w:p>
        </w:tc>
        <w:tc>
          <w:tcPr>
            <w:tcW w:w="1650" w:type="dxa"/>
          </w:tcPr>
          <w:p w14:paraId="6EE7238E" w14:textId="6D1CAFF9" w:rsidR="006534FD" w:rsidRPr="00064254" w:rsidDel="00B66B01" w:rsidRDefault="006534FD" w:rsidP="002536AA">
            <w:pPr>
              <w:pStyle w:val="Bullet-Normal"/>
              <w:rPr>
                <w:del w:id="6690" w:author="Fnu, Sonam" w:date="2019-11-27T19:23:00Z"/>
                <w:rFonts w:ascii="Calibri" w:hAnsi="Calibri"/>
              </w:rPr>
            </w:pPr>
          </w:p>
        </w:tc>
        <w:tc>
          <w:tcPr>
            <w:tcW w:w="1650" w:type="dxa"/>
          </w:tcPr>
          <w:p w14:paraId="344BF499" w14:textId="5A98E3A9" w:rsidR="006534FD" w:rsidRPr="00064254" w:rsidDel="00B66B01" w:rsidRDefault="006534FD" w:rsidP="002536AA">
            <w:pPr>
              <w:pStyle w:val="Bullet-Normal"/>
              <w:rPr>
                <w:del w:id="6691" w:author="Fnu, Sonam" w:date="2019-11-27T19:23:00Z"/>
                <w:rFonts w:ascii="Calibri" w:hAnsi="Calibri"/>
              </w:rPr>
            </w:pPr>
            <w:del w:id="6692" w:author="Fnu, Sonam" w:date="2019-11-27T19:23:00Z">
              <w:r w:rsidRPr="00064254" w:rsidDel="00B66B01">
                <w:rPr>
                  <w:rFonts w:ascii="Calibri" w:hAnsi="Calibri"/>
                </w:rPr>
                <w:delText>No</w:delText>
              </w:r>
            </w:del>
          </w:p>
        </w:tc>
        <w:tc>
          <w:tcPr>
            <w:tcW w:w="1650" w:type="dxa"/>
          </w:tcPr>
          <w:p w14:paraId="60F36EB7" w14:textId="01ED074E" w:rsidR="006534FD" w:rsidRPr="00064254" w:rsidDel="00B66B01" w:rsidRDefault="006534FD" w:rsidP="002536AA">
            <w:pPr>
              <w:pStyle w:val="Bullet-Normal"/>
              <w:rPr>
                <w:del w:id="6693" w:author="Fnu, Sonam" w:date="2019-11-27T19:23:00Z"/>
                <w:rFonts w:ascii="Calibri" w:hAnsi="Calibri"/>
              </w:rPr>
            </w:pPr>
            <w:del w:id="6694" w:author="Fnu, Sonam" w:date="2019-11-27T19:23:00Z">
              <w:r w:rsidRPr="00064254" w:rsidDel="00B66B01">
                <w:rPr>
                  <w:rFonts w:ascii="Calibri" w:hAnsi="Calibri"/>
                </w:rPr>
                <w:delText>0 or 1</w:delText>
              </w:r>
            </w:del>
          </w:p>
        </w:tc>
      </w:tr>
      <w:tr w:rsidR="006534FD" w:rsidRPr="00012DAF" w:rsidDel="00B66B01" w14:paraId="2EAE356F" w14:textId="76066D63" w:rsidTr="002536AA">
        <w:trPr>
          <w:trHeight w:val="197"/>
          <w:del w:id="6695" w:author="Fnu, Sonam" w:date="2019-11-27T19:23:00Z"/>
        </w:trPr>
        <w:tc>
          <w:tcPr>
            <w:tcW w:w="1818" w:type="dxa"/>
          </w:tcPr>
          <w:p w14:paraId="60F0D3DC" w14:textId="7C1E308D" w:rsidR="006534FD" w:rsidRPr="00064254" w:rsidDel="00B66B01" w:rsidRDefault="006534FD" w:rsidP="002536AA">
            <w:pPr>
              <w:pStyle w:val="Bullet-Normal"/>
              <w:rPr>
                <w:del w:id="6696" w:author="Fnu, Sonam" w:date="2019-11-27T19:23:00Z"/>
                <w:rFonts w:ascii="Calibri" w:hAnsi="Calibri"/>
              </w:rPr>
            </w:pPr>
            <w:del w:id="6697" w:author="Fnu, Sonam" w:date="2019-11-27T19:23:00Z">
              <w:r w:rsidRPr="00064254" w:rsidDel="00B66B01">
                <w:rPr>
                  <w:rFonts w:ascii="Calibri" w:hAnsi="Calibri"/>
                </w:rPr>
                <w:delText>Services</w:delText>
              </w:r>
            </w:del>
          </w:p>
        </w:tc>
        <w:tc>
          <w:tcPr>
            <w:tcW w:w="1478" w:type="dxa"/>
          </w:tcPr>
          <w:p w14:paraId="11FC7DB6" w14:textId="13AF7E61" w:rsidR="006534FD" w:rsidRPr="00064254" w:rsidDel="00B66B01" w:rsidRDefault="006534FD" w:rsidP="002536AA">
            <w:pPr>
              <w:pStyle w:val="Bullet-Normal"/>
              <w:rPr>
                <w:del w:id="6698" w:author="Fnu, Sonam" w:date="2019-11-27T19:23:00Z"/>
                <w:rFonts w:ascii="Calibri" w:hAnsi="Calibri"/>
              </w:rPr>
            </w:pPr>
            <w:del w:id="6699" w:author="Fnu, Sonam" w:date="2019-11-27T19:23:00Z">
              <w:r w:rsidRPr="00064254" w:rsidDel="00B66B01">
                <w:rPr>
                  <w:rFonts w:ascii="Calibri" w:hAnsi="Calibri"/>
                </w:rPr>
                <w:delText>Service type</w:delText>
              </w:r>
            </w:del>
          </w:p>
          <w:p w14:paraId="1E6F59FB" w14:textId="0959EEE7" w:rsidR="006534FD" w:rsidRPr="00064254" w:rsidDel="00B66B01" w:rsidRDefault="006534FD" w:rsidP="002536AA">
            <w:pPr>
              <w:pStyle w:val="Bullet-Normal"/>
              <w:rPr>
                <w:del w:id="6700" w:author="Fnu, Sonam" w:date="2019-11-27T19:23:00Z"/>
                <w:rFonts w:ascii="Calibri" w:hAnsi="Calibri"/>
              </w:rPr>
            </w:pPr>
            <w:del w:id="6701" w:author="Fnu, Sonam" w:date="2019-11-27T19:23:00Z">
              <w:r w:rsidRPr="00064254" w:rsidDel="00B66B01">
                <w:rPr>
                  <w:rFonts w:ascii="Calibri" w:hAnsi="Calibri"/>
                </w:rPr>
                <w:delText>(XSD :Complex)</w:delText>
              </w:r>
            </w:del>
          </w:p>
        </w:tc>
        <w:tc>
          <w:tcPr>
            <w:tcW w:w="1650" w:type="dxa"/>
          </w:tcPr>
          <w:p w14:paraId="30DBA1C4" w14:textId="5A2EBCAD" w:rsidR="006534FD" w:rsidRPr="00064254" w:rsidDel="00B66B01" w:rsidRDefault="006534FD" w:rsidP="002536AA">
            <w:pPr>
              <w:pStyle w:val="Bullet-Normal"/>
              <w:rPr>
                <w:del w:id="6702" w:author="Fnu, Sonam" w:date="2019-11-27T19:23:00Z"/>
                <w:rFonts w:ascii="Calibri" w:hAnsi="Calibri"/>
              </w:rPr>
            </w:pPr>
          </w:p>
        </w:tc>
        <w:tc>
          <w:tcPr>
            <w:tcW w:w="1650" w:type="dxa"/>
          </w:tcPr>
          <w:p w14:paraId="74D99CCA" w14:textId="4E0931DB" w:rsidR="006534FD" w:rsidRPr="00064254" w:rsidDel="00B66B01" w:rsidRDefault="006534FD" w:rsidP="002536AA">
            <w:pPr>
              <w:pStyle w:val="Bullet-Normal"/>
              <w:rPr>
                <w:del w:id="6703" w:author="Fnu, Sonam" w:date="2019-11-27T19:23:00Z"/>
                <w:rFonts w:ascii="Calibri" w:hAnsi="Calibri"/>
              </w:rPr>
            </w:pPr>
          </w:p>
        </w:tc>
        <w:tc>
          <w:tcPr>
            <w:tcW w:w="1650" w:type="dxa"/>
          </w:tcPr>
          <w:p w14:paraId="5B60E140" w14:textId="617C3B93" w:rsidR="006534FD" w:rsidRPr="00064254" w:rsidDel="00B66B01" w:rsidRDefault="006534FD" w:rsidP="002536AA">
            <w:pPr>
              <w:pStyle w:val="Bullet-Normal"/>
              <w:rPr>
                <w:del w:id="6704" w:author="Fnu, Sonam" w:date="2019-11-27T19:23:00Z"/>
                <w:rFonts w:ascii="Calibri" w:hAnsi="Calibri"/>
              </w:rPr>
            </w:pPr>
            <w:del w:id="6705" w:author="Fnu, Sonam" w:date="2019-11-27T19:23:00Z">
              <w:r w:rsidRPr="00064254" w:rsidDel="00B66B01">
                <w:rPr>
                  <w:rFonts w:ascii="Calibri" w:hAnsi="Calibri"/>
                </w:rPr>
                <w:delText>0..n</w:delText>
              </w:r>
            </w:del>
          </w:p>
        </w:tc>
      </w:tr>
    </w:tbl>
    <w:p w14:paraId="6C44AD5A" w14:textId="6F9F59E3" w:rsidR="006534FD" w:rsidRPr="00064254" w:rsidDel="00B66B01" w:rsidRDefault="006534FD" w:rsidP="006534FD">
      <w:pPr>
        <w:pStyle w:val="Bullet-Normal"/>
        <w:ind w:left="2160" w:firstLine="720"/>
        <w:rPr>
          <w:del w:id="6706" w:author="Fnu, Sonam" w:date="2019-11-27T19:23:00Z"/>
          <w:rFonts w:ascii="Calibri" w:hAnsi="Calibri"/>
        </w:rPr>
      </w:pPr>
    </w:p>
    <w:p w14:paraId="21BB4138" w14:textId="210FFBA3" w:rsidR="006534FD" w:rsidRPr="00064254" w:rsidDel="00B66B01" w:rsidRDefault="006534FD" w:rsidP="006534FD">
      <w:pPr>
        <w:pStyle w:val="Bullet-Normal"/>
        <w:ind w:left="2160" w:firstLine="720"/>
        <w:rPr>
          <w:del w:id="6707" w:author="Fnu, Sonam" w:date="2019-11-27T19:23:00Z"/>
          <w:rFonts w:ascii="Calibri" w:hAnsi="Calibri"/>
        </w:rPr>
      </w:pPr>
      <w:del w:id="6708" w:author="Fnu, Sonam" w:date="2019-11-27T19:23:00Z">
        <w:r w:rsidRPr="00064254" w:rsidDel="00B66B01">
          <w:rPr>
            <w:rFonts w:ascii="Calibri" w:hAnsi="Calibri"/>
          </w:rPr>
          <w:delText>Service Type</w:delText>
        </w:r>
      </w:del>
    </w:p>
    <w:tbl>
      <w:tblPr>
        <w:tblStyle w:val="TableGrid"/>
        <w:tblW w:w="0" w:type="auto"/>
        <w:tblInd w:w="1327" w:type="dxa"/>
        <w:tblLook w:val="04A0" w:firstRow="1" w:lastRow="0" w:firstColumn="1" w:lastColumn="0" w:noHBand="0" w:noVBand="1"/>
      </w:tblPr>
      <w:tblGrid>
        <w:gridCol w:w="1648"/>
        <w:gridCol w:w="1340"/>
        <w:gridCol w:w="2430"/>
        <w:gridCol w:w="1178"/>
        <w:gridCol w:w="1650"/>
      </w:tblGrid>
      <w:tr w:rsidR="006534FD" w:rsidRPr="00012DAF" w:rsidDel="00B66B01" w14:paraId="2B6E63FC" w14:textId="3688E0F4" w:rsidTr="002536AA">
        <w:trPr>
          <w:trHeight w:val="358"/>
          <w:del w:id="6709" w:author="Fnu, Sonam" w:date="2019-11-27T19:23:00Z"/>
        </w:trPr>
        <w:tc>
          <w:tcPr>
            <w:tcW w:w="1648" w:type="dxa"/>
          </w:tcPr>
          <w:p w14:paraId="27C1CDFF" w14:textId="013C2B1B" w:rsidR="006534FD" w:rsidRPr="00064254" w:rsidDel="00B66B01" w:rsidRDefault="006534FD" w:rsidP="002536AA">
            <w:pPr>
              <w:pStyle w:val="Bullet-Normal"/>
              <w:rPr>
                <w:del w:id="6710" w:author="Fnu, Sonam" w:date="2019-11-27T19:23:00Z"/>
                <w:rFonts w:ascii="Calibri" w:hAnsi="Calibri"/>
              </w:rPr>
            </w:pPr>
            <w:del w:id="6711" w:author="Fnu, Sonam" w:date="2019-11-27T19:23:00Z">
              <w:r w:rsidRPr="00064254" w:rsidDel="00B66B01">
                <w:rPr>
                  <w:rFonts w:ascii="Calibri" w:eastAsiaTheme="majorEastAsia" w:hAnsi="Calibri" w:cstheme="majorBidi"/>
                  <w:b/>
                  <w:bCs/>
                  <w:color w:val="4F81BD" w:themeColor="accent1"/>
                </w:rPr>
                <w:delText>Parameter Value</w:delText>
              </w:r>
            </w:del>
          </w:p>
        </w:tc>
        <w:tc>
          <w:tcPr>
            <w:tcW w:w="1340" w:type="dxa"/>
          </w:tcPr>
          <w:p w14:paraId="51088282" w14:textId="6613A1B9" w:rsidR="006534FD" w:rsidRPr="00064254" w:rsidDel="00B66B01" w:rsidRDefault="006534FD" w:rsidP="002536AA">
            <w:pPr>
              <w:pStyle w:val="Bullet-Normal"/>
              <w:rPr>
                <w:del w:id="6712" w:author="Fnu, Sonam" w:date="2019-11-27T19:23:00Z"/>
                <w:rFonts w:ascii="Calibri" w:hAnsi="Calibri"/>
              </w:rPr>
            </w:pPr>
            <w:del w:id="6713" w:author="Fnu, Sonam" w:date="2019-11-27T19:23:00Z">
              <w:r w:rsidRPr="00064254" w:rsidDel="00B66B01">
                <w:rPr>
                  <w:rFonts w:ascii="Calibri" w:eastAsiaTheme="majorEastAsia" w:hAnsi="Calibri" w:cstheme="majorBidi"/>
                  <w:b/>
                  <w:bCs/>
                  <w:color w:val="4F81BD" w:themeColor="accent1"/>
                </w:rPr>
                <w:delText>Data Type</w:delText>
              </w:r>
            </w:del>
          </w:p>
        </w:tc>
        <w:tc>
          <w:tcPr>
            <w:tcW w:w="2430" w:type="dxa"/>
          </w:tcPr>
          <w:p w14:paraId="4E838B05" w14:textId="0BA46AE9" w:rsidR="006534FD" w:rsidRPr="00064254" w:rsidDel="00B66B01" w:rsidRDefault="006534FD" w:rsidP="002536AA">
            <w:pPr>
              <w:pStyle w:val="Bullet-Normal"/>
              <w:rPr>
                <w:del w:id="6714" w:author="Fnu, Sonam" w:date="2019-11-27T19:23:00Z"/>
                <w:rFonts w:ascii="Calibri" w:hAnsi="Calibri"/>
              </w:rPr>
            </w:pPr>
            <w:del w:id="6715" w:author="Fnu, Sonam" w:date="2019-11-27T19:23:00Z">
              <w:r w:rsidRPr="00064254" w:rsidDel="00B66B01">
                <w:rPr>
                  <w:rFonts w:ascii="Calibri" w:eastAsiaTheme="majorEastAsia" w:hAnsi="Calibri" w:cstheme="majorBidi"/>
                  <w:b/>
                  <w:bCs/>
                  <w:color w:val="4F81BD" w:themeColor="accent1"/>
                </w:rPr>
                <w:delText>Description</w:delText>
              </w:r>
            </w:del>
          </w:p>
        </w:tc>
        <w:tc>
          <w:tcPr>
            <w:tcW w:w="1178" w:type="dxa"/>
          </w:tcPr>
          <w:p w14:paraId="277917D5" w14:textId="2AD1A3ED" w:rsidR="006534FD" w:rsidRPr="00064254" w:rsidDel="00B66B01" w:rsidRDefault="006534FD" w:rsidP="002536AA">
            <w:pPr>
              <w:pStyle w:val="Bullet-Normal"/>
              <w:rPr>
                <w:del w:id="6716" w:author="Fnu, Sonam" w:date="2019-11-27T19:23:00Z"/>
                <w:rFonts w:ascii="Calibri" w:hAnsi="Calibri"/>
              </w:rPr>
            </w:pPr>
            <w:del w:id="6717" w:author="Fnu, Sonam" w:date="2019-11-27T19:23:00Z">
              <w:r w:rsidRPr="00064254" w:rsidDel="00B66B01">
                <w:rPr>
                  <w:rFonts w:ascii="Calibri" w:eastAsiaTheme="majorEastAsia" w:hAnsi="Calibri" w:cstheme="majorBidi"/>
                  <w:b/>
                  <w:bCs/>
                  <w:color w:val="4F81BD" w:themeColor="accent1"/>
                </w:rPr>
                <w:delText>Required</w:delText>
              </w:r>
            </w:del>
          </w:p>
        </w:tc>
        <w:tc>
          <w:tcPr>
            <w:tcW w:w="1650" w:type="dxa"/>
          </w:tcPr>
          <w:p w14:paraId="6B941820" w14:textId="159CAC40" w:rsidR="006534FD" w:rsidRPr="00064254" w:rsidDel="00B66B01" w:rsidRDefault="006534FD" w:rsidP="002536AA">
            <w:pPr>
              <w:pStyle w:val="Bullet-Normal"/>
              <w:rPr>
                <w:del w:id="6718" w:author="Fnu, Sonam" w:date="2019-11-27T19:23:00Z"/>
                <w:rFonts w:ascii="Calibri" w:hAnsi="Calibri"/>
              </w:rPr>
            </w:pPr>
            <w:del w:id="6719" w:author="Fnu, Sonam" w:date="2019-11-27T19:23:00Z">
              <w:r w:rsidRPr="00064254" w:rsidDel="00B66B01">
                <w:rPr>
                  <w:rFonts w:ascii="Calibri" w:eastAsiaTheme="majorEastAsia" w:hAnsi="Calibri" w:cstheme="majorBidi"/>
                  <w:b/>
                  <w:bCs/>
                  <w:color w:val="4F81BD" w:themeColor="accent1"/>
                </w:rPr>
                <w:delText xml:space="preserve">No of occurrence </w:delText>
              </w:r>
            </w:del>
          </w:p>
        </w:tc>
      </w:tr>
      <w:tr w:rsidR="006534FD" w:rsidRPr="00012DAF" w:rsidDel="00B66B01" w14:paraId="4B7E2179" w14:textId="3BD46747" w:rsidTr="002536AA">
        <w:trPr>
          <w:trHeight w:val="197"/>
          <w:del w:id="6720" w:author="Fnu, Sonam" w:date="2019-11-27T19:23:00Z"/>
        </w:trPr>
        <w:tc>
          <w:tcPr>
            <w:tcW w:w="1648" w:type="dxa"/>
          </w:tcPr>
          <w:p w14:paraId="44FE84CD" w14:textId="4CFAACA5" w:rsidR="006534FD" w:rsidRPr="00064254" w:rsidDel="00B66B01" w:rsidRDefault="006534FD" w:rsidP="002536AA">
            <w:pPr>
              <w:pStyle w:val="Bullet-Normal"/>
              <w:rPr>
                <w:del w:id="6721" w:author="Fnu, Sonam" w:date="2019-11-27T19:23:00Z"/>
                <w:rFonts w:ascii="Calibri" w:hAnsi="Calibri"/>
              </w:rPr>
            </w:pPr>
            <w:del w:id="6722" w:author="Fnu, Sonam" w:date="2019-11-27T19:23:00Z">
              <w:r w:rsidRPr="00064254" w:rsidDel="00B66B01">
                <w:rPr>
                  <w:rFonts w:ascii="Calibri" w:hAnsi="Calibri"/>
                </w:rPr>
                <w:delText>Service ID</w:delText>
              </w:r>
            </w:del>
          </w:p>
        </w:tc>
        <w:tc>
          <w:tcPr>
            <w:tcW w:w="1340" w:type="dxa"/>
          </w:tcPr>
          <w:p w14:paraId="73398689" w14:textId="6219D5B2" w:rsidR="006534FD" w:rsidRPr="00064254" w:rsidDel="00B66B01" w:rsidRDefault="006534FD" w:rsidP="002536AA">
            <w:pPr>
              <w:pStyle w:val="Bullet-Normal"/>
              <w:rPr>
                <w:del w:id="6723" w:author="Fnu, Sonam" w:date="2019-11-27T19:23:00Z"/>
                <w:rFonts w:ascii="Calibri" w:hAnsi="Calibri"/>
              </w:rPr>
            </w:pPr>
            <w:del w:id="6724" w:author="Fnu, Sonam" w:date="2019-11-27T19:23:00Z">
              <w:r w:rsidRPr="00064254" w:rsidDel="00B66B01">
                <w:rPr>
                  <w:rFonts w:ascii="Calibri" w:hAnsi="Calibri"/>
                </w:rPr>
                <w:delText>String</w:delText>
              </w:r>
            </w:del>
          </w:p>
        </w:tc>
        <w:tc>
          <w:tcPr>
            <w:tcW w:w="2430" w:type="dxa"/>
          </w:tcPr>
          <w:p w14:paraId="00EB1C5A" w14:textId="5DA64678" w:rsidR="006534FD" w:rsidRPr="00064254" w:rsidDel="00B66B01" w:rsidRDefault="006534FD" w:rsidP="002536AA">
            <w:pPr>
              <w:pStyle w:val="Bullet-Normal"/>
              <w:rPr>
                <w:del w:id="6725" w:author="Fnu, Sonam" w:date="2019-11-27T19:23:00Z"/>
                <w:rFonts w:ascii="Calibri" w:hAnsi="Calibri"/>
              </w:rPr>
            </w:pPr>
            <w:del w:id="6726" w:author="Fnu, Sonam" w:date="2019-11-27T19:23:00Z">
              <w:r w:rsidRPr="00064254" w:rsidDel="00B66B01">
                <w:rPr>
                  <w:rFonts w:ascii="Calibri" w:hAnsi="Calibri"/>
                </w:rPr>
                <w:delText xml:space="preserve">Service Identification </w:delText>
              </w:r>
            </w:del>
          </w:p>
        </w:tc>
        <w:tc>
          <w:tcPr>
            <w:tcW w:w="1178" w:type="dxa"/>
          </w:tcPr>
          <w:p w14:paraId="56AB4F6F" w14:textId="0D68DCA5" w:rsidR="006534FD" w:rsidRPr="00064254" w:rsidDel="00B66B01" w:rsidRDefault="006534FD" w:rsidP="002536AA">
            <w:pPr>
              <w:pStyle w:val="Bullet-Normal"/>
              <w:rPr>
                <w:del w:id="6727" w:author="Fnu, Sonam" w:date="2019-11-27T19:23:00Z"/>
                <w:rFonts w:ascii="Calibri" w:hAnsi="Calibri"/>
              </w:rPr>
            </w:pPr>
            <w:del w:id="6728" w:author="Fnu, Sonam" w:date="2019-11-27T19:23:00Z">
              <w:r w:rsidRPr="00064254" w:rsidDel="00B66B01">
                <w:rPr>
                  <w:rFonts w:ascii="Calibri" w:hAnsi="Calibri"/>
                </w:rPr>
                <w:delText>Yes</w:delText>
              </w:r>
            </w:del>
          </w:p>
        </w:tc>
        <w:tc>
          <w:tcPr>
            <w:tcW w:w="1650" w:type="dxa"/>
          </w:tcPr>
          <w:p w14:paraId="05132BA6" w14:textId="1C030B47" w:rsidR="006534FD" w:rsidRPr="00064254" w:rsidDel="00B66B01" w:rsidRDefault="006534FD" w:rsidP="002536AA">
            <w:pPr>
              <w:pStyle w:val="Bullet-Normal"/>
              <w:rPr>
                <w:del w:id="6729" w:author="Fnu, Sonam" w:date="2019-11-27T19:23:00Z"/>
                <w:rFonts w:ascii="Calibri" w:hAnsi="Calibri"/>
              </w:rPr>
            </w:pPr>
            <w:del w:id="6730" w:author="Fnu, Sonam" w:date="2019-11-27T19:23:00Z">
              <w:r w:rsidRPr="00064254" w:rsidDel="00B66B01">
                <w:rPr>
                  <w:rFonts w:ascii="Calibri" w:hAnsi="Calibri"/>
                </w:rPr>
                <w:delText>1</w:delText>
              </w:r>
            </w:del>
          </w:p>
        </w:tc>
      </w:tr>
      <w:tr w:rsidR="006534FD" w:rsidRPr="00012DAF" w:rsidDel="00B66B01" w14:paraId="46971A19" w14:textId="3164826C" w:rsidTr="002536AA">
        <w:trPr>
          <w:trHeight w:val="197"/>
          <w:del w:id="6731" w:author="Fnu, Sonam" w:date="2019-11-27T19:23:00Z"/>
        </w:trPr>
        <w:tc>
          <w:tcPr>
            <w:tcW w:w="1648" w:type="dxa"/>
          </w:tcPr>
          <w:p w14:paraId="40D6F234" w14:textId="12281F3C" w:rsidR="006534FD" w:rsidRPr="00064254" w:rsidDel="00B66B01" w:rsidRDefault="006534FD" w:rsidP="002536AA">
            <w:pPr>
              <w:pStyle w:val="Bullet-Normal"/>
              <w:rPr>
                <w:del w:id="6732" w:author="Fnu, Sonam" w:date="2019-11-27T19:23:00Z"/>
                <w:rFonts w:ascii="Calibri" w:hAnsi="Calibri"/>
              </w:rPr>
            </w:pPr>
            <w:del w:id="6733" w:author="Fnu, Sonam" w:date="2019-11-27T19:23:00Z">
              <w:r w:rsidRPr="00064254" w:rsidDel="00B66B01">
                <w:rPr>
                  <w:rFonts w:ascii="Calibri" w:hAnsi="Calibri"/>
                </w:rPr>
                <w:delText>Description</w:delText>
              </w:r>
            </w:del>
          </w:p>
        </w:tc>
        <w:tc>
          <w:tcPr>
            <w:tcW w:w="1340" w:type="dxa"/>
          </w:tcPr>
          <w:p w14:paraId="1116872A" w14:textId="2B2378CB" w:rsidR="006534FD" w:rsidRPr="00064254" w:rsidDel="00B66B01" w:rsidRDefault="006534FD" w:rsidP="002536AA">
            <w:pPr>
              <w:pStyle w:val="Bullet-Normal"/>
              <w:rPr>
                <w:del w:id="6734" w:author="Fnu, Sonam" w:date="2019-11-27T19:23:00Z"/>
                <w:rFonts w:ascii="Calibri" w:hAnsi="Calibri"/>
              </w:rPr>
            </w:pPr>
            <w:del w:id="6735" w:author="Fnu, Sonam" w:date="2019-11-27T19:23:00Z">
              <w:r w:rsidRPr="00064254" w:rsidDel="00B66B01">
                <w:rPr>
                  <w:rFonts w:ascii="Calibri" w:hAnsi="Calibri"/>
                </w:rPr>
                <w:delText>String</w:delText>
              </w:r>
            </w:del>
          </w:p>
        </w:tc>
        <w:tc>
          <w:tcPr>
            <w:tcW w:w="2430" w:type="dxa"/>
          </w:tcPr>
          <w:p w14:paraId="284C1AAB" w14:textId="0ADDD2A6" w:rsidR="006534FD" w:rsidRPr="00064254" w:rsidDel="00B66B01" w:rsidRDefault="006534FD" w:rsidP="002536AA">
            <w:pPr>
              <w:pStyle w:val="Bullet-Normal"/>
              <w:rPr>
                <w:del w:id="6736" w:author="Fnu, Sonam" w:date="2019-11-27T19:23:00Z"/>
                <w:rFonts w:ascii="Calibri" w:hAnsi="Calibri"/>
              </w:rPr>
            </w:pPr>
          </w:p>
        </w:tc>
        <w:tc>
          <w:tcPr>
            <w:tcW w:w="1178" w:type="dxa"/>
          </w:tcPr>
          <w:p w14:paraId="0AA7E5BF" w14:textId="0760E19D" w:rsidR="006534FD" w:rsidRPr="00064254" w:rsidDel="00B66B01" w:rsidRDefault="006534FD" w:rsidP="002536AA">
            <w:pPr>
              <w:pStyle w:val="Bullet-Normal"/>
              <w:rPr>
                <w:del w:id="6737" w:author="Fnu, Sonam" w:date="2019-11-27T19:23:00Z"/>
                <w:rFonts w:ascii="Calibri" w:hAnsi="Calibri"/>
              </w:rPr>
            </w:pPr>
            <w:del w:id="6738" w:author="Fnu, Sonam" w:date="2019-11-27T19:23:00Z">
              <w:r w:rsidRPr="00064254" w:rsidDel="00B66B01">
                <w:rPr>
                  <w:rFonts w:ascii="Calibri" w:hAnsi="Calibri"/>
                </w:rPr>
                <w:delText>Yes</w:delText>
              </w:r>
            </w:del>
          </w:p>
        </w:tc>
        <w:tc>
          <w:tcPr>
            <w:tcW w:w="1650" w:type="dxa"/>
          </w:tcPr>
          <w:p w14:paraId="662578C5" w14:textId="09A59C29" w:rsidR="006534FD" w:rsidRPr="00064254" w:rsidDel="00B66B01" w:rsidRDefault="006534FD" w:rsidP="002536AA">
            <w:pPr>
              <w:pStyle w:val="Bullet-Normal"/>
              <w:rPr>
                <w:del w:id="6739" w:author="Fnu, Sonam" w:date="2019-11-27T19:23:00Z"/>
                <w:rFonts w:ascii="Calibri" w:hAnsi="Calibri"/>
              </w:rPr>
            </w:pPr>
            <w:del w:id="6740" w:author="Fnu, Sonam" w:date="2019-11-27T19:23:00Z">
              <w:r w:rsidRPr="00064254" w:rsidDel="00B66B01">
                <w:rPr>
                  <w:rFonts w:ascii="Calibri" w:hAnsi="Calibri"/>
                </w:rPr>
                <w:delText>1</w:delText>
              </w:r>
            </w:del>
          </w:p>
        </w:tc>
      </w:tr>
      <w:tr w:rsidR="006534FD" w:rsidRPr="00012DAF" w:rsidDel="00B66B01" w14:paraId="41047656" w14:textId="304711AD" w:rsidTr="002536AA">
        <w:trPr>
          <w:trHeight w:val="197"/>
          <w:del w:id="6741" w:author="Fnu, Sonam" w:date="2019-11-27T19:23:00Z"/>
        </w:trPr>
        <w:tc>
          <w:tcPr>
            <w:tcW w:w="1648" w:type="dxa"/>
          </w:tcPr>
          <w:p w14:paraId="2DD10694" w14:textId="3E34DD4F" w:rsidR="006534FD" w:rsidRPr="00064254" w:rsidDel="00B66B01" w:rsidRDefault="006534FD" w:rsidP="002536AA">
            <w:pPr>
              <w:pStyle w:val="Bullet-Normal"/>
              <w:rPr>
                <w:del w:id="6742" w:author="Fnu, Sonam" w:date="2019-11-27T19:23:00Z"/>
                <w:rFonts w:ascii="Calibri" w:hAnsi="Calibri"/>
              </w:rPr>
            </w:pPr>
            <w:del w:id="6743" w:author="Fnu, Sonam" w:date="2019-11-27T19:23:00Z">
              <w:r w:rsidRPr="00064254" w:rsidDel="00B66B01">
                <w:rPr>
                  <w:rFonts w:ascii="Calibri" w:hAnsi="Calibri"/>
                </w:rPr>
                <w:delText>Type ID</w:delText>
              </w:r>
            </w:del>
          </w:p>
        </w:tc>
        <w:tc>
          <w:tcPr>
            <w:tcW w:w="1340" w:type="dxa"/>
          </w:tcPr>
          <w:p w14:paraId="46F618E8" w14:textId="5BB39988" w:rsidR="006534FD" w:rsidRPr="00064254" w:rsidDel="00B66B01" w:rsidRDefault="006534FD" w:rsidP="002536AA">
            <w:pPr>
              <w:pStyle w:val="Bullet-Normal"/>
              <w:rPr>
                <w:del w:id="6744" w:author="Fnu, Sonam" w:date="2019-11-27T19:23:00Z"/>
                <w:rFonts w:ascii="Calibri" w:hAnsi="Calibri"/>
              </w:rPr>
            </w:pPr>
            <w:del w:id="6745" w:author="Fnu, Sonam" w:date="2019-11-27T19:23:00Z">
              <w:r w:rsidRPr="00064254" w:rsidDel="00B66B01">
                <w:rPr>
                  <w:rFonts w:ascii="Calibri" w:hAnsi="Calibri"/>
                </w:rPr>
                <w:delText>Number</w:delText>
              </w:r>
            </w:del>
          </w:p>
        </w:tc>
        <w:tc>
          <w:tcPr>
            <w:tcW w:w="2430" w:type="dxa"/>
          </w:tcPr>
          <w:p w14:paraId="6A265E83" w14:textId="26BCF1B6" w:rsidR="006534FD" w:rsidRPr="00064254" w:rsidDel="00B66B01" w:rsidRDefault="006534FD" w:rsidP="002536AA">
            <w:pPr>
              <w:pStyle w:val="Bullet-Normal"/>
              <w:numPr>
                <w:ilvl w:val="0"/>
                <w:numId w:val="9"/>
              </w:numPr>
              <w:ind w:left="360"/>
              <w:rPr>
                <w:del w:id="6746" w:author="Fnu, Sonam" w:date="2019-11-27T19:23:00Z"/>
                <w:rFonts w:ascii="Calibri" w:hAnsi="Calibri"/>
              </w:rPr>
            </w:pPr>
            <w:del w:id="6747" w:author="Fnu, Sonam" w:date="2019-11-27T19:23:00Z">
              <w:r w:rsidRPr="00064254" w:rsidDel="00B66B01">
                <w:rPr>
                  <w:rFonts w:ascii="Calibri" w:hAnsi="Calibri"/>
                </w:rPr>
                <w:delText xml:space="preserve">Service type 1 Request , Have no criteria </w:delText>
              </w:r>
            </w:del>
          </w:p>
          <w:p w14:paraId="5D04A673" w14:textId="22F01856" w:rsidR="006534FD" w:rsidRPr="00064254" w:rsidDel="00B66B01" w:rsidRDefault="006534FD" w:rsidP="002536AA">
            <w:pPr>
              <w:pStyle w:val="Bullet-Normal"/>
              <w:numPr>
                <w:ilvl w:val="0"/>
                <w:numId w:val="9"/>
              </w:numPr>
              <w:ind w:left="360"/>
              <w:rPr>
                <w:del w:id="6748" w:author="Fnu, Sonam" w:date="2019-11-27T19:23:00Z"/>
                <w:rFonts w:ascii="Calibri" w:hAnsi="Calibri"/>
              </w:rPr>
            </w:pPr>
            <w:del w:id="6749" w:author="Fnu, Sonam" w:date="2019-11-27T19:23:00Z">
              <w:r w:rsidRPr="00064254" w:rsidDel="00B66B01">
                <w:rPr>
                  <w:rFonts w:ascii="Calibri" w:hAnsi="Calibri"/>
                </w:rPr>
                <w:delText>2-&gt; Alert ,   can define Compare sign and value</w:delText>
              </w:r>
            </w:del>
          </w:p>
          <w:p w14:paraId="167261F9" w14:textId="5E7935A1" w:rsidR="006534FD" w:rsidRPr="00064254" w:rsidDel="00B66B01" w:rsidRDefault="006534FD" w:rsidP="002536AA">
            <w:pPr>
              <w:pStyle w:val="Bullet-Normal"/>
              <w:numPr>
                <w:ilvl w:val="0"/>
                <w:numId w:val="9"/>
              </w:numPr>
              <w:ind w:left="360"/>
              <w:rPr>
                <w:del w:id="6750" w:author="Fnu, Sonam" w:date="2019-11-27T19:23:00Z"/>
                <w:rFonts w:ascii="Calibri" w:hAnsi="Calibri"/>
              </w:rPr>
            </w:pPr>
            <w:del w:id="6751" w:author="Fnu, Sonam" w:date="2019-11-27T19:23:00Z">
              <w:r w:rsidRPr="00064254" w:rsidDel="00B66B01">
                <w:rPr>
                  <w:rFonts w:ascii="Calibri" w:hAnsi="Calibri"/>
                </w:rPr>
                <w:delText>3-&gt; schedule , Schedule type (daily, weekly,,)</w:delText>
              </w:r>
            </w:del>
          </w:p>
          <w:p w14:paraId="3D2538EA" w14:textId="2A8AE4B2" w:rsidR="006534FD" w:rsidRPr="00064254" w:rsidDel="00B66B01" w:rsidRDefault="006534FD" w:rsidP="002536AA">
            <w:pPr>
              <w:pStyle w:val="Bullet-Normal"/>
              <w:rPr>
                <w:del w:id="6752" w:author="Fnu, Sonam" w:date="2019-11-27T19:23:00Z"/>
                <w:rFonts w:ascii="Calibri" w:hAnsi="Calibri"/>
              </w:rPr>
            </w:pPr>
            <w:del w:id="6753" w:author="Fnu, Sonam" w:date="2019-11-27T19:23:00Z">
              <w:r w:rsidRPr="00064254" w:rsidDel="00B66B01">
                <w:rPr>
                  <w:rFonts w:ascii="Calibri" w:hAnsi="Calibri"/>
                </w:rPr>
                <w:delText>And Frequency</w:delText>
              </w:r>
            </w:del>
          </w:p>
          <w:p w14:paraId="58055055" w14:textId="1FFD41EF" w:rsidR="006534FD" w:rsidRPr="00064254" w:rsidDel="00B66B01" w:rsidRDefault="006534FD" w:rsidP="002536AA">
            <w:pPr>
              <w:pStyle w:val="Bullet-Normal"/>
              <w:rPr>
                <w:del w:id="6754" w:author="Fnu, Sonam" w:date="2019-11-27T19:23:00Z"/>
                <w:rFonts w:ascii="Calibri" w:hAnsi="Calibri"/>
              </w:rPr>
            </w:pPr>
            <w:del w:id="6755" w:author="Fnu, Sonam" w:date="2019-11-27T19:23:00Z">
              <w:r w:rsidRPr="00064254" w:rsidDel="00B66B01">
                <w:rPr>
                  <w:rFonts w:ascii="Calibri" w:hAnsi="Calibri"/>
                </w:rPr>
                <w:delText>Default is daily and once.</w:delText>
              </w:r>
            </w:del>
          </w:p>
        </w:tc>
        <w:tc>
          <w:tcPr>
            <w:tcW w:w="1178" w:type="dxa"/>
          </w:tcPr>
          <w:p w14:paraId="5EE7B939" w14:textId="49FC40E8" w:rsidR="006534FD" w:rsidRPr="00064254" w:rsidDel="00B66B01" w:rsidRDefault="006534FD" w:rsidP="002536AA">
            <w:pPr>
              <w:pStyle w:val="Bullet-Normal"/>
              <w:rPr>
                <w:del w:id="6756" w:author="Fnu, Sonam" w:date="2019-11-27T19:23:00Z"/>
                <w:rFonts w:ascii="Calibri" w:hAnsi="Calibri"/>
              </w:rPr>
            </w:pPr>
            <w:del w:id="6757" w:author="Fnu, Sonam" w:date="2019-11-27T19:23:00Z">
              <w:r w:rsidRPr="00064254" w:rsidDel="00B66B01">
                <w:rPr>
                  <w:rFonts w:ascii="Calibri" w:hAnsi="Calibri"/>
                </w:rPr>
                <w:delText>Yes</w:delText>
              </w:r>
            </w:del>
          </w:p>
        </w:tc>
        <w:tc>
          <w:tcPr>
            <w:tcW w:w="1650" w:type="dxa"/>
          </w:tcPr>
          <w:p w14:paraId="7AB9B292" w14:textId="1D571180" w:rsidR="006534FD" w:rsidRPr="00064254" w:rsidDel="00B66B01" w:rsidRDefault="006534FD" w:rsidP="002536AA">
            <w:pPr>
              <w:pStyle w:val="Bullet-Normal"/>
              <w:rPr>
                <w:del w:id="6758" w:author="Fnu, Sonam" w:date="2019-11-27T19:23:00Z"/>
                <w:rFonts w:ascii="Calibri" w:hAnsi="Calibri"/>
              </w:rPr>
            </w:pPr>
            <w:del w:id="6759" w:author="Fnu, Sonam" w:date="2019-11-27T19:23:00Z">
              <w:r w:rsidRPr="00064254" w:rsidDel="00B66B01">
                <w:rPr>
                  <w:rFonts w:ascii="Calibri" w:hAnsi="Calibri"/>
                </w:rPr>
                <w:delText>1</w:delText>
              </w:r>
            </w:del>
          </w:p>
        </w:tc>
      </w:tr>
    </w:tbl>
    <w:p w14:paraId="633C9F46" w14:textId="77777777" w:rsidR="006534FD" w:rsidRPr="00064254" w:rsidRDefault="006534FD" w:rsidP="006534FD">
      <w:pPr>
        <w:pStyle w:val="Bullet-Normal"/>
        <w:ind w:left="2160" w:firstLine="720"/>
        <w:rPr>
          <w:rFonts w:ascii="Calibri" w:hAnsi="Calibri"/>
        </w:rPr>
      </w:pPr>
    </w:p>
    <w:p w14:paraId="27B73F0F" w14:textId="77777777" w:rsidR="006534FD" w:rsidRPr="00064254" w:rsidRDefault="006534FD" w:rsidP="006534FD">
      <w:pPr>
        <w:pStyle w:val="Bullet-Normal"/>
        <w:ind w:left="2160" w:firstLine="720"/>
        <w:rPr>
          <w:rFonts w:ascii="Calibri" w:hAnsi="Calibri"/>
        </w:rPr>
      </w:pPr>
    </w:p>
    <w:p w14:paraId="3BFAFB3D" w14:textId="5A6718EE" w:rsidR="006534FD" w:rsidRPr="00064254" w:rsidDel="00B66B01" w:rsidRDefault="006534FD" w:rsidP="006534FD">
      <w:pPr>
        <w:pStyle w:val="Bullet-Normal"/>
        <w:ind w:left="2160" w:firstLine="720"/>
        <w:rPr>
          <w:del w:id="6760" w:author="Fnu, Sonam" w:date="2019-11-27T19:23:00Z"/>
          <w:rFonts w:ascii="Calibri" w:hAnsi="Calibri"/>
        </w:rPr>
      </w:pPr>
    </w:p>
    <w:p w14:paraId="2685365E" w14:textId="30EB7146" w:rsidR="006534FD" w:rsidRPr="00064254" w:rsidDel="00B66B01" w:rsidRDefault="006534FD" w:rsidP="006534FD">
      <w:pPr>
        <w:pStyle w:val="Bullet-Normal"/>
        <w:ind w:left="720" w:firstLine="720"/>
        <w:rPr>
          <w:del w:id="6761" w:author="Fnu, Sonam" w:date="2019-11-27T19:23:00Z"/>
          <w:rFonts w:ascii="Calibri" w:hAnsi="Calibri"/>
        </w:rPr>
      </w:pPr>
      <w:del w:id="6762" w:author="Fnu, Sonam" w:date="2019-11-27T19:23:00Z">
        <w:r w:rsidRPr="00064254" w:rsidDel="00B66B01">
          <w:rPr>
            <w:rFonts w:ascii="Calibri" w:hAnsi="Calibri"/>
          </w:rPr>
          <w:delText>SMS Contact Response</w:delText>
        </w:r>
      </w:del>
    </w:p>
    <w:p w14:paraId="5F837A81" w14:textId="71EF9E49" w:rsidR="006534FD" w:rsidRPr="00064254" w:rsidDel="00B66B01" w:rsidRDefault="00C535BE" w:rsidP="006534FD">
      <w:pPr>
        <w:pStyle w:val="Bullet-Normal"/>
        <w:ind w:left="720" w:firstLine="720"/>
        <w:rPr>
          <w:del w:id="6763" w:author="Fnu, Sonam" w:date="2019-11-27T19:23:00Z"/>
          <w:rFonts w:ascii="Calibri" w:hAnsi="Calibri"/>
        </w:rPr>
      </w:pPr>
      <w:del w:id="6764" w:author="Fnu, Sonam" w:date="2019-11-27T19:23:00Z">
        <w:r w:rsidRPr="00064254" w:rsidDel="00B66B01">
          <w:rPr>
            <w:rFonts w:ascii="Calibri" w:hAnsi="Calibri"/>
            <w:noProof/>
          </w:rPr>
          <w:drawing>
            <wp:inline distT="0" distB="0" distL="0" distR="0" wp14:anchorId="092E10D2" wp14:editId="64F9330D">
              <wp:extent cx="5004496" cy="3010395"/>
              <wp:effectExtent l="114300" t="114300" r="139065" b="152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08465" cy="30127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p>
    <w:p w14:paraId="51FF9635" w14:textId="54DFFBCC" w:rsidR="006534FD" w:rsidRPr="00064254" w:rsidDel="00B66B01" w:rsidRDefault="006534FD">
      <w:pPr>
        <w:rPr>
          <w:del w:id="6765" w:author="Fnu, Sonam" w:date="2019-11-27T19:23:00Z"/>
          <w:rFonts w:ascii="Calibri" w:eastAsia="Times New Roman" w:hAnsi="Calibri" w:cs="Arial"/>
          <w:sz w:val="18"/>
          <w:szCs w:val="18"/>
        </w:rPr>
      </w:pPr>
      <w:r w:rsidRPr="00064254">
        <w:rPr>
          <w:rFonts w:ascii="Calibri" w:hAnsi="Calibri"/>
        </w:rPr>
        <w:br w:type="page"/>
      </w:r>
    </w:p>
    <w:p w14:paraId="553245F2" w14:textId="2FCBA537" w:rsidR="006534FD" w:rsidRPr="00064254" w:rsidDel="00B66B01" w:rsidRDefault="006534FD">
      <w:pPr>
        <w:rPr>
          <w:del w:id="6766" w:author="Fnu, Sonam" w:date="2019-11-27T19:23:00Z"/>
          <w:rFonts w:ascii="Calibri" w:hAnsi="Calibri"/>
        </w:rPr>
        <w:pPrChange w:id="6767" w:author="Fnu, Sonam" w:date="2019-11-27T19:23:00Z">
          <w:pPr>
            <w:pStyle w:val="Bullet-Normal"/>
            <w:ind w:left="720" w:firstLine="720"/>
          </w:pPr>
        </w:pPrChange>
      </w:pPr>
    </w:p>
    <w:p w14:paraId="04B234D4" w14:textId="46F46F23" w:rsidR="006534FD" w:rsidRPr="00064254" w:rsidDel="00B66B01" w:rsidRDefault="006534FD">
      <w:pPr>
        <w:rPr>
          <w:del w:id="6768" w:author="Fnu, Sonam" w:date="2019-11-27T19:23:00Z"/>
          <w:rFonts w:ascii="Calibri" w:hAnsi="Calibri"/>
        </w:rPr>
        <w:pPrChange w:id="6769" w:author="Fnu, Sonam" w:date="2019-11-27T19:23:00Z">
          <w:pPr>
            <w:pStyle w:val="Heading2"/>
            <w:numPr>
              <w:ilvl w:val="2"/>
              <w:numId w:val="71"/>
            </w:numPr>
            <w:ind w:left="1674" w:hanging="504"/>
          </w:pPr>
        </w:pPrChange>
      </w:pPr>
      <w:bookmarkStart w:id="6770" w:name="_Toc513707384"/>
      <w:bookmarkStart w:id="6771" w:name="_Toc5265644"/>
      <w:del w:id="6772" w:author="Fnu, Sonam" w:date="2019-11-27T19:23:00Z">
        <w:r w:rsidRPr="00064254" w:rsidDel="00B66B01">
          <w:rPr>
            <w:rFonts w:ascii="Calibri" w:hAnsi="Calibri"/>
            <w:b/>
            <w:bCs/>
          </w:rPr>
          <w:delText>Subscribe/unsubscribe Service</w:delText>
        </w:r>
        <w:bookmarkEnd w:id="6770"/>
        <w:bookmarkEnd w:id="6771"/>
      </w:del>
    </w:p>
    <w:p w14:paraId="43A1494F" w14:textId="2A586ACE" w:rsidR="006534FD" w:rsidRPr="00064254" w:rsidDel="00B66B01" w:rsidRDefault="006534FD">
      <w:pPr>
        <w:rPr>
          <w:del w:id="6773" w:author="Fnu, Sonam" w:date="2019-11-27T19:23:00Z"/>
          <w:rFonts w:ascii="Calibri" w:hAnsi="Calibri"/>
          <w:u w:val="single"/>
        </w:rPr>
        <w:pPrChange w:id="6774" w:author="Fnu, Sonam" w:date="2019-11-27T19:23:00Z">
          <w:pPr>
            <w:pStyle w:val="Bullet-Normal"/>
            <w:ind w:left="432"/>
          </w:pPr>
        </w:pPrChange>
      </w:pPr>
    </w:p>
    <w:p w14:paraId="1D86408E" w14:textId="1D06398E" w:rsidR="006534FD" w:rsidRPr="00064254" w:rsidDel="00B66B01" w:rsidRDefault="006534FD">
      <w:pPr>
        <w:rPr>
          <w:del w:id="6775" w:author="Fnu, Sonam" w:date="2019-11-27T19:23:00Z"/>
          <w:rFonts w:ascii="Calibri" w:hAnsi="Calibri"/>
        </w:rPr>
        <w:pPrChange w:id="6776" w:author="Fnu, Sonam" w:date="2019-11-27T19:23:00Z">
          <w:pPr>
            <w:pStyle w:val="Bullet-Normal"/>
            <w:ind w:left="1170"/>
          </w:pPr>
        </w:pPrChange>
      </w:pPr>
    </w:p>
    <w:p w14:paraId="42674DCB" w14:textId="54B9327A" w:rsidR="006534FD" w:rsidRPr="00064254" w:rsidDel="00B66B01" w:rsidRDefault="006534FD">
      <w:pPr>
        <w:rPr>
          <w:del w:id="6777" w:author="Fnu, Sonam" w:date="2019-11-27T19:23:00Z"/>
          <w:rFonts w:ascii="Calibri" w:hAnsi="Calibri"/>
        </w:rPr>
        <w:pPrChange w:id="6778" w:author="Fnu, Sonam" w:date="2019-11-27T19:23:00Z">
          <w:pPr>
            <w:pStyle w:val="Bullet-Normal"/>
            <w:ind w:left="1170"/>
          </w:pPr>
        </w:pPrChange>
      </w:pPr>
      <w:del w:id="6779" w:author="Fnu, Sonam" w:date="2019-11-27T19:23:00Z">
        <w:r w:rsidRPr="00064254" w:rsidDel="00B66B01">
          <w:rPr>
            <w:rFonts w:ascii="Calibri" w:hAnsi="Calibri"/>
          </w:rPr>
          <w:delText>Service Name:</w:delText>
        </w:r>
      </w:del>
      <w:ins w:id="6780" w:author="mayada samir" w:date="2019-02-27T10:38:00Z">
        <w:del w:id="6781" w:author="Fnu, Sonam" w:date="2019-11-27T19:23:00Z">
          <w:r w:rsidR="00DD29F6" w:rsidDel="00B66B01">
            <w:rPr>
              <w:rFonts w:ascii="Calibri" w:hAnsi="Calibri"/>
            </w:rPr>
            <w:delText xml:space="preserve"> </w:delText>
          </w:r>
          <w:r w:rsidR="00DD29F6" w:rsidRPr="00DD29F6" w:rsidDel="00B66B01">
            <w:rPr>
              <w:rFonts w:ascii="Calibri" w:hAnsi="Calibri"/>
              <w:sz w:val="18"/>
              <w:szCs w:val="18"/>
              <w:rPrChange w:id="6782" w:author="mayada samir" w:date="2019-02-27T10:38:00Z">
                <w:rPr>
                  <w:rFonts w:ascii="Consolas" w:hAnsi="Consolas"/>
                  <w:color w:val="A31515"/>
                  <w:sz w:val="20"/>
                  <w:szCs w:val="20"/>
                </w:rPr>
              </w:rPrChange>
            </w:rPr>
            <w:delText>SubscribeService</w:delText>
          </w:r>
        </w:del>
      </w:ins>
    </w:p>
    <w:p w14:paraId="10204628" w14:textId="62CC03A0" w:rsidR="006534FD" w:rsidRPr="00064254" w:rsidDel="00B66B01" w:rsidRDefault="006534FD">
      <w:pPr>
        <w:rPr>
          <w:del w:id="6783" w:author="Fnu, Sonam" w:date="2019-11-27T19:23:00Z"/>
          <w:rFonts w:ascii="Calibri" w:hAnsi="Calibri"/>
        </w:rPr>
        <w:pPrChange w:id="6784" w:author="Fnu, Sonam" w:date="2019-11-27T19:23:00Z">
          <w:pPr>
            <w:pStyle w:val="Bullet-Normal"/>
            <w:ind w:left="1170"/>
          </w:pPr>
        </w:pPrChange>
      </w:pPr>
      <w:del w:id="6785" w:author="Fnu, Sonam" w:date="2019-11-27T19:23:00Z">
        <w:r w:rsidRPr="00064254" w:rsidDel="00B66B01">
          <w:rPr>
            <w:rFonts w:ascii="Calibri" w:hAnsi="Calibri"/>
          </w:rPr>
          <w:delText>Description: Add or remove customer subscription on 3</w:delText>
        </w:r>
        <w:r w:rsidRPr="00064254" w:rsidDel="00B66B01">
          <w:rPr>
            <w:rFonts w:ascii="Calibri" w:hAnsi="Calibri"/>
            <w:vertAlign w:val="superscript"/>
          </w:rPr>
          <w:delText>rd</w:delText>
        </w:r>
        <w:r w:rsidRPr="00064254" w:rsidDel="00B66B01">
          <w:rPr>
            <w:rFonts w:ascii="Calibri" w:hAnsi="Calibri"/>
          </w:rPr>
          <w:delText xml:space="preserve"> party notification service</w:delText>
        </w:r>
      </w:del>
    </w:p>
    <w:p w14:paraId="4130251A" w14:textId="47B3FAEC" w:rsidR="006534FD" w:rsidRPr="00064254" w:rsidDel="00B66B01" w:rsidRDefault="006534FD">
      <w:pPr>
        <w:rPr>
          <w:del w:id="6786" w:author="Fnu, Sonam" w:date="2019-11-27T19:23:00Z"/>
          <w:rFonts w:ascii="Calibri" w:hAnsi="Calibri"/>
          <w:u w:val="single"/>
        </w:rPr>
        <w:pPrChange w:id="6787" w:author="Fnu, Sonam" w:date="2019-11-27T19:23:00Z">
          <w:pPr>
            <w:pStyle w:val="Bullet-Normal"/>
            <w:ind w:left="720"/>
          </w:pPr>
        </w:pPrChange>
      </w:pPr>
    </w:p>
    <w:p w14:paraId="6F0C359A" w14:textId="586F7E84" w:rsidR="006534FD" w:rsidRPr="00064254" w:rsidDel="00B66B01" w:rsidRDefault="006534FD">
      <w:pPr>
        <w:rPr>
          <w:del w:id="6788" w:author="Fnu, Sonam" w:date="2019-11-27T19:23:00Z"/>
          <w:rFonts w:ascii="Calibri" w:hAnsi="Calibri"/>
          <w:u w:val="single"/>
        </w:rPr>
        <w:pPrChange w:id="6789" w:author="Fnu, Sonam" w:date="2019-11-27T19:23:00Z">
          <w:pPr>
            <w:pStyle w:val="Bullet-Normal"/>
            <w:ind w:left="1152" w:firstLine="288"/>
          </w:pPr>
        </w:pPrChange>
      </w:pPr>
      <w:del w:id="6790" w:author="Fnu, Sonam" w:date="2019-11-27T19:23:00Z">
        <w:r w:rsidRPr="00064254" w:rsidDel="00B66B01">
          <w:rPr>
            <w:rFonts w:ascii="Calibri" w:hAnsi="Calibri"/>
            <w:u w:val="single"/>
          </w:rPr>
          <w:delText>Generic Request</w:delText>
        </w:r>
      </w:del>
    </w:p>
    <w:tbl>
      <w:tblPr>
        <w:tblStyle w:val="TableGrid"/>
        <w:tblW w:w="0" w:type="auto"/>
        <w:tblInd w:w="1327" w:type="dxa"/>
        <w:tblLook w:val="04A0" w:firstRow="1" w:lastRow="0" w:firstColumn="1" w:lastColumn="0" w:noHBand="0" w:noVBand="1"/>
      </w:tblPr>
      <w:tblGrid>
        <w:gridCol w:w="1818"/>
        <w:gridCol w:w="1478"/>
        <w:gridCol w:w="2302"/>
        <w:gridCol w:w="1048"/>
        <w:gridCol w:w="1650"/>
      </w:tblGrid>
      <w:tr w:rsidR="006534FD" w:rsidRPr="00012DAF" w:rsidDel="00B66B01" w14:paraId="568E31DC" w14:textId="0A084E9C" w:rsidTr="002536AA">
        <w:trPr>
          <w:trHeight w:val="358"/>
          <w:del w:id="6791" w:author="Fnu, Sonam" w:date="2019-11-27T19:23:00Z"/>
        </w:trPr>
        <w:tc>
          <w:tcPr>
            <w:tcW w:w="1818" w:type="dxa"/>
          </w:tcPr>
          <w:p w14:paraId="42714902" w14:textId="07718AC0" w:rsidR="006534FD" w:rsidRPr="00064254" w:rsidDel="00B66B01" w:rsidRDefault="006534FD">
            <w:pPr>
              <w:rPr>
                <w:del w:id="6792" w:author="Fnu, Sonam" w:date="2019-11-27T19:23:00Z"/>
                <w:rFonts w:ascii="Calibri" w:hAnsi="Calibri"/>
              </w:rPr>
              <w:pPrChange w:id="6793" w:author="Fnu, Sonam" w:date="2019-11-27T19:23:00Z">
                <w:pPr>
                  <w:pStyle w:val="Bullet-Normal"/>
                </w:pPr>
              </w:pPrChange>
            </w:pPr>
            <w:del w:id="6794" w:author="Fnu, Sonam" w:date="2019-11-27T19:23:00Z">
              <w:r w:rsidRPr="00064254" w:rsidDel="00B66B01">
                <w:rPr>
                  <w:rFonts w:ascii="Calibri" w:eastAsiaTheme="majorEastAsia" w:hAnsi="Calibri" w:cstheme="majorBidi"/>
                  <w:b/>
                  <w:bCs/>
                  <w:color w:val="4F81BD" w:themeColor="accent1"/>
                </w:rPr>
                <w:delText>Parameter Value</w:delText>
              </w:r>
            </w:del>
          </w:p>
        </w:tc>
        <w:tc>
          <w:tcPr>
            <w:tcW w:w="1478" w:type="dxa"/>
          </w:tcPr>
          <w:p w14:paraId="0F0AB981" w14:textId="3FBF8D4A" w:rsidR="006534FD" w:rsidRPr="00064254" w:rsidDel="00B66B01" w:rsidRDefault="006534FD">
            <w:pPr>
              <w:rPr>
                <w:del w:id="6795" w:author="Fnu, Sonam" w:date="2019-11-27T19:23:00Z"/>
                <w:rFonts w:ascii="Calibri" w:hAnsi="Calibri"/>
              </w:rPr>
              <w:pPrChange w:id="6796" w:author="Fnu, Sonam" w:date="2019-11-27T19:23:00Z">
                <w:pPr>
                  <w:pStyle w:val="Bullet-Normal"/>
                </w:pPr>
              </w:pPrChange>
            </w:pPr>
            <w:del w:id="6797" w:author="Fnu, Sonam" w:date="2019-11-27T19:23:00Z">
              <w:r w:rsidRPr="00064254" w:rsidDel="00B66B01">
                <w:rPr>
                  <w:rFonts w:ascii="Calibri" w:eastAsiaTheme="majorEastAsia" w:hAnsi="Calibri" w:cstheme="majorBidi"/>
                  <w:b/>
                  <w:bCs/>
                  <w:color w:val="4F81BD" w:themeColor="accent1"/>
                </w:rPr>
                <w:delText>Data Type</w:delText>
              </w:r>
            </w:del>
          </w:p>
        </w:tc>
        <w:tc>
          <w:tcPr>
            <w:tcW w:w="2302" w:type="dxa"/>
          </w:tcPr>
          <w:p w14:paraId="297B534B" w14:textId="2B38D88C" w:rsidR="006534FD" w:rsidRPr="00064254" w:rsidDel="00B66B01" w:rsidRDefault="006534FD">
            <w:pPr>
              <w:rPr>
                <w:del w:id="6798" w:author="Fnu, Sonam" w:date="2019-11-27T19:23:00Z"/>
                <w:rFonts w:ascii="Calibri" w:hAnsi="Calibri"/>
              </w:rPr>
              <w:pPrChange w:id="6799" w:author="Fnu, Sonam" w:date="2019-11-27T19:23:00Z">
                <w:pPr>
                  <w:pStyle w:val="Bullet-Normal"/>
                </w:pPr>
              </w:pPrChange>
            </w:pPr>
            <w:del w:id="6800" w:author="Fnu, Sonam" w:date="2019-11-27T19:23:00Z">
              <w:r w:rsidRPr="00064254" w:rsidDel="00B66B01">
                <w:rPr>
                  <w:rFonts w:ascii="Calibri" w:eastAsiaTheme="majorEastAsia" w:hAnsi="Calibri" w:cstheme="majorBidi"/>
                  <w:b/>
                  <w:bCs/>
                  <w:color w:val="4F81BD" w:themeColor="accent1"/>
                </w:rPr>
                <w:delText>Description</w:delText>
              </w:r>
            </w:del>
          </w:p>
        </w:tc>
        <w:tc>
          <w:tcPr>
            <w:tcW w:w="998" w:type="dxa"/>
          </w:tcPr>
          <w:p w14:paraId="7B373E62" w14:textId="76237002" w:rsidR="006534FD" w:rsidRPr="00064254" w:rsidDel="00B66B01" w:rsidRDefault="006534FD">
            <w:pPr>
              <w:rPr>
                <w:del w:id="6801" w:author="Fnu, Sonam" w:date="2019-11-27T19:23:00Z"/>
                <w:rFonts w:ascii="Calibri" w:hAnsi="Calibri"/>
              </w:rPr>
              <w:pPrChange w:id="6802" w:author="Fnu, Sonam" w:date="2019-11-27T19:23:00Z">
                <w:pPr>
                  <w:pStyle w:val="Bullet-Normal"/>
                </w:pPr>
              </w:pPrChange>
            </w:pPr>
            <w:del w:id="6803" w:author="Fnu, Sonam" w:date="2019-11-27T19:23:00Z">
              <w:r w:rsidRPr="00064254" w:rsidDel="00B66B01">
                <w:rPr>
                  <w:rFonts w:ascii="Calibri" w:eastAsiaTheme="majorEastAsia" w:hAnsi="Calibri" w:cstheme="majorBidi"/>
                  <w:b/>
                  <w:bCs/>
                  <w:color w:val="4F81BD" w:themeColor="accent1"/>
                </w:rPr>
                <w:delText>Required</w:delText>
              </w:r>
            </w:del>
          </w:p>
        </w:tc>
        <w:tc>
          <w:tcPr>
            <w:tcW w:w="1650" w:type="dxa"/>
          </w:tcPr>
          <w:p w14:paraId="11612326" w14:textId="61A82109" w:rsidR="006534FD" w:rsidRPr="00064254" w:rsidDel="00B66B01" w:rsidRDefault="006534FD">
            <w:pPr>
              <w:rPr>
                <w:del w:id="6804" w:author="Fnu, Sonam" w:date="2019-11-27T19:23:00Z"/>
                <w:rFonts w:ascii="Calibri" w:hAnsi="Calibri"/>
              </w:rPr>
              <w:pPrChange w:id="6805" w:author="Fnu, Sonam" w:date="2019-11-27T19:23:00Z">
                <w:pPr>
                  <w:pStyle w:val="Bullet-Normal"/>
                </w:pPr>
              </w:pPrChange>
            </w:pPr>
            <w:del w:id="6806" w:author="Fnu, Sonam" w:date="2019-11-27T19:23:00Z">
              <w:r w:rsidRPr="00064254" w:rsidDel="00B66B01">
                <w:rPr>
                  <w:rFonts w:ascii="Calibri" w:eastAsiaTheme="majorEastAsia" w:hAnsi="Calibri" w:cstheme="majorBidi"/>
                  <w:b/>
                  <w:bCs/>
                  <w:color w:val="4F81BD" w:themeColor="accent1"/>
                </w:rPr>
                <w:delText xml:space="preserve">No of occurrence </w:delText>
              </w:r>
            </w:del>
          </w:p>
        </w:tc>
      </w:tr>
      <w:tr w:rsidR="006534FD" w:rsidRPr="00012DAF" w:rsidDel="00B66B01" w14:paraId="1F7157A2" w14:textId="4AF70365" w:rsidTr="002536AA">
        <w:trPr>
          <w:trHeight w:val="197"/>
          <w:del w:id="6807" w:author="Fnu, Sonam" w:date="2019-11-27T19:23:00Z"/>
        </w:trPr>
        <w:tc>
          <w:tcPr>
            <w:tcW w:w="1818" w:type="dxa"/>
          </w:tcPr>
          <w:p w14:paraId="281BA296" w14:textId="049D585D" w:rsidR="006534FD" w:rsidRPr="00064254" w:rsidDel="00B66B01" w:rsidRDefault="006534FD">
            <w:pPr>
              <w:rPr>
                <w:del w:id="6808" w:author="Fnu, Sonam" w:date="2019-11-27T19:23:00Z"/>
                <w:rFonts w:ascii="Calibri" w:hAnsi="Calibri"/>
              </w:rPr>
              <w:pPrChange w:id="6809" w:author="Fnu, Sonam" w:date="2019-11-27T19:23:00Z">
                <w:pPr>
                  <w:pStyle w:val="Bullet-Normal"/>
                </w:pPr>
              </w:pPrChange>
            </w:pPr>
            <w:del w:id="6810" w:author="Fnu, Sonam" w:date="2019-11-27T19:23:00Z">
              <w:r w:rsidRPr="00064254" w:rsidDel="00B66B01">
                <w:rPr>
                  <w:rFonts w:ascii="Calibri" w:hAnsi="Calibri"/>
                </w:rPr>
                <w:delText>SMS User</w:delText>
              </w:r>
            </w:del>
          </w:p>
        </w:tc>
        <w:tc>
          <w:tcPr>
            <w:tcW w:w="1478" w:type="dxa"/>
          </w:tcPr>
          <w:p w14:paraId="473909EA" w14:textId="579540BD" w:rsidR="006534FD" w:rsidRPr="00064254" w:rsidDel="00B66B01" w:rsidRDefault="006534FD">
            <w:pPr>
              <w:rPr>
                <w:del w:id="6811" w:author="Fnu, Sonam" w:date="2019-11-27T19:23:00Z"/>
                <w:rFonts w:ascii="Calibri" w:hAnsi="Calibri"/>
              </w:rPr>
              <w:pPrChange w:id="6812" w:author="Fnu, Sonam" w:date="2019-11-27T19:23:00Z">
                <w:pPr>
                  <w:pStyle w:val="Bullet-Normal"/>
                </w:pPr>
              </w:pPrChange>
            </w:pPr>
            <w:del w:id="6813" w:author="Fnu, Sonam" w:date="2019-11-27T19:23:00Z">
              <w:r w:rsidRPr="00064254" w:rsidDel="00B66B01">
                <w:rPr>
                  <w:rFonts w:ascii="Calibri" w:hAnsi="Calibri"/>
                </w:rPr>
                <w:delText>String</w:delText>
              </w:r>
            </w:del>
          </w:p>
        </w:tc>
        <w:tc>
          <w:tcPr>
            <w:tcW w:w="2302" w:type="dxa"/>
          </w:tcPr>
          <w:p w14:paraId="723E4366" w14:textId="4A3FF9D8" w:rsidR="006534FD" w:rsidRPr="00064254" w:rsidDel="00B66B01" w:rsidRDefault="006534FD">
            <w:pPr>
              <w:rPr>
                <w:del w:id="6814" w:author="Fnu, Sonam" w:date="2019-11-27T19:23:00Z"/>
                <w:rFonts w:ascii="Calibri" w:hAnsi="Calibri"/>
              </w:rPr>
              <w:pPrChange w:id="6815" w:author="Fnu, Sonam" w:date="2019-11-27T19:23:00Z">
                <w:pPr>
                  <w:pStyle w:val="Bullet-Normal"/>
                </w:pPr>
              </w:pPrChange>
            </w:pPr>
            <w:del w:id="6816" w:author="Fnu, Sonam" w:date="2019-11-27T19:23:00Z">
              <w:r w:rsidRPr="00064254" w:rsidDel="00B66B01">
                <w:rPr>
                  <w:rFonts w:ascii="Calibri" w:hAnsi="Calibri"/>
                </w:rPr>
                <w:delText xml:space="preserve">SMS contact identification </w:delText>
              </w:r>
            </w:del>
          </w:p>
        </w:tc>
        <w:tc>
          <w:tcPr>
            <w:tcW w:w="998" w:type="dxa"/>
          </w:tcPr>
          <w:p w14:paraId="59ACA7C0" w14:textId="7F35FDBF" w:rsidR="006534FD" w:rsidRPr="00064254" w:rsidDel="00B66B01" w:rsidRDefault="006534FD">
            <w:pPr>
              <w:rPr>
                <w:del w:id="6817" w:author="Fnu, Sonam" w:date="2019-11-27T19:23:00Z"/>
                <w:rFonts w:ascii="Calibri" w:hAnsi="Calibri"/>
              </w:rPr>
              <w:pPrChange w:id="6818" w:author="Fnu, Sonam" w:date="2019-11-27T19:23:00Z">
                <w:pPr>
                  <w:pStyle w:val="Bullet-Normal"/>
                </w:pPr>
              </w:pPrChange>
            </w:pPr>
            <w:del w:id="6819" w:author="Fnu, Sonam" w:date="2019-11-27T19:23:00Z">
              <w:r w:rsidRPr="00064254" w:rsidDel="00B66B01">
                <w:rPr>
                  <w:rFonts w:ascii="Calibri" w:hAnsi="Calibri"/>
                </w:rPr>
                <w:delText>Yes</w:delText>
              </w:r>
            </w:del>
          </w:p>
        </w:tc>
        <w:tc>
          <w:tcPr>
            <w:tcW w:w="1650" w:type="dxa"/>
          </w:tcPr>
          <w:p w14:paraId="4FAC48CA" w14:textId="26EC1BE6" w:rsidR="006534FD" w:rsidRPr="00064254" w:rsidDel="00B66B01" w:rsidRDefault="006534FD">
            <w:pPr>
              <w:rPr>
                <w:del w:id="6820" w:author="Fnu, Sonam" w:date="2019-11-27T19:23:00Z"/>
                <w:rFonts w:ascii="Calibri" w:hAnsi="Calibri"/>
              </w:rPr>
              <w:pPrChange w:id="6821" w:author="Fnu, Sonam" w:date="2019-11-27T19:23:00Z">
                <w:pPr>
                  <w:pStyle w:val="Bullet-Normal"/>
                </w:pPr>
              </w:pPrChange>
            </w:pPr>
            <w:del w:id="6822" w:author="Fnu, Sonam" w:date="2019-11-27T19:23:00Z">
              <w:r w:rsidRPr="00064254" w:rsidDel="00B66B01">
                <w:rPr>
                  <w:rFonts w:ascii="Calibri" w:hAnsi="Calibri"/>
                </w:rPr>
                <w:delText>1</w:delText>
              </w:r>
            </w:del>
          </w:p>
        </w:tc>
      </w:tr>
      <w:tr w:rsidR="006534FD" w:rsidRPr="00012DAF" w:rsidDel="00B66B01" w14:paraId="7F1EAEA2" w14:textId="37A42FF8" w:rsidTr="002536AA">
        <w:trPr>
          <w:trHeight w:val="197"/>
          <w:del w:id="6823" w:author="Fnu, Sonam" w:date="2019-11-27T19:23:00Z"/>
        </w:trPr>
        <w:tc>
          <w:tcPr>
            <w:tcW w:w="1818" w:type="dxa"/>
          </w:tcPr>
          <w:p w14:paraId="5A3BAB0E" w14:textId="14B0797E" w:rsidR="006534FD" w:rsidRPr="00064254" w:rsidDel="00B66B01" w:rsidRDefault="006534FD">
            <w:pPr>
              <w:rPr>
                <w:del w:id="6824" w:author="Fnu, Sonam" w:date="2019-11-27T19:23:00Z"/>
                <w:rFonts w:ascii="Calibri" w:hAnsi="Calibri"/>
              </w:rPr>
              <w:pPrChange w:id="6825" w:author="Fnu, Sonam" w:date="2019-11-27T19:23:00Z">
                <w:pPr>
                  <w:pStyle w:val="Bullet-Normal"/>
                </w:pPr>
              </w:pPrChange>
            </w:pPr>
            <w:del w:id="6826" w:author="Fnu, Sonam" w:date="2019-11-27T19:23:00Z">
              <w:r w:rsidRPr="00064254" w:rsidDel="00B66B01">
                <w:rPr>
                  <w:rFonts w:ascii="Calibri" w:hAnsi="Calibri"/>
                </w:rPr>
                <w:delText>SMS Password</w:delText>
              </w:r>
            </w:del>
          </w:p>
        </w:tc>
        <w:tc>
          <w:tcPr>
            <w:tcW w:w="1478" w:type="dxa"/>
          </w:tcPr>
          <w:p w14:paraId="3E1E23AF" w14:textId="7418DBDA" w:rsidR="006534FD" w:rsidRPr="00064254" w:rsidDel="00B66B01" w:rsidRDefault="006534FD">
            <w:pPr>
              <w:rPr>
                <w:del w:id="6827" w:author="Fnu, Sonam" w:date="2019-11-27T19:23:00Z"/>
                <w:rFonts w:ascii="Calibri" w:hAnsi="Calibri"/>
              </w:rPr>
              <w:pPrChange w:id="6828" w:author="Fnu, Sonam" w:date="2019-11-27T19:23:00Z">
                <w:pPr>
                  <w:pStyle w:val="Bullet-Normal"/>
                </w:pPr>
              </w:pPrChange>
            </w:pPr>
            <w:del w:id="6829" w:author="Fnu, Sonam" w:date="2019-11-27T19:23:00Z">
              <w:r w:rsidRPr="00064254" w:rsidDel="00B66B01">
                <w:rPr>
                  <w:rFonts w:ascii="Calibri" w:hAnsi="Calibri"/>
                </w:rPr>
                <w:delText>String</w:delText>
              </w:r>
            </w:del>
          </w:p>
        </w:tc>
        <w:tc>
          <w:tcPr>
            <w:tcW w:w="2302" w:type="dxa"/>
          </w:tcPr>
          <w:p w14:paraId="254BC41F" w14:textId="2798D4C4" w:rsidR="006534FD" w:rsidRPr="00064254" w:rsidDel="00B66B01" w:rsidRDefault="006534FD">
            <w:pPr>
              <w:rPr>
                <w:del w:id="6830" w:author="Fnu, Sonam" w:date="2019-11-27T19:23:00Z"/>
                <w:rFonts w:ascii="Calibri" w:hAnsi="Calibri"/>
              </w:rPr>
              <w:pPrChange w:id="6831" w:author="Fnu, Sonam" w:date="2019-11-27T19:23:00Z">
                <w:pPr>
                  <w:pStyle w:val="Bullet-Normal"/>
                </w:pPr>
              </w:pPrChange>
            </w:pPr>
            <w:del w:id="6832" w:author="Fnu, Sonam" w:date="2019-11-27T19:23:00Z">
              <w:r w:rsidRPr="00064254" w:rsidDel="00B66B01">
                <w:rPr>
                  <w:rFonts w:ascii="Calibri" w:hAnsi="Calibri"/>
                </w:rPr>
                <w:delText>SMS Contact authentication password</w:delText>
              </w:r>
            </w:del>
          </w:p>
        </w:tc>
        <w:tc>
          <w:tcPr>
            <w:tcW w:w="998" w:type="dxa"/>
          </w:tcPr>
          <w:p w14:paraId="66AFA10A" w14:textId="54D3A6E0" w:rsidR="006534FD" w:rsidRPr="00064254" w:rsidDel="00B66B01" w:rsidRDefault="006534FD">
            <w:pPr>
              <w:rPr>
                <w:del w:id="6833" w:author="Fnu, Sonam" w:date="2019-11-27T19:23:00Z"/>
                <w:rFonts w:ascii="Calibri" w:hAnsi="Calibri"/>
              </w:rPr>
              <w:pPrChange w:id="6834" w:author="Fnu, Sonam" w:date="2019-11-27T19:23:00Z">
                <w:pPr>
                  <w:pStyle w:val="Bullet-Normal"/>
                </w:pPr>
              </w:pPrChange>
            </w:pPr>
            <w:del w:id="6835" w:author="Fnu, Sonam" w:date="2019-11-27T19:23:00Z">
              <w:r w:rsidRPr="00064254" w:rsidDel="00B66B01">
                <w:rPr>
                  <w:rFonts w:ascii="Calibri" w:hAnsi="Calibri"/>
                </w:rPr>
                <w:delText>Yes</w:delText>
              </w:r>
            </w:del>
          </w:p>
        </w:tc>
        <w:tc>
          <w:tcPr>
            <w:tcW w:w="1650" w:type="dxa"/>
          </w:tcPr>
          <w:p w14:paraId="7AC1FD48" w14:textId="1563FB16" w:rsidR="006534FD" w:rsidRPr="00064254" w:rsidDel="00B66B01" w:rsidRDefault="006534FD">
            <w:pPr>
              <w:rPr>
                <w:del w:id="6836" w:author="Fnu, Sonam" w:date="2019-11-27T19:23:00Z"/>
                <w:rFonts w:ascii="Calibri" w:hAnsi="Calibri"/>
              </w:rPr>
              <w:pPrChange w:id="6837" w:author="Fnu, Sonam" w:date="2019-11-27T19:23:00Z">
                <w:pPr>
                  <w:pStyle w:val="Bullet-Normal"/>
                </w:pPr>
              </w:pPrChange>
            </w:pPr>
            <w:del w:id="6838" w:author="Fnu, Sonam" w:date="2019-11-27T19:23:00Z">
              <w:r w:rsidRPr="00064254" w:rsidDel="00B66B01">
                <w:rPr>
                  <w:rFonts w:ascii="Calibri" w:hAnsi="Calibri"/>
                </w:rPr>
                <w:delText>1</w:delText>
              </w:r>
            </w:del>
          </w:p>
        </w:tc>
      </w:tr>
      <w:tr w:rsidR="006534FD" w:rsidRPr="00012DAF" w:rsidDel="00B66B01" w14:paraId="42DED9DE" w14:textId="684CD2DA" w:rsidTr="002536AA">
        <w:trPr>
          <w:trHeight w:val="197"/>
          <w:del w:id="6839" w:author="Fnu, Sonam" w:date="2019-11-27T19:23:00Z"/>
        </w:trPr>
        <w:tc>
          <w:tcPr>
            <w:tcW w:w="1818" w:type="dxa"/>
          </w:tcPr>
          <w:p w14:paraId="571E8A3D" w14:textId="5D13E6E8" w:rsidR="006534FD" w:rsidRPr="00064254" w:rsidDel="00B66B01" w:rsidRDefault="006534FD">
            <w:pPr>
              <w:rPr>
                <w:del w:id="6840" w:author="Fnu, Sonam" w:date="2019-11-27T19:23:00Z"/>
                <w:rFonts w:ascii="Calibri" w:hAnsi="Calibri"/>
              </w:rPr>
              <w:pPrChange w:id="6841" w:author="Fnu, Sonam" w:date="2019-11-27T19:23:00Z">
                <w:pPr>
                  <w:pStyle w:val="Bullet-Normal"/>
                </w:pPr>
              </w:pPrChange>
            </w:pPr>
            <w:del w:id="6842" w:author="Fnu, Sonam" w:date="2019-11-27T19:23:00Z">
              <w:r w:rsidRPr="00064254" w:rsidDel="00B66B01">
                <w:rPr>
                  <w:rFonts w:ascii="Calibri" w:hAnsi="Calibri"/>
                </w:rPr>
                <w:delText>Customer Name</w:delText>
              </w:r>
            </w:del>
          </w:p>
        </w:tc>
        <w:tc>
          <w:tcPr>
            <w:tcW w:w="1478" w:type="dxa"/>
          </w:tcPr>
          <w:p w14:paraId="49AA3D12" w14:textId="6BA15A0B" w:rsidR="006534FD" w:rsidRPr="00064254" w:rsidDel="00B66B01" w:rsidRDefault="006534FD">
            <w:pPr>
              <w:rPr>
                <w:del w:id="6843" w:author="Fnu, Sonam" w:date="2019-11-27T19:23:00Z"/>
                <w:rFonts w:ascii="Calibri" w:hAnsi="Calibri"/>
              </w:rPr>
              <w:pPrChange w:id="6844" w:author="Fnu, Sonam" w:date="2019-11-27T19:23:00Z">
                <w:pPr>
                  <w:pStyle w:val="Bullet-Normal"/>
                </w:pPr>
              </w:pPrChange>
            </w:pPr>
            <w:del w:id="6845" w:author="Fnu, Sonam" w:date="2019-11-27T19:23:00Z">
              <w:r w:rsidRPr="00064254" w:rsidDel="00B66B01">
                <w:rPr>
                  <w:rFonts w:ascii="Calibri" w:hAnsi="Calibri"/>
                </w:rPr>
                <w:delText>String</w:delText>
              </w:r>
            </w:del>
          </w:p>
        </w:tc>
        <w:tc>
          <w:tcPr>
            <w:tcW w:w="2302" w:type="dxa"/>
          </w:tcPr>
          <w:p w14:paraId="22F5BF7F" w14:textId="62941534" w:rsidR="006534FD" w:rsidRPr="00064254" w:rsidDel="00B66B01" w:rsidRDefault="006534FD">
            <w:pPr>
              <w:rPr>
                <w:del w:id="6846" w:author="Fnu, Sonam" w:date="2019-11-27T19:23:00Z"/>
                <w:rFonts w:ascii="Calibri" w:hAnsi="Calibri"/>
              </w:rPr>
              <w:pPrChange w:id="6847" w:author="Fnu, Sonam" w:date="2019-11-27T19:23:00Z">
                <w:pPr>
                  <w:pStyle w:val="Bullet-Normal"/>
                </w:pPr>
              </w:pPrChange>
            </w:pPr>
            <w:del w:id="6848" w:author="Fnu, Sonam" w:date="2019-11-27T19:23:00Z">
              <w:r w:rsidRPr="00064254" w:rsidDel="00B66B01">
                <w:rPr>
                  <w:rFonts w:ascii="Calibri" w:hAnsi="Calibri"/>
                </w:rPr>
                <w:delText>If customer not registered in SMS Contact must be presented.</w:delText>
              </w:r>
            </w:del>
          </w:p>
        </w:tc>
        <w:tc>
          <w:tcPr>
            <w:tcW w:w="998" w:type="dxa"/>
          </w:tcPr>
          <w:p w14:paraId="48C02A73" w14:textId="670805A1" w:rsidR="006534FD" w:rsidRPr="00064254" w:rsidDel="00B66B01" w:rsidRDefault="006534FD">
            <w:pPr>
              <w:rPr>
                <w:del w:id="6849" w:author="Fnu, Sonam" w:date="2019-11-27T19:23:00Z"/>
                <w:rFonts w:ascii="Calibri" w:hAnsi="Calibri"/>
              </w:rPr>
              <w:pPrChange w:id="6850" w:author="Fnu, Sonam" w:date="2019-11-27T19:23:00Z">
                <w:pPr>
                  <w:pStyle w:val="Bullet-Normal"/>
                </w:pPr>
              </w:pPrChange>
            </w:pPr>
            <w:del w:id="6851" w:author="Fnu, Sonam" w:date="2019-11-27T19:23:00Z">
              <w:r w:rsidRPr="00064254" w:rsidDel="00B66B01">
                <w:rPr>
                  <w:rFonts w:ascii="Calibri" w:hAnsi="Calibri"/>
                </w:rPr>
                <w:delText>No.</w:delText>
              </w:r>
            </w:del>
          </w:p>
        </w:tc>
        <w:tc>
          <w:tcPr>
            <w:tcW w:w="1650" w:type="dxa"/>
          </w:tcPr>
          <w:p w14:paraId="0F296A47" w14:textId="039AE4EC" w:rsidR="006534FD" w:rsidRPr="00064254" w:rsidDel="00B66B01" w:rsidRDefault="006534FD">
            <w:pPr>
              <w:rPr>
                <w:del w:id="6852" w:author="Fnu, Sonam" w:date="2019-11-27T19:23:00Z"/>
                <w:rFonts w:ascii="Calibri" w:hAnsi="Calibri"/>
              </w:rPr>
              <w:pPrChange w:id="6853" w:author="Fnu, Sonam" w:date="2019-11-27T19:23:00Z">
                <w:pPr>
                  <w:pStyle w:val="Bullet-Normal"/>
                </w:pPr>
              </w:pPrChange>
            </w:pPr>
            <w:del w:id="6854" w:author="Fnu, Sonam" w:date="2019-11-27T19:23:00Z">
              <w:r w:rsidRPr="00064254" w:rsidDel="00B66B01">
                <w:rPr>
                  <w:rFonts w:ascii="Calibri" w:hAnsi="Calibri"/>
                </w:rPr>
                <w:delText>1</w:delText>
              </w:r>
            </w:del>
          </w:p>
        </w:tc>
      </w:tr>
      <w:tr w:rsidR="006534FD" w:rsidRPr="00012DAF" w:rsidDel="00B66B01" w14:paraId="7CE9A16B" w14:textId="0D09BAFA" w:rsidTr="002536AA">
        <w:trPr>
          <w:trHeight w:val="197"/>
          <w:del w:id="6855" w:author="Fnu, Sonam" w:date="2019-11-27T19:23:00Z"/>
        </w:trPr>
        <w:tc>
          <w:tcPr>
            <w:tcW w:w="1818" w:type="dxa"/>
          </w:tcPr>
          <w:p w14:paraId="7A58FCB3" w14:textId="07540B10" w:rsidR="006534FD" w:rsidRPr="00064254" w:rsidDel="00B66B01" w:rsidRDefault="006534FD">
            <w:pPr>
              <w:rPr>
                <w:del w:id="6856" w:author="Fnu, Sonam" w:date="2019-11-27T19:23:00Z"/>
                <w:rFonts w:ascii="Calibri" w:hAnsi="Calibri"/>
              </w:rPr>
              <w:pPrChange w:id="6857" w:author="Fnu, Sonam" w:date="2019-11-27T19:23:00Z">
                <w:pPr>
                  <w:pStyle w:val="Bullet-Normal"/>
                </w:pPr>
              </w:pPrChange>
            </w:pPr>
            <w:del w:id="6858" w:author="Fnu, Sonam" w:date="2019-11-27T19:23:00Z">
              <w:r w:rsidRPr="00064254" w:rsidDel="00B66B01">
                <w:rPr>
                  <w:rFonts w:ascii="Calibri" w:hAnsi="Calibri"/>
                </w:rPr>
                <w:delText>Mobile No</w:delText>
              </w:r>
            </w:del>
          </w:p>
        </w:tc>
        <w:tc>
          <w:tcPr>
            <w:tcW w:w="1478" w:type="dxa"/>
          </w:tcPr>
          <w:p w14:paraId="42E3642D" w14:textId="31260C62" w:rsidR="006534FD" w:rsidRPr="00064254" w:rsidDel="00B66B01" w:rsidRDefault="006534FD">
            <w:pPr>
              <w:rPr>
                <w:del w:id="6859" w:author="Fnu, Sonam" w:date="2019-11-27T19:23:00Z"/>
                <w:rFonts w:ascii="Calibri" w:hAnsi="Calibri"/>
              </w:rPr>
              <w:pPrChange w:id="6860" w:author="Fnu, Sonam" w:date="2019-11-27T19:23:00Z">
                <w:pPr>
                  <w:pStyle w:val="Bullet-Normal"/>
                </w:pPr>
              </w:pPrChange>
            </w:pPr>
            <w:del w:id="6861" w:author="Fnu, Sonam" w:date="2019-11-27T19:23:00Z">
              <w:r w:rsidRPr="00064254" w:rsidDel="00B66B01">
                <w:rPr>
                  <w:rFonts w:ascii="Calibri" w:hAnsi="Calibri"/>
                </w:rPr>
                <w:delText>String</w:delText>
              </w:r>
            </w:del>
          </w:p>
        </w:tc>
        <w:tc>
          <w:tcPr>
            <w:tcW w:w="2302" w:type="dxa"/>
          </w:tcPr>
          <w:p w14:paraId="2886E3A6" w14:textId="50AA8EEB" w:rsidR="006534FD" w:rsidRPr="00064254" w:rsidDel="00B66B01" w:rsidRDefault="006534FD">
            <w:pPr>
              <w:rPr>
                <w:del w:id="6862" w:author="Fnu, Sonam" w:date="2019-11-27T19:23:00Z"/>
                <w:rFonts w:ascii="Calibri" w:hAnsi="Calibri"/>
              </w:rPr>
              <w:pPrChange w:id="6863" w:author="Fnu, Sonam" w:date="2019-11-27T19:23:00Z">
                <w:pPr>
                  <w:pStyle w:val="Bullet-Normal"/>
                </w:pPr>
              </w:pPrChange>
            </w:pPr>
            <w:del w:id="6864" w:author="Fnu, Sonam" w:date="2019-11-27T19:23:00Z">
              <w:r w:rsidRPr="00064254" w:rsidDel="00B66B01">
                <w:rPr>
                  <w:rFonts w:ascii="Calibri" w:hAnsi="Calibri"/>
                </w:rPr>
                <w:delText>If customer not registered in SMS Contact must be presented.</w:delText>
              </w:r>
            </w:del>
          </w:p>
        </w:tc>
        <w:tc>
          <w:tcPr>
            <w:tcW w:w="998" w:type="dxa"/>
          </w:tcPr>
          <w:p w14:paraId="59D80DDA" w14:textId="3A399F91" w:rsidR="006534FD" w:rsidRPr="00064254" w:rsidDel="00B66B01" w:rsidRDefault="006534FD">
            <w:pPr>
              <w:rPr>
                <w:del w:id="6865" w:author="Fnu, Sonam" w:date="2019-11-27T19:23:00Z"/>
                <w:rFonts w:ascii="Calibri" w:hAnsi="Calibri"/>
              </w:rPr>
              <w:pPrChange w:id="6866" w:author="Fnu, Sonam" w:date="2019-11-27T19:23:00Z">
                <w:pPr>
                  <w:pStyle w:val="Bullet-Normal"/>
                </w:pPr>
              </w:pPrChange>
            </w:pPr>
          </w:p>
        </w:tc>
        <w:tc>
          <w:tcPr>
            <w:tcW w:w="1650" w:type="dxa"/>
          </w:tcPr>
          <w:p w14:paraId="50984706" w14:textId="7CC7836C" w:rsidR="006534FD" w:rsidRPr="00064254" w:rsidDel="00B66B01" w:rsidRDefault="006534FD">
            <w:pPr>
              <w:rPr>
                <w:del w:id="6867" w:author="Fnu, Sonam" w:date="2019-11-27T19:23:00Z"/>
                <w:rFonts w:ascii="Calibri" w:hAnsi="Calibri"/>
              </w:rPr>
              <w:pPrChange w:id="6868" w:author="Fnu, Sonam" w:date="2019-11-27T19:23:00Z">
                <w:pPr>
                  <w:pStyle w:val="Bullet-Normal"/>
                </w:pPr>
              </w:pPrChange>
            </w:pPr>
            <w:del w:id="6869" w:author="Fnu, Sonam" w:date="2019-11-27T19:23:00Z">
              <w:r w:rsidRPr="00064254" w:rsidDel="00B66B01">
                <w:rPr>
                  <w:rFonts w:ascii="Calibri" w:hAnsi="Calibri"/>
                </w:rPr>
                <w:delText>1</w:delText>
              </w:r>
            </w:del>
          </w:p>
        </w:tc>
      </w:tr>
      <w:tr w:rsidR="006534FD" w:rsidRPr="00012DAF" w:rsidDel="00B66B01" w14:paraId="1D0BF14A" w14:textId="398965DC" w:rsidTr="002536AA">
        <w:trPr>
          <w:trHeight w:val="197"/>
          <w:del w:id="6870" w:author="Fnu, Sonam" w:date="2019-11-27T19:23:00Z"/>
        </w:trPr>
        <w:tc>
          <w:tcPr>
            <w:tcW w:w="1818" w:type="dxa"/>
          </w:tcPr>
          <w:p w14:paraId="29E289D2" w14:textId="1F828149" w:rsidR="006534FD" w:rsidRPr="00064254" w:rsidDel="00B66B01" w:rsidRDefault="006534FD">
            <w:pPr>
              <w:rPr>
                <w:del w:id="6871" w:author="Fnu, Sonam" w:date="2019-11-27T19:23:00Z"/>
                <w:rFonts w:ascii="Calibri" w:hAnsi="Calibri"/>
              </w:rPr>
              <w:pPrChange w:id="6872" w:author="Fnu, Sonam" w:date="2019-11-27T19:23:00Z">
                <w:pPr>
                  <w:pStyle w:val="Bullet-Normal"/>
                </w:pPr>
              </w:pPrChange>
            </w:pPr>
            <w:del w:id="6873" w:author="Fnu, Sonam" w:date="2019-11-27T19:23:00Z">
              <w:r w:rsidRPr="00064254" w:rsidDel="00B66B01">
                <w:rPr>
                  <w:rFonts w:ascii="Calibri" w:hAnsi="Calibri"/>
                </w:rPr>
                <w:delText>RIM No</w:delText>
              </w:r>
            </w:del>
          </w:p>
        </w:tc>
        <w:tc>
          <w:tcPr>
            <w:tcW w:w="1478" w:type="dxa"/>
          </w:tcPr>
          <w:p w14:paraId="72CE122E" w14:textId="4A9E4916" w:rsidR="006534FD" w:rsidRPr="00064254" w:rsidDel="00B66B01" w:rsidRDefault="006534FD">
            <w:pPr>
              <w:rPr>
                <w:del w:id="6874" w:author="Fnu, Sonam" w:date="2019-11-27T19:23:00Z"/>
                <w:rFonts w:ascii="Calibri" w:hAnsi="Calibri"/>
              </w:rPr>
              <w:pPrChange w:id="6875" w:author="Fnu, Sonam" w:date="2019-11-27T19:23:00Z">
                <w:pPr>
                  <w:pStyle w:val="Bullet-Normal"/>
                </w:pPr>
              </w:pPrChange>
            </w:pPr>
            <w:del w:id="6876" w:author="Fnu, Sonam" w:date="2019-11-27T19:23:00Z">
              <w:r w:rsidRPr="00064254" w:rsidDel="00B66B01">
                <w:rPr>
                  <w:rFonts w:ascii="Calibri" w:hAnsi="Calibri"/>
                </w:rPr>
                <w:delText xml:space="preserve">String </w:delText>
              </w:r>
            </w:del>
          </w:p>
        </w:tc>
        <w:tc>
          <w:tcPr>
            <w:tcW w:w="2302" w:type="dxa"/>
          </w:tcPr>
          <w:p w14:paraId="669C6732" w14:textId="35669CBF" w:rsidR="006534FD" w:rsidRPr="00064254" w:rsidDel="00B66B01" w:rsidRDefault="006534FD">
            <w:pPr>
              <w:rPr>
                <w:del w:id="6877" w:author="Fnu, Sonam" w:date="2019-11-27T19:23:00Z"/>
                <w:rFonts w:ascii="Calibri" w:hAnsi="Calibri"/>
              </w:rPr>
              <w:pPrChange w:id="6878" w:author="Fnu, Sonam" w:date="2019-11-27T19:23:00Z">
                <w:pPr>
                  <w:pStyle w:val="Bullet-Normal"/>
                </w:pPr>
              </w:pPrChange>
            </w:pPr>
          </w:p>
        </w:tc>
        <w:tc>
          <w:tcPr>
            <w:tcW w:w="998" w:type="dxa"/>
          </w:tcPr>
          <w:p w14:paraId="192FC601" w14:textId="31C52BAB" w:rsidR="006534FD" w:rsidRPr="00064254" w:rsidDel="00B66B01" w:rsidRDefault="006534FD">
            <w:pPr>
              <w:rPr>
                <w:del w:id="6879" w:author="Fnu, Sonam" w:date="2019-11-27T19:23:00Z"/>
                <w:rFonts w:ascii="Calibri" w:hAnsi="Calibri"/>
              </w:rPr>
              <w:pPrChange w:id="6880" w:author="Fnu, Sonam" w:date="2019-11-27T19:23:00Z">
                <w:pPr>
                  <w:pStyle w:val="Bullet-Normal"/>
                </w:pPr>
              </w:pPrChange>
            </w:pPr>
            <w:del w:id="6881" w:author="Fnu, Sonam" w:date="2019-11-27T19:23:00Z">
              <w:r w:rsidRPr="00064254" w:rsidDel="00B66B01">
                <w:rPr>
                  <w:rFonts w:ascii="Calibri" w:hAnsi="Calibri"/>
                </w:rPr>
                <w:delText>Yes</w:delText>
              </w:r>
            </w:del>
          </w:p>
        </w:tc>
        <w:tc>
          <w:tcPr>
            <w:tcW w:w="1650" w:type="dxa"/>
          </w:tcPr>
          <w:p w14:paraId="58CBC9DC" w14:textId="66E35038" w:rsidR="006534FD" w:rsidRPr="00064254" w:rsidDel="00B66B01" w:rsidRDefault="006534FD">
            <w:pPr>
              <w:rPr>
                <w:del w:id="6882" w:author="Fnu, Sonam" w:date="2019-11-27T19:23:00Z"/>
                <w:rFonts w:ascii="Calibri" w:hAnsi="Calibri"/>
              </w:rPr>
              <w:pPrChange w:id="6883" w:author="Fnu, Sonam" w:date="2019-11-27T19:23:00Z">
                <w:pPr>
                  <w:pStyle w:val="Bullet-Normal"/>
                </w:pPr>
              </w:pPrChange>
            </w:pPr>
            <w:del w:id="6884" w:author="Fnu, Sonam" w:date="2019-11-27T19:23:00Z">
              <w:r w:rsidRPr="00064254" w:rsidDel="00B66B01">
                <w:rPr>
                  <w:rFonts w:ascii="Calibri" w:hAnsi="Calibri"/>
                </w:rPr>
                <w:delText>1</w:delText>
              </w:r>
            </w:del>
          </w:p>
        </w:tc>
      </w:tr>
      <w:tr w:rsidR="006534FD" w:rsidRPr="00012DAF" w:rsidDel="00B66B01" w14:paraId="4DC6782B" w14:textId="1F82AD6E" w:rsidTr="002536AA">
        <w:trPr>
          <w:trHeight w:val="197"/>
          <w:del w:id="6885" w:author="Fnu, Sonam" w:date="2019-11-27T19:23:00Z"/>
        </w:trPr>
        <w:tc>
          <w:tcPr>
            <w:tcW w:w="1818" w:type="dxa"/>
          </w:tcPr>
          <w:p w14:paraId="6E345ABA" w14:textId="4057583A" w:rsidR="006534FD" w:rsidRPr="00064254" w:rsidDel="00B66B01" w:rsidRDefault="006534FD">
            <w:pPr>
              <w:rPr>
                <w:del w:id="6886" w:author="Fnu, Sonam" w:date="2019-11-27T19:23:00Z"/>
                <w:rFonts w:ascii="Calibri" w:hAnsi="Calibri"/>
              </w:rPr>
              <w:pPrChange w:id="6887" w:author="Fnu, Sonam" w:date="2019-11-27T19:23:00Z">
                <w:pPr>
                  <w:pStyle w:val="Bullet-Normal"/>
                </w:pPr>
              </w:pPrChange>
            </w:pPr>
            <w:del w:id="6888" w:author="Fnu, Sonam" w:date="2019-11-27T19:23:00Z">
              <w:r w:rsidRPr="00064254" w:rsidDel="00B66B01">
                <w:rPr>
                  <w:rFonts w:ascii="Calibri" w:hAnsi="Calibri"/>
                </w:rPr>
                <w:delText>Account Number</w:delText>
              </w:r>
            </w:del>
          </w:p>
        </w:tc>
        <w:tc>
          <w:tcPr>
            <w:tcW w:w="1478" w:type="dxa"/>
          </w:tcPr>
          <w:p w14:paraId="69899046" w14:textId="4BCBE4AC" w:rsidR="006534FD" w:rsidRPr="00064254" w:rsidDel="00B66B01" w:rsidRDefault="006534FD">
            <w:pPr>
              <w:rPr>
                <w:del w:id="6889" w:author="Fnu, Sonam" w:date="2019-11-27T19:23:00Z"/>
                <w:rFonts w:ascii="Calibri" w:hAnsi="Calibri"/>
              </w:rPr>
              <w:pPrChange w:id="6890" w:author="Fnu, Sonam" w:date="2019-11-27T19:23:00Z">
                <w:pPr>
                  <w:pStyle w:val="Bullet-Normal"/>
                </w:pPr>
              </w:pPrChange>
            </w:pPr>
            <w:del w:id="6891" w:author="Fnu, Sonam" w:date="2019-11-27T19:23:00Z">
              <w:r w:rsidRPr="00064254" w:rsidDel="00B66B01">
                <w:rPr>
                  <w:rFonts w:ascii="Calibri" w:hAnsi="Calibri"/>
                </w:rPr>
                <w:delText>String</w:delText>
              </w:r>
            </w:del>
          </w:p>
        </w:tc>
        <w:tc>
          <w:tcPr>
            <w:tcW w:w="2302" w:type="dxa"/>
          </w:tcPr>
          <w:p w14:paraId="5D70AD43" w14:textId="59CCEB83" w:rsidR="006534FD" w:rsidRPr="00064254" w:rsidDel="00B66B01" w:rsidRDefault="006534FD">
            <w:pPr>
              <w:rPr>
                <w:del w:id="6892" w:author="Fnu, Sonam" w:date="2019-11-27T19:23:00Z"/>
                <w:rFonts w:ascii="Calibri" w:hAnsi="Calibri"/>
              </w:rPr>
              <w:pPrChange w:id="6893" w:author="Fnu, Sonam" w:date="2019-11-27T19:23:00Z">
                <w:pPr>
                  <w:pStyle w:val="Bullet-Normal"/>
                </w:pPr>
              </w:pPrChange>
            </w:pPr>
            <w:del w:id="6894" w:author="Fnu, Sonam" w:date="2019-11-27T19:23:00Z">
              <w:r w:rsidRPr="00064254" w:rsidDel="00B66B01">
                <w:rPr>
                  <w:rFonts w:ascii="Calibri" w:hAnsi="Calibri"/>
                </w:rPr>
                <w:delText>Account No to subscribe on service</w:delText>
              </w:r>
            </w:del>
          </w:p>
        </w:tc>
        <w:tc>
          <w:tcPr>
            <w:tcW w:w="998" w:type="dxa"/>
          </w:tcPr>
          <w:p w14:paraId="46B3C964" w14:textId="6CAB904C" w:rsidR="006534FD" w:rsidRPr="00064254" w:rsidDel="00B66B01" w:rsidRDefault="006534FD">
            <w:pPr>
              <w:rPr>
                <w:del w:id="6895" w:author="Fnu, Sonam" w:date="2019-11-27T19:23:00Z"/>
                <w:rFonts w:ascii="Calibri" w:hAnsi="Calibri"/>
              </w:rPr>
              <w:pPrChange w:id="6896" w:author="Fnu, Sonam" w:date="2019-11-27T19:23:00Z">
                <w:pPr>
                  <w:pStyle w:val="Bullet-Normal"/>
                </w:pPr>
              </w:pPrChange>
            </w:pPr>
            <w:del w:id="6897" w:author="Fnu, Sonam" w:date="2019-11-27T19:23:00Z">
              <w:r w:rsidRPr="00064254" w:rsidDel="00B66B01">
                <w:rPr>
                  <w:rFonts w:ascii="Calibri" w:hAnsi="Calibri"/>
                </w:rPr>
                <w:delText>Yes</w:delText>
              </w:r>
            </w:del>
          </w:p>
        </w:tc>
        <w:tc>
          <w:tcPr>
            <w:tcW w:w="1650" w:type="dxa"/>
          </w:tcPr>
          <w:p w14:paraId="7A41EA4D" w14:textId="7BDB1A08" w:rsidR="006534FD" w:rsidRPr="00064254" w:rsidDel="00B66B01" w:rsidRDefault="006534FD">
            <w:pPr>
              <w:rPr>
                <w:del w:id="6898" w:author="Fnu, Sonam" w:date="2019-11-27T19:23:00Z"/>
                <w:rFonts w:ascii="Calibri" w:hAnsi="Calibri"/>
              </w:rPr>
              <w:pPrChange w:id="6899" w:author="Fnu, Sonam" w:date="2019-11-27T19:23:00Z">
                <w:pPr>
                  <w:pStyle w:val="Bullet-Normal"/>
                </w:pPr>
              </w:pPrChange>
            </w:pPr>
            <w:del w:id="6900" w:author="Fnu, Sonam" w:date="2019-11-27T19:23:00Z">
              <w:r w:rsidRPr="00064254" w:rsidDel="00B66B01">
                <w:rPr>
                  <w:rFonts w:ascii="Calibri" w:hAnsi="Calibri"/>
                </w:rPr>
                <w:delText>1</w:delText>
              </w:r>
            </w:del>
          </w:p>
        </w:tc>
      </w:tr>
      <w:tr w:rsidR="006534FD" w:rsidRPr="00012DAF" w:rsidDel="00B66B01" w14:paraId="05EE85D6" w14:textId="5148943E" w:rsidTr="002536AA">
        <w:trPr>
          <w:trHeight w:val="197"/>
          <w:del w:id="6901" w:author="Fnu, Sonam" w:date="2019-11-27T19:23:00Z"/>
        </w:trPr>
        <w:tc>
          <w:tcPr>
            <w:tcW w:w="1818" w:type="dxa"/>
          </w:tcPr>
          <w:p w14:paraId="51FCEE8C" w14:textId="13BF8577" w:rsidR="006534FD" w:rsidRPr="00064254" w:rsidDel="00B66B01" w:rsidRDefault="006534FD">
            <w:pPr>
              <w:rPr>
                <w:del w:id="6902" w:author="Fnu, Sonam" w:date="2019-11-27T19:23:00Z"/>
                <w:rFonts w:ascii="Calibri" w:hAnsi="Calibri"/>
              </w:rPr>
              <w:pPrChange w:id="6903" w:author="Fnu, Sonam" w:date="2019-11-27T19:23:00Z">
                <w:pPr>
                  <w:pStyle w:val="Bullet-Normal"/>
                </w:pPr>
              </w:pPrChange>
            </w:pPr>
            <w:del w:id="6904" w:author="Fnu, Sonam" w:date="2019-11-27T19:23:00Z">
              <w:r w:rsidRPr="00064254" w:rsidDel="00B66B01">
                <w:rPr>
                  <w:rFonts w:ascii="Calibri" w:hAnsi="Calibri"/>
                </w:rPr>
                <w:delText>Services</w:delText>
              </w:r>
            </w:del>
          </w:p>
        </w:tc>
        <w:tc>
          <w:tcPr>
            <w:tcW w:w="1478" w:type="dxa"/>
          </w:tcPr>
          <w:p w14:paraId="6F586465" w14:textId="224720AA" w:rsidR="006534FD" w:rsidRPr="00064254" w:rsidDel="00B66B01" w:rsidRDefault="006534FD">
            <w:pPr>
              <w:rPr>
                <w:del w:id="6905" w:author="Fnu, Sonam" w:date="2019-11-27T19:23:00Z"/>
                <w:rFonts w:ascii="Calibri" w:hAnsi="Calibri"/>
              </w:rPr>
              <w:pPrChange w:id="6906" w:author="Fnu, Sonam" w:date="2019-11-27T19:23:00Z">
                <w:pPr>
                  <w:pStyle w:val="Bullet-Normal"/>
                </w:pPr>
              </w:pPrChange>
            </w:pPr>
            <w:del w:id="6907" w:author="Fnu, Sonam" w:date="2019-11-27T19:23:00Z">
              <w:r w:rsidRPr="00064254" w:rsidDel="00B66B01">
                <w:rPr>
                  <w:rFonts w:ascii="Calibri" w:hAnsi="Calibri"/>
                </w:rPr>
                <w:delText>Service type</w:delText>
              </w:r>
            </w:del>
          </w:p>
          <w:p w14:paraId="2D107A58" w14:textId="72AC5F57" w:rsidR="006534FD" w:rsidRPr="00064254" w:rsidDel="00B66B01" w:rsidRDefault="006534FD">
            <w:pPr>
              <w:rPr>
                <w:del w:id="6908" w:author="Fnu, Sonam" w:date="2019-11-27T19:23:00Z"/>
                <w:rFonts w:ascii="Calibri" w:hAnsi="Calibri"/>
              </w:rPr>
              <w:pPrChange w:id="6909" w:author="Fnu, Sonam" w:date="2019-11-27T19:23:00Z">
                <w:pPr>
                  <w:pStyle w:val="Bullet-Normal"/>
                </w:pPr>
              </w:pPrChange>
            </w:pPr>
            <w:del w:id="6910" w:author="Fnu, Sonam" w:date="2019-11-27T19:23:00Z">
              <w:r w:rsidRPr="00064254" w:rsidDel="00B66B01">
                <w:rPr>
                  <w:rFonts w:ascii="Calibri" w:hAnsi="Calibri"/>
                </w:rPr>
                <w:delText>(XSD :Complex)</w:delText>
              </w:r>
            </w:del>
          </w:p>
        </w:tc>
        <w:tc>
          <w:tcPr>
            <w:tcW w:w="2302" w:type="dxa"/>
          </w:tcPr>
          <w:p w14:paraId="6C323AFD" w14:textId="59D28636" w:rsidR="006534FD" w:rsidRPr="00064254" w:rsidDel="00B66B01" w:rsidRDefault="006534FD">
            <w:pPr>
              <w:rPr>
                <w:del w:id="6911" w:author="Fnu, Sonam" w:date="2019-11-27T19:23:00Z"/>
                <w:rFonts w:ascii="Calibri" w:hAnsi="Calibri"/>
              </w:rPr>
              <w:pPrChange w:id="6912" w:author="Fnu, Sonam" w:date="2019-11-27T19:23:00Z">
                <w:pPr>
                  <w:pStyle w:val="Bullet-Normal"/>
                </w:pPr>
              </w:pPrChange>
            </w:pPr>
          </w:p>
        </w:tc>
        <w:tc>
          <w:tcPr>
            <w:tcW w:w="998" w:type="dxa"/>
          </w:tcPr>
          <w:p w14:paraId="5E0DDE84" w14:textId="7C73BE53" w:rsidR="006534FD" w:rsidRPr="00064254" w:rsidDel="00B66B01" w:rsidRDefault="006534FD">
            <w:pPr>
              <w:rPr>
                <w:del w:id="6913" w:author="Fnu, Sonam" w:date="2019-11-27T19:23:00Z"/>
                <w:rFonts w:ascii="Calibri" w:hAnsi="Calibri"/>
              </w:rPr>
              <w:pPrChange w:id="6914" w:author="Fnu, Sonam" w:date="2019-11-27T19:23:00Z">
                <w:pPr>
                  <w:pStyle w:val="Bullet-Normal"/>
                </w:pPr>
              </w:pPrChange>
            </w:pPr>
          </w:p>
        </w:tc>
        <w:tc>
          <w:tcPr>
            <w:tcW w:w="1650" w:type="dxa"/>
          </w:tcPr>
          <w:p w14:paraId="551E494A" w14:textId="23F38BD8" w:rsidR="006534FD" w:rsidRPr="00064254" w:rsidDel="00B66B01" w:rsidRDefault="006534FD">
            <w:pPr>
              <w:rPr>
                <w:del w:id="6915" w:author="Fnu, Sonam" w:date="2019-11-27T19:23:00Z"/>
                <w:rFonts w:ascii="Calibri" w:hAnsi="Calibri"/>
              </w:rPr>
              <w:pPrChange w:id="6916" w:author="Fnu, Sonam" w:date="2019-11-27T19:23:00Z">
                <w:pPr>
                  <w:pStyle w:val="Bullet-Normal"/>
                </w:pPr>
              </w:pPrChange>
            </w:pPr>
            <w:del w:id="6917" w:author="Fnu, Sonam" w:date="2019-11-27T19:23:00Z">
              <w:r w:rsidRPr="00064254" w:rsidDel="00B66B01">
                <w:rPr>
                  <w:rFonts w:ascii="Calibri" w:hAnsi="Calibri"/>
                </w:rPr>
                <w:delText>0..n</w:delText>
              </w:r>
            </w:del>
          </w:p>
        </w:tc>
      </w:tr>
    </w:tbl>
    <w:p w14:paraId="2A911013" w14:textId="686BDFE5" w:rsidR="006534FD" w:rsidRPr="00064254" w:rsidDel="00B66B01" w:rsidRDefault="006534FD">
      <w:pPr>
        <w:rPr>
          <w:del w:id="6918" w:author="Fnu, Sonam" w:date="2019-11-27T19:23:00Z"/>
          <w:rFonts w:ascii="Calibri" w:hAnsi="Calibri"/>
        </w:rPr>
        <w:pPrChange w:id="6919" w:author="Fnu, Sonam" w:date="2019-11-27T19:23:00Z">
          <w:pPr>
            <w:pStyle w:val="Bullet-Normal"/>
            <w:ind w:left="432"/>
          </w:pPr>
        </w:pPrChange>
      </w:pPr>
    </w:p>
    <w:p w14:paraId="1A227E9F" w14:textId="7E68E93F" w:rsidR="006534FD" w:rsidRPr="00064254" w:rsidDel="00B66B01" w:rsidRDefault="006534FD">
      <w:pPr>
        <w:rPr>
          <w:del w:id="6920" w:author="Fnu, Sonam" w:date="2019-11-27T19:23:00Z"/>
          <w:rFonts w:ascii="Calibri" w:hAnsi="Calibri"/>
          <w:u w:val="single"/>
        </w:rPr>
        <w:pPrChange w:id="6921" w:author="Fnu, Sonam" w:date="2019-11-27T19:23:00Z">
          <w:pPr>
            <w:pStyle w:val="Bullet-Normal"/>
            <w:ind w:left="1152" w:firstLine="288"/>
          </w:pPr>
        </w:pPrChange>
      </w:pPr>
      <w:del w:id="6922" w:author="Fnu, Sonam" w:date="2019-11-27T19:23:00Z">
        <w:r w:rsidRPr="00064254" w:rsidDel="00B66B01">
          <w:rPr>
            <w:rFonts w:ascii="Calibri" w:hAnsi="Calibri"/>
            <w:u w:val="single"/>
          </w:rPr>
          <w:delText>Service Type</w:delText>
        </w:r>
      </w:del>
    </w:p>
    <w:tbl>
      <w:tblPr>
        <w:tblStyle w:val="TableGrid"/>
        <w:tblW w:w="0" w:type="auto"/>
        <w:tblInd w:w="1327" w:type="dxa"/>
        <w:tblLook w:val="04A0" w:firstRow="1" w:lastRow="0" w:firstColumn="1" w:lastColumn="0" w:noHBand="0" w:noVBand="1"/>
      </w:tblPr>
      <w:tblGrid>
        <w:gridCol w:w="1648"/>
        <w:gridCol w:w="1430"/>
        <w:gridCol w:w="2520"/>
        <w:gridCol w:w="1048"/>
        <w:gridCol w:w="1650"/>
      </w:tblGrid>
      <w:tr w:rsidR="006534FD" w:rsidRPr="00012DAF" w:rsidDel="00B66B01" w14:paraId="26ACE462" w14:textId="64A02072" w:rsidTr="002536AA">
        <w:trPr>
          <w:trHeight w:val="358"/>
          <w:del w:id="6923" w:author="Fnu, Sonam" w:date="2019-11-27T19:23:00Z"/>
        </w:trPr>
        <w:tc>
          <w:tcPr>
            <w:tcW w:w="1648" w:type="dxa"/>
          </w:tcPr>
          <w:p w14:paraId="38606BCF" w14:textId="500B5D00" w:rsidR="006534FD" w:rsidRPr="00064254" w:rsidDel="00B66B01" w:rsidRDefault="006534FD">
            <w:pPr>
              <w:rPr>
                <w:del w:id="6924" w:author="Fnu, Sonam" w:date="2019-11-27T19:23:00Z"/>
                <w:rFonts w:ascii="Calibri" w:hAnsi="Calibri"/>
              </w:rPr>
              <w:pPrChange w:id="6925" w:author="Fnu, Sonam" w:date="2019-11-27T19:23:00Z">
                <w:pPr>
                  <w:pStyle w:val="Bullet-Normal"/>
                </w:pPr>
              </w:pPrChange>
            </w:pPr>
            <w:del w:id="6926" w:author="Fnu, Sonam" w:date="2019-11-27T19:23:00Z">
              <w:r w:rsidRPr="00064254" w:rsidDel="00B66B01">
                <w:rPr>
                  <w:rFonts w:ascii="Calibri" w:eastAsiaTheme="majorEastAsia" w:hAnsi="Calibri" w:cstheme="majorBidi"/>
                  <w:b/>
                  <w:bCs/>
                  <w:color w:val="4F81BD" w:themeColor="accent1"/>
                </w:rPr>
                <w:delText>Parameter Value</w:delText>
              </w:r>
            </w:del>
          </w:p>
        </w:tc>
        <w:tc>
          <w:tcPr>
            <w:tcW w:w="1430" w:type="dxa"/>
          </w:tcPr>
          <w:p w14:paraId="6614BA11" w14:textId="2C5FEBEE" w:rsidR="006534FD" w:rsidRPr="00064254" w:rsidDel="00B66B01" w:rsidRDefault="006534FD">
            <w:pPr>
              <w:rPr>
                <w:del w:id="6927" w:author="Fnu, Sonam" w:date="2019-11-27T19:23:00Z"/>
                <w:rFonts w:ascii="Calibri" w:hAnsi="Calibri"/>
              </w:rPr>
              <w:pPrChange w:id="6928" w:author="Fnu, Sonam" w:date="2019-11-27T19:23:00Z">
                <w:pPr>
                  <w:pStyle w:val="Bullet-Normal"/>
                </w:pPr>
              </w:pPrChange>
            </w:pPr>
            <w:del w:id="6929" w:author="Fnu, Sonam" w:date="2019-11-27T19:23:00Z">
              <w:r w:rsidRPr="00064254" w:rsidDel="00B66B01">
                <w:rPr>
                  <w:rFonts w:ascii="Calibri" w:eastAsiaTheme="majorEastAsia" w:hAnsi="Calibri" w:cstheme="majorBidi"/>
                  <w:b/>
                  <w:bCs/>
                  <w:color w:val="4F81BD" w:themeColor="accent1"/>
                </w:rPr>
                <w:delText>Data Type</w:delText>
              </w:r>
            </w:del>
          </w:p>
        </w:tc>
        <w:tc>
          <w:tcPr>
            <w:tcW w:w="2520" w:type="dxa"/>
          </w:tcPr>
          <w:p w14:paraId="4432FE29" w14:textId="27E60346" w:rsidR="006534FD" w:rsidRPr="00064254" w:rsidDel="00B66B01" w:rsidRDefault="006534FD">
            <w:pPr>
              <w:rPr>
                <w:del w:id="6930" w:author="Fnu, Sonam" w:date="2019-11-27T19:23:00Z"/>
                <w:rFonts w:ascii="Calibri" w:hAnsi="Calibri"/>
              </w:rPr>
              <w:pPrChange w:id="6931" w:author="Fnu, Sonam" w:date="2019-11-27T19:23:00Z">
                <w:pPr>
                  <w:pStyle w:val="Bullet-Normal"/>
                </w:pPr>
              </w:pPrChange>
            </w:pPr>
            <w:del w:id="6932" w:author="Fnu, Sonam" w:date="2019-11-27T19:23:00Z">
              <w:r w:rsidRPr="00064254" w:rsidDel="00B66B01">
                <w:rPr>
                  <w:rFonts w:ascii="Calibri" w:eastAsiaTheme="majorEastAsia" w:hAnsi="Calibri" w:cstheme="majorBidi"/>
                  <w:b/>
                  <w:bCs/>
                  <w:color w:val="4F81BD" w:themeColor="accent1"/>
                </w:rPr>
                <w:delText>Description</w:delText>
              </w:r>
            </w:del>
          </w:p>
        </w:tc>
        <w:tc>
          <w:tcPr>
            <w:tcW w:w="998" w:type="dxa"/>
          </w:tcPr>
          <w:p w14:paraId="734D3884" w14:textId="46BEC79B" w:rsidR="006534FD" w:rsidRPr="00064254" w:rsidDel="00B66B01" w:rsidRDefault="006534FD">
            <w:pPr>
              <w:rPr>
                <w:del w:id="6933" w:author="Fnu, Sonam" w:date="2019-11-27T19:23:00Z"/>
                <w:rFonts w:ascii="Calibri" w:hAnsi="Calibri"/>
              </w:rPr>
              <w:pPrChange w:id="6934" w:author="Fnu, Sonam" w:date="2019-11-27T19:23:00Z">
                <w:pPr>
                  <w:pStyle w:val="Bullet-Normal"/>
                </w:pPr>
              </w:pPrChange>
            </w:pPr>
            <w:del w:id="6935" w:author="Fnu, Sonam" w:date="2019-11-27T19:23:00Z">
              <w:r w:rsidRPr="00064254" w:rsidDel="00B66B01">
                <w:rPr>
                  <w:rFonts w:ascii="Calibri" w:eastAsiaTheme="majorEastAsia" w:hAnsi="Calibri" w:cstheme="majorBidi"/>
                  <w:b/>
                  <w:bCs/>
                  <w:color w:val="4F81BD" w:themeColor="accent1"/>
                </w:rPr>
                <w:delText>Required</w:delText>
              </w:r>
            </w:del>
          </w:p>
        </w:tc>
        <w:tc>
          <w:tcPr>
            <w:tcW w:w="1650" w:type="dxa"/>
          </w:tcPr>
          <w:p w14:paraId="747E270C" w14:textId="5B3A3F6D" w:rsidR="006534FD" w:rsidRPr="00064254" w:rsidDel="00B66B01" w:rsidRDefault="006534FD">
            <w:pPr>
              <w:rPr>
                <w:del w:id="6936" w:author="Fnu, Sonam" w:date="2019-11-27T19:23:00Z"/>
                <w:rFonts w:ascii="Calibri" w:hAnsi="Calibri"/>
              </w:rPr>
              <w:pPrChange w:id="6937" w:author="Fnu, Sonam" w:date="2019-11-27T19:23:00Z">
                <w:pPr>
                  <w:pStyle w:val="Bullet-Normal"/>
                </w:pPr>
              </w:pPrChange>
            </w:pPr>
            <w:del w:id="6938" w:author="Fnu, Sonam" w:date="2019-11-27T19:23:00Z">
              <w:r w:rsidRPr="00064254" w:rsidDel="00B66B01">
                <w:rPr>
                  <w:rFonts w:ascii="Calibri" w:eastAsiaTheme="majorEastAsia" w:hAnsi="Calibri" w:cstheme="majorBidi"/>
                  <w:b/>
                  <w:bCs/>
                  <w:color w:val="4F81BD" w:themeColor="accent1"/>
                </w:rPr>
                <w:delText xml:space="preserve">No of occurrence </w:delText>
              </w:r>
            </w:del>
          </w:p>
        </w:tc>
      </w:tr>
      <w:tr w:rsidR="006534FD" w:rsidRPr="00012DAF" w:rsidDel="00B66B01" w14:paraId="0D5250AD" w14:textId="0F1AC7A7" w:rsidTr="002536AA">
        <w:trPr>
          <w:trHeight w:val="197"/>
          <w:del w:id="6939" w:author="Fnu, Sonam" w:date="2019-11-27T19:23:00Z"/>
        </w:trPr>
        <w:tc>
          <w:tcPr>
            <w:tcW w:w="1648" w:type="dxa"/>
          </w:tcPr>
          <w:p w14:paraId="51C2422A" w14:textId="041F105F" w:rsidR="006534FD" w:rsidRPr="00064254" w:rsidDel="00B66B01" w:rsidRDefault="006534FD">
            <w:pPr>
              <w:rPr>
                <w:del w:id="6940" w:author="Fnu, Sonam" w:date="2019-11-27T19:23:00Z"/>
                <w:rFonts w:ascii="Calibri" w:hAnsi="Calibri"/>
              </w:rPr>
              <w:pPrChange w:id="6941" w:author="Fnu, Sonam" w:date="2019-11-27T19:23:00Z">
                <w:pPr>
                  <w:pStyle w:val="Bullet-Normal"/>
                </w:pPr>
              </w:pPrChange>
            </w:pPr>
            <w:del w:id="6942" w:author="Fnu, Sonam" w:date="2019-11-27T19:23:00Z">
              <w:r w:rsidRPr="00064254" w:rsidDel="00B66B01">
                <w:rPr>
                  <w:rFonts w:ascii="Calibri" w:hAnsi="Calibri"/>
                </w:rPr>
                <w:delText>Service ID</w:delText>
              </w:r>
            </w:del>
          </w:p>
        </w:tc>
        <w:tc>
          <w:tcPr>
            <w:tcW w:w="1430" w:type="dxa"/>
          </w:tcPr>
          <w:p w14:paraId="247138CD" w14:textId="0BEBBE24" w:rsidR="006534FD" w:rsidRPr="00064254" w:rsidDel="00B66B01" w:rsidRDefault="006534FD">
            <w:pPr>
              <w:rPr>
                <w:del w:id="6943" w:author="Fnu, Sonam" w:date="2019-11-27T19:23:00Z"/>
                <w:rFonts w:ascii="Calibri" w:hAnsi="Calibri"/>
              </w:rPr>
              <w:pPrChange w:id="6944" w:author="Fnu, Sonam" w:date="2019-11-27T19:23:00Z">
                <w:pPr>
                  <w:pStyle w:val="Bullet-Normal"/>
                </w:pPr>
              </w:pPrChange>
            </w:pPr>
            <w:del w:id="6945" w:author="Fnu, Sonam" w:date="2019-11-27T19:23:00Z">
              <w:r w:rsidRPr="00064254" w:rsidDel="00B66B01">
                <w:rPr>
                  <w:rFonts w:ascii="Calibri" w:hAnsi="Calibri"/>
                </w:rPr>
                <w:delText>String</w:delText>
              </w:r>
            </w:del>
          </w:p>
        </w:tc>
        <w:tc>
          <w:tcPr>
            <w:tcW w:w="2520" w:type="dxa"/>
          </w:tcPr>
          <w:p w14:paraId="269CC766" w14:textId="4AC83211" w:rsidR="006534FD" w:rsidRPr="00064254" w:rsidDel="00B66B01" w:rsidRDefault="006534FD">
            <w:pPr>
              <w:rPr>
                <w:del w:id="6946" w:author="Fnu, Sonam" w:date="2019-11-27T19:23:00Z"/>
                <w:rFonts w:ascii="Calibri" w:hAnsi="Calibri"/>
              </w:rPr>
              <w:pPrChange w:id="6947" w:author="Fnu, Sonam" w:date="2019-11-27T19:23:00Z">
                <w:pPr>
                  <w:pStyle w:val="Bullet-Normal"/>
                </w:pPr>
              </w:pPrChange>
            </w:pPr>
            <w:del w:id="6948" w:author="Fnu, Sonam" w:date="2019-11-27T19:23:00Z">
              <w:r w:rsidRPr="00064254" w:rsidDel="00B66B01">
                <w:rPr>
                  <w:rFonts w:ascii="Calibri" w:hAnsi="Calibri"/>
                </w:rPr>
                <w:delText xml:space="preserve">Service Identification </w:delText>
              </w:r>
            </w:del>
          </w:p>
        </w:tc>
        <w:tc>
          <w:tcPr>
            <w:tcW w:w="998" w:type="dxa"/>
          </w:tcPr>
          <w:p w14:paraId="679A4D00" w14:textId="0B10B90F" w:rsidR="006534FD" w:rsidRPr="00064254" w:rsidDel="00B66B01" w:rsidRDefault="006534FD">
            <w:pPr>
              <w:rPr>
                <w:del w:id="6949" w:author="Fnu, Sonam" w:date="2019-11-27T19:23:00Z"/>
                <w:rFonts w:ascii="Calibri" w:hAnsi="Calibri"/>
              </w:rPr>
              <w:pPrChange w:id="6950" w:author="Fnu, Sonam" w:date="2019-11-27T19:23:00Z">
                <w:pPr>
                  <w:pStyle w:val="Bullet-Normal"/>
                </w:pPr>
              </w:pPrChange>
            </w:pPr>
            <w:del w:id="6951" w:author="Fnu, Sonam" w:date="2019-11-27T19:23:00Z">
              <w:r w:rsidRPr="00064254" w:rsidDel="00B66B01">
                <w:rPr>
                  <w:rFonts w:ascii="Calibri" w:hAnsi="Calibri"/>
                </w:rPr>
                <w:delText>Yes</w:delText>
              </w:r>
            </w:del>
          </w:p>
        </w:tc>
        <w:tc>
          <w:tcPr>
            <w:tcW w:w="1650" w:type="dxa"/>
          </w:tcPr>
          <w:p w14:paraId="2588D4A4" w14:textId="38D2EEAA" w:rsidR="006534FD" w:rsidRPr="00064254" w:rsidDel="00B66B01" w:rsidRDefault="006534FD">
            <w:pPr>
              <w:rPr>
                <w:del w:id="6952" w:author="Fnu, Sonam" w:date="2019-11-27T19:23:00Z"/>
                <w:rFonts w:ascii="Calibri" w:hAnsi="Calibri"/>
              </w:rPr>
              <w:pPrChange w:id="6953" w:author="Fnu, Sonam" w:date="2019-11-27T19:23:00Z">
                <w:pPr>
                  <w:pStyle w:val="Bullet-Normal"/>
                </w:pPr>
              </w:pPrChange>
            </w:pPr>
            <w:del w:id="6954" w:author="Fnu, Sonam" w:date="2019-11-27T19:23:00Z">
              <w:r w:rsidRPr="00064254" w:rsidDel="00B66B01">
                <w:rPr>
                  <w:rFonts w:ascii="Calibri" w:hAnsi="Calibri"/>
                </w:rPr>
                <w:delText>1</w:delText>
              </w:r>
            </w:del>
          </w:p>
        </w:tc>
      </w:tr>
      <w:tr w:rsidR="006534FD" w:rsidRPr="00012DAF" w:rsidDel="00B66B01" w14:paraId="197150CA" w14:textId="450D99A2" w:rsidTr="002536AA">
        <w:trPr>
          <w:trHeight w:val="197"/>
          <w:del w:id="6955" w:author="Fnu, Sonam" w:date="2019-11-27T19:23:00Z"/>
        </w:trPr>
        <w:tc>
          <w:tcPr>
            <w:tcW w:w="1648" w:type="dxa"/>
          </w:tcPr>
          <w:p w14:paraId="29EDC00F" w14:textId="2BB309D9" w:rsidR="006534FD" w:rsidRPr="00064254" w:rsidDel="00B66B01" w:rsidRDefault="006534FD">
            <w:pPr>
              <w:rPr>
                <w:del w:id="6956" w:author="Fnu, Sonam" w:date="2019-11-27T19:23:00Z"/>
                <w:rFonts w:ascii="Calibri" w:hAnsi="Calibri"/>
              </w:rPr>
              <w:pPrChange w:id="6957" w:author="Fnu, Sonam" w:date="2019-11-27T19:23:00Z">
                <w:pPr>
                  <w:pStyle w:val="Bullet-Normal"/>
                </w:pPr>
              </w:pPrChange>
            </w:pPr>
            <w:del w:id="6958" w:author="Fnu, Sonam" w:date="2019-11-27T19:23:00Z">
              <w:r w:rsidRPr="00064254" w:rsidDel="00B66B01">
                <w:rPr>
                  <w:rFonts w:ascii="Calibri" w:hAnsi="Calibri"/>
                </w:rPr>
                <w:delText>Subscriber Flag</w:delText>
              </w:r>
            </w:del>
          </w:p>
        </w:tc>
        <w:tc>
          <w:tcPr>
            <w:tcW w:w="1430" w:type="dxa"/>
          </w:tcPr>
          <w:p w14:paraId="20EDD6AB" w14:textId="67999403" w:rsidR="006534FD" w:rsidRPr="00064254" w:rsidDel="00B66B01" w:rsidRDefault="006534FD">
            <w:pPr>
              <w:rPr>
                <w:del w:id="6959" w:author="Fnu, Sonam" w:date="2019-11-27T19:23:00Z"/>
                <w:rFonts w:ascii="Calibri" w:hAnsi="Calibri"/>
              </w:rPr>
              <w:pPrChange w:id="6960" w:author="Fnu, Sonam" w:date="2019-11-27T19:23:00Z">
                <w:pPr>
                  <w:pStyle w:val="Bullet-Normal"/>
                </w:pPr>
              </w:pPrChange>
            </w:pPr>
            <w:del w:id="6961" w:author="Fnu, Sonam" w:date="2019-11-27T19:23:00Z">
              <w:r w:rsidRPr="00064254" w:rsidDel="00B66B01">
                <w:rPr>
                  <w:rFonts w:ascii="Calibri" w:hAnsi="Calibri"/>
                </w:rPr>
                <w:delText>Number</w:delText>
              </w:r>
            </w:del>
          </w:p>
        </w:tc>
        <w:tc>
          <w:tcPr>
            <w:tcW w:w="2520" w:type="dxa"/>
          </w:tcPr>
          <w:p w14:paraId="5F512214" w14:textId="119E842D" w:rsidR="006534FD" w:rsidRPr="00064254" w:rsidDel="00B66B01" w:rsidRDefault="006534FD">
            <w:pPr>
              <w:rPr>
                <w:del w:id="6962" w:author="Fnu, Sonam" w:date="2019-11-27T19:23:00Z"/>
                <w:rFonts w:ascii="Calibri" w:hAnsi="Calibri"/>
              </w:rPr>
              <w:pPrChange w:id="6963" w:author="Fnu, Sonam" w:date="2019-11-27T19:23:00Z">
                <w:pPr>
                  <w:pStyle w:val="Bullet-Normal"/>
                </w:pPr>
              </w:pPrChange>
            </w:pPr>
            <w:del w:id="6964" w:author="Fnu, Sonam" w:date="2019-11-27T19:23:00Z">
              <w:r w:rsidRPr="00064254" w:rsidDel="00B66B01">
                <w:rPr>
                  <w:rFonts w:ascii="Calibri" w:hAnsi="Calibri"/>
                </w:rPr>
                <w:delText>1 Subscriber</w:delText>
              </w:r>
            </w:del>
          </w:p>
          <w:p w14:paraId="46954FCD" w14:textId="2BBE4EE8" w:rsidR="006534FD" w:rsidRPr="00064254" w:rsidDel="00B66B01" w:rsidRDefault="006534FD">
            <w:pPr>
              <w:rPr>
                <w:del w:id="6965" w:author="Fnu, Sonam" w:date="2019-11-27T19:23:00Z"/>
                <w:rFonts w:ascii="Calibri" w:hAnsi="Calibri"/>
              </w:rPr>
              <w:pPrChange w:id="6966" w:author="Fnu, Sonam" w:date="2019-11-27T19:23:00Z">
                <w:pPr>
                  <w:pStyle w:val="Bullet-Normal"/>
                </w:pPr>
              </w:pPrChange>
            </w:pPr>
            <w:del w:id="6967" w:author="Fnu, Sonam" w:date="2019-11-27T19:23:00Z">
              <w:r w:rsidRPr="00064254" w:rsidDel="00B66B01">
                <w:rPr>
                  <w:rFonts w:ascii="Calibri" w:hAnsi="Calibri"/>
                </w:rPr>
                <w:delText>0 unsubscribe</w:delText>
              </w:r>
            </w:del>
          </w:p>
        </w:tc>
        <w:tc>
          <w:tcPr>
            <w:tcW w:w="998" w:type="dxa"/>
          </w:tcPr>
          <w:p w14:paraId="692352F2" w14:textId="129D2B6F" w:rsidR="006534FD" w:rsidRPr="00064254" w:rsidDel="00B66B01" w:rsidRDefault="006534FD">
            <w:pPr>
              <w:rPr>
                <w:del w:id="6968" w:author="Fnu, Sonam" w:date="2019-11-27T19:23:00Z"/>
                <w:rFonts w:ascii="Calibri" w:hAnsi="Calibri"/>
              </w:rPr>
              <w:pPrChange w:id="6969" w:author="Fnu, Sonam" w:date="2019-11-27T19:23:00Z">
                <w:pPr>
                  <w:pStyle w:val="Bullet-Normal"/>
                </w:pPr>
              </w:pPrChange>
            </w:pPr>
            <w:del w:id="6970" w:author="Fnu, Sonam" w:date="2019-11-27T19:23:00Z">
              <w:r w:rsidRPr="00064254" w:rsidDel="00B66B01">
                <w:rPr>
                  <w:rFonts w:ascii="Calibri" w:hAnsi="Calibri"/>
                </w:rPr>
                <w:delText xml:space="preserve">Yes </w:delText>
              </w:r>
            </w:del>
          </w:p>
        </w:tc>
        <w:tc>
          <w:tcPr>
            <w:tcW w:w="1650" w:type="dxa"/>
          </w:tcPr>
          <w:p w14:paraId="0B320833" w14:textId="0C26BC2C" w:rsidR="006534FD" w:rsidRPr="00064254" w:rsidDel="00B66B01" w:rsidRDefault="006534FD">
            <w:pPr>
              <w:rPr>
                <w:del w:id="6971" w:author="Fnu, Sonam" w:date="2019-11-27T19:23:00Z"/>
                <w:rFonts w:ascii="Calibri" w:hAnsi="Calibri"/>
              </w:rPr>
              <w:pPrChange w:id="6972" w:author="Fnu, Sonam" w:date="2019-11-27T19:23:00Z">
                <w:pPr>
                  <w:pStyle w:val="Bullet-Normal"/>
                </w:pPr>
              </w:pPrChange>
            </w:pPr>
            <w:del w:id="6973" w:author="Fnu, Sonam" w:date="2019-11-27T19:23:00Z">
              <w:r w:rsidRPr="00064254" w:rsidDel="00B66B01">
                <w:rPr>
                  <w:rFonts w:ascii="Calibri" w:hAnsi="Calibri"/>
                </w:rPr>
                <w:delText>1</w:delText>
              </w:r>
            </w:del>
          </w:p>
        </w:tc>
      </w:tr>
      <w:tr w:rsidR="006534FD" w:rsidRPr="00012DAF" w:rsidDel="00B66B01" w14:paraId="6A931ACF" w14:textId="44C3D296" w:rsidTr="002536AA">
        <w:trPr>
          <w:trHeight w:val="197"/>
          <w:del w:id="6974" w:author="Fnu, Sonam" w:date="2019-11-27T19:23:00Z"/>
        </w:trPr>
        <w:tc>
          <w:tcPr>
            <w:tcW w:w="1648" w:type="dxa"/>
          </w:tcPr>
          <w:p w14:paraId="2B351B11" w14:textId="6356955A" w:rsidR="006534FD" w:rsidRPr="00064254" w:rsidDel="00B66B01" w:rsidRDefault="006534FD">
            <w:pPr>
              <w:rPr>
                <w:del w:id="6975" w:author="Fnu, Sonam" w:date="2019-11-27T19:23:00Z"/>
                <w:rFonts w:ascii="Calibri" w:hAnsi="Calibri"/>
              </w:rPr>
              <w:pPrChange w:id="6976" w:author="Fnu, Sonam" w:date="2019-11-27T19:23:00Z">
                <w:pPr>
                  <w:pStyle w:val="Bullet-Normal"/>
                </w:pPr>
              </w:pPrChange>
            </w:pPr>
            <w:del w:id="6977" w:author="Fnu, Sonam" w:date="2019-11-27T19:23:00Z">
              <w:r w:rsidRPr="00064254" w:rsidDel="00B66B01">
                <w:rPr>
                  <w:rFonts w:ascii="Calibri" w:hAnsi="Calibri"/>
                </w:rPr>
                <w:delText>Start Date</w:delText>
              </w:r>
            </w:del>
          </w:p>
        </w:tc>
        <w:tc>
          <w:tcPr>
            <w:tcW w:w="1430" w:type="dxa"/>
          </w:tcPr>
          <w:p w14:paraId="2F5C322B" w14:textId="7255D5BB" w:rsidR="006534FD" w:rsidRPr="00064254" w:rsidDel="00B66B01" w:rsidRDefault="006534FD">
            <w:pPr>
              <w:rPr>
                <w:del w:id="6978" w:author="Fnu, Sonam" w:date="2019-11-27T19:23:00Z"/>
                <w:rFonts w:ascii="Calibri" w:hAnsi="Calibri"/>
              </w:rPr>
              <w:pPrChange w:id="6979" w:author="Fnu, Sonam" w:date="2019-11-27T19:23:00Z">
                <w:pPr>
                  <w:pStyle w:val="Bullet-Normal"/>
                </w:pPr>
              </w:pPrChange>
            </w:pPr>
            <w:del w:id="6980" w:author="Fnu, Sonam" w:date="2019-11-27T19:23:00Z">
              <w:r w:rsidRPr="00064254" w:rsidDel="00B66B01">
                <w:rPr>
                  <w:rFonts w:ascii="Calibri" w:hAnsi="Calibri"/>
                </w:rPr>
                <w:delText>Date</w:delText>
              </w:r>
            </w:del>
          </w:p>
        </w:tc>
        <w:tc>
          <w:tcPr>
            <w:tcW w:w="2520" w:type="dxa"/>
          </w:tcPr>
          <w:p w14:paraId="7EFD7109" w14:textId="1EDE7753" w:rsidR="006534FD" w:rsidRPr="00064254" w:rsidDel="00B66B01" w:rsidRDefault="006534FD">
            <w:pPr>
              <w:rPr>
                <w:del w:id="6981" w:author="Fnu, Sonam" w:date="2019-11-27T19:23:00Z"/>
                <w:rFonts w:ascii="Calibri" w:hAnsi="Calibri"/>
              </w:rPr>
              <w:pPrChange w:id="6982" w:author="Fnu, Sonam" w:date="2019-11-27T19:23:00Z">
                <w:pPr>
                  <w:pStyle w:val="Bullet-Normal"/>
                </w:pPr>
              </w:pPrChange>
            </w:pPr>
            <w:del w:id="6983" w:author="Fnu, Sonam" w:date="2019-11-27T19:23:00Z">
              <w:r w:rsidRPr="00064254" w:rsidDel="00B66B01">
                <w:rPr>
                  <w:rFonts w:ascii="Calibri" w:hAnsi="Calibri"/>
                </w:rPr>
                <w:delText>Subscription start date</w:delText>
              </w:r>
            </w:del>
          </w:p>
        </w:tc>
        <w:tc>
          <w:tcPr>
            <w:tcW w:w="998" w:type="dxa"/>
          </w:tcPr>
          <w:p w14:paraId="5BE6692B" w14:textId="763507A9" w:rsidR="006534FD" w:rsidRPr="00064254" w:rsidDel="00B66B01" w:rsidRDefault="006534FD">
            <w:pPr>
              <w:rPr>
                <w:del w:id="6984" w:author="Fnu, Sonam" w:date="2019-11-27T19:23:00Z"/>
                <w:rFonts w:ascii="Calibri" w:hAnsi="Calibri"/>
              </w:rPr>
              <w:pPrChange w:id="6985" w:author="Fnu, Sonam" w:date="2019-11-27T19:23:00Z">
                <w:pPr>
                  <w:pStyle w:val="Bullet-Normal"/>
                </w:pPr>
              </w:pPrChange>
            </w:pPr>
            <w:del w:id="6986" w:author="Fnu, Sonam" w:date="2019-11-27T19:23:00Z">
              <w:r w:rsidRPr="00064254" w:rsidDel="00B66B01">
                <w:rPr>
                  <w:rFonts w:ascii="Calibri" w:hAnsi="Calibri"/>
                </w:rPr>
                <w:delText>Yes</w:delText>
              </w:r>
            </w:del>
          </w:p>
        </w:tc>
        <w:tc>
          <w:tcPr>
            <w:tcW w:w="1650" w:type="dxa"/>
          </w:tcPr>
          <w:p w14:paraId="315D7D0D" w14:textId="557D58C8" w:rsidR="006534FD" w:rsidRPr="00064254" w:rsidDel="00B66B01" w:rsidRDefault="006534FD">
            <w:pPr>
              <w:rPr>
                <w:del w:id="6987" w:author="Fnu, Sonam" w:date="2019-11-27T19:23:00Z"/>
                <w:rFonts w:ascii="Calibri" w:hAnsi="Calibri"/>
              </w:rPr>
              <w:pPrChange w:id="6988" w:author="Fnu, Sonam" w:date="2019-11-27T19:23:00Z">
                <w:pPr>
                  <w:pStyle w:val="Bullet-Normal"/>
                </w:pPr>
              </w:pPrChange>
            </w:pPr>
            <w:del w:id="6989" w:author="Fnu, Sonam" w:date="2019-11-27T19:23:00Z">
              <w:r w:rsidRPr="00064254" w:rsidDel="00B66B01">
                <w:rPr>
                  <w:rFonts w:ascii="Calibri" w:hAnsi="Calibri"/>
                </w:rPr>
                <w:delText>1</w:delText>
              </w:r>
            </w:del>
          </w:p>
        </w:tc>
      </w:tr>
      <w:tr w:rsidR="006534FD" w:rsidRPr="00012DAF" w:rsidDel="00B66B01" w14:paraId="1F984C2B" w14:textId="4EF3A2C9" w:rsidTr="002536AA">
        <w:trPr>
          <w:trHeight w:val="197"/>
          <w:del w:id="6990" w:author="Fnu, Sonam" w:date="2019-11-27T19:23:00Z"/>
        </w:trPr>
        <w:tc>
          <w:tcPr>
            <w:tcW w:w="1648" w:type="dxa"/>
          </w:tcPr>
          <w:p w14:paraId="28787528" w14:textId="7583F9C7" w:rsidR="006534FD" w:rsidRPr="00064254" w:rsidDel="00B66B01" w:rsidRDefault="006534FD">
            <w:pPr>
              <w:rPr>
                <w:del w:id="6991" w:author="Fnu, Sonam" w:date="2019-11-27T19:23:00Z"/>
                <w:rFonts w:ascii="Calibri" w:hAnsi="Calibri"/>
              </w:rPr>
              <w:pPrChange w:id="6992" w:author="Fnu, Sonam" w:date="2019-11-27T19:23:00Z">
                <w:pPr>
                  <w:pStyle w:val="Bullet-Normal"/>
                </w:pPr>
              </w:pPrChange>
            </w:pPr>
            <w:del w:id="6993" w:author="Fnu, Sonam" w:date="2019-11-27T19:23:00Z">
              <w:r w:rsidRPr="00064254" w:rsidDel="00B66B01">
                <w:rPr>
                  <w:rFonts w:ascii="Calibri" w:hAnsi="Calibri"/>
                </w:rPr>
                <w:delText>End Date</w:delText>
              </w:r>
            </w:del>
          </w:p>
        </w:tc>
        <w:tc>
          <w:tcPr>
            <w:tcW w:w="1430" w:type="dxa"/>
          </w:tcPr>
          <w:p w14:paraId="30333FF9" w14:textId="4DE0953B" w:rsidR="006534FD" w:rsidRPr="00064254" w:rsidDel="00B66B01" w:rsidRDefault="006534FD">
            <w:pPr>
              <w:rPr>
                <w:del w:id="6994" w:author="Fnu, Sonam" w:date="2019-11-27T19:23:00Z"/>
                <w:rFonts w:ascii="Calibri" w:hAnsi="Calibri"/>
              </w:rPr>
              <w:pPrChange w:id="6995" w:author="Fnu, Sonam" w:date="2019-11-27T19:23:00Z">
                <w:pPr>
                  <w:pStyle w:val="Bullet-Normal"/>
                </w:pPr>
              </w:pPrChange>
            </w:pPr>
            <w:del w:id="6996" w:author="Fnu, Sonam" w:date="2019-11-27T19:23:00Z">
              <w:r w:rsidRPr="00064254" w:rsidDel="00B66B01">
                <w:rPr>
                  <w:rFonts w:ascii="Calibri" w:hAnsi="Calibri"/>
                </w:rPr>
                <w:delText>Date</w:delText>
              </w:r>
            </w:del>
          </w:p>
        </w:tc>
        <w:tc>
          <w:tcPr>
            <w:tcW w:w="2520" w:type="dxa"/>
          </w:tcPr>
          <w:p w14:paraId="3929EF07" w14:textId="4C350F54" w:rsidR="006534FD" w:rsidRPr="00064254" w:rsidDel="00B66B01" w:rsidRDefault="006534FD">
            <w:pPr>
              <w:rPr>
                <w:del w:id="6997" w:author="Fnu, Sonam" w:date="2019-11-27T19:23:00Z"/>
                <w:rFonts w:ascii="Calibri" w:hAnsi="Calibri"/>
              </w:rPr>
              <w:pPrChange w:id="6998" w:author="Fnu, Sonam" w:date="2019-11-27T19:23:00Z">
                <w:pPr>
                  <w:pStyle w:val="Bullet-Normal"/>
                </w:pPr>
              </w:pPrChange>
            </w:pPr>
            <w:del w:id="6999" w:author="Fnu, Sonam" w:date="2019-11-27T19:23:00Z">
              <w:r w:rsidRPr="00064254" w:rsidDel="00B66B01">
                <w:rPr>
                  <w:rFonts w:ascii="Calibri" w:hAnsi="Calibri"/>
                </w:rPr>
                <w:delText>Subscription End date</w:delText>
              </w:r>
            </w:del>
          </w:p>
        </w:tc>
        <w:tc>
          <w:tcPr>
            <w:tcW w:w="998" w:type="dxa"/>
          </w:tcPr>
          <w:p w14:paraId="18C3A288" w14:textId="6E603875" w:rsidR="006534FD" w:rsidRPr="00064254" w:rsidDel="00B66B01" w:rsidRDefault="006534FD">
            <w:pPr>
              <w:rPr>
                <w:del w:id="7000" w:author="Fnu, Sonam" w:date="2019-11-27T19:23:00Z"/>
                <w:rFonts w:ascii="Calibri" w:hAnsi="Calibri"/>
              </w:rPr>
              <w:pPrChange w:id="7001" w:author="Fnu, Sonam" w:date="2019-11-27T19:23:00Z">
                <w:pPr>
                  <w:pStyle w:val="Bullet-Normal"/>
                </w:pPr>
              </w:pPrChange>
            </w:pPr>
            <w:del w:id="7002" w:author="Fnu, Sonam" w:date="2019-11-27T19:23:00Z">
              <w:r w:rsidRPr="00064254" w:rsidDel="00B66B01">
                <w:rPr>
                  <w:rFonts w:ascii="Calibri" w:hAnsi="Calibri"/>
                </w:rPr>
                <w:delText>No</w:delText>
              </w:r>
            </w:del>
          </w:p>
        </w:tc>
        <w:tc>
          <w:tcPr>
            <w:tcW w:w="1650" w:type="dxa"/>
          </w:tcPr>
          <w:p w14:paraId="243EFDB8" w14:textId="783972BD" w:rsidR="006534FD" w:rsidRPr="00064254" w:rsidDel="00B66B01" w:rsidRDefault="006534FD">
            <w:pPr>
              <w:rPr>
                <w:del w:id="7003" w:author="Fnu, Sonam" w:date="2019-11-27T19:23:00Z"/>
                <w:rFonts w:ascii="Calibri" w:hAnsi="Calibri"/>
              </w:rPr>
              <w:pPrChange w:id="7004" w:author="Fnu, Sonam" w:date="2019-11-27T19:23:00Z">
                <w:pPr>
                  <w:pStyle w:val="Bullet-Normal"/>
                </w:pPr>
              </w:pPrChange>
            </w:pPr>
            <w:del w:id="7005" w:author="Fnu, Sonam" w:date="2019-11-27T19:23:00Z">
              <w:r w:rsidRPr="00064254" w:rsidDel="00B66B01">
                <w:rPr>
                  <w:rFonts w:ascii="Calibri" w:hAnsi="Calibri"/>
                </w:rPr>
                <w:delText>1</w:delText>
              </w:r>
            </w:del>
          </w:p>
        </w:tc>
      </w:tr>
      <w:tr w:rsidR="006534FD" w:rsidRPr="00012DAF" w:rsidDel="00B66B01" w14:paraId="5383C316" w14:textId="411B526F" w:rsidTr="002536AA">
        <w:trPr>
          <w:trHeight w:val="197"/>
          <w:del w:id="7006" w:author="Fnu, Sonam" w:date="2019-11-27T19:23:00Z"/>
        </w:trPr>
        <w:tc>
          <w:tcPr>
            <w:tcW w:w="1648" w:type="dxa"/>
          </w:tcPr>
          <w:p w14:paraId="30AEDCAC" w14:textId="17D0ED51" w:rsidR="006534FD" w:rsidRPr="00064254" w:rsidDel="00B66B01" w:rsidRDefault="006534FD">
            <w:pPr>
              <w:rPr>
                <w:del w:id="7007" w:author="Fnu, Sonam" w:date="2019-11-27T19:23:00Z"/>
                <w:rFonts w:ascii="Calibri" w:hAnsi="Calibri"/>
              </w:rPr>
              <w:pPrChange w:id="7008" w:author="Fnu, Sonam" w:date="2019-11-27T19:23:00Z">
                <w:pPr>
                  <w:pStyle w:val="Bullet-Normal"/>
                </w:pPr>
              </w:pPrChange>
            </w:pPr>
            <w:del w:id="7009" w:author="Fnu, Sonam" w:date="2019-11-27T19:23:00Z">
              <w:r w:rsidRPr="00064254" w:rsidDel="00B66B01">
                <w:rPr>
                  <w:rFonts w:ascii="Calibri" w:hAnsi="Calibri"/>
                </w:rPr>
                <w:delText>Schedule Type</w:delText>
              </w:r>
            </w:del>
          </w:p>
        </w:tc>
        <w:tc>
          <w:tcPr>
            <w:tcW w:w="1430" w:type="dxa"/>
          </w:tcPr>
          <w:p w14:paraId="3F547E2A" w14:textId="452CF765" w:rsidR="006534FD" w:rsidRPr="00064254" w:rsidDel="00B66B01" w:rsidRDefault="006534FD">
            <w:pPr>
              <w:rPr>
                <w:del w:id="7010" w:author="Fnu, Sonam" w:date="2019-11-27T19:23:00Z"/>
                <w:rFonts w:ascii="Calibri" w:hAnsi="Calibri"/>
              </w:rPr>
              <w:pPrChange w:id="7011" w:author="Fnu, Sonam" w:date="2019-11-27T19:23:00Z">
                <w:pPr>
                  <w:pStyle w:val="Bullet-Normal"/>
                </w:pPr>
              </w:pPrChange>
            </w:pPr>
          </w:p>
        </w:tc>
        <w:tc>
          <w:tcPr>
            <w:tcW w:w="2520" w:type="dxa"/>
          </w:tcPr>
          <w:p w14:paraId="2778D645" w14:textId="6714D14F" w:rsidR="006534FD" w:rsidRPr="00064254" w:rsidDel="00B66B01" w:rsidRDefault="006534FD">
            <w:pPr>
              <w:rPr>
                <w:del w:id="7012" w:author="Fnu, Sonam" w:date="2019-11-27T19:23:00Z"/>
                <w:rFonts w:ascii="Calibri" w:hAnsi="Calibri"/>
              </w:rPr>
              <w:pPrChange w:id="7013" w:author="Fnu, Sonam" w:date="2019-11-27T19:23:00Z">
                <w:pPr>
                  <w:pStyle w:val="Bullet-Normal"/>
                </w:pPr>
              </w:pPrChange>
            </w:pPr>
            <w:del w:id="7014" w:author="Fnu, Sonam" w:date="2019-11-27T19:23:00Z">
              <w:r w:rsidRPr="00064254" w:rsidDel="00B66B01">
                <w:rPr>
                  <w:rFonts w:ascii="Calibri" w:hAnsi="Calibri"/>
                </w:rPr>
                <w:delText>1</w:delText>
              </w:r>
              <w:r w:rsidRPr="00064254" w:rsidDel="00B66B01">
                <w:rPr>
                  <w:rFonts w:ascii="Calibri" w:hAnsi="Calibri"/>
                </w:rPr>
                <w:tab/>
                <w:delText>Daily</w:delText>
              </w:r>
            </w:del>
          </w:p>
          <w:p w14:paraId="61C0D3B4" w14:textId="5DBE3C30" w:rsidR="006534FD" w:rsidRPr="00064254" w:rsidDel="00B66B01" w:rsidRDefault="006534FD">
            <w:pPr>
              <w:rPr>
                <w:del w:id="7015" w:author="Fnu, Sonam" w:date="2019-11-27T19:23:00Z"/>
                <w:rFonts w:ascii="Calibri" w:hAnsi="Calibri"/>
              </w:rPr>
              <w:pPrChange w:id="7016" w:author="Fnu, Sonam" w:date="2019-11-27T19:23:00Z">
                <w:pPr>
                  <w:pStyle w:val="Bullet-Normal"/>
                </w:pPr>
              </w:pPrChange>
            </w:pPr>
            <w:del w:id="7017" w:author="Fnu, Sonam" w:date="2019-11-27T19:23:00Z">
              <w:r w:rsidRPr="00064254" w:rsidDel="00B66B01">
                <w:rPr>
                  <w:rFonts w:ascii="Calibri" w:hAnsi="Calibri"/>
                </w:rPr>
                <w:delText>2</w:delText>
              </w:r>
              <w:r w:rsidRPr="00064254" w:rsidDel="00B66B01">
                <w:rPr>
                  <w:rFonts w:ascii="Calibri" w:hAnsi="Calibri"/>
                </w:rPr>
                <w:tab/>
                <w:delText>Weekly</w:delText>
              </w:r>
            </w:del>
          </w:p>
          <w:p w14:paraId="3D869AE6" w14:textId="3B403540" w:rsidR="006534FD" w:rsidRPr="00064254" w:rsidDel="00B66B01" w:rsidRDefault="006534FD">
            <w:pPr>
              <w:rPr>
                <w:del w:id="7018" w:author="Fnu, Sonam" w:date="2019-11-27T19:23:00Z"/>
                <w:rFonts w:ascii="Calibri" w:hAnsi="Calibri"/>
              </w:rPr>
              <w:pPrChange w:id="7019" w:author="Fnu, Sonam" w:date="2019-11-27T19:23:00Z">
                <w:pPr>
                  <w:pStyle w:val="Bullet-Normal"/>
                </w:pPr>
              </w:pPrChange>
            </w:pPr>
            <w:del w:id="7020" w:author="Fnu, Sonam" w:date="2019-11-27T19:23:00Z">
              <w:r w:rsidRPr="00064254" w:rsidDel="00B66B01">
                <w:rPr>
                  <w:rFonts w:ascii="Calibri" w:hAnsi="Calibri"/>
                </w:rPr>
                <w:delText>3</w:delText>
              </w:r>
              <w:r w:rsidRPr="00064254" w:rsidDel="00B66B01">
                <w:rPr>
                  <w:rFonts w:ascii="Calibri" w:hAnsi="Calibri"/>
                </w:rPr>
                <w:tab/>
                <w:delText>Monthly</w:delText>
              </w:r>
            </w:del>
          </w:p>
          <w:p w14:paraId="6FF142B7" w14:textId="50898002" w:rsidR="006534FD" w:rsidRPr="00064254" w:rsidDel="00B66B01" w:rsidRDefault="006534FD">
            <w:pPr>
              <w:rPr>
                <w:del w:id="7021" w:author="Fnu, Sonam" w:date="2019-11-27T19:23:00Z"/>
                <w:rFonts w:ascii="Calibri" w:hAnsi="Calibri"/>
              </w:rPr>
              <w:pPrChange w:id="7022" w:author="Fnu, Sonam" w:date="2019-11-27T19:23:00Z">
                <w:pPr>
                  <w:pStyle w:val="Bullet-Normal"/>
                </w:pPr>
              </w:pPrChange>
            </w:pPr>
            <w:del w:id="7023" w:author="Fnu, Sonam" w:date="2019-11-27T19:23:00Z">
              <w:r w:rsidRPr="00064254" w:rsidDel="00B66B01">
                <w:rPr>
                  <w:rFonts w:ascii="Calibri" w:hAnsi="Calibri"/>
                </w:rPr>
                <w:delText>4</w:delText>
              </w:r>
              <w:r w:rsidRPr="00064254" w:rsidDel="00B66B01">
                <w:rPr>
                  <w:rFonts w:ascii="Calibri" w:hAnsi="Calibri"/>
                </w:rPr>
                <w:tab/>
                <w:delText>Yearly</w:delText>
              </w:r>
            </w:del>
          </w:p>
          <w:p w14:paraId="15996C88" w14:textId="24F3F877" w:rsidR="006534FD" w:rsidRPr="00064254" w:rsidDel="00B66B01" w:rsidRDefault="006534FD">
            <w:pPr>
              <w:rPr>
                <w:del w:id="7024" w:author="Fnu, Sonam" w:date="2019-11-27T19:23:00Z"/>
                <w:rFonts w:ascii="Calibri" w:hAnsi="Calibri"/>
              </w:rPr>
              <w:pPrChange w:id="7025" w:author="Fnu, Sonam" w:date="2019-11-27T19:23:00Z">
                <w:pPr>
                  <w:pStyle w:val="Bullet-Normal"/>
                </w:pPr>
              </w:pPrChange>
            </w:pPr>
            <w:del w:id="7026" w:author="Fnu, Sonam" w:date="2019-11-27T19:23:00Z">
              <w:r w:rsidRPr="00064254" w:rsidDel="00B66B01">
                <w:rPr>
                  <w:rFonts w:ascii="Calibri" w:hAnsi="Calibri"/>
                </w:rPr>
                <w:delText>5</w:delText>
              </w:r>
              <w:r w:rsidRPr="00064254" w:rsidDel="00B66B01">
                <w:rPr>
                  <w:rFonts w:ascii="Calibri" w:hAnsi="Calibri"/>
                </w:rPr>
                <w:tab/>
                <w:delText>Day of Month 29</w:delText>
              </w:r>
            </w:del>
          </w:p>
          <w:p w14:paraId="39E54F3C" w14:textId="051D0CC2" w:rsidR="006534FD" w:rsidRPr="00064254" w:rsidDel="00B66B01" w:rsidRDefault="006534FD">
            <w:pPr>
              <w:rPr>
                <w:del w:id="7027" w:author="Fnu, Sonam" w:date="2019-11-27T19:23:00Z"/>
                <w:rFonts w:ascii="Calibri" w:hAnsi="Calibri"/>
              </w:rPr>
              <w:pPrChange w:id="7028" w:author="Fnu, Sonam" w:date="2019-11-27T19:23:00Z">
                <w:pPr>
                  <w:pStyle w:val="Bullet-Normal"/>
                </w:pPr>
              </w:pPrChange>
            </w:pPr>
            <w:del w:id="7029" w:author="Fnu, Sonam" w:date="2019-11-27T19:23:00Z">
              <w:r w:rsidRPr="00064254" w:rsidDel="00B66B01">
                <w:rPr>
                  <w:rFonts w:ascii="Calibri" w:hAnsi="Calibri"/>
                </w:rPr>
                <w:delText>6</w:delText>
              </w:r>
              <w:r w:rsidRPr="00064254" w:rsidDel="00B66B01">
                <w:rPr>
                  <w:rFonts w:ascii="Calibri" w:hAnsi="Calibri"/>
                </w:rPr>
                <w:tab/>
                <w:delText>Day of Month 30</w:delText>
              </w:r>
            </w:del>
          </w:p>
          <w:p w14:paraId="2D1D829F" w14:textId="15CAC4E0" w:rsidR="006534FD" w:rsidRPr="00064254" w:rsidDel="00B66B01" w:rsidRDefault="006534FD">
            <w:pPr>
              <w:rPr>
                <w:del w:id="7030" w:author="Fnu, Sonam" w:date="2019-11-27T19:23:00Z"/>
                <w:rFonts w:ascii="Calibri" w:hAnsi="Calibri"/>
              </w:rPr>
              <w:pPrChange w:id="7031" w:author="Fnu, Sonam" w:date="2019-11-27T19:23:00Z">
                <w:pPr>
                  <w:pStyle w:val="Bullet-Normal"/>
                </w:pPr>
              </w:pPrChange>
            </w:pPr>
            <w:del w:id="7032" w:author="Fnu, Sonam" w:date="2019-11-27T19:23:00Z">
              <w:r w:rsidRPr="00064254" w:rsidDel="00B66B01">
                <w:rPr>
                  <w:rFonts w:ascii="Calibri" w:hAnsi="Calibri"/>
                </w:rPr>
                <w:delText>7</w:delText>
              </w:r>
              <w:r w:rsidRPr="00064254" w:rsidDel="00B66B01">
                <w:rPr>
                  <w:rFonts w:ascii="Calibri" w:hAnsi="Calibri"/>
                </w:rPr>
                <w:tab/>
                <w:delText>EOM</w:delText>
              </w:r>
            </w:del>
          </w:p>
        </w:tc>
        <w:tc>
          <w:tcPr>
            <w:tcW w:w="998" w:type="dxa"/>
          </w:tcPr>
          <w:p w14:paraId="6028CEB9" w14:textId="677A0CA5" w:rsidR="006534FD" w:rsidRPr="00064254" w:rsidDel="00B66B01" w:rsidRDefault="006534FD">
            <w:pPr>
              <w:rPr>
                <w:del w:id="7033" w:author="Fnu, Sonam" w:date="2019-11-27T19:23:00Z"/>
                <w:rFonts w:ascii="Calibri" w:hAnsi="Calibri"/>
              </w:rPr>
              <w:pPrChange w:id="7034" w:author="Fnu, Sonam" w:date="2019-11-27T19:23:00Z">
                <w:pPr>
                  <w:pStyle w:val="Bullet-Normal"/>
                </w:pPr>
              </w:pPrChange>
            </w:pPr>
            <w:del w:id="7035" w:author="Fnu, Sonam" w:date="2019-11-27T19:23:00Z">
              <w:r w:rsidRPr="00064254" w:rsidDel="00B66B01">
                <w:rPr>
                  <w:rFonts w:ascii="Calibri" w:hAnsi="Calibri"/>
                </w:rPr>
                <w:delText>No</w:delText>
              </w:r>
            </w:del>
          </w:p>
        </w:tc>
        <w:tc>
          <w:tcPr>
            <w:tcW w:w="1650" w:type="dxa"/>
          </w:tcPr>
          <w:p w14:paraId="188F7B8E" w14:textId="5CA856EB" w:rsidR="006534FD" w:rsidRPr="00064254" w:rsidDel="00B66B01" w:rsidRDefault="006534FD">
            <w:pPr>
              <w:rPr>
                <w:del w:id="7036" w:author="Fnu, Sonam" w:date="2019-11-27T19:23:00Z"/>
                <w:rFonts w:ascii="Calibri" w:hAnsi="Calibri"/>
              </w:rPr>
              <w:pPrChange w:id="7037" w:author="Fnu, Sonam" w:date="2019-11-27T19:23:00Z">
                <w:pPr>
                  <w:pStyle w:val="Bullet-Normal"/>
                </w:pPr>
              </w:pPrChange>
            </w:pPr>
            <w:del w:id="7038" w:author="Fnu, Sonam" w:date="2019-11-27T19:23:00Z">
              <w:r w:rsidRPr="00064254" w:rsidDel="00B66B01">
                <w:rPr>
                  <w:rFonts w:ascii="Calibri" w:hAnsi="Calibri"/>
                </w:rPr>
                <w:delText>0 or 1</w:delText>
              </w:r>
            </w:del>
          </w:p>
        </w:tc>
      </w:tr>
      <w:tr w:rsidR="006534FD" w:rsidRPr="00012DAF" w:rsidDel="00B66B01" w14:paraId="1C76D594" w14:textId="3B5AB47D" w:rsidTr="002536AA">
        <w:trPr>
          <w:trHeight w:val="197"/>
          <w:del w:id="7039" w:author="Fnu, Sonam" w:date="2019-11-27T19:23:00Z"/>
        </w:trPr>
        <w:tc>
          <w:tcPr>
            <w:tcW w:w="1648" w:type="dxa"/>
          </w:tcPr>
          <w:p w14:paraId="00E00E4B" w14:textId="4ADE6592" w:rsidR="006534FD" w:rsidRPr="00064254" w:rsidDel="00B66B01" w:rsidRDefault="006534FD">
            <w:pPr>
              <w:rPr>
                <w:del w:id="7040" w:author="Fnu, Sonam" w:date="2019-11-27T19:23:00Z"/>
                <w:rFonts w:ascii="Calibri" w:hAnsi="Calibri"/>
              </w:rPr>
              <w:pPrChange w:id="7041" w:author="Fnu, Sonam" w:date="2019-11-27T19:23:00Z">
                <w:pPr>
                  <w:pStyle w:val="Bullet-Normal"/>
                </w:pPr>
              </w:pPrChange>
            </w:pPr>
            <w:del w:id="7042" w:author="Fnu, Sonam" w:date="2019-11-27T19:23:00Z">
              <w:r w:rsidRPr="00064254" w:rsidDel="00B66B01">
                <w:rPr>
                  <w:rFonts w:ascii="Calibri" w:hAnsi="Calibri"/>
                </w:rPr>
                <w:delText>Frequency</w:delText>
              </w:r>
            </w:del>
          </w:p>
        </w:tc>
        <w:tc>
          <w:tcPr>
            <w:tcW w:w="1430" w:type="dxa"/>
          </w:tcPr>
          <w:p w14:paraId="2E910AEB" w14:textId="50EB7060" w:rsidR="006534FD" w:rsidRPr="00064254" w:rsidDel="00B66B01" w:rsidRDefault="006534FD">
            <w:pPr>
              <w:rPr>
                <w:del w:id="7043" w:author="Fnu, Sonam" w:date="2019-11-27T19:23:00Z"/>
                <w:rFonts w:ascii="Calibri" w:hAnsi="Calibri"/>
              </w:rPr>
              <w:pPrChange w:id="7044" w:author="Fnu, Sonam" w:date="2019-11-27T19:23:00Z">
                <w:pPr>
                  <w:pStyle w:val="Bullet-Normal"/>
                </w:pPr>
              </w:pPrChange>
            </w:pPr>
          </w:p>
        </w:tc>
        <w:tc>
          <w:tcPr>
            <w:tcW w:w="2520" w:type="dxa"/>
          </w:tcPr>
          <w:p w14:paraId="0D5CB1A4" w14:textId="67B12EF9" w:rsidR="006534FD" w:rsidRPr="00064254" w:rsidDel="00B66B01" w:rsidRDefault="006534FD">
            <w:pPr>
              <w:rPr>
                <w:del w:id="7045" w:author="Fnu, Sonam" w:date="2019-11-27T19:23:00Z"/>
                <w:rFonts w:ascii="Calibri" w:hAnsi="Calibri"/>
              </w:rPr>
              <w:pPrChange w:id="7046" w:author="Fnu, Sonam" w:date="2019-11-27T19:23:00Z">
                <w:pPr>
                  <w:pStyle w:val="Bullet-Normal"/>
                </w:pPr>
              </w:pPrChange>
            </w:pPr>
            <w:del w:id="7047" w:author="Fnu, Sonam" w:date="2019-11-27T19:23:00Z">
              <w:r w:rsidRPr="00064254" w:rsidDel="00B66B01">
                <w:rPr>
                  <w:rFonts w:ascii="Calibri" w:hAnsi="Calibri"/>
                </w:rPr>
                <w:delText>1..31</w:delText>
              </w:r>
            </w:del>
          </w:p>
        </w:tc>
        <w:tc>
          <w:tcPr>
            <w:tcW w:w="998" w:type="dxa"/>
          </w:tcPr>
          <w:p w14:paraId="38179E82" w14:textId="7B444265" w:rsidR="006534FD" w:rsidRPr="00064254" w:rsidDel="00B66B01" w:rsidRDefault="006534FD">
            <w:pPr>
              <w:rPr>
                <w:del w:id="7048" w:author="Fnu, Sonam" w:date="2019-11-27T19:23:00Z"/>
                <w:rFonts w:ascii="Calibri" w:hAnsi="Calibri"/>
              </w:rPr>
              <w:pPrChange w:id="7049" w:author="Fnu, Sonam" w:date="2019-11-27T19:23:00Z">
                <w:pPr>
                  <w:pStyle w:val="Bullet-Normal"/>
                </w:pPr>
              </w:pPrChange>
            </w:pPr>
            <w:del w:id="7050" w:author="Fnu, Sonam" w:date="2019-11-27T19:23:00Z">
              <w:r w:rsidRPr="00064254" w:rsidDel="00B66B01">
                <w:rPr>
                  <w:rFonts w:ascii="Calibri" w:hAnsi="Calibri"/>
                </w:rPr>
                <w:delText>No</w:delText>
              </w:r>
            </w:del>
          </w:p>
        </w:tc>
        <w:tc>
          <w:tcPr>
            <w:tcW w:w="1650" w:type="dxa"/>
          </w:tcPr>
          <w:p w14:paraId="7D28ACB7" w14:textId="0E85BAC4" w:rsidR="006534FD" w:rsidRPr="00064254" w:rsidDel="00B66B01" w:rsidRDefault="006534FD">
            <w:pPr>
              <w:rPr>
                <w:del w:id="7051" w:author="Fnu, Sonam" w:date="2019-11-27T19:23:00Z"/>
                <w:rFonts w:ascii="Calibri" w:hAnsi="Calibri"/>
              </w:rPr>
              <w:pPrChange w:id="7052" w:author="Fnu, Sonam" w:date="2019-11-27T19:23:00Z">
                <w:pPr>
                  <w:pStyle w:val="Bullet-Normal"/>
                </w:pPr>
              </w:pPrChange>
            </w:pPr>
            <w:del w:id="7053" w:author="Fnu, Sonam" w:date="2019-11-27T19:23:00Z">
              <w:r w:rsidRPr="00064254" w:rsidDel="00B66B01">
                <w:rPr>
                  <w:rFonts w:ascii="Calibri" w:hAnsi="Calibri"/>
                </w:rPr>
                <w:delText>0 or 1</w:delText>
              </w:r>
            </w:del>
          </w:p>
        </w:tc>
      </w:tr>
      <w:tr w:rsidR="006534FD" w:rsidRPr="00012DAF" w:rsidDel="00B66B01" w14:paraId="7B64E53D" w14:textId="512E6976" w:rsidTr="002536AA">
        <w:trPr>
          <w:trHeight w:val="197"/>
          <w:del w:id="7054" w:author="Fnu, Sonam" w:date="2019-11-27T19:23:00Z"/>
        </w:trPr>
        <w:tc>
          <w:tcPr>
            <w:tcW w:w="1648" w:type="dxa"/>
          </w:tcPr>
          <w:p w14:paraId="15EC543A" w14:textId="036F966D" w:rsidR="006534FD" w:rsidRPr="00064254" w:rsidDel="00B66B01" w:rsidRDefault="006534FD">
            <w:pPr>
              <w:rPr>
                <w:del w:id="7055" w:author="Fnu, Sonam" w:date="2019-11-27T19:23:00Z"/>
                <w:rFonts w:ascii="Calibri" w:hAnsi="Calibri"/>
              </w:rPr>
              <w:pPrChange w:id="7056" w:author="Fnu, Sonam" w:date="2019-11-27T19:23:00Z">
                <w:pPr>
                  <w:pStyle w:val="Bullet-Normal"/>
                </w:pPr>
              </w:pPrChange>
            </w:pPr>
            <w:del w:id="7057" w:author="Fnu, Sonam" w:date="2019-11-27T19:23:00Z">
              <w:r w:rsidRPr="00064254" w:rsidDel="00B66B01">
                <w:rPr>
                  <w:rFonts w:ascii="Calibri" w:hAnsi="Calibri"/>
                </w:rPr>
                <w:delText>Status</w:delText>
              </w:r>
            </w:del>
          </w:p>
        </w:tc>
        <w:tc>
          <w:tcPr>
            <w:tcW w:w="1430" w:type="dxa"/>
          </w:tcPr>
          <w:p w14:paraId="2667F729" w14:textId="40E8459C" w:rsidR="006534FD" w:rsidRPr="00064254" w:rsidDel="00B66B01" w:rsidRDefault="006534FD">
            <w:pPr>
              <w:rPr>
                <w:del w:id="7058" w:author="Fnu, Sonam" w:date="2019-11-27T19:23:00Z"/>
                <w:rFonts w:ascii="Calibri" w:hAnsi="Calibri"/>
              </w:rPr>
              <w:pPrChange w:id="7059" w:author="Fnu, Sonam" w:date="2019-11-27T19:23:00Z">
                <w:pPr>
                  <w:pStyle w:val="Bullet-Normal"/>
                </w:pPr>
              </w:pPrChange>
            </w:pPr>
            <w:del w:id="7060" w:author="Fnu, Sonam" w:date="2019-11-27T19:23:00Z">
              <w:r w:rsidRPr="00064254" w:rsidDel="00B66B01">
                <w:rPr>
                  <w:rFonts w:ascii="Calibri" w:hAnsi="Calibri"/>
                </w:rPr>
                <w:delText>Number</w:delText>
              </w:r>
            </w:del>
          </w:p>
        </w:tc>
        <w:tc>
          <w:tcPr>
            <w:tcW w:w="2520" w:type="dxa"/>
          </w:tcPr>
          <w:p w14:paraId="7D819B4F" w14:textId="46009D92" w:rsidR="006534FD" w:rsidRPr="00064254" w:rsidDel="00B66B01" w:rsidRDefault="006534FD">
            <w:pPr>
              <w:rPr>
                <w:del w:id="7061" w:author="Fnu, Sonam" w:date="2019-11-27T19:23:00Z"/>
                <w:rFonts w:ascii="Calibri" w:hAnsi="Calibri"/>
              </w:rPr>
              <w:pPrChange w:id="7062" w:author="Fnu, Sonam" w:date="2019-11-27T19:23:00Z">
                <w:pPr>
                  <w:pStyle w:val="Bullet-Normal"/>
                </w:pPr>
              </w:pPrChange>
            </w:pPr>
            <w:del w:id="7063" w:author="Fnu, Sonam" w:date="2019-11-27T19:23:00Z">
              <w:r w:rsidRPr="00064254" w:rsidDel="00B66B01">
                <w:rPr>
                  <w:rFonts w:ascii="Calibri" w:hAnsi="Calibri"/>
                </w:rPr>
                <w:delText>1 for subscribe</w:delText>
              </w:r>
            </w:del>
          </w:p>
          <w:p w14:paraId="70302779" w14:textId="2AA72D9A" w:rsidR="006534FD" w:rsidRPr="00064254" w:rsidDel="00B66B01" w:rsidRDefault="006534FD">
            <w:pPr>
              <w:rPr>
                <w:del w:id="7064" w:author="Fnu, Sonam" w:date="2019-11-27T19:23:00Z"/>
                <w:rFonts w:ascii="Calibri" w:hAnsi="Calibri"/>
              </w:rPr>
              <w:pPrChange w:id="7065" w:author="Fnu, Sonam" w:date="2019-11-27T19:23:00Z">
                <w:pPr>
                  <w:pStyle w:val="Bullet-Normal"/>
                </w:pPr>
              </w:pPrChange>
            </w:pPr>
            <w:del w:id="7066" w:author="Fnu, Sonam" w:date="2019-11-27T19:23:00Z">
              <w:r w:rsidRPr="00064254" w:rsidDel="00B66B01">
                <w:rPr>
                  <w:rFonts w:ascii="Calibri" w:hAnsi="Calibri"/>
                </w:rPr>
                <w:delText>0 for unsubscribe</w:delText>
              </w:r>
            </w:del>
          </w:p>
        </w:tc>
        <w:tc>
          <w:tcPr>
            <w:tcW w:w="998" w:type="dxa"/>
          </w:tcPr>
          <w:p w14:paraId="02673DE1" w14:textId="4890E250" w:rsidR="006534FD" w:rsidRPr="00064254" w:rsidDel="00B66B01" w:rsidRDefault="006534FD">
            <w:pPr>
              <w:rPr>
                <w:del w:id="7067" w:author="Fnu, Sonam" w:date="2019-11-27T19:23:00Z"/>
                <w:rFonts w:ascii="Calibri" w:hAnsi="Calibri"/>
              </w:rPr>
              <w:pPrChange w:id="7068" w:author="Fnu, Sonam" w:date="2019-11-27T19:23:00Z">
                <w:pPr>
                  <w:pStyle w:val="Bullet-Normal"/>
                </w:pPr>
              </w:pPrChange>
            </w:pPr>
            <w:del w:id="7069" w:author="Fnu, Sonam" w:date="2019-11-27T19:23:00Z">
              <w:r w:rsidRPr="00064254" w:rsidDel="00B66B01">
                <w:rPr>
                  <w:rFonts w:ascii="Calibri" w:hAnsi="Calibri"/>
                </w:rPr>
                <w:delText>Yes</w:delText>
              </w:r>
            </w:del>
          </w:p>
        </w:tc>
        <w:tc>
          <w:tcPr>
            <w:tcW w:w="1650" w:type="dxa"/>
          </w:tcPr>
          <w:p w14:paraId="4DBD8A06" w14:textId="318EDFDA" w:rsidR="006534FD" w:rsidRPr="00064254" w:rsidDel="00B66B01" w:rsidRDefault="006534FD">
            <w:pPr>
              <w:rPr>
                <w:del w:id="7070" w:author="Fnu, Sonam" w:date="2019-11-27T19:23:00Z"/>
                <w:rFonts w:ascii="Calibri" w:hAnsi="Calibri"/>
              </w:rPr>
              <w:pPrChange w:id="7071" w:author="Fnu, Sonam" w:date="2019-11-27T19:23:00Z">
                <w:pPr>
                  <w:pStyle w:val="Bullet-Normal"/>
                </w:pPr>
              </w:pPrChange>
            </w:pPr>
            <w:del w:id="7072" w:author="Fnu, Sonam" w:date="2019-11-27T19:23:00Z">
              <w:r w:rsidRPr="00064254" w:rsidDel="00B66B01">
                <w:rPr>
                  <w:rFonts w:ascii="Calibri" w:hAnsi="Calibri"/>
                </w:rPr>
                <w:delText>1</w:delText>
              </w:r>
            </w:del>
          </w:p>
        </w:tc>
      </w:tr>
      <w:tr w:rsidR="006534FD" w:rsidRPr="00012DAF" w:rsidDel="00B66B01" w14:paraId="26935E56" w14:textId="2DE3EC10" w:rsidTr="002536AA">
        <w:trPr>
          <w:trHeight w:val="197"/>
          <w:del w:id="7073" w:author="Fnu, Sonam" w:date="2019-11-27T19:23:00Z"/>
        </w:trPr>
        <w:tc>
          <w:tcPr>
            <w:tcW w:w="1648" w:type="dxa"/>
          </w:tcPr>
          <w:p w14:paraId="68BB5CEE" w14:textId="594A3D8C" w:rsidR="006534FD" w:rsidRPr="00064254" w:rsidDel="00B66B01" w:rsidRDefault="006534FD">
            <w:pPr>
              <w:rPr>
                <w:del w:id="7074" w:author="Fnu, Sonam" w:date="2019-11-27T19:23:00Z"/>
                <w:rFonts w:ascii="Calibri" w:hAnsi="Calibri"/>
              </w:rPr>
              <w:pPrChange w:id="7075" w:author="Fnu, Sonam" w:date="2019-11-27T19:23:00Z">
                <w:pPr>
                  <w:pStyle w:val="Bullet-Normal"/>
                </w:pPr>
              </w:pPrChange>
            </w:pPr>
            <w:del w:id="7076" w:author="Fnu, Sonam" w:date="2019-11-27T19:23:00Z">
              <w:r w:rsidRPr="00064254" w:rsidDel="00B66B01">
                <w:rPr>
                  <w:rFonts w:ascii="Calibri" w:hAnsi="Calibri"/>
                </w:rPr>
                <w:delText xml:space="preserve">Allow Inquire </w:delText>
              </w:r>
            </w:del>
          </w:p>
        </w:tc>
        <w:tc>
          <w:tcPr>
            <w:tcW w:w="1430" w:type="dxa"/>
          </w:tcPr>
          <w:p w14:paraId="76E8F564" w14:textId="6D589E5D" w:rsidR="006534FD" w:rsidRPr="00064254" w:rsidDel="00B66B01" w:rsidRDefault="006534FD">
            <w:pPr>
              <w:rPr>
                <w:del w:id="7077" w:author="Fnu, Sonam" w:date="2019-11-27T19:23:00Z"/>
                <w:rFonts w:ascii="Calibri" w:hAnsi="Calibri"/>
              </w:rPr>
              <w:pPrChange w:id="7078" w:author="Fnu, Sonam" w:date="2019-11-27T19:23:00Z">
                <w:pPr>
                  <w:pStyle w:val="Bullet-Normal"/>
                </w:pPr>
              </w:pPrChange>
            </w:pPr>
            <w:del w:id="7079" w:author="Fnu, Sonam" w:date="2019-11-27T19:23:00Z">
              <w:r w:rsidRPr="00064254" w:rsidDel="00B66B01">
                <w:rPr>
                  <w:rFonts w:ascii="Calibri" w:hAnsi="Calibri"/>
                </w:rPr>
                <w:delText>Bit</w:delText>
              </w:r>
            </w:del>
          </w:p>
        </w:tc>
        <w:tc>
          <w:tcPr>
            <w:tcW w:w="2520" w:type="dxa"/>
          </w:tcPr>
          <w:p w14:paraId="621B02D9" w14:textId="39E43BD5" w:rsidR="006534FD" w:rsidRPr="00064254" w:rsidDel="00B66B01" w:rsidRDefault="006534FD">
            <w:pPr>
              <w:rPr>
                <w:del w:id="7080" w:author="Fnu, Sonam" w:date="2019-11-27T19:23:00Z"/>
                <w:rFonts w:ascii="Calibri" w:hAnsi="Calibri"/>
              </w:rPr>
              <w:pPrChange w:id="7081" w:author="Fnu, Sonam" w:date="2019-11-27T19:23:00Z">
                <w:pPr>
                  <w:pStyle w:val="Bullet-Normal"/>
                </w:pPr>
              </w:pPrChange>
            </w:pPr>
            <w:del w:id="7082" w:author="Fnu, Sonam" w:date="2019-11-27T19:23:00Z">
              <w:r w:rsidRPr="00064254" w:rsidDel="00B66B01">
                <w:rPr>
                  <w:rFonts w:ascii="Calibri" w:hAnsi="Calibri"/>
                </w:rPr>
                <w:delText xml:space="preserve">0 or 1 determine if notification generated can be inquired or not </w:delText>
              </w:r>
            </w:del>
          </w:p>
          <w:p w14:paraId="4149330C" w14:textId="1918B15A" w:rsidR="006534FD" w:rsidRPr="00064254" w:rsidDel="00B66B01" w:rsidRDefault="006534FD">
            <w:pPr>
              <w:rPr>
                <w:del w:id="7083" w:author="Fnu, Sonam" w:date="2019-11-27T19:23:00Z"/>
                <w:rFonts w:ascii="Calibri" w:hAnsi="Calibri"/>
              </w:rPr>
              <w:pPrChange w:id="7084" w:author="Fnu, Sonam" w:date="2019-11-27T19:23:00Z">
                <w:pPr>
                  <w:pStyle w:val="Bullet-Normal"/>
                </w:pPr>
              </w:pPrChange>
            </w:pPr>
            <w:del w:id="7085" w:author="Fnu, Sonam" w:date="2019-11-27T19:23:00Z">
              <w:r w:rsidRPr="00064254" w:rsidDel="00B66B01">
                <w:rPr>
                  <w:rFonts w:ascii="Calibri" w:hAnsi="Calibri"/>
                </w:rPr>
                <w:delText>Default is 0</w:delText>
              </w:r>
            </w:del>
          </w:p>
        </w:tc>
        <w:tc>
          <w:tcPr>
            <w:tcW w:w="998" w:type="dxa"/>
          </w:tcPr>
          <w:p w14:paraId="303822A3" w14:textId="5952FE47" w:rsidR="006534FD" w:rsidRPr="00064254" w:rsidDel="00B66B01" w:rsidRDefault="006534FD">
            <w:pPr>
              <w:rPr>
                <w:del w:id="7086" w:author="Fnu, Sonam" w:date="2019-11-27T19:23:00Z"/>
                <w:rFonts w:ascii="Calibri" w:hAnsi="Calibri"/>
              </w:rPr>
              <w:pPrChange w:id="7087" w:author="Fnu, Sonam" w:date="2019-11-27T19:23:00Z">
                <w:pPr>
                  <w:pStyle w:val="Bullet-Normal"/>
                </w:pPr>
              </w:pPrChange>
            </w:pPr>
            <w:del w:id="7088" w:author="Fnu, Sonam" w:date="2019-11-27T19:23:00Z">
              <w:r w:rsidRPr="00064254" w:rsidDel="00B66B01">
                <w:rPr>
                  <w:rFonts w:ascii="Calibri" w:hAnsi="Calibri"/>
                </w:rPr>
                <w:delText>Yes</w:delText>
              </w:r>
            </w:del>
          </w:p>
        </w:tc>
        <w:tc>
          <w:tcPr>
            <w:tcW w:w="1650" w:type="dxa"/>
          </w:tcPr>
          <w:p w14:paraId="7495816E" w14:textId="5BB0EF94" w:rsidR="006534FD" w:rsidRPr="00064254" w:rsidDel="00B66B01" w:rsidRDefault="006534FD">
            <w:pPr>
              <w:rPr>
                <w:del w:id="7089" w:author="Fnu, Sonam" w:date="2019-11-27T19:23:00Z"/>
                <w:rFonts w:ascii="Calibri" w:hAnsi="Calibri"/>
              </w:rPr>
              <w:pPrChange w:id="7090" w:author="Fnu, Sonam" w:date="2019-11-27T19:23:00Z">
                <w:pPr>
                  <w:pStyle w:val="Bullet-Normal"/>
                </w:pPr>
              </w:pPrChange>
            </w:pPr>
            <w:del w:id="7091" w:author="Fnu, Sonam" w:date="2019-11-27T19:23:00Z">
              <w:r w:rsidRPr="00064254" w:rsidDel="00B66B01">
                <w:rPr>
                  <w:rFonts w:ascii="Calibri" w:hAnsi="Calibri"/>
                </w:rPr>
                <w:delText>1</w:delText>
              </w:r>
            </w:del>
          </w:p>
        </w:tc>
      </w:tr>
    </w:tbl>
    <w:p w14:paraId="7E96C901" w14:textId="1BE3FFDA" w:rsidR="006534FD" w:rsidRPr="00064254" w:rsidDel="00B66B01" w:rsidRDefault="006534FD">
      <w:pPr>
        <w:rPr>
          <w:del w:id="7092" w:author="Fnu, Sonam" w:date="2019-11-27T19:23:00Z"/>
          <w:rFonts w:ascii="Calibri" w:hAnsi="Calibri"/>
        </w:rPr>
        <w:pPrChange w:id="7093" w:author="Fnu, Sonam" w:date="2019-11-27T19:23:00Z">
          <w:pPr>
            <w:pStyle w:val="Bullet-Normal"/>
            <w:ind w:left="1764"/>
          </w:pPr>
        </w:pPrChange>
      </w:pPr>
    </w:p>
    <w:p w14:paraId="79AA1B4E" w14:textId="75922937" w:rsidR="006534FD" w:rsidRPr="00064254" w:rsidDel="00B66B01" w:rsidRDefault="006534FD">
      <w:pPr>
        <w:rPr>
          <w:del w:id="7094" w:author="Fnu, Sonam" w:date="2019-11-27T19:23:00Z"/>
          <w:rFonts w:ascii="Calibri" w:hAnsi="Calibri"/>
          <w:u w:val="single"/>
        </w:rPr>
        <w:pPrChange w:id="7095" w:author="Fnu, Sonam" w:date="2019-11-27T19:23:00Z">
          <w:pPr>
            <w:pStyle w:val="Bullet-Normal"/>
            <w:ind w:left="1764"/>
          </w:pPr>
        </w:pPrChange>
      </w:pPr>
      <w:del w:id="7096" w:author="Fnu, Sonam" w:date="2019-11-27T19:23:00Z">
        <w:r w:rsidRPr="00064254" w:rsidDel="00B66B01">
          <w:rPr>
            <w:rFonts w:ascii="Calibri" w:hAnsi="Calibri"/>
            <w:u w:val="single"/>
          </w:rPr>
          <w:delText>Generic Response</w:delText>
        </w:r>
      </w:del>
    </w:p>
    <w:tbl>
      <w:tblPr>
        <w:tblStyle w:val="TableGrid"/>
        <w:tblW w:w="8484" w:type="dxa"/>
        <w:tblInd w:w="1327" w:type="dxa"/>
        <w:tblLook w:val="04A0" w:firstRow="1" w:lastRow="0" w:firstColumn="1" w:lastColumn="0" w:noHBand="0" w:noVBand="1"/>
      </w:tblPr>
      <w:tblGrid>
        <w:gridCol w:w="1697"/>
        <w:gridCol w:w="1696"/>
        <w:gridCol w:w="1697"/>
        <w:gridCol w:w="1697"/>
        <w:gridCol w:w="1697"/>
      </w:tblGrid>
      <w:tr w:rsidR="006534FD" w:rsidRPr="00012DAF" w:rsidDel="00B66B01" w14:paraId="420574F1" w14:textId="3567FC42" w:rsidTr="002536AA">
        <w:trPr>
          <w:trHeight w:val="504"/>
          <w:del w:id="7097" w:author="Fnu, Sonam" w:date="2019-11-27T19:23:00Z"/>
        </w:trPr>
        <w:tc>
          <w:tcPr>
            <w:tcW w:w="1697" w:type="dxa"/>
          </w:tcPr>
          <w:p w14:paraId="0DE66791" w14:textId="651B3572" w:rsidR="006534FD" w:rsidRPr="00064254" w:rsidDel="00B66B01" w:rsidRDefault="006534FD">
            <w:pPr>
              <w:rPr>
                <w:del w:id="7098" w:author="Fnu, Sonam" w:date="2019-11-27T19:23:00Z"/>
                <w:rFonts w:ascii="Calibri" w:hAnsi="Calibri"/>
              </w:rPr>
              <w:pPrChange w:id="7099" w:author="Fnu, Sonam" w:date="2019-11-27T19:23:00Z">
                <w:pPr>
                  <w:pStyle w:val="Bullet-Normal"/>
                </w:pPr>
              </w:pPrChange>
            </w:pPr>
            <w:del w:id="7100" w:author="Fnu, Sonam" w:date="2019-11-27T19:23:00Z">
              <w:r w:rsidRPr="00064254" w:rsidDel="00B66B01">
                <w:rPr>
                  <w:rFonts w:ascii="Calibri" w:eastAsiaTheme="majorEastAsia" w:hAnsi="Calibri" w:cstheme="majorBidi"/>
                  <w:b/>
                  <w:bCs/>
                  <w:color w:val="4F81BD" w:themeColor="accent1"/>
                </w:rPr>
                <w:delText>Parameter Value</w:delText>
              </w:r>
            </w:del>
          </w:p>
        </w:tc>
        <w:tc>
          <w:tcPr>
            <w:tcW w:w="1696" w:type="dxa"/>
          </w:tcPr>
          <w:p w14:paraId="5B1FCC43" w14:textId="6A80AFB1" w:rsidR="006534FD" w:rsidRPr="00064254" w:rsidDel="00B66B01" w:rsidRDefault="006534FD">
            <w:pPr>
              <w:rPr>
                <w:del w:id="7101" w:author="Fnu, Sonam" w:date="2019-11-27T19:23:00Z"/>
                <w:rFonts w:ascii="Calibri" w:hAnsi="Calibri"/>
              </w:rPr>
              <w:pPrChange w:id="7102" w:author="Fnu, Sonam" w:date="2019-11-27T19:23:00Z">
                <w:pPr>
                  <w:pStyle w:val="Bullet-Normal"/>
                </w:pPr>
              </w:pPrChange>
            </w:pPr>
            <w:del w:id="7103" w:author="Fnu, Sonam" w:date="2019-11-27T19:23:00Z">
              <w:r w:rsidRPr="00064254" w:rsidDel="00B66B01">
                <w:rPr>
                  <w:rFonts w:ascii="Calibri" w:eastAsiaTheme="majorEastAsia" w:hAnsi="Calibri" w:cstheme="majorBidi"/>
                  <w:b/>
                  <w:bCs/>
                  <w:color w:val="4F81BD" w:themeColor="accent1"/>
                </w:rPr>
                <w:delText>Data Type</w:delText>
              </w:r>
            </w:del>
          </w:p>
        </w:tc>
        <w:tc>
          <w:tcPr>
            <w:tcW w:w="1697" w:type="dxa"/>
          </w:tcPr>
          <w:p w14:paraId="6DEC1515" w14:textId="036EEBA6" w:rsidR="006534FD" w:rsidRPr="00064254" w:rsidDel="00B66B01" w:rsidRDefault="006534FD">
            <w:pPr>
              <w:rPr>
                <w:del w:id="7104" w:author="Fnu, Sonam" w:date="2019-11-27T19:23:00Z"/>
                <w:rFonts w:ascii="Calibri" w:hAnsi="Calibri"/>
              </w:rPr>
              <w:pPrChange w:id="7105" w:author="Fnu, Sonam" w:date="2019-11-27T19:23:00Z">
                <w:pPr>
                  <w:pStyle w:val="Bullet-Normal"/>
                </w:pPr>
              </w:pPrChange>
            </w:pPr>
            <w:del w:id="7106" w:author="Fnu, Sonam" w:date="2019-11-27T19:23:00Z">
              <w:r w:rsidRPr="00064254" w:rsidDel="00B66B01">
                <w:rPr>
                  <w:rFonts w:ascii="Calibri" w:eastAsiaTheme="majorEastAsia" w:hAnsi="Calibri" w:cstheme="majorBidi"/>
                  <w:b/>
                  <w:bCs/>
                  <w:color w:val="4F81BD" w:themeColor="accent1"/>
                </w:rPr>
                <w:delText>Description</w:delText>
              </w:r>
            </w:del>
          </w:p>
        </w:tc>
        <w:tc>
          <w:tcPr>
            <w:tcW w:w="1697" w:type="dxa"/>
          </w:tcPr>
          <w:p w14:paraId="14F1B24E" w14:textId="75EDF7B0" w:rsidR="006534FD" w:rsidRPr="00064254" w:rsidDel="00B66B01" w:rsidRDefault="006534FD">
            <w:pPr>
              <w:rPr>
                <w:del w:id="7107" w:author="Fnu, Sonam" w:date="2019-11-27T19:23:00Z"/>
                <w:rFonts w:ascii="Calibri" w:hAnsi="Calibri"/>
              </w:rPr>
              <w:pPrChange w:id="7108" w:author="Fnu, Sonam" w:date="2019-11-27T19:23:00Z">
                <w:pPr>
                  <w:pStyle w:val="Bullet-Normal"/>
                </w:pPr>
              </w:pPrChange>
            </w:pPr>
            <w:del w:id="7109" w:author="Fnu, Sonam" w:date="2019-11-27T19:23:00Z">
              <w:r w:rsidRPr="00064254" w:rsidDel="00B66B01">
                <w:rPr>
                  <w:rFonts w:ascii="Calibri" w:eastAsiaTheme="majorEastAsia" w:hAnsi="Calibri" w:cstheme="majorBidi"/>
                  <w:b/>
                  <w:bCs/>
                  <w:color w:val="4F81BD" w:themeColor="accent1"/>
                </w:rPr>
                <w:delText>Required</w:delText>
              </w:r>
            </w:del>
          </w:p>
        </w:tc>
        <w:tc>
          <w:tcPr>
            <w:tcW w:w="1697" w:type="dxa"/>
          </w:tcPr>
          <w:p w14:paraId="17520E90" w14:textId="5F90144F" w:rsidR="006534FD" w:rsidRPr="00064254" w:rsidDel="00B66B01" w:rsidRDefault="006534FD">
            <w:pPr>
              <w:rPr>
                <w:del w:id="7110" w:author="Fnu, Sonam" w:date="2019-11-27T19:23:00Z"/>
                <w:rFonts w:ascii="Calibri" w:hAnsi="Calibri"/>
              </w:rPr>
              <w:pPrChange w:id="7111" w:author="Fnu, Sonam" w:date="2019-11-27T19:23:00Z">
                <w:pPr>
                  <w:pStyle w:val="Bullet-Normal"/>
                </w:pPr>
              </w:pPrChange>
            </w:pPr>
            <w:del w:id="7112" w:author="Fnu, Sonam" w:date="2019-11-27T19:23:00Z">
              <w:r w:rsidRPr="00064254" w:rsidDel="00B66B01">
                <w:rPr>
                  <w:rFonts w:ascii="Calibri" w:eastAsiaTheme="majorEastAsia" w:hAnsi="Calibri" w:cstheme="majorBidi"/>
                  <w:b/>
                  <w:bCs/>
                  <w:color w:val="4F81BD" w:themeColor="accent1"/>
                </w:rPr>
                <w:delText xml:space="preserve">No of occurrence </w:delText>
              </w:r>
            </w:del>
          </w:p>
        </w:tc>
      </w:tr>
      <w:tr w:rsidR="006534FD" w:rsidRPr="00012DAF" w:rsidDel="00B66B01" w14:paraId="453DEE37" w14:textId="22E9AE4F" w:rsidTr="002536AA">
        <w:trPr>
          <w:trHeight w:val="265"/>
          <w:del w:id="7113" w:author="Fnu, Sonam" w:date="2019-11-27T19:23:00Z"/>
        </w:trPr>
        <w:tc>
          <w:tcPr>
            <w:tcW w:w="1697" w:type="dxa"/>
          </w:tcPr>
          <w:p w14:paraId="66641817" w14:textId="074809F8" w:rsidR="006534FD" w:rsidRPr="00064254" w:rsidDel="00B66B01" w:rsidRDefault="006534FD">
            <w:pPr>
              <w:rPr>
                <w:del w:id="7114" w:author="Fnu, Sonam" w:date="2019-11-27T19:23:00Z"/>
                <w:rFonts w:ascii="Calibri" w:hAnsi="Calibri"/>
              </w:rPr>
              <w:pPrChange w:id="7115" w:author="Fnu, Sonam" w:date="2019-11-27T19:23:00Z">
                <w:pPr>
                  <w:pStyle w:val="Bullet-Normal"/>
                </w:pPr>
              </w:pPrChange>
            </w:pPr>
            <w:del w:id="7116" w:author="Fnu, Sonam" w:date="2019-11-27T19:23:00Z">
              <w:r w:rsidRPr="00064254" w:rsidDel="00B66B01">
                <w:rPr>
                  <w:rFonts w:ascii="Calibri" w:hAnsi="Calibri"/>
                </w:rPr>
                <w:delText>Return Code</w:delText>
              </w:r>
            </w:del>
          </w:p>
        </w:tc>
        <w:tc>
          <w:tcPr>
            <w:tcW w:w="1696" w:type="dxa"/>
          </w:tcPr>
          <w:p w14:paraId="28FD22B1" w14:textId="7E8D205D" w:rsidR="006534FD" w:rsidRPr="00064254" w:rsidDel="00B66B01" w:rsidRDefault="006534FD">
            <w:pPr>
              <w:rPr>
                <w:del w:id="7117" w:author="Fnu, Sonam" w:date="2019-11-27T19:23:00Z"/>
                <w:rFonts w:ascii="Calibri" w:hAnsi="Calibri"/>
              </w:rPr>
              <w:pPrChange w:id="7118" w:author="Fnu, Sonam" w:date="2019-11-27T19:23:00Z">
                <w:pPr>
                  <w:pStyle w:val="Bullet-Normal"/>
                </w:pPr>
              </w:pPrChange>
            </w:pPr>
            <w:del w:id="7119" w:author="Fnu, Sonam" w:date="2019-11-27T19:23:00Z">
              <w:r w:rsidRPr="00064254" w:rsidDel="00B66B01">
                <w:rPr>
                  <w:rFonts w:ascii="Calibri" w:hAnsi="Calibri"/>
                </w:rPr>
                <w:delText>Number</w:delText>
              </w:r>
            </w:del>
          </w:p>
        </w:tc>
        <w:tc>
          <w:tcPr>
            <w:tcW w:w="1697" w:type="dxa"/>
          </w:tcPr>
          <w:p w14:paraId="1228AF34" w14:textId="62BB1972" w:rsidR="006534FD" w:rsidRPr="00064254" w:rsidDel="00B66B01" w:rsidRDefault="006534FD">
            <w:pPr>
              <w:rPr>
                <w:del w:id="7120" w:author="Fnu, Sonam" w:date="2019-11-27T19:23:00Z"/>
                <w:rFonts w:ascii="Calibri" w:hAnsi="Calibri"/>
              </w:rPr>
              <w:pPrChange w:id="7121" w:author="Fnu, Sonam" w:date="2019-11-27T19:23:00Z">
                <w:pPr>
                  <w:pStyle w:val="Bullet-Normal"/>
                </w:pPr>
              </w:pPrChange>
            </w:pPr>
            <w:del w:id="7122" w:author="Fnu, Sonam" w:date="2019-11-27T19:23:00Z">
              <w:r w:rsidRPr="00064254" w:rsidDel="00B66B01">
                <w:rPr>
                  <w:rFonts w:ascii="Calibri" w:hAnsi="Calibri"/>
                </w:rPr>
                <w:delText xml:space="preserve">1 Succeeded </w:delText>
              </w:r>
            </w:del>
          </w:p>
          <w:p w14:paraId="3DD61BA2" w14:textId="36F97EB0" w:rsidR="006534FD" w:rsidRPr="00064254" w:rsidDel="00B66B01" w:rsidRDefault="006534FD">
            <w:pPr>
              <w:rPr>
                <w:del w:id="7123" w:author="Fnu, Sonam" w:date="2019-11-27T19:23:00Z"/>
                <w:rFonts w:ascii="Calibri" w:hAnsi="Calibri"/>
              </w:rPr>
              <w:pPrChange w:id="7124" w:author="Fnu, Sonam" w:date="2019-11-27T19:23:00Z">
                <w:pPr>
                  <w:pStyle w:val="Bullet-Normal"/>
                </w:pPr>
              </w:pPrChange>
            </w:pPr>
            <w:del w:id="7125" w:author="Fnu, Sonam" w:date="2019-11-27T19:23:00Z">
              <w:r w:rsidRPr="00064254" w:rsidDel="00B66B01">
                <w:rPr>
                  <w:rFonts w:ascii="Calibri" w:hAnsi="Calibri"/>
                </w:rPr>
                <w:delText>0 Failed</w:delText>
              </w:r>
            </w:del>
          </w:p>
        </w:tc>
        <w:tc>
          <w:tcPr>
            <w:tcW w:w="1697" w:type="dxa"/>
          </w:tcPr>
          <w:p w14:paraId="59EEE31A" w14:textId="266BC241" w:rsidR="006534FD" w:rsidRPr="00064254" w:rsidDel="00B66B01" w:rsidRDefault="006534FD">
            <w:pPr>
              <w:rPr>
                <w:del w:id="7126" w:author="Fnu, Sonam" w:date="2019-11-27T19:23:00Z"/>
                <w:rFonts w:ascii="Calibri" w:hAnsi="Calibri"/>
              </w:rPr>
              <w:pPrChange w:id="7127" w:author="Fnu, Sonam" w:date="2019-11-27T19:23:00Z">
                <w:pPr>
                  <w:pStyle w:val="Bullet-Normal"/>
                </w:pPr>
              </w:pPrChange>
            </w:pPr>
            <w:del w:id="7128" w:author="Fnu, Sonam" w:date="2019-11-27T19:23:00Z">
              <w:r w:rsidRPr="00064254" w:rsidDel="00B66B01">
                <w:rPr>
                  <w:rFonts w:ascii="Calibri" w:hAnsi="Calibri"/>
                </w:rPr>
                <w:delText>Yes</w:delText>
              </w:r>
            </w:del>
          </w:p>
        </w:tc>
        <w:tc>
          <w:tcPr>
            <w:tcW w:w="1697" w:type="dxa"/>
          </w:tcPr>
          <w:p w14:paraId="3C8B40B3" w14:textId="419597B4" w:rsidR="006534FD" w:rsidRPr="00064254" w:rsidDel="00B66B01" w:rsidRDefault="006534FD">
            <w:pPr>
              <w:rPr>
                <w:del w:id="7129" w:author="Fnu, Sonam" w:date="2019-11-27T19:23:00Z"/>
                <w:rFonts w:ascii="Calibri" w:hAnsi="Calibri"/>
              </w:rPr>
              <w:pPrChange w:id="7130" w:author="Fnu, Sonam" w:date="2019-11-27T19:23:00Z">
                <w:pPr>
                  <w:pStyle w:val="Bullet-Normal"/>
                </w:pPr>
              </w:pPrChange>
            </w:pPr>
            <w:del w:id="7131" w:author="Fnu, Sonam" w:date="2019-11-27T19:23:00Z">
              <w:r w:rsidRPr="00064254" w:rsidDel="00B66B01">
                <w:rPr>
                  <w:rFonts w:ascii="Calibri" w:hAnsi="Calibri"/>
                </w:rPr>
                <w:delText>1</w:delText>
              </w:r>
            </w:del>
          </w:p>
        </w:tc>
      </w:tr>
      <w:tr w:rsidR="006534FD" w:rsidRPr="00012DAF" w:rsidDel="00B66B01" w14:paraId="61711CA6" w14:textId="5B4B6497" w:rsidTr="002536AA">
        <w:trPr>
          <w:trHeight w:val="265"/>
          <w:del w:id="7132" w:author="Fnu, Sonam" w:date="2019-11-27T19:23:00Z"/>
        </w:trPr>
        <w:tc>
          <w:tcPr>
            <w:tcW w:w="1697" w:type="dxa"/>
          </w:tcPr>
          <w:p w14:paraId="73E88FFD" w14:textId="583B5216" w:rsidR="006534FD" w:rsidRPr="00064254" w:rsidDel="00B66B01" w:rsidRDefault="006534FD">
            <w:pPr>
              <w:rPr>
                <w:del w:id="7133" w:author="Fnu, Sonam" w:date="2019-11-27T19:23:00Z"/>
                <w:rFonts w:ascii="Calibri" w:hAnsi="Calibri"/>
              </w:rPr>
              <w:pPrChange w:id="7134" w:author="Fnu, Sonam" w:date="2019-11-27T19:23:00Z">
                <w:pPr>
                  <w:pStyle w:val="Bullet-Normal"/>
                </w:pPr>
              </w:pPrChange>
            </w:pPr>
            <w:del w:id="7135" w:author="Fnu, Sonam" w:date="2019-11-27T19:23:00Z">
              <w:r w:rsidRPr="00064254" w:rsidDel="00B66B01">
                <w:rPr>
                  <w:rFonts w:ascii="Calibri" w:hAnsi="Calibri"/>
                </w:rPr>
                <w:delText>Return Description</w:delText>
              </w:r>
            </w:del>
          </w:p>
        </w:tc>
        <w:tc>
          <w:tcPr>
            <w:tcW w:w="1696" w:type="dxa"/>
          </w:tcPr>
          <w:p w14:paraId="3BE8DF36" w14:textId="19BBE0FB" w:rsidR="006534FD" w:rsidRPr="00064254" w:rsidDel="00B66B01" w:rsidRDefault="006534FD">
            <w:pPr>
              <w:rPr>
                <w:del w:id="7136" w:author="Fnu, Sonam" w:date="2019-11-27T19:23:00Z"/>
                <w:rFonts w:ascii="Calibri" w:hAnsi="Calibri"/>
              </w:rPr>
              <w:pPrChange w:id="7137" w:author="Fnu, Sonam" w:date="2019-11-27T19:23:00Z">
                <w:pPr>
                  <w:pStyle w:val="Bullet-Normal"/>
                </w:pPr>
              </w:pPrChange>
            </w:pPr>
            <w:del w:id="7138" w:author="Fnu, Sonam" w:date="2019-11-27T19:23:00Z">
              <w:r w:rsidRPr="00064254" w:rsidDel="00B66B01">
                <w:rPr>
                  <w:rFonts w:ascii="Calibri" w:hAnsi="Calibri"/>
                </w:rPr>
                <w:delText>String</w:delText>
              </w:r>
            </w:del>
          </w:p>
        </w:tc>
        <w:tc>
          <w:tcPr>
            <w:tcW w:w="1697" w:type="dxa"/>
          </w:tcPr>
          <w:p w14:paraId="6FC7EFA9" w14:textId="57B2AC76" w:rsidR="006534FD" w:rsidRPr="00064254" w:rsidDel="00B66B01" w:rsidRDefault="006534FD">
            <w:pPr>
              <w:rPr>
                <w:del w:id="7139" w:author="Fnu, Sonam" w:date="2019-11-27T19:23:00Z"/>
                <w:rFonts w:ascii="Calibri" w:hAnsi="Calibri"/>
              </w:rPr>
              <w:pPrChange w:id="7140" w:author="Fnu, Sonam" w:date="2019-11-27T19:23:00Z">
                <w:pPr>
                  <w:pStyle w:val="Bullet-Normal"/>
                </w:pPr>
              </w:pPrChange>
            </w:pPr>
          </w:p>
        </w:tc>
        <w:tc>
          <w:tcPr>
            <w:tcW w:w="1697" w:type="dxa"/>
          </w:tcPr>
          <w:p w14:paraId="64420673" w14:textId="193DDCB1" w:rsidR="006534FD" w:rsidRPr="00064254" w:rsidDel="00B66B01" w:rsidRDefault="006534FD">
            <w:pPr>
              <w:rPr>
                <w:del w:id="7141" w:author="Fnu, Sonam" w:date="2019-11-27T19:23:00Z"/>
                <w:rFonts w:ascii="Calibri" w:hAnsi="Calibri"/>
              </w:rPr>
              <w:pPrChange w:id="7142" w:author="Fnu, Sonam" w:date="2019-11-27T19:23:00Z">
                <w:pPr>
                  <w:pStyle w:val="Bullet-Normal"/>
                </w:pPr>
              </w:pPrChange>
            </w:pPr>
            <w:del w:id="7143" w:author="Fnu, Sonam" w:date="2019-11-27T19:23:00Z">
              <w:r w:rsidRPr="00064254" w:rsidDel="00B66B01">
                <w:rPr>
                  <w:rFonts w:ascii="Calibri" w:hAnsi="Calibri"/>
                </w:rPr>
                <w:delText xml:space="preserve">No </w:delText>
              </w:r>
            </w:del>
          </w:p>
        </w:tc>
        <w:tc>
          <w:tcPr>
            <w:tcW w:w="1697" w:type="dxa"/>
          </w:tcPr>
          <w:p w14:paraId="53FE64E2" w14:textId="6CBE4AE0" w:rsidR="006534FD" w:rsidRPr="00064254" w:rsidDel="00B66B01" w:rsidRDefault="006534FD">
            <w:pPr>
              <w:rPr>
                <w:del w:id="7144" w:author="Fnu, Sonam" w:date="2019-11-27T19:23:00Z"/>
                <w:rFonts w:ascii="Calibri" w:hAnsi="Calibri"/>
              </w:rPr>
              <w:pPrChange w:id="7145" w:author="Fnu, Sonam" w:date="2019-11-27T19:23:00Z">
                <w:pPr>
                  <w:pStyle w:val="Bullet-Normal"/>
                </w:pPr>
              </w:pPrChange>
            </w:pPr>
            <w:del w:id="7146" w:author="Fnu, Sonam" w:date="2019-11-27T19:23:00Z">
              <w:r w:rsidRPr="00064254" w:rsidDel="00B66B01">
                <w:rPr>
                  <w:rFonts w:ascii="Calibri" w:hAnsi="Calibri"/>
                </w:rPr>
                <w:delText xml:space="preserve">0 or 1 </w:delText>
              </w:r>
            </w:del>
          </w:p>
        </w:tc>
      </w:tr>
    </w:tbl>
    <w:p w14:paraId="4B64F162" w14:textId="765EE060" w:rsidR="006534FD" w:rsidRPr="00064254" w:rsidDel="00B66B01" w:rsidRDefault="006534FD">
      <w:pPr>
        <w:rPr>
          <w:del w:id="7147" w:author="Fnu, Sonam" w:date="2019-11-27T19:23:00Z"/>
          <w:rFonts w:ascii="Calibri" w:hAnsi="Calibri"/>
        </w:rPr>
        <w:pPrChange w:id="7148" w:author="Fnu, Sonam" w:date="2019-11-27T19:23:00Z">
          <w:pPr>
            <w:pStyle w:val="Bullet-Normal"/>
            <w:ind w:left="1764"/>
          </w:pPr>
        </w:pPrChange>
      </w:pPr>
    </w:p>
    <w:p w14:paraId="7A8D17B6" w14:textId="30D2B5D1" w:rsidR="006534FD" w:rsidRPr="00064254" w:rsidDel="00B66B01" w:rsidRDefault="006534FD">
      <w:pPr>
        <w:rPr>
          <w:del w:id="7149" w:author="Fnu, Sonam" w:date="2019-11-27T19:23:00Z"/>
          <w:rFonts w:ascii="Calibri" w:hAnsi="Calibri"/>
        </w:rPr>
        <w:pPrChange w:id="7150" w:author="Fnu, Sonam" w:date="2019-11-27T19:23:00Z">
          <w:pPr>
            <w:pStyle w:val="Bullet-Normal"/>
            <w:ind w:left="1764"/>
          </w:pPr>
        </w:pPrChange>
      </w:pPr>
    </w:p>
    <w:p w14:paraId="11D39C87" w14:textId="1E95DEFB" w:rsidR="006534FD" w:rsidRPr="00064254" w:rsidDel="00B66B01" w:rsidRDefault="006534FD">
      <w:pPr>
        <w:rPr>
          <w:del w:id="7151" w:author="Fnu, Sonam" w:date="2019-11-27T19:23:00Z"/>
          <w:rFonts w:ascii="Calibri" w:hAnsi="Calibri"/>
        </w:rPr>
        <w:pPrChange w:id="7152" w:author="Fnu, Sonam" w:date="2019-11-27T19:23:00Z">
          <w:pPr>
            <w:pStyle w:val="Bullet-Normal"/>
            <w:ind w:left="1764"/>
          </w:pPr>
        </w:pPrChange>
      </w:pPr>
    </w:p>
    <w:p w14:paraId="7E28A0CF" w14:textId="769804AB" w:rsidR="006534FD" w:rsidRPr="00064254" w:rsidDel="00B66B01" w:rsidRDefault="006534FD">
      <w:pPr>
        <w:rPr>
          <w:del w:id="7153" w:author="Fnu, Sonam" w:date="2019-11-27T19:23:00Z"/>
          <w:rFonts w:ascii="Calibri" w:hAnsi="Calibri"/>
        </w:rPr>
        <w:pPrChange w:id="7154" w:author="Fnu, Sonam" w:date="2019-11-27T19:23:00Z">
          <w:pPr>
            <w:pStyle w:val="Bullet-Normal"/>
            <w:ind w:left="1764"/>
          </w:pPr>
        </w:pPrChange>
      </w:pPr>
    </w:p>
    <w:p w14:paraId="77AE271F" w14:textId="06C65633" w:rsidR="006534FD" w:rsidRPr="00064254" w:rsidDel="00B66B01" w:rsidRDefault="006534FD">
      <w:pPr>
        <w:rPr>
          <w:del w:id="7155" w:author="Fnu, Sonam" w:date="2019-11-27T19:23:00Z"/>
          <w:rFonts w:ascii="Calibri" w:hAnsi="Calibri"/>
          <w:u w:val="single"/>
        </w:rPr>
        <w:pPrChange w:id="7156" w:author="Fnu, Sonam" w:date="2019-11-27T19:23:00Z">
          <w:pPr>
            <w:pStyle w:val="Bullet-Normal"/>
            <w:ind w:left="1764"/>
          </w:pPr>
        </w:pPrChange>
      </w:pPr>
      <w:del w:id="7157" w:author="Fnu, Sonam" w:date="2019-11-27T19:23:00Z">
        <w:r w:rsidRPr="00064254" w:rsidDel="00B66B01">
          <w:rPr>
            <w:rFonts w:ascii="Calibri" w:hAnsi="Calibri"/>
            <w:u w:val="single"/>
          </w:rPr>
          <w:delText>SMS Contact Request</w:delText>
        </w:r>
      </w:del>
    </w:p>
    <w:p w14:paraId="6F1FCF43" w14:textId="01E58AB1" w:rsidR="006534FD" w:rsidRPr="00064254" w:rsidDel="00B66B01" w:rsidRDefault="006534FD">
      <w:pPr>
        <w:rPr>
          <w:del w:id="7158" w:author="Fnu, Sonam" w:date="2019-11-27T19:23:00Z"/>
          <w:rFonts w:ascii="Calibri" w:hAnsi="Calibri"/>
        </w:rPr>
        <w:pPrChange w:id="7159" w:author="Fnu, Sonam" w:date="2019-11-27T19:23:00Z">
          <w:pPr>
            <w:pStyle w:val="Bullet-Normal"/>
            <w:ind w:left="1764"/>
          </w:pPr>
        </w:pPrChange>
      </w:pPr>
    </w:p>
    <w:p w14:paraId="325F390C" w14:textId="7AEE3536" w:rsidR="006534FD" w:rsidRPr="00064254" w:rsidDel="00B66B01" w:rsidRDefault="00550661">
      <w:pPr>
        <w:rPr>
          <w:del w:id="7160" w:author="Fnu, Sonam" w:date="2019-11-27T19:23:00Z"/>
          <w:rFonts w:ascii="Calibri" w:hAnsi="Calibri"/>
        </w:rPr>
        <w:pPrChange w:id="7161" w:author="Fnu, Sonam" w:date="2019-11-27T19:23:00Z">
          <w:pPr>
            <w:pStyle w:val="Bullet-Normal"/>
            <w:ind w:left="1764"/>
          </w:pPr>
        </w:pPrChange>
      </w:pPr>
      <w:del w:id="7162" w:author="Fnu, Sonam" w:date="2019-11-27T19:23:00Z">
        <w:r w:rsidRPr="00064254" w:rsidDel="00B66B01">
          <w:rPr>
            <w:rFonts w:ascii="Calibri" w:hAnsi="Calibri"/>
            <w:noProof/>
          </w:rPr>
          <w:drawing>
            <wp:inline distT="0" distB="0" distL="0" distR="0" wp14:anchorId="3872FECD" wp14:editId="49D3C0C2">
              <wp:extent cx="4536373" cy="3402280"/>
              <wp:effectExtent l="114300" t="114300" r="112395" b="141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5672" cy="34167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p>
    <w:p w14:paraId="0A1C5702" w14:textId="1F7C5B38" w:rsidR="006534FD" w:rsidRPr="00064254" w:rsidDel="00B66B01" w:rsidRDefault="006534FD">
      <w:pPr>
        <w:rPr>
          <w:del w:id="7163" w:author="Fnu, Sonam" w:date="2019-11-27T19:23:00Z"/>
          <w:rFonts w:ascii="Calibri" w:hAnsi="Calibri"/>
        </w:rPr>
        <w:pPrChange w:id="7164" w:author="Fnu, Sonam" w:date="2019-11-27T19:23:00Z">
          <w:pPr>
            <w:pStyle w:val="Bullet-Normal"/>
            <w:ind w:left="1764"/>
          </w:pPr>
        </w:pPrChange>
      </w:pPr>
    </w:p>
    <w:p w14:paraId="7C428C70" w14:textId="00C43DE7" w:rsidR="006534FD" w:rsidRPr="00064254" w:rsidDel="00B66B01" w:rsidRDefault="006534FD">
      <w:pPr>
        <w:rPr>
          <w:del w:id="7165" w:author="Fnu, Sonam" w:date="2019-11-27T19:23:00Z"/>
          <w:rFonts w:ascii="Calibri" w:hAnsi="Calibri"/>
        </w:rPr>
        <w:pPrChange w:id="7166" w:author="Fnu, Sonam" w:date="2019-11-27T19:23:00Z">
          <w:pPr>
            <w:pStyle w:val="Bullet-Normal"/>
            <w:ind w:left="1764"/>
          </w:pPr>
        </w:pPrChange>
      </w:pPr>
    </w:p>
    <w:p w14:paraId="2012A50B" w14:textId="7DE57814" w:rsidR="006534FD" w:rsidRPr="00064254" w:rsidDel="00B66B01" w:rsidRDefault="00550661">
      <w:pPr>
        <w:rPr>
          <w:del w:id="7167" w:author="Fnu, Sonam" w:date="2019-11-27T19:23:00Z"/>
          <w:rFonts w:ascii="Calibri" w:hAnsi="Calibri"/>
          <w:u w:val="single"/>
        </w:rPr>
        <w:pPrChange w:id="7168" w:author="Fnu, Sonam" w:date="2019-11-27T19:23:00Z">
          <w:pPr>
            <w:ind w:left="1440"/>
          </w:pPr>
        </w:pPrChange>
      </w:pPr>
      <w:del w:id="7169" w:author="Fnu, Sonam" w:date="2019-11-27T19:23:00Z">
        <w:r w:rsidRPr="00064254" w:rsidDel="00B66B01">
          <w:rPr>
            <w:rFonts w:ascii="Calibri" w:hAnsi="Calibri"/>
            <w:u w:val="single"/>
          </w:rPr>
          <w:delText>Response sample:</w:delText>
        </w:r>
      </w:del>
    </w:p>
    <w:p w14:paraId="2ED911C6" w14:textId="2DCBD57D" w:rsidR="00550661" w:rsidRPr="00064254" w:rsidDel="00B66B01" w:rsidRDefault="00550661">
      <w:pPr>
        <w:rPr>
          <w:del w:id="7170" w:author="Fnu, Sonam" w:date="2019-11-27T19:23:00Z"/>
          <w:rFonts w:ascii="Calibri" w:eastAsia="Times New Roman" w:hAnsi="Calibri" w:cs="Arial"/>
          <w:sz w:val="18"/>
          <w:szCs w:val="18"/>
        </w:rPr>
        <w:pPrChange w:id="7171" w:author="Fnu, Sonam" w:date="2019-11-27T19:23:00Z">
          <w:pPr>
            <w:jc w:val="center"/>
          </w:pPr>
        </w:pPrChange>
      </w:pPr>
      <w:del w:id="7172" w:author="Fnu, Sonam" w:date="2019-11-27T19:23:00Z">
        <w:r w:rsidRPr="00064254" w:rsidDel="00B66B01">
          <w:rPr>
            <w:rFonts w:ascii="Calibri" w:eastAsia="Times New Roman" w:hAnsi="Calibri" w:cs="Arial"/>
            <w:noProof/>
            <w:sz w:val="18"/>
            <w:szCs w:val="18"/>
          </w:rPr>
          <w:drawing>
            <wp:inline distT="0" distB="0" distL="0" distR="0" wp14:anchorId="011DC3A5" wp14:editId="179C51BF">
              <wp:extent cx="4444934" cy="1180686"/>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56882" cy="1183860"/>
                      </a:xfrm>
                      <a:prstGeom prst="rect">
                        <a:avLst/>
                      </a:prstGeom>
                      <a:noFill/>
                      <a:ln>
                        <a:noFill/>
                      </a:ln>
                    </pic:spPr>
                  </pic:pic>
                </a:graphicData>
              </a:graphic>
            </wp:inline>
          </w:drawing>
        </w:r>
      </w:del>
    </w:p>
    <w:p w14:paraId="06525052" w14:textId="7E1353CB" w:rsidR="006610CE" w:rsidRPr="00064254" w:rsidDel="00B66B01" w:rsidRDefault="006610CE">
      <w:pPr>
        <w:rPr>
          <w:del w:id="7173" w:author="Fnu, Sonam" w:date="2019-11-27T19:23:00Z"/>
          <w:rFonts w:ascii="Calibri" w:eastAsia="Times New Roman" w:hAnsi="Calibri" w:cs="Arial"/>
          <w:sz w:val="18"/>
          <w:szCs w:val="18"/>
        </w:rPr>
      </w:pPr>
      <w:del w:id="7174" w:author="Fnu, Sonam" w:date="2019-11-27T19:23:00Z">
        <w:r w:rsidRPr="00064254" w:rsidDel="00B66B01">
          <w:rPr>
            <w:rFonts w:ascii="Calibri" w:hAnsi="Calibri"/>
          </w:rPr>
          <w:br w:type="page"/>
        </w:r>
      </w:del>
    </w:p>
    <w:p w14:paraId="2E2826EC" w14:textId="46829D23" w:rsidR="006534FD" w:rsidRPr="00064254" w:rsidDel="00B66B01" w:rsidRDefault="006534FD">
      <w:pPr>
        <w:rPr>
          <w:del w:id="7175" w:author="Fnu, Sonam" w:date="2019-11-27T19:23:00Z"/>
          <w:rFonts w:ascii="Calibri" w:hAnsi="Calibri"/>
        </w:rPr>
        <w:pPrChange w:id="7176" w:author="Fnu, Sonam" w:date="2019-11-27T19:23:00Z">
          <w:pPr>
            <w:pStyle w:val="Bullet-Normal"/>
            <w:ind w:left="1764"/>
          </w:pPr>
        </w:pPrChange>
      </w:pPr>
    </w:p>
    <w:p w14:paraId="1EE00B8B" w14:textId="2DE7D60A" w:rsidR="006534FD" w:rsidRPr="00064254" w:rsidDel="00B66B01" w:rsidRDefault="006534FD">
      <w:pPr>
        <w:rPr>
          <w:del w:id="7177" w:author="Fnu, Sonam" w:date="2019-11-27T19:23:00Z"/>
          <w:rFonts w:ascii="Calibri" w:hAnsi="Calibri"/>
        </w:rPr>
        <w:pPrChange w:id="7178" w:author="Fnu, Sonam" w:date="2019-11-27T19:23:00Z">
          <w:pPr>
            <w:pStyle w:val="Heading2"/>
            <w:numPr>
              <w:ilvl w:val="2"/>
              <w:numId w:val="71"/>
            </w:numPr>
            <w:ind w:left="1674" w:hanging="504"/>
          </w:pPr>
        </w:pPrChange>
      </w:pPr>
      <w:bookmarkStart w:id="7179" w:name="_Toc513707385"/>
      <w:bookmarkStart w:id="7180" w:name="_Toc5265645"/>
      <w:del w:id="7181" w:author="Fnu, Sonam" w:date="2019-11-27T19:23:00Z">
        <w:r w:rsidRPr="00064254" w:rsidDel="00B66B01">
          <w:rPr>
            <w:rFonts w:ascii="Calibri" w:hAnsi="Calibri"/>
          </w:rPr>
          <w:delText>Get Account Subscribed Services</w:delText>
        </w:r>
        <w:bookmarkEnd w:id="7179"/>
        <w:bookmarkEnd w:id="7180"/>
        <w:r w:rsidRPr="00064254" w:rsidDel="00B66B01">
          <w:rPr>
            <w:rFonts w:ascii="Calibri" w:hAnsi="Calibri"/>
          </w:rPr>
          <w:delText xml:space="preserve"> </w:delText>
        </w:r>
      </w:del>
    </w:p>
    <w:p w14:paraId="14279E5A" w14:textId="320AF8AD" w:rsidR="006534FD" w:rsidRPr="00064254" w:rsidDel="00B66B01" w:rsidRDefault="006534FD">
      <w:pPr>
        <w:rPr>
          <w:del w:id="7182" w:author="Fnu, Sonam" w:date="2019-11-27T19:23:00Z"/>
          <w:rFonts w:ascii="Calibri" w:hAnsi="Calibri"/>
        </w:rPr>
        <w:pPrChange w:id="7183" w:author="Fnu, Sonam" w:date="2019-11-27T19:23:00Z">
          <w:pPr>
            <w:pStyle w:val="ListParagraph"/>
            <w:ind w:left="360"/>
          </w:pPr>
        </w:pPrChange>
      </w:pPr>
    </w:p>
    <w:p w14:paraId="4EF2A7C7" w14:textId="47EE217A" w:rsidR="006534FD" w:rsidRPr="00064254" w:rsidDel="00B66B01" w:rsidRDefault="006534FD">
      <w:pPr>
        <w:rPr>
          <w:del w:id="7184" w:author="Fnu, Sonam" w:date="2019-11-27T19:23:00Z"/>
          <w:rFonts w:ascii="Calibri" w:hAnsi="Calibri"/>
        </w:rPr>
        <w:pPrChange w:id="7185" w:author="Fnu, Sonam" w:date="2019-11-27T19:23:00Z">
          <w:pPr>
            <w:pStyle w:val="ListParagraph"/>
            <w:ind w:left="810" w:firstLine="360"/>
          </w:pPr>
        </w:pPrChange>
      </w:pPr>
      <w:del w:id="7186" w:author="Fnu, Sonam" w:date="2019-11-27T19:23:00Z">
        <w:r w:rsidRPr="00064254" w:rsidDel="00B66B01">
          <w:rPr>
            <w:rFonts w:ascii="Calibri" w:hAnsi="Calibri"/>
          </w:rPr>
          <w:delText>Service name:</w:delText>
        </w:r>
        <w:r w:rsidRPr="00064254" w:rsidDel="00B66B01">
          <w:rPr>
            <w:rFonts w:ascii="Calibri" w:hAnsi="Calibri" w:cs="Consolas"/>
            <w:color w:val="A31515"/>
            <w:sz w:val="19"/>
            <w:szCs w:val="19"/>
            <w:highlight w:val="white"/>
          </w:rPr>
          <w:delText xml:space="preserve"> </w:delText>
        </w:r>
        <w:r w:rsidRPr="00064254" w:rsidDel="00B66B01">
          <w:rPr>
            <w:rFonts w:ascii="Calibri" w:hAnsi="Calibri"/>
          </w:rPr>
          <w:delText>GetAccSubscribedServices</w:delText>
        </w:r>
      </w:del>
    </w:p>
    <w:p w14:paraId="4E1B6944" w14:textId="7C6CD1EF" w:rsidR="006534FD" w:rsidRPr="00064254" w:rsidDel="00B66B01" w:rsidRDefault="006534FD">
      <w:pPr>
        <w:rPr>
          <w:del w:id="7187" w:author="Fnu, Sonam" w:date="2019-11-27T19:23:00Z"/>
          <w:rFonts w:ascii="Calibri" w:hAnsi="Calibri"/>
          <w:b/>
          <w:bCs/>
        </w:rPr>
        <w:pPrChange w:id="7188" w:author="Fnu, Sonam" w:date="2019-11-27T19:23:00Z">
          <w:pPr>
            <w:pStyle w:val="ListParagraph"/>
            <w:ind w:left="810" w:firstLine="360"/>
          </w:pPr>
        </w:pPrChange>
      </w:pPr>
      <w:del w:id="7189" w:author="Fnu, Sonam" w:date="2019-11-27T19:23:00Z">
        <w:r w:rsidRPr="00064254" w:rsidDel="00B66B01">
          <w:rPr>
            <w:rFonts w:ascii="Calibri" w:hAnsi="Calibri"/>
          </w:rPr>
          <w:delText xml:space="preserve"> Description: This service should return list of subscribed services on an account</w:delText>
        </w:r>
      </w:del>
    </w:p>
    <w:p w14:paraId="0CA225BB" w14:textId="2F8A5B5E" w:rsidR="006534FD" w:rsidRPr="00064254" w:rsidDel="00B66B01" w:rsidRDefault="006534FD">
      <w:pPr>
        <w:rPr>
          <w:del w:id="7190" w:author="Fnu, Sonam" w:date="2019-11-27T19:23:00Z"/>
          <w:rFonts w:ascii="Calibri" w:hAnsi="Calibri"/>
          <w:u w:val="single"/>
        </w:rPr>
        <w:pPrChange w:id="7191" w:author="Fnu, Sonam" w:date="2019-11-27T19:23:00Z">
          <w:pPr>
            <w:pStyle w:val="Bullet-Normal"/>
            <w:ind w:left="1764"/>
          </w:pPr>
        </w:pPrChange>
      </w:pPr>
      <w:del w:id="7192" w:author="Fnu, Sonam" w:date="2019-11-27T19:23:00Z">
        <w:r w:rsidRPr="00064254" w:rsidDel="00B66B01">
          <w:rPr>
            <w:rFonts w:ascii="Calibri" w:hAnsi="Calibri"/>
            <w:u w:val="single"/>
          </w:rPr>
          <w:delText>Generic Request</w:delText>
        </w:r>
      </w:del>
    </w:p>
    <w:tbl>
      <w:tblPr>
        <w:tblStyle w:val="TableGrid"/>
        <w:tblW w:w="8484" w:type="dxa"/>
        <w:tblInd w:w="1327" w:type="dxa"/>
        <w:tblLook w:val="04A0" w:firstRow="1" w:lastRow="0" w:firstColumn="1" w:lastColumn="0" w:noHBand="0" w:noVBand="1"/>
      </w:tblPr>
      <w:tblGrid>
        <w:gridCol w:w="1697"/>
        <w:gridCol w:w="1291"/>
        <w:gridCol w:w="2700"/>
        <w:gridCol w:w="1170"/>
        <w:gridCol w:w="1626"/>
      </w:tblGrid>
      <w:tr w:rsidR="006534FD" w:rsidRPr="00012DAF" w:rsidDel="00B66B01" w14:paraId="29E34896" w14:textId="6989F526" w:rsidTr="002536AA">
        <w:trPr>
          <w:trHeight w:val="504"/>
          <w:del w:id="7193" w:author="Fnu, Sonam" w:date="2019-11-27T19:23:00Z"/>
        </w:trPr>
        <w:tc>
          <w:tcPr>
            <w:tcW w:w="1697" w:type="dxa"/>
          </w:tcPr>
          <w:p w14:paraId="438E2A1C" w14:textId="4CC83550" w:rsidR="006534FD" w:rsidRPr="00064254" w:rsidDel="00B66B01" w:rsidRDefault="006534FD">
            <w:pPr>
              <w:rPr>
                <w:del w:id="7194" w:author="Fnu, Sonam" w:date="2019-11-27T19:23:00Z"/>
                <w:rFonts w:ascii="Calibri" w:hAnsi="Calibri"/>
              </w:rPr>
              <w:pPrChange w:id="7195" w:author="Fnu, Sonam" w:date="2019-11-27T19:23:00Z">
                <w:pPr>
                  <w:pStyle w:val="Bullet-Normal"/>
                </w:pPr>
              </w:pPrChange>
            </w:pPr>
            <w:del w:id="7196" w:author="Fnu, Sonam" w:date="2019-11-27T19:23:00Z">
              <w:r w:rsidRPr="00064254" w:rsidDel="00B66B01">
                <w:rPr>
                  <w:rFonts w:ascii="Calibri" w:eastAsiaTheme="majorEastAsia" w:hAnsi="Calibri" w:cstheme="majorBidi"/>
                  <w:b/>
                  <w:bCs/>
                  <w:color w:val="4F81BD" w:themeColor="accent1"/>
                </w:rPr>
                <w:delText>Parameter Value</w:delText>
              </w:r>
            </w:del>
          </w:p>
        </w:tc>
        <w:tc>
          <w:tcPr>
            <w:tcW w:w="1291" w:type="dxa"/>
          </w:tcPr>
          <w:p w14:paraId="3FF25056" w14:textId="460C8D6F" w:rsidR="006534FD" w:rsidRPr="00064254" w:rsidDel="00B66B01" w:rsidRDefault="006534FD">
            <w:pPr>
              <w:rPr>
                <w:del w:id="7197" w:author="Fnu, Sonam" w:date="2019-11-27T19:23:00Z"/>
                <w:rFonts w:ascii="Calibri" w:hAnsi="Calibri"/>
              </w:rPr>
              <w:pPrChange w:id="7198" w:author="Fnu, Sonam" w:date="2019-11-27T19:23:00Z">
                <w:pPr>
                  <w:pStyle w:val="Bullet-Normal"/>
                </w:pPr>
              </w:pPrChange>
            </w:pPr>
            <w:del w:id="7199" w:author="Fnu, Sonam" w:date="2019-11-27T19:23:00Z">
              <w:r w:rsidRPr="00064254" w:rsidDel="00B66B01">
                <w:rPr>
                  <w:rFonts w:ascii="Calibri" w:eastAsiaTheme="majorEastAsia" w:hAnsi="Calibri" w:cstheme="majorBidi"/>
                  <w:b/>
                  <w:bCs/>
                  <w:color w:val="4F81BD" w:themeColor="accent1"/>
                </w:rPr>
                <w:delText>Data Type</w:delText>
              </w:r>
            </w:del>
          </w:p>
        </w:tc>
        <w:tc>
          <w:tcPr>
            <w:tcW w:w="2700" w:type="dxa"/>
          </w:tcPr>
          <w:p w14:paraId="4E00B6C1" w14:textId="4E2A46A7" w:rsidR="006534FD" w:rsidRPr="00064254" w:rsidDel="00B66B01" w:rsidRDefault="006534FD">
            <w:pPr>
              <w:rPr>
                <w:del w:id="7200" w:author="Fnu, Sonam" w:date="2019-11-27T19:23:00Z"/>
                <w:rFonts w:ascii="Calibri" w:hAnsi="Calibri"/>
              </w:rPr>
              <w:pPrChange w:id="7201" w:author="Fnu, Sonam" w:date="2019-11-27T19:23:00Z">
                <w:pPr>
                  <w:pStyle w:val="Bullet-Normal"/>
                </w:pPr>
              </w:pPrChange>
            </w:pPr>
            <w:del w:id="7202" w:author="Fnu, Sonam" w:date="2019-11-27T19:23:00Z">
              <w:r w:rsidRPr="00064254" w:rsidDel="00B66B01">
                <w:rPr>
                  <w:rFonts w:ascii="Calibri" w:eastAsiaTheme="majorEastAsia" w:hAnsi="Calibri" w:cstheme="majorBidi"/>
                  <w:b/>
                  <w:bCs/>
                  <w:color w:val="4F81BD" w:themeColor="accent1"/>
                </w:rPr>
                <w:delText>Description</w:delText>
              </w:r>
            </w:del>
          </w:p>
        </w:tc>
        <w:tc>
          <w:tcPr>
            <w:tcW w:w="1170" w:type="dxa"/>
          </w:tcPr>
          <w:p w14:paraId="0C6FD6D8" w14:textId="6401F9EB" w:rsidR="006534FD" w:rsidRPr="00064254" w:rsidDel="00B66B01" w:rsidRDefault="006534FD">
            <w:pPr>
              <w:rPr>
                <w:del w:id="7203" w:author="Fnu, Sonam" w:date="2019-11-27T19:23:00Z"/>
                <w:rFonts w:ascii="Calibri" w:hAnsi="Calibri"/>
              </w:rPr>
              <w:pPrChange w:id="7204" w:author="Fnu, Sonam" w:date="2019-11-27T19:23:00Z">
                <w:pPr>
                  <w:pStyle w:val="Bullet-Normal"/>
                </w:pPr>
              </w:pPrChange>
            </w:pPr>
            <w:del w:id="7205" w:author="Fnu, Sonam" w:date="2019-11-27T19:23:00Z">
              <w:r w:rsidRPr="00064254" w:rsidDel="00B66B01">
                <w:rPr>
                  <w:rFonts w:ascii="Calibri" w:eastAsiaTheme="majorEastAsia" w:hAnsi="Calibri" w:cstheme="majorBidi"/>
                  <w:b/>
                  <w:bCs/>
                  <w:color w:val="4F81BD" w:themeColor="accent1"/>
                </w:rPr>
                <w:delText>Required</w:delText>
              </w:r>
            </w:del>
          </w:p>
        </w:tc>
        <w:tc>
          <w:tcPr>
            <w:tcW w:w="1626" w:type="dxa"/>
          </w:tcPr>
          <w:p w14:paraId="3991CFF2" w14:textId="6013900C" w:rsidR="006534FD" w:rsidRPr="00064254" w:rsidDel="00B66B01" w:rsidRDefault="006534FD">
            <w:pPr>
              <w:rPr>
                <w:del w:id="7206" w:author="Fnu, Sonam" w:date="2019-11-27T19:23:00Z"/>
                <w:rFonts w:ascii="Calibri" w:hAnsi="Calibri"/>
              </w:rPr>
              <w:pPrChange w:id="7207" w:author="Fnu, Sonam" w:date="2019-11-27T19:23:00Z">
                <w:pPr>
                  <w:pStyle w:val="Bullet-Normal"/>
                </w:pPr>
              </w:pPrChange>
            </w:pPr>
            <w:del w:id="7208" w:author="Fnu, Sonam" w:date="2019-11-27T19:23:00Z">
              <w:r w:rsidRPr="00064254" w:rsidDel="00B66B01">
                <w:rPr>
                  <w:rFonts w:ascii="Calibri" w:eastAsiaTheme="majorEastAsia" w:hAnsi="Calibri" w:cstheme="majorBidi"/>
                  <w:b/>
                  <w:bCs/>
                  <w:color w:val="4F81BD" w:themeColor="accent1"/>
                </w:rPr>
                <w:delText xml:space="preserve">No of occurrence </w:delText>
              </w:r>
            </w:del>
          </w:p>
        </w:tc>
      </w:tr>
      <w:tr w:rsidR="006534FD" w:rsidRPr="00012DAF" w:rsidDel="00B66B01" w14:paraId="4D17AA00" w14:textId="4EC74139" w:rsidTr="002536AA">
        <w:trPr>
          <w:trHeight w:val="265"/>
          <w:del w:id="7209" w:author="Fnu, Sonam" w:date="2019-11-27T19:23:00Z"/>
        </w:trPr>
        <w:tc>
          <w:tcPr>
            <w:tcW w:w="1697" w:type="dxa"/>
          </w:tcPr>
          <w:p w14:paraId="0F647BE3" w14:textId="351DB773" w:rsidR="006534FD" w:rsidRPr="00064254" w:rsidDel="00B66B01" w:rsidRDefault="006534FD">
            <w:pPr>
              <w:rPr>
                <w:del w:id="7210" w:author="Fnu, Sonam" w:date="2019-11-27T19:23:00Z"/>
                <w:rFonts w:ascii="Calibri" w:hAnsi="Calibri"/>
              </w:rPr>
              <w:pPrChange w:id="7211" w:author="Fnu, Sonam" w:date="2019-11-27T19:23:00Z">
                <w:pPr>
                  <w:pStyle w:val="Bullet-Normal"/>
                </w:pPr>
              </w:pPrChange>
            </w:pPr>
            <w:del w:id="7212" w:author="Fnu, Sonam" w:date="2019-11-27T19:23:00Z">
              <w:r w:rsidRPr="00064254" w:rsidDel="00B66B01">
                <w:rPr>
                  <w:rFonts w:ascii="Calibri" w:hAnsi="Calibri"/>
                </w:rPr>
                <w:delText>SMS USER</w:delText>
              </w:r>
            </w:del>
          </w:p>
        </w:tc>
        <w:tc>
          <w:tcPr>
            <w:tcW w:w="1291" w:type="dxa"/>
          </w:tcPr>
          <w:p w14:paraId="1CF15B54" w14:textId="171BEC0B" w:rsidR="006534FD" w:rsidRPr="00064254" w:rsidDel="00B66B01" w:rsidRDefault="006534FD">
            <w:pPr>
              <w:rPr>
                <w:del w:id="7213" w:author="Fnu, Sonam" w:date="2019-11-27T19:23:00Z"/>
                <w:rFonts w:ascii="Calibri" w:hAnsi="Calibri"/>
              </w:rPr>
              <w:pPrChange w:id="7214" w:author="Fnu, Sonam" w:date="2019-11-27T19:23:00Z">
                <w:pPr>
                  <w:pStyle w:val="Bullet-Normal"/>
                </w:pPr>
              </w:pPrChange>
            </w:pPr>
            <w:del w:id="7215" w:author="Fnu, Sonam" w:date="2019-11-27T19:23:00Z">
              <w:r w:rsidRPr="00064254" w:rsidDel="00B66B01">
                <w:rPr>
                  <w:rFonts w:ascii="Calibri" w:hAnsi="Calibri"/>
                </w:rPr>
                <w:delText>String</w:delText>
              </w:r>
            </w:del>
          </w:p>
        </w:tc>
        <w:tc>
          <w:tcPr>
            <w:tcW w:w="2700" w:type="dxa"/>
          </w:tcPr>
          <w:p w14:paraId="72497144" w14:textId="45807F09" w:rsidR="006534FD" w:rsidRPr="00064254" w:rsidDel="00B66B01" w:rsidRDefault="006534FD">
            <w:pPr>
              <w:rPr>
                <w:del w:id="7216" w:author="Fnu, Sonam" w:date="2019-11-27T19:23:00Z"/>
                <w:rFonts w:ascii="Calibri" w:hAnsi="Calibri"/>
              </w:rPr>
              <w:pPrChange w:id="7217" w:author="Fnu, Sonam" w:date="2019-11-27T19:23:00Z">
                <w:pPr>
                  <w:pStyle w:val="Bullet-Normal"/>
                </w:pPr>
              </w:pPrChange>
            </w:pPr>
            <w:del w:id="7218" w:author="Fnu, Sonam" w:date="2019-11-27T19:23:00Z">
              <w:r w:rsidRPr="00064254" w:rsidDel="00B66B01">
                <w:rPr>
                  <w:rFonts w:ascii="Calibri" w:hAnsi="Calibri"/>
                </w:rPr>
                <w:delText>SMS authentication user</w:delText>
              </w:r>
            </w:del>
          </w:p>
        </w:tc>
        <w:tc>
          <w:tcPr>
            <w:tcW w:w="1170" w:type="dxa"/>
          </w:tcPr>
          <w:p w14:paraId="068B300C" w14:textId="3B2A6514" w:rsidR="006534FD" w:rsidRPr="00064254" w:rsidDel="00B66B01" w:rsidRDefault="006534FD">
            <w:pPr>
              <w:rPr>
                <w:del w:id="7219" w:author="Fnu, Sonam" w:date="2019-11-27T19:23:00Z"/>
                <w:rFonts w:ascii="Calibri" w:hAnsi="Calibri"/>
              </w:rPr>
              <w:pPrChange w:id="7220" w:author="Fnu, Sonam" w:date="2019-11-27T19:23:00Z">
                <w:pPr>
                  <w:pStyle w:val="Bullet-Normal"/>
                </w:pPr>
              </w:pPrChange>
            </w:pPr>
            <w:del w:id="7221" w:author="Fnu, Sonam" w:date="2019-11-27T19:23:00Z">
              <w:r w:rsidRPr="00064254" w:rsidDel="00B66B01">
                <w:rPr>
                  <w:rFonts w:ascii="Calibri" w:hAnsi="Calibri"/>
                </w:rPr>
                <w:delText>Yes</w:delText>
              </w:r>
            </w:del>
          </w:p>
        </w:tc>
        <w:tc>
          <w:tcPr>
            <w:tcW w:w="1626" w:type="dxa"/>
          </w:tcPr>
          <w:p w14:paraId="24BEF708" w14:textId="6405D4F2" w:rsidR="006534FD" w:rsidRPr="00064254" w:rsidDel="00B66B01" w:rsidRDefault="006534FD">
            <w:pPr>
              <w:rPr>
                <w:del w:id="7222" w:author="Fnu, Sonam" w:date="2019-11-27T19:23:00Z"/>
                <w:rFonts w:ascii="Calibri" w:hAnsi="Calibri"/>
              </w:rPr>
              <w:pPrChange w:id="7223" w:author="Fnu, Sonam" w:date="2019-11-27T19:23:00Z">
                <w:pPr>
                  <w:pStyle w:val="Bullet-Normal"/>
                </w:pPr>
              </w:pPrChange>
            </w:pPr>
            <w:del w:id="7224" w:author="Fnu, Sonam" w:date="2019-11-27T19:23:00Z">
              <w:r w:rsidRPr="00064254" w:rsidDel="00B66B01">
                <w:rPr>
                  <w:rFonts w:ascii="Calibri" w:hAnsi="Calibri"/>
                </w:rPr>
                <w:delText xml:space="preserve">1 </w:delText>
              </w:r>
            </w:del>
          </w:p>
        </w:tc>
      </w:tr>
      <w:tr w:rsidR="006534FD" w:rsidRPr="00012DAF" w:rsidDel="00B66B01" w14:paraId="207DBC95" w14:textId="768CC76B" w:rsidTr="002536AA">
        <w:trPr>
          <w:trHeight w:val="265"/>
          <w:del w:id="7225" w:author="Fnu, Sonam" w:date="2019-11-27T19:23:00Z"/>
        </w:trPr>
        <w:tc>
          <w:tcPr>
            <w:tcW w:w="1697" w:type="dxa"/>
          </w:tcPr>
          <w:p w14:paraId="1FE18F67" w14:textId="139E447E" w:rsidR="006534FD" w:rsidRPr="00064254" w:rsidDel="00B66B01" w:rsidRDefault="006534FD">
            <w:pPr>
              <w:rPr>
                <w:del w:id="7226" w:author="Fnu, Sonam" w:date="2019-11-27T19:23:00Z"/>
                <w:rFonts w:ascii="Calibri" w:hAnsi="Calibri"/>
              </w:rPr>
              <w:pPrChange w:id="7227" w:author="Fnu, Sonam" w:date="2019-11-27T19:23:00Z">
                <w:pPr>
                  <w:pStyle w:val="Bullet-Normal"/>
                </w:pPr>
              </w:pPrChange>
            </w:pPr>
            <w:del w:id="7228" w:author="Fnu, Sonam" w:date="2019-11-27T19:23:00Z">
              <w:r w:rsidRPr="00064254" w:rsidDel="00B66B01">
                <w:rPr>
                  <w:rFonts w:ascii="Calibri" w:hAnsi="Calibri"/>
                </w:rPr>
                <w:delText>SMS Password</w:delText>
              </w:r>
            </w:del>
          </w:p>
        </w:tc>
        <w:tc>
          <w:tcPr>
            <w:tcW w:w="1291" w:type="dxa"/>
          </w:tcPr>
          <w:p w14:paraId="2B472E3F" w14:textId="4273B563" w:rsidR="006534FD" w:rsidRPr="00064254" w:rsidDel="00B66B01" w:rsidRDefault="006534FD">
            <w:pPr>
              <w:rPr>
                <w:del w:id="7229" w:author="Fnu, Sonam" w:date="2019-11-27T19:23:00Z"/>
                <w:rFonts w:ascii="Calibri" w:hAnsi="Calibri"/>
              </w:rPr>
              <w:pPrChange w:id="7230" w:author="Fnu, Sonam" w:date="2019-11-27T19:23:00Z">
                <w:pPr>
                  <w:pStyle w:val="Bullet-Normal"/>
                </w:pPr>
              </w:pPrChange>
            </w:pPr>
            <w:del w:id="7231" w:author="Fnu, Sonam" w:date="2019-11-27T19:23:00Z">
              <w:r w:rsidRPr="00064254" w:rsidDel="00B66B01">
                <w:rPr>
                  <w:rFonts w:ascii="Calibri" w:hAnsi="Calibri"/>
                </w:rPr>
                <w:delText>String</w:delText>
              </w:r>
            </w:del>
          </w:p>
        </w:tc>
        <w:tc>
          <w:tcPr>
            <w:tcW w:w="2700" w:type="dxa"/>
          </w:tcPr>
          <w:p w14:paraId="64C5F9D5" w14:textId="1143D9E5" w:rsidR="006534FD" w:rsidRPr="00064254" w:rsidDel="00B66B01" w:rsidRDefault="006534FD">
            <w:pPr>
              <w:rPr>
                <w:del w:id="7232" w:author="Fnu, Sonam" w:date="2019-11-27T19:23:00Z"/>
                <w:rFonts w:ascii="Calibri" w:hAnsi="Calibri"/>
              </w:rPr>
              <w:pPrChange w:id="7233" w:author="Fnu, Sonam" w:date="2019-11-27T19:23:00Z">
                <w:pPr>
                  <w:pStyle w:val="Bullet-Normal"/>
                </w:pPr>
              </w:pPrChange>
            </w:pPr>
            <w:del w:id="7234" w:author="Fnu, Sonam" w:date="2019-11-27T19:23:00Z">
              <w:r w:rsidRPr="00064254" w:rsidDel="00B66B01">
                <w:rPr>
                  <w:rFonts w:ascii="Calibri" w:hAnsi="Calibri"/>
                </w:rPr>
                <w:delText>SMS authentication Password</w:delText>
              </w:r>
            </w:del>
          </w:p>
        </w:tc>
        <w:tc>
          <w:tcPr>
            <w:tcW w:w="1170" w:type="dxa"/>
          </w:tcPr>
          <w:p w14:paraId="1A0E3D25" w14:textId="03305C95" w:rsidR="006534FD" w:rsidRPr="00064254" w:rsidDel="00B66B01" w:rsidRDefault="006534FD">
            <w:pPr>
              <w:rPr>
                <w:del w:id="7235" w:author="Fnu, Sonam" w:date="2019-11-27T19:23:00Z"/>
                <w:rFonts w:ascii="Calibri" w:hAnsi="Calibri"/>
              </w:rPr>
              <w:pPrChange w:id="7236" w:author="Fnu, Sonam" w:date="2019-11-27T19:23:00Z">
                <w:pPr>
                  <w:pStyle w:val="Bullet-Normal"/>
                </w:pPr>
              </w:pPrChange>
            </w:pPr>
            <w:del w:id="7237" w:author="Fnu, Sonam" w:date="2019-11-27T19:23:00Z">
              <w:r w:rsidRPr="00064254" w:rsidDel="00B66B01">
                <w:rPr>
                  <w:rFonts w:ascii="Calibri" w:hAnsi="Calibri"/>
                </w:rPr>
                <w:delText>Yes</w:delText>
              </w:r>
            </w:del>
          </w:p>
        </w:tc>
        <w:tc>
          <w:tcPr>
            <w:tcW w:w="1626" w:type="dxa"/>
          </w:tcPr>
          <w:p w14:paraId="2F4C62F9" w14:textId="7FF1B3D4" w:rsidR="006534FD" w:rsidRPr="00064254" w:rsidDel="00B66B01" w:rsidRDefault="006534FD">
            <w:pPr>
              <w:rPr>
                <w:del w:id="7238" w:author="Fnu, Sonam" w:date="2019-11-27T19:23:00Z"/>
                <w:rFonts w:ascii="Calibri" w:hAnsi="Calibri"/>
              </w:rPr>
              <w:pPrChange w:id="7239" w:author="Fnu, Sonam" w:date="2019-11-27T19:23:00Z">
                <w:pPr>
                  <w:pStyle w:val="Bullet-Normal"/>
                </w:pPr>
              </w:pPrChange>
            </w:pPr>
            <w:del w:id="7240" w:author="Fnu, Sonam" w:date="2019-11-27T19:23:00Z">
              <w:r w:rsidRPr="00064254" w:rsidDel="00B66B01">
                <w:rPr>
                  <w:rFonts w:ascii="Calibri" w:hAnsi="Calibri"/>
                </w:rPr>
                <w:delText>1</w:delText>
              </w:r>
            </w:del>
          </w:p>
        </w:tc>
      </w:tr>
      <w:tr w:rsidR="006534FD" w:rsidRPr="00012DAF" w:rsidDel="00B66B01" w14:paraId="0DBBA3C3" w14:textId="6D472A34" w:rsidTr="002536AA">
        <w:trPr>
          <w:trHeight w:val="265"/>
          <w:del w:id="7241" w:author="Fnu, Sonam" w:date="2019-11-27T19:23:00Z"/>
        </w:trPr>
        <w:tc>
          <w:tcPr>
            <w:tcW w:w="1697" w:type="dxa"/>
          </w:tcPr>
          <w:p w14:paraId="12B8569B" w14:textId="4156A3C9" w:rsidR="006534FD" w:rsidRPr="00064254" w:rsidDel="00B66B01" w:rsidRDefault="006534FD">
            <w:pPr>
              <w:rPr>
                <w:del w:id="7242" w:author="Fnu, Sonam" w:date="2019-11-27T19:23:00Z"/>
                <w:rFonts w:ascii="Calibri" w:hAnsi="Calibri"/>
              </w:rPr>
              <w:pPrChange w:id="7243" w:author="Fnu, Sonam" w:date="2019-11-27T19:23:00Z">
                <w:pPr>
                  <w:pStyle w:val="Bullet-Normal"/>
                </w:pPr>
              </w:pPrChange>
            </w:pPr>
            <w:del w:id="7244" w:author="Fnu, Sonam" w:date="2019-11-27T19:23:00Z">
              <w:r w:rsidRPr="00064254" w:rsidDel="00B66B01">
                <w:rPr>
                  <w:rFonts w:ascii="Calibri" w:hAnsi="Calibri"/>
                </w:rPr>
                <w:delText>RIM No</w:delText>
              </w:r>
            </w:del>
          </w:p>
        </w:tc>
        <w:tc>
          <w:tcPr>
            <w:tcW w:w="1291" w:type="dxa"/>
          </w:tcPr>
          <w:p w14:paraId="44DF2DCF" w14:textId="3BCE72E5" w:rsidR="006534FD" w:rsidRPr="00064254" w:rsidDel="00B66B01" w:rsidRDefault="006534FD">
            <w:pPr>
              <w:rPr>
                <w:del w:id="7245" w:author="Fnu, Sonam" w:date="2019-11-27T19:23:00Z"/>
                <w:rFonts w:ascii="Calibri" w:hAnsi="Calibri"/>
              </w:rPr>
              <w:pPrChange w:id="7246" w:author="Fnu, Sonam" w:date="2019-11-27T19:23:00Z">
                <w:pPr>
                  <w:pStyle w:val="Bullet-Normal"/>
                </w:pPr>
              </w:pPrChange>
            </w:pPr>
            <w:del w:id="7247" w:author="Fnu, Sonam" w:date="2019-11-27T19:23:00Z">
              <w:r w:rsidRPr="00064254" w:rsidDel="00B66B01">
                <w:rPr>
                  <w:rFonts w:ascii="Calibri" w:hAnsi="Calibri"/>
                </w:rPr>
                <w:delText>String</w:delText>
              </w:r>
            </w:del>
          </w:p>
        </w:tc>
        <w:tc>
          <w:tcPr>
            <w:tcW w:w="2700" w:type="dxa"/>
          </w:tcPr>
          <w:p w14:paraId="40ED2C33" w14:textId="7A1A9268" w:rsidR="006534FD" w:rsidRPr="00064254" w:rsidDel="00B66B01" w:rsidRDefault="006534FD">
            <w:pPr>
              <w:rPr>
                <w:del w:id="7248" w:author="Fnu, Sonam" w:date="2019-11-27T19:23:00Z"/>
                <w:rFonts w:ascii="Calibri" w:hAnsi="Calibri"/>
              </w:rPr>
              <w:pPrChange w:id="7249" w:author="Fnu, Sonam" w:date="2019-11-27T19:23:00Z">
                <w:pPr>
                  <w:pStyle w:val="Bullet-Normal"/>
                </w:pPr>
              </w:pPrChange>
            </w:pPr>
          </w:p>
        </w:tc>
        <w:tc>
          <w:tcPr>
            <w:tcW w:w="1170" w:type="dxa"/>
          </w:tcPr>
          <w:p w14:paraId="65C57DBC" w14:textId="1A11FE0F" w:rsidR="006534FD" w:rsidRPr="00064254" w:rsidDel="00B66B01" w:rsidRDefault="006534FD">
            <w:pPr>
              <w:rPr>
                <w:del w:id="7250" w:author="Fnu, Sonam" w:date="2019-11-27T19:23:00Z"/>
                <w:rFonts w:ascii="Calibri" w:hAnsi="Calibri"/>
              </w:rPr>
              <w:pPrChange w:id="7251" w:author="Fnu, Sonam" w:date="2019-11-27T19:23:00Z">
                <w:pPr>
                  <w:pStyle w:val="Bullet-Normal"/>
                </w:pPr>
              </w:pPrChange>
            </w:pPr>
            <w:del w:id="7252" w:author="Fnu, Sonam" w:date="2019-11-27T19:23:00Z">
              <w:r w:rsidRPr="00064254" w:rsidDel="00B66B01">
                <w:rPr>
                  <w:rFonts w:ascii="Calibri" w:hAnsi="Calibri"/>
                </w:rPr>
                <w:delText>Yes</w:delText>
              </w:r>
            </w:del>
          </w:p>
        </w:tc>
        <w:tc>
          <w:tcPr>
            <w:tcW w:w="1626" w:type="dxa"/>
          </w:tcPr>
          <w:p w14:paraId="64759400" w14:textId="3F4C4D88" w:rsidR="006534FD" w:rsidRPr="00064254" w:rsidDel="00B66B01" w:rsidRDefault="006534FD">
            <w:pPr>
              <w:rPr>
                <w:del w:id="7253" w:author="Fnu, Sonam" w:date="2019-11-27T19:23:00Z"/>
                <w:rFonts w:ascii="Calibri" w:hAnsi="Calibri"/>
              </w:rPr>
              <w:pPrChange w:id="7254" w:author="Fnu, Sonam" w:date="2019-11-27T19:23:00Z">
                <w:pPr>
                  <w:pStyle w:val="Bullet-Normal"/>
                </w:pPr>
              </w:pPrChange>
            </w:pPr>
          </w:p>
        </w:tc>
      </w:tr>
      <w:tr w:rsidR="006534FD" w:rsidRPr="00012DAF" w:rsidDel="00B66B01" w14:paraId="437E6E72" w14:textId="4414E81D" w:rsidTr="002536AA">
        <w:trPr>
          <w:trHeight w:val="265"/>
          <w:del w:id="7255" w:author="Fnu, Sonam" w:date="2019-11-27T19:23:00Z"/>
        </w:trPr>
        <w:tc>
          <w:tcPr>
            <w:tcW w:w="1697" w:type="dxa"/>
          </w:tcPr>
          <w:p w14:paraId="7286288F" w14:textId="3174A7FE" w:rsidR="006534FD" w:rsidRPr="00064254" w:rsidDel="00B66B01" w:rsidRDefault="006534FD">
            <w:pPr>
              <w:rPr>
                <w:del w:id="7256" w:author="Fnu, Sonam" w:date="2019-11-27T19:23:00Z"/>
                <w:rFonts w:ascii="Calibri" w:hAnsi="Calibri"/>
              </w:rPr>
              <w:pPrChange w:id="7257" w:author="Fnu, Sonam" w:date="2019-11-27T19:23:00Z">
                <w:pPr>
                  <w:pStyle w:val="Bullet-Normal"/>
                </w:pPr>
              </w:pPrChange>
            </w:pPr>
            <w:commentRangeStart w:id="7258"/>
            <w:del w:id="7259" w:author="Fnu, Sonam" w:date="2019-11-27T19:23:00Z">
              <w:r w:rsidRPr="00064254" w:rsidDel="00B66B01">
                <w:rPr>
                  <w:rFonts w:ascii="Calibri" w:hAnsi="Calibri"/>
                </w:rPr>
                <w:delText>Account Number</w:delText>
              </w:r>
            </w:del>
          </w:p>
        </w:tc>
        <w:tc>
          <w:tcPr>
            <w:tcW w:w="1291" w:type="dxa"/>
          </w:tcPr>
          <w:p w14:paraId="1FCEE30C" w14:textId="14AA93B0" w:rsidR="006534FD" w:rsidRPr="00064254" w:rsidDel="00B66B01" w:rsidRDefault="006534FD">
            <w:pPr>
              <w:rPr>
                <w:del w:id="7260" w:author="Fnu, Sonam" w:date="2019-11-27T19:23:00Z"/>
                <w:rFonts w:ascii="Calibri" w:hAnsi="Calibri"/>
              </w:rPr>
              <w:pPrChange w:id="7261" w:author="Fnu, Sonam" w:date="2019-11-27T19:23:00Z">
                <w:pPr>
                  <w:pStyle w:val="Bullet-Normal"/>
                </w:pPr>
              </w:pPrChange>
            </w:pPr>
            <w:del w:id="7262" w:author="Fnu, Sonam" w:date="2019-11-27T19:23:00Z">
              <w:r w:rsidRPr="00064254" w:rsidDel="00B66B01">
                <w:rPr>
                  <w:rFonts w:ascii="Calibri" w:hAnsi="Calibri"/>
                </w:rPr>
                <w:delText>String</w:delText>
              </w:r>
            </w:del>
          </w:p>
        </w:tc>
        <w:tc>
          <w:tcPr>
            <w:tcW w:w="2700" w:type="dxa"/>
          </w:tcPr>
          <w:p w14:paraId="5EE908D1" w14:textId="363263F4" w:rsidR="006534FD" w:rsidRPr="00064254" w:rsidDel="00B66B01" w:rsidRDefault="006534FD">
            <w:pPr>
              <w:rPr>
                <w:del w:id="7263" w:author="Fnu, Sonam" w:date="2019-11-27T19:23:00Z"/>
                <w:rFonts w:ascii="Calibri" w:hAnsi="Calibri"/>
              </w:rPr>
              <w:pPrChange w:id="7264" w:author="Fnu, Sonam" w:date="2019-11-27T19:23:00Z">
                <w:pPr>
                  <w:pStyle w:val="Bullet-Normal"/>
                </w:pPr>
              </w:pPrChange>
            </w:pPr>
            <w:del w:id="7265" w:author="Fnu, Sonam" w:date="2019-11-27T19:23:00Z">
              <w:r w:rsidRPr="00064254" w:rsidDel="00B66B01">
                <w:rPr>
                  <w:rFonts w:ascii="Calibri" w:hAnsi="Calibri"/>
                </w:rPr>
                <w:delText>Inquired account to get its notifications</w:delText>
              </w:r>
              <w:commentRangeEnd w:id="7258"/>
              <w:r w:rsidRPr="00064254" w:rsidDel="00B66B01">
                <w:rPr>
                  <w:rStyle w:val="CommentReference"/>
                  <w:rFonts w:ascii="Calibri" w:hAnsi="Calibri"/>
                </w:rPr>
                <w:commentReference w:id="7258"/>
              </w:r>
            </w:del>
          </w:p>
        </w:tc>
        <w:tc>
          <w:tcPr>
            <w:tcW w:w="1170" w:type="dxa"/>
          </w:tcPr>
          <w:p w14:paraId="2D042261" w14:textId="6F16A19F" w:rsidR="006534FD" w:rsidRPr="00064254" w:rsidDel="00B66B01" w:rsidRDefault="006534FD">
            <w:pPr>
              <w:rPr>
                <w:del w:id="7266" w:author="Fnu, Sonam" w:date="2019-11-27T19:23:00Z"/>
                <w:rFonts w:ascii="Calibri" w:hAnsi="Calibri"/>
              </w:rPr>
              <w:pPrChange w:id="7267" w:author="Fnu, Sonam" w:date="2019-11-27T19:23:00Z">
                <w:pPr>
                  <w:pStyle w:val="Bullet-Normal"/>
                </w:pPr>
              </w:pPrChange>
            </w:pPr>
            <w:del w:id="7268" w:author="Fnu, Sonam" w:date="2019-11-27T19:23:00Z">
              <w:r w:rsidRPr="00064254" w:rsidDel="00B66B01">
                <w:rPr>
                  <w:rFonts w:ascii="Calibri" w:hAnsi="Calibri"/>
                </w:rPr>
                <w:delText>Yes</w:delText>
              </w:r>
            </w:del>
          </w:p>
        </w:tc>
        <w:tc>
          <w:tcPr>
            <w:tcW w:w="1626" w:type="dxa"/>
          </w:tcPr>
          <w:p w14:paraId="12A79EA9" w14:textId="67019DF0" w:rsidR="006534FD" w:rsidRPr="00064254" w:rsidDel="00B66B01" w:rsidRDefault="006534FD">
            <w:pPr>
              <w:rPr>
                <w:del w:id="7269" w:author="Fnu, Sonam" w:date="2019-11-27T19:23:00Z"/>
                <w:rFonts w:ascii="Calibri" w:hAnsi="Calibri"/>
              </w:rPr>
              <w:pPrChange w:id="7270" w:author="Fnu, Sonam" w:date="2019-11-27T19:23:00Z">
                <w:pPr>
                  <w:pStyle w:val="Bullet-Normal"/>
                </w:pPr>
              </w:pPrChange>
            </w:pPr>
            <w:commentRangeStart w:id="7271"/>
            <w:del w:id="7272" w:author="Fnu, Sonam" w:date="2019-11-27T19:23:00Z">
              <w:r w:rsidRPr="00064254" w:rsidDel="00B66B01">
                <w:rPr>
                  <w:rFonts w:ascii="Calibri" w:hAnsi="Calibri"/>
                  <w:color w:val="FF0000"/>
                </w:rPr>
                <w:delText>0..1</w:delText>
              </w:r>
              <w:commentRangeEnd w:id="7271"/>
              <w:r w:rsidRPr="00064254" w:rsidDel="00B66B01">
                <w:rPr>
                  <w:rStyle w:val="CommentReference"/>
                  <w:rFonts w:ascii="Calibri" w:hAnsi="Calibri"/>
                </w:rPr>
                <w:commentReference w:id="7271"/>
              </w:r>
            </w:del>
          </w:p>
        </w:tc>
      </w:tr>
    </w:tbl>
    <w:p w14:paraId="645FD5F7" w14:textId="7919AAD0" w:rsidR="006534FD" w:rsidRPr="00064254" w:rsidDel="00B66B01" w:rsidRDefault="006534FD">
      <w:pPr>
        <w:rPr>
          <w:del w:id="7273" w:author="Fnu, Sonam" w:date="2019-11-27T19:23:00Z"/>
          <w:rFonts w:ascii="Calibri" w:hAnsi="Calibri"/>
          <w:u w:val="single"/>
        </w:rPr>
        <w:pPrChange w:id="7274" w:author="Fnu, Sonam" w:date="2019-11-27T19:23:00Z">
          <w:pPr>
            <w:pStyle w:val="Bullet-Normal"/>
            <w:ind w:left="1764"/>
          </w:pPr>
        </w:pPrChange>
      </w:pPr>
      <w:del w:id="7275" w:author="Fnu, Sonam" w:date="2019-11-27T19:23:00Z">
        <w:r w:rsidRPr="00064254" w:rsidDel="00B66B01">
          <w:rPr>
            <w:rFonts w:ascii="Calibri" w:hAnsi="Calibri"/>
            <w:u w:val="single"/>
          </w:rPr>
          <w:delText>Generic Response</w:delText>
        </w:r>
      </w:del>
    </w:p>
    <w:tbl>
      <w:tblPr>
        <w:tblStyle w:val="TableGrid"/>
        <w:tblW w:w="8484" w:type="dxa"/>
        <w:tblInd w:w="1327" w:type="dxa"/>
        <w:tblLook w:val="04A0" w:firstRow="1" w:lastRow="0" w:firstColumn="1" w:lastColumn="0" w:noHBand="0" w:noVBand="1"/>
      </w:tblPr>
      <w:tblGrid>
        <w:gridCol w:w="1697"/>
        <w:gridCol w:w="1696"/>
        <w:gridCol w:w="1697"/>
        <w:gridCol w:w="1697"/>
        <w:gridCol w:w="1697"/>
      </w:tblGrid>
      <w:tr w:rsidR="006534FD" w:rsidRPr="00012DAF" w:rsidDel="00B66B01" w14:paraId="35B11C16" w14:textId="4C4B6F0E" w:rsidTr="002536AA">
        <w:trPr>
          <w:trHeight w:val="504"/>
          <w:del w:id="7276" w:author="Fnu, Sonam" w:date="2019-11-27T19:23:00Z"/>
        </w:trPr>
        <w:tc>
          <w:tcPr>
            <w:tcW w:w="1697" w:type="dxa"/>
          </w:tcPr>
          <w:p w14:paraId="4BA05AAB" w14:textId="639428BA" w:rsidR="006534FD" w:rsidRPr="00064254" w:rsidDel="00B66B01" w:rsidRDefault="006534FD">
            <w:pPr>
              <w:rPr>
                <w:del w:id="7277" w:author="Fnu, Sonam" w:date="2019-11-27T19:23:00Z"/>
                <w:rFonts w:ascii="Calibri" w:hAnsi="Calibri"/>
              </w:rPr>
              <w:pPrChange w:id="7278" w:author="Fnu, Sonam" w:date="2019-11-27T19:23:00Z">
                <w:pPr>
                  <w:pStyle w:val="Bullet-Normal"/>
                </w:pPr>
              </w:pPrChange>
            </w:pPr>
            <w:del w:id="7279" w:author="Fnu, Sonam" w:date="2019-11-27T19:23:00Z">
              <w:r w:rsidRPr="00064254" w:rsidDel="00B66B01">
                <w:rPr>
                  <w:rFonts w:ascii="Calibri" w:eastAsiaTheme="majorEastAsia" w:hAnsi="Calibri" w:cstheme="majorBidi"/>
                  <w:b/>
                  <w:bCs/>
                  <w:color w:val="4F81BD" w:themeColor="accent1"/>
                </w:rPr>
                <w:delText>Parameter Value</w:delText>
              </w:r>
            </w:del>
          </w:p>
        </w:tc>
        <w:tc>
          <w:tcPr>
            <w:tcW w:w="1696" w:type="dxa"/>
          </w:tcPr>
          <w:p w14:paraId="61C32836" w14:textId="7174DA0F" w:rsidR="006534FD" w:rsidRPr="00064254" w:rsidDel="00B66B01" w:rsidRDefault="006534FD">
            <w:pPr>
              <w:rPr>
                <w:del w:id="7280" w:author="Fnu, Sonam" w:date="2019-11-27T19:23:00Z"/>
                <w:rFonts w:ascii="Calibri" w:hAnsi="Calibri"/>
              </w:rPr>
              <w:pPrChange w:id="7281" w:author="Fnu, Sonam" w:date="2019-11-27T19:23:00Z">
                <w:pPr>
                  <w:pStyle w:val="Bullet-Normal"/>
                </w:pPr>
              </w:pPrChange>
            </w:pPr>
            <w:del w:id="7282" w:author="Fnu, Sonam" w:date="2019-11-27T19:23:00Z">
              <w:r w:rsidRPr="00064254" w:rsidDel="00B66B01">
                <w:rPr>
                  <w:rFonts w:ascii="Calibri" w:eastAsiaTheme="majorEastAsia" w:hAnsi="Calibri" w:cstheme="majorBidi"/>
                  <w:b/>
                  <w:bCs/>
                  <w:color w:val="4F81BD" w:themeColor="accent1"/>
                </w:rPr>
                <w:delText>Data Type</w:delText>
              </w:r>
            </w:del>
          </w:p>
        </w:tc>
        <w:tc>
          <w:tcPr>
            <w:tcW w:w="1697" w:type="dxa"/>
          </w:tcPr>
          <w:p w14:paraId="16EA9482" w14:textId="2FCCA73F" w:rsidR="006534FD" w:rsidRPr="00064254" w:rsidDel="00B66B01" w:rsidRDefault="006534FD">
            <w:pPr>
              <w:rPr>
                <w:del w:id="7283" w:author="Fnu, Sonam" w:date="2019-11-27T19:23:00Z"/>
                <w:rFonts w:ascii="Calibri" w:hAnsi="Calibri"/>
              </w:rPr>
              <w:pPrChange w:id="7284" w:author="Fnu, Sonam" w:date="2019-11-27T19:23:00Z">
                <w:pPr>
                  <w:pStyle w:val="Bullet-Normal"/>
                </w:pPr>
              </w:pPrChange>
            </w:pPr>
            <w:del w:id="7285" w:author="Fnu, Sonam" w:date="2019-11-27T19:23:00Z">
              <w:r w:rsidRPr="00064254" w:rsidDel="00B66B01">
                <w:rPr>
                  <w:rFonts w:ascii="Calibri" w:eastAsiaTheme="majorEastAsia" w:hAnsi="Calibri" w:cstheme="majorBidi"/>
                  <w:b/>
                  <w:bCs/>
                  <w:color w:val="4F81BD" w:themeColor="accent1"/>
                </w:rPr>
                <w:delText>Description</w:delText>
              </w:r>
            </w:del>
          </w:p>
        </w:tc>
        <w:tc>
          <w:tcPr>
            <w:tcW w:w="1697" w:type="dxa"/>
          </w:tcPr>
          <w:p w14:paraId="4050007D" w14:textId="75B3FAB8" w:rsidR="006534FD" w:rsidRPr="00064254" w:rsidDel="00B66B01" w:rsidRDefault="006534FD">
            <w:pPr>
              <w:rPr>
                <w:del w:id="7286" w:author="Fnu, Sonam" w:date="2019-11-27T19:23:00Z"/>
                <w:rFonts w:ascii="Calibri" w:hAnsi="Calibri"/>
              </w:rPr>
              <w:pPrChange w:id="7287" w:author="Fnu, Sonam" w:date="2019-11-27T19:23:00Z">
                <w:pPr>
                  <w:pStyle w:val="Bullet-Normal"/>
                </w:pPr>
              </w:pPrChange>
            </w:pPr>
            <w:del w:id="7288" w:author="Fnu, Sonam" w:date="2019-11-27T19:23:00Z">
              <w:r w:rsidRPr="00064254" w:rsidDel="00B66B01">
                <w:rPr>
                  <w:rFonts w:ascii="Calibri" w:eastAsiaTheme="majorEastAsia" w:hAnsi="Calibri" w:cstheme="majorBidi"/>
                  <w:b/>
                  <w:bCs/>
                  <w:color w:val="4F81BD" w:themeColor="accent1"/>
                </w:rPr>
                <w:delText>Required</w:delText>
              </w:r>
            </w:del>
          </w:p>
        </w:tc>
        <w:tc>
          <w:tcPr>
            <w:tcW w:w="1697" w:type="dxa"/>
          </w:tcPr>
          <w:p w14:paraId="582F9D44" w14:textId="4C4348C4" w:rsidR="006534FD" w:rsidRPr="00064254" w:rsidDel="00B66B01" w:rsidRDefault="006534FD">
            <w:pPr>
              <w:rPr>
                <w:del w:id="7289" w:author="Fnu, Sonam" w:date="2019-11-27T19:23:00Z"/>
                <w:rFonts w:ascii="Calibri" w:hAnsi="Calibri"/>
              </w:rPr>
              <w:pPrChange w:id="7290" w:author="Fnu, Sonam" w:date="2019-11-27T19:23:00Z">
                <w:pPr>
                  <w:pStyle w:val="Bullet-Normal"/>
                </w:pPr>
              </w:pPrChange>
            </w:pPr>
            <w:del w:id="7291" w:author="Fnu, Sonam" w:date="2019-11-27T19:23:00Z">
              <w:r w:rsidRPr="00064254" w:rsidDel="00B66B01">
                <w:rPr>
                  <w:rFonts w:ascii="Calibri" w:eastAsiaTheme="majorEastAsia" w:hAnsi="Calibri" w:cstheme="majorBidi"/>
                  <w:b/>
                  <w:bCs/>
                  <w:color w:val="4F81BD" w:themeColor="accent1"/>
                </w:rPr>
                <w:delText xml:space="preserve">No of occurrence </w:delText>
              </w:r>
            </w:del>
          </w:p>
        </w:tc>
      </w:tr>
      <w:tr w:rsidR="006534FD" w:rsidRPr="00012DAF" w:rsidDel="00B66B01" w14:paraId="5BF9AE1E" w14:textId="741202DF" w:rsidTr="002536AA">
        <w:trPr>
          <w:trHeight w:val="265"/>
          <w:del w:id="7292" w:author="Fnu, Sonam" w:date="2019-11-27T19:23:00Z"/>
        </w:trPr>
        <w:tc>
          <w:tcPr>
            <w:tcW w:w="1697" w:type="dxa"/>
          </w:tcPr>
          <w:p w14:paraId="668F3E6C" w14:textId="20464EBC" w:rsidR="006534FD" w:rsidRPr="00064254" w:rsidDel="00B66B01" w:rsidRDefault="006534FD">
            <w:pPr>
              <w:rPr>
                <w:del w:id="7293" w:author="Fnu, Sonam" w:date="2019-11-27T19:23:00Z"/>
                <w:rFonts w:ascii="Calibri" w:hAnsi="Calibri"/>
              </w:rPr>
              <w:pPrChange w:id="7294" w:author="Fnu, Sonam" w:date="2019-11-27T19:23:00Z">
                <w:pPr>
                  <w:pStyle w:val="Bullet-Normal"/>
                </w:pPr>
              </w:pPrChange>
            </w:pPr>
            <w:del w:id="7295" w:author="Fnu, Sonam" w:date="2019-11-27T19:23:00Z">
              <w:r w:rsidRPr="00064254" w:rsidDel="00B66B01">
                <w:rPr>
                  <w:rFonts w:ascii="Calibri" w:hAnsi="Calibri"/>
                </w:rPr>
                <w:delText>Return Code</w:delText>
              </w:r>
            </w:del>
          </w:p>
        </w:tc>
        <w:tc>
          <w:tcPr>
            <w:tcW w:w="1696" w:type="dxa"/>
          </w:tcPr>
          <w:p w14:paraId="205AAB8C" w14:textId="7D95BFB0" w:rsidR="006534FD" w:rsidRPr="00064254" w:rsidDel="00B66B01" w:rsidRDefault="006534FD">
            <w:pPr>
              <w:rPr>
                <w:del w:id="7296" w:author="Fnu, Sonam" w:date="2019-11-27T19:23:00Z"/>
                <w:rFonts w:ascii="Calibri" w:hAnsi="Calibri"/>
              </w:rPr>
              <w:pPrChange w:id="7297" w:author="Fnu, Sonam" w:date="2019-11-27T19:23:00Z">
                <w:pPr>
                  <w:pStyle w:val="Bullet-Normal"/>
                </w:pPr>
              </w:pPrChange>
            </w:pPr>
            <w:del w:id="7298" w:author="Fnu, Sonam" w:date="2019-11-27T19:23:00Z">
              <w:r w:rsidRPr="00064254" w:rsidDel="00B66B01">
                <w:rPr>
                  <w:rFonts w:ascii="Calibri" w:hAnsi="Calibri"/>
                </w:rPr>
                <w:delText>Number</w:delText>
              </w:r>
            </w:del>
          </w:p>
        </w:tc>
        <w:tc>
          <w:tcPr>
            <w:tcW w:w="1697" w:type="dxa"/>
          </w:tcPr>
          <w:p w14:paraId="5173EC6E" w14:textId="7C04D8ED" w:rsidR="006534FD" w:rsidRPr="00064254" w:rsidDel="00B66B01" w:rsidRDefault="006534FD">
            <w:pPr>
              <w:rPr>
                <w:del w:id="7299" w:author="Fnu, Sonam" w:date="2019-11-27T19:23:00Z"/>
                <w:rFonts w:ascii="Calibri" w:hAnsi="Calibri"/>
              </w:rPr>
              <w:pPrChange w:id="7300" w:author="Fnu, Sonam" w:date="2019-11-27T19:23:00Z">
                <w:pPr>
                  <w:pStyle w:val="Bullet-Normal"/>
                </w:pPr>
              </w:pPrChange>
            </w:pPr>
            <w:del w:id="7301" w:author="Fnu, Sonam" w:date="2019-11-27T19:23:00Z">
              <w:r w:rsidRPr="00064254" w:rsidDel="00B66B01">
                <w:rPr>
                  <w:rFonts w:ascii="Calibri" w:hAnsi="Calibri"/>
                </w:rPr>
                <w:delText xml:space="preserve">1 Succeeded </w:delText>
              </w:r>
            </w:del>
          </w:p>
          <w:p w14:paraId="6742183E" w14:textId="40FED742" w:rsidR="006534FD" w:rsidRPr="00064254" w:rsidDel="00B66B01" w:rsidRDefault="006534FD">
            <w:pPr>
              <w:rPr>
                <w:del w:id="7302" w:author="Fnu, Sonam" w:date="2019-11-27T19:23:00Z"/>
                <w:rFonts w:ascii="Calibri" w:hAnsi="Calibri"/>
              </w:rPr>
              <w:pPrChange w:id="7303" w:author="Fnu, Sonam" w:date="2019-11-27T19:23:00Z">
                <w:pPr>
                  <w:pStyle w:val="Bullet-Normal"/>
                </w:pPr>
              </w:pPrChange>
            </w:pPr>
            <w:del w:id="7304" w:author="Fnu, Sonam" w:date="2019-11-27T19:23:00Z">
              <w:r w:rsidRPr="00064254" w:rsidDel="00B66B01">
                <w:rPr>
                  <w:rFonts w:ascii="Calibri" w:hAnsi="Calibri"/>
                </w:rPr>
                <w:delText>0 Failed</w:delText>
              </w:r>
            </w:del>
          </w:p>
        </w:tc>
        <w:tc>
          <w:tcPr>
            <w:tcW w:w="1697" w:type="dxa"/>
          </w:tcPr>
          <w:p w14:paraId="6DA8EC05" w14:textId="68B05733" w:rsidR="006534FD" w:rsidRPr="00064254" w:rsidDel="00B66B01" w:rsidRDefault="006534FD">
            <w:pPr>
              <w:rPr>
                <w:del w:id="7305" w:author="Fnu, Sonam" w:date="2019-11-27T19:23:00Z"/>
                <w:rFonts w:ascii="Calibri" w:hAnsi="Calibri"/>
              </w:rPr>
              <w:pPrChange w:id="7306" w:author="Fnu, Sonam" w:date="2019-11-27T19:23:00Z">
                <w:pPr>
                  <w:pStyle w:val="Bullet-Normal"/>
                </w:pPr>
              </w:pPrChange>
            </w:pPr>
            <w:del w:id="7307" w:author="Fnu, Sonam" w:date="2019-11-27T19:23:00Z">
              <w:r w:rsidRPr="00064254" w:rsidDel="00B66B01">
                <w:rPr>
                  <w:rFonts w:ascii="Calibri" w:hAnsi="Calibri"/>
                </w:rPr>
                <w:delText>Yes</w:delText>
              </w:r>
            </w:del>
          </w:p>
        </w:tc>
        <w:tc>
          <w:tcPr>
            <w:tcW w:w="1697" w:type="dxa"/>
          </w:tcPr>
          <w:p w14:paraId="0473726F" w14:textId="49DE6693" w:rsidR="006534FD" w:rsidRPr="00064254" w:rsidDel="00B66B01" w:rsidRDefault="006534FD">
            <w:pPr>
              <w:rPr>
                <w:del w:id="7308" w:author="Fnu, Sonam" w:date="2019-11-27T19:23:00Z"/>
                <w:rFonts w:ascii="Calibri" w:hAnsi="Calibri"/>
              </w:rPr>
              <w:pPrChange w:id="7309" w:author="Fnu, Sonam" w:date="2019-11-27T19:23:00Z">
                <w:pPr>
                  <w:pStyle w:val="Bullet-Normal"/>
                </w:pPr>
              </w:pPrChange>
            </w:pPr>
            <w:del w:id="7310" w:author="Fnu, Sonam" w:date="2019-11-27T19:23:00Z">
              <w:r w:rsidRPr="00064254" w:rsidDel="00B66B01">
                <w:rPr>
                  <w:rFonts w:ascii="Calibri" w:hAnsi="Calibri"/>
                </w:rPr>
                <w:delText>1</w:delText>
              </w:r>
            </w:del>
          </w:p>
        </w:tc>
      </w:tr>
      <w:tr w:rsidR="006534FD" w:rsidRPr="00012DAF" w:rsidDel="00B66B01" w14:paraId="1D6D2ED1" w14:textId="468309E0" w:rsidTr="002536AA">
        <w:trPr>
          <w:trHeight w:val="265"/>
          <w:del w:id="7311" w:author="Fnu, Sonam" w:date="2019-11-27T19:23:00Z"/>
        </w:trPr>
        <w:tc>
          <w:tcPr>
            <w:tcW w:w="1697" w:type="dxa"/>
          </w:tcPr>
          <w:p w14:paraId="14998BAB" w14:textId="46DC89E8" w:rsidR="006534FD" w:rsidRPr="00064254" w:rsidDel="00B66B01" w:rsidRDefault="006534FD">
            <w:pPr>
              <w:rPr>
                <w:del w:id="7312" w:author="Fnu, Sonam" w:date="2019-11-27T19:23:00Z"/>
                <w:rFonts w:ascii="Calibri" w:hAnsi="Calibri"/>
              </w:rPr>
              <w:pPrChange w:id="7313" w:author="Fnu, Sonam" w:date="2019-11-27T19:23:00Z">
                <w:pPr>
                  <w:pStyle w:val="Bullet-Normal"/>
                </w:pPr>
              </w:pPrChange>
            </w:pPr>
            <w:del w:id="7314" w:author="Fnu, Sonam" w:date="2019-11-27T19:23:00Z">
              <w:r w:rsidRPr="00064254" w:rsidDel="00B66B01">
                <w:rPr>
                  <w:rFonts w:ascii="Calibri" w:hAnsi="Calibri"/>
                </w:rPr>
                <w:delText>Return Description</w:delText>
              </w:r>
            </w:del>
          </w:p>
        </w:tc>
        <w:tc>
          <w:tcPr>
            <w:tcW w:w="1696" w:type="dxa"/>
          </w:tcPr>
          <w:p w14:paraId="618FDFA2" w14:textId="3999DCDD" w:rsidR="006534FD" w:rsidRPr="00064254" w:rsidDel="00B66B01" w:rsidRDefault="006534FD">
            <w:pPr>
              <w:rPr>
                <w:del w:id="7315" w:author="Fnu, Sonam" w:date="2019-11-27T19:23:00Z"/>
                <w:rFonts w:ascii="Calibri" w:hAnsi="Calibri"/>
              </w:rPr>
              <w:pPrChange w:id="7316" w:author="Fnu, Sonam" w:date="2019-11-27T19:23:00Z">
                <w:pPr>
                  <w:pStyle w:val="Bullet-Normal"/>
                </w:pPr>
              </w:pPrChange>
            </w:pPr>
            <w:del w:id="7317" w:author="Fnu, Sonam" w:date="2019-11-27T19:23:00Z">
              <w:r w:rsidRPr="00064254" w:rsidDel="00B66B01">
                <w:rPr>
                  <w:rFonts w:ascii="Calibri" w:hAnsi="Calibri"/>
                </w:rPr>
                <w:delText>String</w:delText>
              </w:r>
            </w:del>
          </w:p>
        </w:tc>
        <w:tc>
          <w:tcPr>
            <w:tcW w:w="1697" w:type="dxa"/>
          </w:tcPr>
          <w:p w14:paraId="678332C0" w14:textId="5EBADCC8" w:rsidR="006534FD" w:rsidRPr="00064254" w:rsidDel="00B66B01" w:rsidRDefault="006534FD">
            <w:pPr>
              <w:rPr>
                <w:del w:id="7318" w:author="Fnu, Sonam" w:date="2019-11-27T19:23:00Z"/>
                <w:rFonts w:ascii="Calibri" w:hAnsi="Calibri"/>
              </w:rPr>
              <w:pPrChange w:id="7319" w:author="Fnu, Sonam" w:date="2019-11-27T19:23:00Z">
                <w:pPr>
                  <w:pStyle w:val="Bullet-Normal"/>
                </w:pPr>
              </w:pPrChange>
            </w:pPr>
          </w:p>
        </w:tc>
        <w:tc>
          <w:tcPr>
            <w:tcW w:w="1697" w:type="dxa"/>
          </w:tcPr>
          <w:p w14:paraId="2F3ED4FB" w14:textId="4DE8C0B7" w:rsidR="006534FD" w:rsidRPr="00064254" w:rsidDel="00B66B01" w:rsidRDefault="006534FD">
            <w:pPr>
              <w:rPr>
                <w:del w:id="7320" w:author="Fnu, Sonam" w:date="2019-11-27T19:23:00Z"/>
                <w:rFonts w:ascii="Calibri" w:hAnsi="Calibri"/>
              </w:rPr>
              <w:pPrChange w:id="7321" w:author="Fnu, Sonam" w:date="2019-11-27T19:23:00Z">
                <w:pPr>
                  <w:pStyle w:val="Bullet-Normal"/>
                </w:pPr>
              </w:pPrChange>
            </w:pPr>
            <w:del w:id="7322" w:author="Fnu, Sonam" w:date="2019-11-27T19:23:00Z">
              <w:r w:rsidRPr="00064254" w:rsidDel="00B66B01">
                <w:rPr>
                  <w:rFonts w:ascii="Calibri" w:hAnsi="Calibri"/>
                </w:rPr>
                <w:delText xml:space="preserve">No </w:delText>
              </w:r>
            </w:del>
          </w:p>
        </w:tc>
        <w:tc>
          <w:tcPr>
            <w:tcW w:w="1697" w:type="dxa"/>
          </w:tcPr>
          <w:p w14:paraId="187D63DF" w14:textId="331EFAAA" w:rsidR="006534FD" w:rsidRPr="00064254" w:rsidDel="00B66B01" w:rsidRDefault="006534FD">
            <w:pPr>
              <w:rPr>
                <w:del w:id="7323" w:author="Fnu, Sonam" w:date="2019-11-27T19:23:00Z"/>
                <w:rFonts w:ascii="Calibri" w:hAnsi="Calibri"/>
              </w:rPr>
              <w:pPrChange w:id="7324" w:author="Fnu, Sonam" w:date="2019-11-27T19:23:00Z">
                <w:pPr>
                  <w:pStyle w:val="Bullet-Normal"/>
                </w:pPr>
              </w:pPrChange>
            </w:pPr>
            <w:del w:id="7325" w:author="Fnu, Sonam" w:date="2019-11-27T19:23:00Z">
              <w:r w:rsidRPr="00064254" w:rsidDel="00B66B01">
                <w:rPr>
                  <w:rFonts w:ascii="Calibri" w:hAnsi="Calibri"/>
                </w:rPr>
                <w:delText xml:space="preserve">0 or 1 </w:delText>
              </w:r>
            </w:del>
          </w:p>
        </w:tc>
      </w:tr>
      <w:tr w:rsidR="006534FD" w:rsidRPr="00012DAF" w:rsidDel="00B66B01" w14:paraId="05FA5ABC" w14:textId="4EC22D30" w:rsidTr="002536AA">
        <w:trPr>
          <w:trHeight w:val="265"/>
          <w:del w:id="7326" w:author="Fnu, Sonam" w:date="2019-11-27T19:23:00Z"/>
        </w:trPr>
        <w:tc>
          <w:tcPr>
            <w:tcW w:w="1697" w:type="dxa"/>
          </w:tcPr>
          <w:p w14:paraId="00A9C260" w14:textId="2DF0FB75" w:rsidR="006534FD" w:rsidRPr="00064254" w:rsidDel="00B66B01" w:rsidRDefault="006534FD">
            <w:pPr>
              <w:rPr>
                <w:del w:id="7327" w:author="Fnu, Sonam" w:date="2019-11-27T19:23:00Z"/>
                <w:rFonts w:ascii="Calibri" w:hAnsi="Calibri"/>
              </w:rPr>
              <w:pPrChange w:id="7328" w:author="Fnu, Sonam" w:date="2019-11-27T19:23:00Z">
                <w:pPr>
                  <w:pStyle w:val="Bullet-Normal"/>
                </w:pPr>
              </w:pPrChange>
            </w:pPr>
            <w:del w:id="7329" w:author="Fnu, Sonam" w:date="2019-11-27T19:23:00Z">
              <w:r w:rsidRPr="00064254" w:rsidDel="00B66B01">
                <w:rPr>
                  <w:rFonts w:ascii="Calibri" w:hAnsi="Calibri"/>
                </w:rPr>
                <w:delText>Services</w:delText>
              </w:r>
            </w:del>
          </w:p>
        </w:tc>
        <w:tc>
          <w:tcPr>
            <w:tcW w:w="1696" w:type="dxa"/>
          </w:tcPr>
          <w:p w14:paraId="0B928411" w14:textId="38AF4915" w:rsidR="006534FD" w:rsidRPr="00064254" w:rsidDel="00B66B01" w:rsidRDefault="006534FD">
            <w:pPr>
              <w:rPr>
                <w:del w:id="7330" w:author="Fnu, Sonam" w:date="2019-11-27T19:23:00Z"/>
                <w:rFonts w:ascii="Calibri" w:hAnsi="Calibri"/>
              </w:rPr>
              <w:pPrChange w:id="7331" w:author="Fnu, Sonam" w:date="2019-11-27T19:23:00Z">
                <w:pPr>
                  <w:pStyle w:val="Bullet-Normal"/>
                </w:pPr>
              </w:pPrChange>
            </w:pPr>
            <w:del w:id="7332" w:author="Fnu, Sonam" w:date="2019-11-27T19:23:00Z">
              <w:r w:rsidRPr="00064254" w:rsidDel="00B66B01">
                <w:rPr>
                  <w:rFonts w:ascii="Calibri" w:hAnsi="Calibri"/>
                </w:rPr>
                <w:delText>Service type</w:delText>
              </w:r>
            </w:del>
          </w:p>
          <w:p w14:paraId="0EE13395" w14:textId="2DAD4B0A" w:rsidR="006534FD" w:rsidRPr="00064254" w:rsidDel="00B66B01" w:rsidRDefault="006534FD">
            <w:pPr>
              <w:rPr>
                <w:del w:id="7333" w:author="Fnu, Sonam" w:date="2019-11-27T19:23:00Z"/>
                <w:rFonts w:ascii="Calibri" w:hAnsi="Calibri"/>
              </w:rPr>
              <w:pPrChange w:id="7334" w:author="Fnu, Sonam" w:date="2019-11-27T19:23:00Z">
                <w:pPr>
                  <w:pStyle w:val="Bullet-Normal"/>
                </w:pPr>
              </w:pPrChange>
            </w:pPr>
            <w:del w:id="7335" w:author="Fnu, Sonam" w:date="2019-11-27T19:23:00Z">
              <w:r w:rsidRPr="00064254" w:rsidDel="00B66B01">
                <w:rPr>
                  <w:rFonts w:ascii="Calibri" w:hAnsi="Calibri"/>
                </w:rPr>
                <w:delText>(XSD :Complex)</w:delText>
              </w:r>
            </w:del>
          </w:p>
        </w:tc>
        <w:tc>
          <w:tcPr>
            <w:tcW w:w="1697" w:type="dxa"/>
          </w:tcPr>
          <w:p w14:paraId="70848AF8" w14:textId="6C248C68" w:rsidR="006534FD" w:rsidRPr="00064254" w:rsidDel="00B66B01" w:rsidRDefault="006534FD">
            <w:pPr>
              <w:rPr>
                <w:del w:id="7336" w:author="Fnu, Sonam" w:date="2019-11-27T19:23:00Z"/>
                <w:rFonts w:ascii="Calibri" w:hAnsi="Calibri"/>
              </w:rPr>
              <w:pPrChange w:id="7337" w:author="Fnu, Sonam" w:date="2019-11-27T19:23:00Z">
                <w:pPr>
                  <w:pStyle w:val="Bullet-Normal"/>
                </w:pPr>
              </w:pPrChange>
            </w:pPr>
          </w:p>
        </w:tc>
        <w:tc>
          <w:tcPr>
            <w:tcW w:w="1697" w:type="dxa"/>
          </w:tcPr>
          <w:p w14:paraId="27D43841" w14:textId="512B6073" w:rsidR="006534FD" w:rsidRPr="00064254" w:rsidDel="00B66B01" w:rsidRDefault="006534FD">
            <w:pPr>
              <w:rPr>
                <w:del w:id="7338" w:author="Fnu, Sonam" w:date="2019-11-27T19:23:00Z"/>
                <w:rFonts w:ascii="Calibri" w:hAnsi="Calibri"/>
              </w:rPr>
              <w:pPrChange w:id="7339" w:author="Fnu, Sonam" w:date="2019-11-27T19:23:00Z">
                <w:pPr>
                  <w:pStyle w:val="Bullet-Normal"/>
                </w:pPr>
              </w:pPrChange>
            </w:pPr>
          </w:p>
        </w:tc>
        <w:tc>
          <w:tcPr>
            <w:tcW w:w="1697" w:type="dxa"/>
          </w:tcPr>
          <w:p w14:paraId="137EE3EB" w14:textId="0820008F" w:rsidR="006534FD" w:rsidRPr="00064254" w:rsidDel="00B66B01" w:rsidRDefault="006534FD">
            <w:pPr>
              <w:rPr>
                <w:del w:id="7340" w:author="Fnu, Sonam" w:date="2019-11-27T19:23:00Z"/>
                <w:rFonts w:ascii="Calibri" w:hAnsi="Calibri"/>
              </w:rPr>
              <w:pPrChange w:id="7341" w:author="Fnu, Sonam" w:date="2019-11-27T19:23:00Z">
                <w:pPr>
                  <w:pStyle w:val="Bullet-Normal"/>
                </w:pPr>
              </w:pPrChange>
            </w:pPr>
          </w:p>
        </w:tc>
      </w:tr>
    </w:tbl>
    <w:p w14:paraId="70777FCA" w14:textId="0A4C6FF8" w:rsidR="006534FD" w:rsidRPr="00064254" w:rsidDel="00B66B01" w:rsidRDefault="006534FD">
      <w:pPr>
        <w:rPr>
          <w:del w:id="7342" w:author="Fnu, Sonam" w:date="2019-11-27T19:23:00Z"/>
          <w:rFonts w:ascii="Calibri" w:hAnsi="Calibri"/>
          <w:u w:val="single"/>
        </w:rPr>
        <w:pPrChange w:id="7343" w:author="Fnu, Sonam" w:date="2019-11-27T19:23:00Z">
          <w:pPr>
            <w:pStyle w:val="Bullet-Normal"/>
            <w:ind w:left="1764"/>
          </w:pPr>
        </w:pPrChange>
      </w:pPr>
    </w:p>
    <w:tbl>
      <w:tblPr>
        <w:tblStyle w:val="TableGrid"/>
        <w:tblW w:w="8520" w:type="dxa"/>
        <w:tblInd w:w="1327" w:type="dxa"/>
        <w:tblLook w:val="04A0" w:firstRow="1" w:lastRow="0" w:firstColumn="1" w:lastColumn="0" w:noHBand="0" w:noVBand="1"/>
      </w:tblPr>
      <w:tblGrid>
        <w:gridCol w:w="1700"/>
        <w:gridCol w:w="1473"/>
        <w:gridCol w:w="2597"/>
        <w:gridCol w:w="1048"/>
        <w:gridCol w:w="1702"/>
      </w:tblGrid>
      <w:tr w:rsidR="006534FD" w:rsidRPr="00012DAF" w:rsidDel="00B66B01" w14:paraId="7B9CAE3F" w14:textId="7C14B41A" w:rsidTr="002536AA">
        <w:trPr>
          <w:trHeight w:val="357"/>
          <w:del w:id="7344" w:author="Fnu, Sonam" w:date="2019-11-27T19:23:00Z"/>
        </w:trPr>
        <w:tc>
          <w:tcPr>
            <w:tcW w:w="1703" w:type="dxa"/>
          </w:tcPr>
          <w:p w14:paraId="336E49A4" w14:textId="38B93A90" w:rsidR="006534FD" w:rsidRPr="00064254" w:rsidDel="00B66B01" w:rsidRDefault="006534FD">
            <w:pPr>
              <w:rPr>
                <w:del w:id="7345" w:author="Fnu, Sonam" w:date="2019-11-27T19:23:00Z"/>
                <w:rFonts w:ascii="Calibri" w:hAnsi="Calibri"/>
              </w:rPr>
              <w:pPrChange w:id="7346" w:author="Fnu, Sonam" w:date="2019-11-27T19:23:00Z">
                <w:pPr>
                  <w:pStyle w:val="Bullet-Normal"/>
                </w:pPr>
              </w:pPrChange>
            </w:pPr>
            <w:del w:id="7347" w:author="Fnu, Sonam" w:date="2019-11-27T19:23:00Z">
              <w:r w:rsidRPr="00064254" w:rsidDel="00B66B01">
                <w:rPr>
                  <w:rFonts w:ascii="Calibri" w:eastAsiaTheme="majorEastAsia" w:hAnsi="Calibri" w:cstheme="majorBidi"/>
                  <w:b/>
                  <w:bCs/>
                  <w:color w:val="4F81BD" w:themeColor="accent1"/>
                </w:rPr>
                <w:delText>Parameter Value</w:delText>
              </w:r>
            </w:del>
          </w:p>
        </w:tc>
        <w:tc>
          <w:tcPr>
            <w:tcW w:w="1477" w:type="dxa"/>
          </w:tcPr>
          <w:p w14:paraId="290BE9BA" w14:textId="236DFB3A" w:rsidR="006534FD" w:rsidRPr="00064254" w:rsidDel="00B66B01" w:rsidRDefault="006534FD">
            <w:pPr>
              <w:rPr>
                <w:del w:id="7348" w:author="Fnu, Sonam" w:date="2019-11-27T19:23:00Z"/>
                <w:rFonts w:ascii="Calibri" w:hAnsi="Calibri"/>
              </w:rPr>
              <w:pPrChange w:id="7349" w:author="Fnu, Sonam" w:date="2019-11-27T19:23:00Z">
                <w:pPr>
                  <w:pStyle w:val="Bullet-Normal"/>
                </w:pPr>
              </w:pPrChange>
            </w:pPr>
            <w:del w:id="7350" w:author="Fnu, Sonam" w:date="2019-11-27T19:23:00Z">
              <w:r w:rsidRPr="00064254" w:rsidDel="00B66B01">
                <w:rPr>
                  <w:rFonts w:ascii="Calibri" w:eastAsiaTheme="majorEastAsia" w:hAnsi="Calibri" w:cstheme="majorBidi"/>
                  <w:b/>
                  <w:bCs/>
                  <w:color w:val="4F81BD" w:themeColor="accent1"/>
                </w:rPr>
                <w:delText>Data Type</w:delText>
              </w:r>
            </w:del>
          </w:p>
        </w:tc>
        <w:tc>
          <w:tcPr>
            <w:tcW w:w="2604" w:type="dxa"/>
          </w:tcPr>
          <w:p w14:paraId="4912538B" w14:textId="6C4A9B46" w:rsidR="006534FD" w:rsidRPr="00064254" w:rsidDel="00B66B01" w:rsidRDefault="006534FD">
            <w:pPr>
              <w:rPr>
                <w:del w:id="7351" w:author="Fnu, Sonam" w:date="2019-11-27T19:23:00Z"/>
                <w:rFonts w:ascii="Calibri" w:hAnsi="Calibri"/>
              </w:rPr>
              <w:pPrChange w:id="7352" w:author="Fnu, Sonam" w:date="2019-11-27T19:23:00Z">
                <w:pPr>
                  <w:pStyle w:val="Bullet-Normal"/>
                </w:pPr>
              </w:pPrChange>
            </w:pPr>
            <w:del w:id="7353" w:author="Fnu, Sonam" w:date="2019-11-27T19:23:00Z">
              <w:r w:rsidRPr="00064254" w:rsidDel="00B66B01">
                <w:rPr>
                  <w:rFonts w:ascii="Calibri" w:eastAsiaTheme="majorEastAsia" w:hAnsi="Calibri" w:cstheme="majorBidi"/>
                  <w:b/>
                  <w:bCs/>
                  <w:color w:val="4F81BD" w:themeColor="accent1"/>
                </w:rPr>
                <w:delText>Description</w:delText>
              </w:r>
            </w:del>
          </w:p>
        </w:tc>
        <w:tc>
          <w:tcPr>
            <w:tcW w:w="1031" w:type="dxa"/>
          </w:tcPr>
          <w:p w14:paraId="5F1BE691" w14:textId="2AFCC58A" w:rsidR="006534FD" w:rsidRPr="00064254" w:rsidDel="00B66B01" w:rsidRDefault="006534FD">
            <w:pPr>
              <w:rPr>
                <w:del w:id="7354" w:author="Fnu, Sonam" w:date="2019-11-27T19:23:00Z"/>
                <w:rFonts w:ascii="Calibri" w:hAnsi="Calibri"/>
              </w:rPr>
              <w:pPrChange w:id="7355" w:author="Fnu, Sonam" w:date="2019-11-27T19:23:00Z">
                <w:pPr>
                  <w:pStyle w:val="Bullet-Normal"/>
                </w:pPr>
              </w:pPrChange>
            </w:pPr>
            <w:del w:id="7356" w:author="Fnu, Sonam" w:date="2019-11-27T19:23:00Z">
              <w:r w:rsidRPr="00064254" w:rsidDel="00B66B01">
                <w:rPr>
                  <w:rFonts w:ascii="Calibri" w:eastAsiaTheme="majorEastAsia" w:hAnsi="Calibri" w:cstheme="majorBidi"/>
                  <w:b/>
                  <w:bCs/>
                  <w:color w:val="4F81BD" w:themeColor="accent1"/>
                </w:rPr>
                <w:delText>Required</w:delText>
              </w:r>
            </w:del>
          </w:p>
        </w:tc>
        <w:tc>
          <w:tcPr>
            <w:tcW w:w="1705" w:type="dxa"/>
          </w:tcPr>
          <w:p w14:paraId="4C69382B" w14:textId="479A0DEA" w:rsidR="006534FD" w:rsidRPr="00064254" w:rsidDel="00B66B01" w:rsidRDefault="006534FD">
            <w:pPr>
              <w:rPr>
                <w:del w:id="7357" w:author="Fnu, Sonam" w:date="2019-11-27T19:23:00Z"/>
                <w:rFonts w:ascii="Calibri" w:hAnsi="Calibri"/>
              </w:rPr>
              <w:pPrChange w:id="7358" w:author="Fnu, Sonam" w:date="2019-11-27T19:23:00Z">
                <w:pPr>
                  <w:pStyle w:val="Bullet-Normal"/>
                </w:pPr>
              </w:pPrChange>
            </w:pPr>
            <w:del w:id="7359" w:author="Fnu, Sonam" w:date="2019-11-27T19:23:00Z">
              <w:r w:rsidRPr="00064254" w:rsidDel="00B66B01">
                <w:rPr>
                  <w:rFonts w:ascii="Calibri" w:eastAsiaTheme="majorEastAsia" w:hAnsi="Calibri" w:cstheme="majorBidi"/>
                  <w:b/>
                  <w:bCs/>
                  <w:color w:val="4F81BD" w:themeColor="accent1"/>
                </w:rPr>
                <w:delText xml:space="preserve">No of occurrence </w:delText>
              </w:r>
            </w:del>
          </w:p>
        </w:tc>
      </w:tr>
      <w:tr w:rsidR="006534FD" w:rsidRPr="00012DAF" w:rsidDel="00B66B01" w14:paraId="402AA3C0" w14:textId="0481D92F" w:rsidTr="002536AA">
        <w:trPr>
          <w:trHeight w:val="196"/>
          <w:del w:id="7360" w:author="Fnu, Sonam" w:date="2019-11-27T19:23:00Z"/>
        </w:trPr>
        <w:tc>
          <w:tcPr>
            <w:tcW w:w="1703" w:type="dxa"/>
          </w:tcPr>
          <w:p w14:paraId="44D5A4EB" w14:textId="74972999" w:rsidR="006534FD" w:rsidRPr="00064254" w:rsidDel="00B66B01" w:rsidRDefault="006534FD">
            <w:pPr>
              <w:rPr>
                <w:del w:id="7361" w:author="Fnu, Sonam" w:date="2019-11-27T19:23:00Z"/>
                <w:rFonts w:ascii="Calibri" w:hAnsi="Calibri"/>
              </w:rPr>
              <w:pPrChange w:id="7362" w:author="Fnu, Sonam" w:date="2019-11-27T19:23:00Z">
                <w:pPr>
                  <w:pStyle w:val="Bullet-Normal"/>
                </w:pPr>
              </w:pPrChange>
            </w:pPr>
            <w:del w:id="7363" w:author="Fnu, Sonam" w:date="2019-11-27T19:23:00Z">
              <w:r w:rsidRPr="00064254" w:rsidDel="00B66B01">
                <w:rPr>
                  <w:rFonts w:ascii="Calibri" w:hAnsi="Calibri"/>
                </w:rPr>
                <w:delText>Service ID</w:delText>
              </w:r>
            </w:del>
          </w:p>
        </w:tc>
        <w:tc>
          <w:tcPr>
            <w:tcW w:w="1477" w:type="dxa"/>
          </w:tcPr>
          <w:p w14:paraId="532492ED" w14:textId="07575AF9" w:rsidR="006534FD" w:rsidRPr="00064254" w:rsidDel="00B66B01" w:rsidRDefault="006534FD">
            <w:pPr>
              <w:rPr>
                <w:del w:id="7364" w:author="Fnu, Sonam" w:date="2019-11-27T19:23:00Z"/>
                <w:rFonts w:ascii="Calibri" w:hAnsi="Calibri"/>
              </w:rPr>
              <w:pPrChange w:id="7365" w:author="Fnu, Sonam" w:date="2019-11-27T19:23:00Z">
                <w:pPr>
                  <w:pStyle w:val="Bullet-Normal"/>
                </w:pPr>
              </w:pPrChange>
            </w:pPr>
            <w:del w:id="7366" w:author="Fnu, Sonam" w:date="2019-11-27T19:23:00Z">
              <w:r w:rsidRPr="00064254" w:rsidDel="00B66B01">
                <w:rPr>
                  <w:rFonts w:ascii="Calibri" w:hAnsi="Calibri"/>
                </w:rPr>
                <w:delText>String</w:delText>
              </w:r>
            </w:del>
          </w:p>
        </w:tc>
        <w:tc>
          <w:tcPr>
            <w:tcW w:w="2604" w:type="dxa"/>
          </w:tcPr>
          <w:p w14:paraId="3D2579D8" w14:textId="5278E51B" w:rsidR="006534FD" w:rsidRPr="00064254" w:rsidDel="00B66B01" w:rsidRDefault="006534FD">
            <w:pPr>
              <w:rPr>
                <w:del w:id="7367" w:author="Fnu, Sonam" w:date="2019-11-27T19:23:00Z"/>
                <w:rFonts w:ascii="Calibri" w:hAnsi="Calibri"/>
              </w:rPr>
              <w:pPrChange w:id="7368" w:author="Fnu, Sonam" w:date="2019-11-27T19:23:00Z">
                <w:pPr>
                  <w:pStyle w:val="Bullet-Normal"/>
                </w:pPr>
              </w:pPrChange>
            </w:pPr>
            <w:del w:id="7369" w:author="Fnu, Sonam" w:date="2019-11-27T19:23:00Z">
              <w:r w:rsidRPr="00064254" w:rsidDel="00B66B01">
                <w:rPr>
                  <w:rFonts w:ascii="Calibri" w:hAnsi="Calibri"/>
                </w:rPr>
                <w:delText xml:space="preserve">Service Identification </w:delText>
              </w:r>
            </w:del>
          </w:p>
        </w:tc>
        <w:tc>
          <w:tcPr>
            <w:tcW w:w="1031" w:type="dxa"/>
          </w:tcPr>
          <w:p w14:paraId="61C034F3" w14:textId="4DCB20EB" w:rsidR="006534FD" w:rsidRPr="00064254" w:rsidDel="00B66B01" w:rsidRDefault="006534FD">
            <w:pPr>
              <w:rPr>
                <w:del w:id="7370" w:author="Fnu, Sonam" w:date="2019-11-27T19:23:00Z"/>
                <w:rFonts w:ascii="Calibri" w:hAnsi="Calibri"/>
              </w:rPr>
              <w:pPrChange w:id="7371" w:author="Fnu, Sonam" w:date="2019-11-27T19:23:00Z">
                <w:pPr>
                  <w:pStyle w:val="Bullet-Normal"/>
                </w:pPr>
              </w:pPrChange>
            </w:pPr>
            <w:del w:id="7372" w:author="Fnu, Sonam" w:date="2019-11-27T19:23:00Z">
              <w:r w:rsidRPr="00064254" w:rsidDel="00B66B01">
                <w:rPr>
                  <w:rFonts w:ascii="Calibri" w:hAnsi="Calibri"/>
                </w:rPr>
                <w:delText>Yes</w:delText>
              </w:r>
            </w:del>
          </w:p>
        </w:tc>
        <w:tc>
          <w:tcPr>
            <w:tcW w:w="1705" w:type="dxa"/>
          </w:tcPr>
          <w:p w14:paraId="25BC342F" w14:textId="09866949" w:rsidR="006534FD" w:rsidRPr="00064254" w:rsidDel="00B66B01" w:rsidRDefault="006534FD">
            <w:pPr>
              <w:rPr>
                <w:del w:id="7373" w:author="Fnu, Sonam" w:date="2019-11-27T19:23:00Z"/>
                <w:rFonts w:ascii="Calibri" w:hAnsi="Calibri"/>
              </w:rPr>
              <w:pPrChange w:id="7374" w:author="Fnu, Sonam" w:date="2019-11-27T19:23:00Z">
                <w:pPr>
                  <w:pStyle w:val="Bullet-Normal"/>
                </w:pPr>
              </w:pPrChange>
            </w:pPr>
            <w:del w:id="7375" w:author="Fnu, Sonam" w:date="2019-11-27T19:23:00Z">
              <w:r w:rsidRPr="00064254" w:rsidDel="00B66B01">
                <w:rPr>
                  <w:rFonts w:ascii="Calibri" w:hAnsi="Calibri"/>
                </w:rPr>
                <w:delText>1</w:delText>
              </w:r>
            </w:del>
          </w:p>
        </w:tc>
      </w:tr>
      <w:tr w:rsidR="006534FD" w:rsidRPr="00012DAF" w:rsidDel="00B66B01" w14:paraId="149C7A7D" w14:textId="501EE3A0" w:rsidTr="002536AA">
        <w:trPr>
          <w:trHeight w:val="196"/>
          <w:del w:id="7376" w:author="Fnu, Sonam" w:date="2019-11-27T19:23:00Z"/>
        </w:trPr>
        <w:tc>
          <w:tcPr>
            <w:tcW w:w="1703" w:type="dxa"/>
          </w:tcPr>
          <w:p w14:paraId="3ED8CAD3" w14:textId="2DC9F879" w:rsidR="006534FD" w:rsidRPr="00064254" w:rsidDel="00B66B01" w:rsidRDefault="006534FD">
            <w:pPr>
              <w:rPr>
                <w:del w:id="7377" w:author="Fnu, Sonam" w:date="2019-11-27T19:23:00Z"/>
                <w:rFonts w:ascii="Calibri" w:hAnsi="Calibri"/>
              </w:rPr>
              <w:pPrChange w:id="7378" w:author="Fnu, Sonam" w:date="2019-11-27T19:23:00Z">
                <w:pPr>
                  <w:pStyle w:val="Bullet-Normal"/>
                </w:pPr>
              </w:pPrChange>
            </w:pPr>
            <w:del w:id="7379" w:author="Fnu, Sonam" w:date="2019-11-27T19:23:00Z">
              <w:r w:rsidRPr="00064254" w:rsidDel="00B66B01">
                <w:rPr>
                  <w:rFonts w:ascii="Calibri" w:hAnsi="Calibri"/>
                </w:rPr>
                <w:delText>Service Type</w:delText>
              </w:r>
            </w:del>
          </w:p>
        </w:tc>
        <w:tc>
          <w:tcPr>
            <w:tcW w:w="1477" w:type="dxa"/>
          </w:tcPr>
          <w:p w14:paraId="1DE9E4D5" w14:textId="253DB796" w:rsidR="006534FD" w:rsidRPr="00064254" w:rsidDel="00B66B01" w:rsidRDefault="006534FD">
            <w:pPr>
              <w:rPr>
                <w:del w:id="7380" w:author="Fnu, Sonam" w:date="2019-11-27T19:23:00Z"/>
                <w:rFonts w:ascii="Calibri" w:hAnsi="Calibri"/>
              </w:rPr>
              <w:pPrChange w:id="7381" w:author="Fnu, Sonam" w:date="2019-11-27T19:23:00Z">
                <w:pPr>
                  <w:pStyle w:val="Bullet-Normal"/>
                </w:pPr>
              </w:pPrChange>
            </w:pPr>
            <w:del w:id="7382" w:author="Fnu, Sonam" w:date="2019-11-27T19:23:00Z">
              <w:r w:rsidRPr="00064254" w:rsidDel="00B66B01">
                <w:rPr>
                  <w:rFonts w:ascii="Calibri" w:hAnsi="Calibri"/>
                </w:rPr>
                <w:delText xml:space="preserve">Number </w:delText>
              </w:r>
            </w:del>
          </w:p>
        </w:tc>
        <w:tc>
          <w:tcPr>
            <w:tcW w:w="2604" w:type="dxa"/>
          </w:tcPr>
          <w:p w14:paraId="30FC9399" w14:textId="154A3921" w:rsidR="006534FD" w:rsidRPr="00064254" w:rsidDel="00B66B01" w:rsidRDefault="006534FD">
            <w:pPr>
              <w:rPr>
                <w:del w:id="7383" w:author="Fnu, Sonam" w:date="2019-11-27T19:23:00Z"/>
                <w:rFonts w:ascii="Calibri" w:hAnsi="Calibri"/>
              </w:rPr>
              <w:pPrChange w:id="7384" w:author="Fnu, Sonam" w:date="2019-11-27T19:23:00Z">
                <w:pPr>
                  <w:pStyle w:val="Bullet-Normal"/>
                </w:pPr>
              </w:pPrChange>
            </w:pPr>
            <w:del w:id="7385" w:author="Fnu, Sonam" w:date="2019-11-27T19:23:00Z">
              <w:r w:rsidRPr="00064254" w:rsidDel="00B66B01">
                <w:rPr>
                  <w:rFonts w:ascii="Calibri" w:hAnsi="Calibri"/>
                </w:rPr>
                <w:delText>One of values ( 1 , 2 , or 3)</w:delText>
              </w:r>
            </w:del>
          </w:p>
        </w:tc>
        <w:tc>
          <w:tcPr>
            <w:tcW w:w="1031" w:type="dxa"/>
          </w:tcPr>
          <w:p w14:paraId="64B734B7" w14:textId="5B7E67F3" w:rsidR="006534FD" w:rsidRPr="00064254" w:rsidDel="00B66B01" w:rsidRDefault="006534FD">
            <w:pPr>
              <w:rPr>
                <w:del w:id="7386" w:author="Fnu, Sonam" w:date="2019-11-27T19:23:00Z"/>
                <w:rFonts w:ascii="Calibri" w:hAnsi="Calibri"/>
              </w:rPr>
              <w:pPrChange w:id="7387" w:author="Fnu, Sonam" w:date="2019-11-27T19:23:00Z">
                <w:pPr>
                  <w:pStyle w:val="Bullet-Normal"/>
                </w:pPr>
              </w:pPrChange>
            </w:pPr>
          </w:p>
        </w:tc>
        <w:tc>
          <w:tcPr>
            <w:tcW w:w="1705" w:type="dxa"/>
          </w:tcPr>
          <w:p w14:paraId="636E2C0A" w14:textId="1B66C1A0" w:rsidR="006534FD" w:rsidRPr="00064254" w:rsidDel="00B66B01" w:rsidRDefault="006534FD">
            <w:pPr>
              <w:rPr>
                <w:del w:id="7388" w:author="Fnu, Sonam" w:date="2019-11-27T19:23:00Z"/>
                <w:rFonts w:ascii="Calibri" w:hAnsi="Calibri"/>
              </w:rPr>
              <w:pPrChange w:id="7389" w:author="Fnu, Sonam" w:date="2019-11-27T19:23:00Z">
                <w:pPr>
                  <w:pStyle w:val="Bullet-Normal"/>
                </w:pPr>
              </w:pPrChange>
            </w:pPr>
          </w:p>
        </w:tc>
      </w:tr>
      <w:tr w:rsidR="006534FD" w:rsidRPr="00012DAF" w:rsidDel="00B66B01" w14:paraId="6EA6AD7D" w14:textId="4AA7C007" w:rsidTr="002536AA">
        <w:trPr>
          <w:trHeight w:val="196"/>
          <w:del w:id="7390" w:author="Fnu, Sonam" w:date="2019-11-27T19:23:00Z"/>
        </w:trPr>
        <w:tc>
          <w:tcPr>
            <w:tcW w:w="1703" w:type="dxa"/>
          </w:tcPr>
          <w:p w14:paraId="5213D4BE" w14:textId="04597946" w:rsidR="006534FD" w:rsidRPr="00064254" w:rsidDel="00B66B01" w:rsidRDefault="006534FD">
            <w:pPr>
              <w:rPr>
                <w:del w:id="7391" w:author="Fnu, Sonam" w:date="2019-11-27T19:23:00Z"/>
                <w:rFonts w:ascii="Calibri" w:hAnsi="Calibri"/>
              </w:rPr>
              <w:pPrChange w:id="7392" w:author="Fnu, Sonam" w:date="2019-11-27T19:23:00Z">
                <w:pPr>
                  <w:pStyle w:val="Bullet-Normal"/>
                </w:pPr>
              </w:pPrChange>
            </w:pPr>
            <w:del w:id="7393" w:author="Fnu, Sonam" w:date="2019-11-27T19:23:00Z">
              <w:r w:rsidRPr="00064254" w:rsidDel="00B66B01">
                <w:rPr>
                  <w:rFonts w:ascii="Calibri" w:hAnsi="Calibri"/>
                </w:rPr>
                <w:delText>Schedule Type</w:delText>
              </w:r>
            </w:del>
          </w:p>
        </w:tc>
        <w:tc>
          <w:tcPr>
            <w:tcW w:w="1477" w:type="dxa"/>
          </w:tcPr>
          <w:p w14:paraId="5DD553DD" w14:textId="778E2454" w:rsidR="006534FD" w:rsidRPr="00064254" w:rsidDel="00B66B01" w:rsidRDefault="006534FD">
            <w:pPr>
              <w:rPr>
                <w:del w:id="7394" w:author="Fnu, Sonam" w:date="2019-11-27T19:23:00Z"/>
                <w:rFonts w:ascii="Calibri" w:hAnsi="Calibri"/>
              </w:rPr>
              <w:pPrChange w:id="7395" w:author="Fnu, Sonam" w:date="2019-11-27T19:23:00Z">
                <w:pPr>
                  <w:pStyle w:val="Bullet-Normal"/>
                </w:pPr>
              </w:pPrChange>
            </w:pPr>
          </w:p>
        </w:tc>
        <w:tc>
          <w:tcPr>
            <w:tcW w:w="2604" w:type="dxa"/>
          </w:tcPr>
          <w:p w14:paraId="5BFF3321" w14:textId="6ABDE866" w:rsidR="006534FD" w:rsidRPr="00064254" w:rsidDel="00B66B01" w:rsidRDefault="006534FD">
            <w:pPr>
              <w:rPr>
                <w:del w:id="7396" w:author="Fnu, Sonam" w:date="2019-11-27T19:23:00Z"/>
                <w:rFonts w:ascii="Calibri" w:hAnsi="Calibri"/>
              </w:rPr>
              <w:pPrChange w:id="7397" w:author="Fnu, Sonam" w:date="2019-11-27T19:23:00Z">
                <w:pPr>
                  <w:pStyle w:val="Bullet-Normal"/>
                </w:pPr>
              </w:pPrChange>
            </w:pPr>
            <w:del w:id="7398" w:author="Fnu, Sonam" w:date="2019-11-27T19:23:00Z">
              <w:r w:rsidRPr="00064254" w:rsidDel="00B66B01">
                <w:rPr>
                  <w:rFonts w:ascii="Calibri" w:hAnsi="Calibri"/>
                </w:rPr>
                <w:delText>For Schedule Type on of below values</w:delText>
              </w:r>
            </w:del>
          </w:p>
          <w:p w14:paraId="68595DC4" w14:textId="40B6583F" w:rsidR="006534FD" w:rsidRPr="00064254" w:rsidDel="00B66B01" w:rsidRDefault="006534FD">
            <w:pPr>
              <w:rPr>
                <w:del w:id="7399" w:author="Fnu, Sonam" w:date="2019-11-27T19:23:00Z"/>
                <w:rFonts w:ascii="Calibri" w:hAnsi="Calibri"/>
              </w:rPr>
              <w:pPrChange w:id="7400" w:author="Fnu, Sonam" w:date="2019-11-27T19:23:00Z">
                <w:pPr>
                  <w:pStyle w:val="Bullet-Normal"/>
                </w:pPr>
              </w:pPrChange>
            </w:pPr>
            <w:del w:id="7401" w:author="Fnu, Sonam" w:date="2019-11-27T19:23:00Z">
              <w:r w:rsidRPr="00064254" w:rsidDel="00B66B01">
                <w:rPr>
                  <w:rFonts w:ascii="Calibri" w:hAnsi="Calibri"/>
                </w:rPr>
                <w:delText>1</w:delText>
              </w:r>
              <w:r w:rsidRPr="00064254" w:rsidDel="00B66B01">
                <w:rPr>
                  <w:rFonts w:ascii="Calibri" w:hAnsi="Calibri"/>
                </w:rPr>
                <w:tab/>
                <w:delText>Daily</w:delText>
              </w:r>
            </w:del>
          </w:p>
          <w:p w14:paraId="476F0DCE" w14:textId="56F65007" w:rsidR="006534FD" w:rsidRPr="00064254" w:rsidDel="00B66B01" w:rsidRDefault="006534FD">
            <w:pPr>
              <w:rPr>
                <w:del w:id="7402" w:author="Fnu, Sonam" w:date="2019-11-27T19:23:00Z"/>
                <w:rFonts w:ascii="Calibri" w:hAnsi="Calibri"/>
              </w:rPr>
              <w:pPrChange w:id="7403" w:author="Fnu, Sonam" w:date="2019-11-27T19:23:00Z">
                <w:pPr>
                  <w:pStyle w:val="Bullet-Normal"/>
                </w:pPr>
              </w:pPrChange>
            </w:pPr>
            <w:del w:id="7404" w:author="Fnu, Sonam" w:date="2019-11-27T19:23:00Z">
              <w:r w:rsidRPr="00064254" w:rsidDel="00B66B01">
                <w:rPr>
                  <w:rFonts w:ascii="Calibri" w:hAnsi="Calibri"/>
                </w:rPr>
                <w:delText>2</w:delText>
              </w:r>
              <w:r w:rsidRPr="00064254" w:rsidDel="00B66B01">
                <w:rPr>
                  <w:rFonts w:ascii="Calibri" w:hAnsi="Calibri"/>
                </w:rPr>
                <w:tab/>
                <w:delText>Weekly</w:delText>
              </w:r>
            </w:del>
          </w:p>
          <w:p w14:paraId="0A717D5E" w14:textId="4F8A41BB" w:rsidR="006534FD" w:rsidRPr="00064254" w:rsidDel="00B66B01" w:rsidRDefault="006534FD">
            <w:pPr>
              <w:rPr>
                <w:del w:id="7405" w:author="Fnu, Sonam" w:date="2019-11-27T19:23:00Z"/>
                <w:rFonts w:ascii="Calibri" w:hAnsi="Calibri"/>
              </w:rPr>
              <w:pPrChange w:id="7406" w:author="Fnu, Sonam" w:date="2019-11-27T19:23:00Z">
                <w:pPr>
                  <w:pStyle w:val="Bullet-Normal"/>
                </w:pPr>
              </w:pPrChange>
            </w:pPr>
            <w:del w:id="7407" w:author="Fnu, Sonam" w:date="2019-11-27T19:23:00Z">
              <w:r w:rsidRPr="00064254" w:rsidDel="00B66B01">
                <w:rPr>
                  <w:rFonts w:ascii="Calibri" w:hAnsi="Calibri"/>
                </w:rPr>
                <w:delText>3</w:delText>
              </w:r>
              <w:r w:rsidRPr="00064254" w:rsidDel="00B66B01">
                <w:rPr>
                  <w:rFonts w:ascii="Calibri" w:hAnsi="Calibri"/>
                </w:rPr>
                <w:tab/>
                <w:delText>Monthly</w:delText>
              </w:r>
            </w:del>
          </w:p>
          <w:p w14:paraId="3EE33758" w14:textId="0ED2A7AA" w:rsidR="006534FD" w:rsidRPr="00064254" w:rsidDel="00B66B01" w:rsidRDefault="006534FD">
            <w:pPr>
              <w:rPr>
                <w:del w:id="7408" w:author="Fnu, Sonam" w:date="2019-11-27T19:23:00Z"/>
                <w:rFonts w:ascii="Calibri" w:hAnsi="Calibri"/>
              </w:rPr>
              <w:pPrChange w:id="7409" w:author="Fnu, Sonam" w:date="2019-11-27T19:23:00Z">
                <w:pPr>
                  <w:pStyle w:val="Bullet-Normal"/>
                </w:pPr>
              </w:pPrChange>
            </w:pPr>
            <w:del w:id="7410" w:author="Fnu, Sonam" w:date="2019-11-27T19:23:00Z">
              <w:r w:rsidRPr="00064254" w:rsidDel="00B66B01">
                <w:rPr>
                  <w:rFonts w:ascii="Calibri" w:hAnsi="Calibri"/>
                </w:rPr>
                <w:delText>4</w:delText>
              </w:r>
              <w:r w:rsidRPr="00064254" w:rsidDel="00B66B01">
                <w:rPr>
                  <w:rFonts w:ascii="Calibri" w:hAnsi="Calibri"/>
                </w:rPr>
                <w:tab/>
                <w:delText>Yearly</w:delText>
              </w:r>
            </w:del>
          </w:p>
          <w:p w14:paraId="2DCF0DA7" w14:textId="667D0E82" w:rsidR="006534FD" w:rsidRPr="00064254" w:rsidDel="00B66B01" w:rsidRDefault="006534FD">
            <w:pPr>
              <w:rPr>
                <w:del w:id="7411" w:author="Fnu, Sonam" w:date="2019-11-27T19:23:00Z"/>
                <w:rFonts w:ascii="Calibri" w:hAnsi="Calibri"/>
              </w:rPr>
              <w:pPrChange w:id="7412" w:author="Fnu, Sonam" w:date="2019-11-27T19:23:00Z">
                <w:pPr>
                  <w:pStyle w:val="Bullet-Normal"/>
                </w:pPr>
              </w:pPrChange>
            </w:pPr>
            <w:del w:id="7413" w:author="Fnu, Sonam" w:date="2019-11-27T19:23:00Z">
              <w:r w:rsidRPr="00064254" w:rsidDel="00B66B01">
                <w:rPr>
                  <w:rFonts w:ascii="Calibri" w:hAnsi="Calibri"/>
                </w:rPr>
                <w:delText>5</w:delText>
              </w:r>
              <w:r w:rsidRPr="00064254" w:rsidDel="00B66B01">
                <w:rPr>
                  <w:rFonts w:ascii="Calibri" w:hAnsi="Calibri"/>
                </w:rPr>
                <w:tab/>
                <w:delText>Day of Month 29</w:delText>
              </w:r>
            </w:del>
          </w:p>
          <w:p w14:paraId="7B4B7B9B" w14:textId="016ACBE9" w:rsidR="006534FD" w:rsidRPr="00064254" w:rsidDel="00B66B01" w:rsidRDefault="006534FD">
            <w:pPr>
              <w:rPr>
                <w:del w:id="7414" w:author="Fnu, Sonam" w:date="2019-11-27T19:23:00Z"/>
                <w:rFonts w:ascii="Calibri" w:hAnsi="Calibri"/>
              </w:rPr>
              <w:pPrChange w:id="7415" w:author="Fnu, Sonam" w:date="2019-11-27T19:23:00Z">
                <w:pPr>
                  <w:pStyle w:val="Bullet-Normal"/>
                </w:pPr>
              </w:pPrChange>
            </w:pPr>
            <w:del w:id="7416" w:author="Fnu, Sonam" w:date="2019-11-27T19:23:00Z">
              <w:r w:rsidRPr="00064254" w:rsidDel="00B66B01">
                <w:rPr>
                  <w:rFonts w:ascii="Calibri" w:hAnsi="Calibri"/>
                </w:rPr>
                <w:delText>6</w:delText>
              </w:r>
              <w:r w:rsidRPr="00064254" w:rsidDel="00B66B01">
                <w:rPr>
                  <w:rFonts w:ascii="Calibri" w:hAnsi="Calibri"/>
                </w:rPr>
                <w:tab/>
                <w:delText>Day of Month 30</w:delText>
              </w:r>
            </w:del>
          </w:p>
          <w:p w14:paraId="19D1F581" w14:textId="760EA57E" w:rsidR="006534FD" w:rsidRPr="00064254" w:rsidDel="00B66B01" w:rsidRDefault="006534FD">
            <w:pPr>
              <w:rPr>
                <w:del w:id="7417" w:author="Fnu, Sonam" w:date="2019-11-27T19:23:00Z"/>
                <w:rFonts w:ascii="Calibri" w:hAnsi="Calibri"/>
              </w:rPr>
              <w:pPrChange w:id="7418" w:author="Fnu, Sonam" w:date="2019-11-27T19:23:00Z">
                <w:pPr>
                  <w:pStyle w:val="Bullet-Normal"/>
                </w:pPr>
              </w:pPrChange>
            </w:pPr>
            <w:del w:id="7419" w:author="Fnu, Sonam" w:date="2019-11-27T19:23:00Z">
              <w:r w:rsidRPr="00064254" w:rsidDel="00B66B01">
                <w:rPr>
                  <w:rFonts w:ascii="Calibri" w:hAnsi="Calibri"/>
                </w:rPr>
                <w:delText>7</w:delText>
              </w:r>
              <w:r w:rsidRPr="00064254" w:rsidDel="00B66B01">
                <w:rPr>
                  <w:rFonts w:ascii="Calibri" w:hAnsi="Calibri"/>
                </w:rPr>
                <w:tab/>
                <w:delText>EOM</w:delText>
              </w:r>
            </w:del>
          </w:p>
        </w:tc>
        <w:tc>
          <w:tcPr>
            <w:tcW w:w="1031" w:type="dxa"/>
          </w:tcPr>
          <w:p w14:paraId="26C403A5" w14:textId="4CF95884" w:rsidR="006534FD" w:rsidRPr="00064254" w:rsidDel="00B66B01" w:rsidRDefault="006534FD">
            <w:pPr>
              <w:rPr>
                <w:del w:id="7420" w:author="Fnu, Sonam" w:date="2019-11-27T19:23:00Z"/>
                <w:rFonts w:ascii="Calibri" w:hAnsi="Calibri"/>
              </w:rPr>
              <w:pPrChange w:id="7421" w:author="Fnu, Sonam" w:date="2019-11-27T19:23:00Z">
                <w:pPr>
                  <w:pStyle w:val="Bullet-Normal"/>
                </w:pPr>
              </w:pPrChange>
            </w:pPr>
            <w:del w:id="7422" w:author="Fnu, Sonam" w:date="2019-11-27T19:23:00Z">
              <w:r w:rsidRPr="00064254" w:rsidDel="00B66B01">
                <w:rPr>
                  <w:rFonts w:ascii="Calibri" w:hAnsi="Calibri"/>
                </w:rPr>
                <w:delText>No</w:delText>
              </w:r>
            </w:del>
          </w:p>
        </w:tc>
        <w:tc>
          <w:tcPr>
            <w:tcW w:w="1705" w:type="dxa"/>
          </w:tcPr>
          <w:p w14:paraId="48CCAA1B" w14:textId="7C4DAB0B" w:rsidR="006534FD" w:rsidRPr="00064254" w:rsidDel="00B66B01" w:rsidRDefault="006534FD">
            <w:pPr>
              <w:rPr>
                <w:del w:id="7423" w:author="Fnu, Sonam" w:date="2019-11-27T19:23:00Z"/>
                <w:rFonts w:ascii="Calibri" w:hAnsi="Calibri"/>
              </w:rPr>
              <w:pPrChange w:id="7424" w:author="Fnu, Sonam" w:date="2019-11-27T19:23:00Z">
                <w:pPr>
                  <w:pStyle w:val="Bullet-Normal"/>
                </w:pPr>
              </w:pPrChange>
            </w:pPr>
            <w:del w:id="7425" w:author="Fnu, Sonam" w:date="2019-11-27T19:23:00Z">
              <w:r w:rsidRPr="00064254" w:rsidDel="00B66B01">
                <w:rPr>
                  <w:rFonts w:ascii="Calibri" w:hAnsi="Calibri"/>
                </w:rPr>
                <w:delText>0 or 1</w:delText>
              </w:r>
            </w:del>
          </w:p>
        </w:tc>
      </w:tr>
      <w:tr w:rsidR="006534FD" w:rsidRPr="00012DAF" w:rsidDel="00B66B01" w14:paraId="43E0D381" w14:textId="7DCB3147" w:rsidTr="002536AA">
        <w:trPr>
          <w:trHeight w:val="196"/>
          <w:del w:id="7426" w:author="Fnu, Sonam" w:date="2019-11-27T19:23:00Z"/>
        </w:trPr>
        <w:tc>
          <w:tcPr>
            <w:tcW w:w="1703" w:type="dxa"/>
          </w:tcPr>
          <w:p w14:paraId="0B5A92E5" w14:textId="373D3E34" w:rsidR="006534FD" w:rsidRPr="00064254" w:rsidDel="00B66B01" w:rsidRDefault="006534FD">
            <w:pPr>
              <w:rPr>
                <w:del w:id="7427" w:author="Fnu, Sonam" w:date="2019-11-27T19:23:00Z"/>
                <w:rFonts w:ascii="Calibri" w:hAnsi="Calibri"/>
              </w:rPr>
              <w:pPrChange w:id="7428" w:author="Fnu, Sonam" w:date="2019-11-27T19:23:00Z">
                <w:pPr>
                  <w:pStyle w:val="Bullet-Normal"/>
                </w:pPr>
              </w:pPrChange>
            </w:pPr>
            <w:del w:id="7429" w:author="Fnu, Sonam" w:date="2019-11-27T19:23:00Z">
              <w:r w:rsidRPr="00064254" w:rsidDel="00B66B01">
                <w:rPr>
                  <w:rFonts w:ascii="Calibri" w:hAnsi="Calibri"/>
                </w:rPr>
                <w:delText>Frequency</w:delText>
              </w:r>
            </w:del>
          </w:p>
        </w:tc>
        <w:tc>
          <w:tcPr>
            <w:tcW w:w="1477" w:type="dxa"/>
          </w:tcPr>
          <w:p w14:paraId="2CC1FFAF" w14:textId="43882363" w:rsidR="006534FD" w:rsidRPr="00064254" w:rsidDel="00B66B01" w:rsidRDefault="006534FD">
            <w:pPr>
              <w:rPr>
                <w:del w:id="7430" w:author="Fnu, Sonam" w:date="2019-11-27T19:23:00Z"/>
                <w:rFonts w:ascii="Calibri" w:hAnsi="Calibri"/>
              </w:rPr>
              <w:pPrChange w:id="7431" w:author="Fnu, Sonam" w:date="2019-11-27T19:23:00Z">
                <w:pPr>
                  <w:pStyle w:val="Bullet-Normal"/>
                </w:pPr>
              </w:pPrChange>
            </w:pPr>
          </w:p>
        </w:tc>
        <w:tc>
          <w:tcPr>
            <w:tcW w:w="2604" w:type="dxa"/>
          </w:tcPr>
          <w:p w14:paraId="297AA1A9" w14:textId="34DA9F6A" w:rsidR="006534FD" w:rsidRPr="00064254" w:rsidDel="00B66B01" w:rsidRDefault="006534FD">
            <w:pPr>
              <w:rPr>
                <w:del w:id="7432" w:author="Fnu, Sonam" w:date="2019-11-27T19:23:00Z"/>
                <w:rFonts w:ascii="Calibri" w:hAnsi="Calibri"/>
              </w:rPr>
              <w:pPrChange w:id="7433" w:author="Fnu, Sonam" w:date="2019-11-27T19:23:00Z">
                <w:pPr>
                  <w:pStyle w:val="Bullet-Normal"/>
                </w:pPr>
              </w:pPrChange>
            </w:pPr>
            <w:del w:id="7434" w:author="Fnu, Sonam" w:date="2019-11-27T19:23:00Z">
              <w:r w:rsidRPr="00064254" w:rsidDel="00B66B01">
                <w:rPr>
                  <w:rFonts w:ascii="Calibri" w:hAnsi="Calibri"/>
                </w:rPr>
                <w:delText>1..31</w:delText>
              </w:r>
            </w:del>
          </w:p>
        </w:tc>
        <w:tc>
          <w:tcPr>
            <w:tcW w:w="1031" w:type="dxa"/>
          </w:tcPr>
          <w:p w14:paraId="60989600" w14:textId="3EFDFC34" w:rsidR="006534FD" w:rsidRPr="00064254" w:rsidDel="00B66B01" w:rsidRDefault="006534FD">
            <w:pPr>
              <w:rPr>
                <w:del w:id="7435" w:author="Fnu, Sonam" w:date="2019-11-27T19:23:00Z"/>
                <w:rFonts w:ascii="Calibri" w:hAnsi="Calibri"/>
              </w:rPr>
              <w:pPrChange w:id="7436" w:author="Fnu, Sonam" w:date="2019-11-27T19:23:00Z">
                <w:pPr>
                  <w:pStyle w:val="Bullet-Normal"/>
                </w:pPr>
              </w:pPrChange>
            </w:pPr>
            <w:del w:id="7437" w:author="Fnu, Sonam" w:date="2019-11-27T19:23:00Z">
              <w:r w:rsidRPr="00064254" w:rsidDel="00B66B01">
                <w:rPr>
                  <w:rFonts w:ascii="Calibri" w:hAnsi="Calibri"/>
                </w:rPr>
                <w:delText>No</w:delText>
              </w:r>
            </w:del>
          </w:p>
        </w:tc>
        <w:tc>
          <w:tcPr>
            <w:tcW w:w="1705" w:type="dxa"/>
          </w:tcPr>
          <w:p w14:paraId="58BF7463" w14:textId="000C9560" w:rsidR="006534FD" w:rsidRPr="00064254" w:rsidDel="00B66B01" w:rsidRDefault="006534FD">
            <w:pPr>
              <w:rPr>
                <w:del w:id="7438" w:author="Fnu, Sonam" w:date="2019-11-27T19:23:00Z"/>
                <w:rFonts w:ascii="Calibri" w:hAnsi="Calibri"/>
              </w:rPr>
              <w:pPrChange w:id="7439" w:author="Fnu, Sonam" w:date="2019-11-27T19:23:00Z">
                <w:pPr>
                  <w:pStyle w:val="Bullet-Normal"/>
                </w:pPr>
              </w:pPrChange>
            </w:pPr>
            <w:del w:id="7440" w:author="Fnu, Sonam" w:date="2019-11-27T19:23:00Z">
              <w:r w:rsidRPr="00064254" w:rsidDel="00B66B01">
                <w:rPr>
                  <w:rFonts w:ascii="Calibri" w:hAnsi="Calibri"/>
                </w:rPr>
                <w:delText>0 or 1</w:delText>
              </w:r>
            </w:del>
          </w:p>
        </w:tc>
      </w:tr>
    </w:tbl>
    <w:p w14:paraId="231ED807" w14:textId="772E73D7" w:rsidR="006534FD" w:rsidRPr="00064254" w:rsidDel="00B66B01" w:rsidRDefault="006534FD">
      <w:pPr>
        <w:rPr>
          <w:del w:id="7441" w:author="Fnu, Sonam" w:date="2019-11-27T19:23:00Z"/>
          <w:rFonts w:ascii="Calibri" w:hAnsi="Calibri"/>
          <w:u w:val="single"/>
        </w:rPr>
        <w:pPrChange w:id="7442" w:author="Fnu, Sonam" w:date="2019-11-27T19:23:00Z">
          <w:pPr>
            <w:pStyle w:val="Bullet-Normal"/>
            <w:ind w:left="1764"/>
          </w:pPr>
        </w:pPrChange>
      </w:pPr>
    </w:p>
    <w:p w14:paraId="7152480D" w14:textId="4C1F011B" w:rsidR="006534FD" w:rsidRPr="00064254" w:rsidDel="00B66B01" w:rsidRDefault="006534FD">
      <w:pPr>
        <w:rPr>
          <w:del w:id="7443" w:author="Fnu, Sonam" w:date="2019-11-27T19:23:00Z"/>
          <w:rFonts w:ascii="Calibri" w:hAnsi="Calibri"/>
        </w:rPr>
        <w:pPrChange w:id="7444" w:author="Fnu, Sonam" w:date="2019-11-27T19:23:00Z">
          <w:pPr>
            <w:pStyle w:val="Bullet-Normal"/>
            <w:ind w:left="1764"/>
          </w:pPr>
        </w:pPrChange>
      </w:pPr>
    </w:p>
    <w:p w14:paraId="7CA30DCF" w14:textId="5C7A4857" w:rsidR="006534FD" w:rsidRPr="00064254" w:rsidDel="00B66B01" w:rsidRDefault="006534FD">
      <w:pPr>
        <w:rPr>
          <w:del w:id="7445" w:author="Fnu, Sonam" w:date="2019-11-27T19:23:00Z"/>
          <w:rFonts w:ascii="Calibri" w:hAnsi="Calibri"/>
        </w:rPr>
        <w:pPrChange w:id="7446" w:author="Fnu, Sonam" w:date="2019-11-27T19:23:00Z">
          <w:pPr>
            <w:pStyle w:val="Bullet-Normal"/>
            <w:ind w:left="1764"/>
          </w:pPr>
        </w:pPrChange>
      </w:pPr>
    </w:p>
    <w:p w14:paraId="1655BE68" w14:textId="5A362226" w:rsidR="006534FD" w:rsidRPr="00064254" w:rsidDel="00B66B01" w:rsidRDefault="006534FD">
      <w:pPr>
        <w:rPr>
          <w:del w:id="7447" w:author="Fnu, Sonam" w:date="2019-11-27T19:23:00Z"/>
          <w:rFonts w:ascii="Calibri" w:hAnsi="Calibri"/>
        </w:rPr>
        <w:pPrChange w:id="7448" w:author="Fnu, Sonam" w:date="2019-11-27T19:23:00Z">
          <w:pPr>
            <w:pStyle w:val="Bullet-Normal"/>
            <w:ind w:left="1764"/>
          </w:pPr>
        </w:pPrChange>
      </w:pPr>
    </w:p>
    <w:p w14:paraId="72764729" w14:textId="69C8DEE6" w:rsidR="006534FD" w:rsidRPr="00064254" w:rsidDel="00B66B01" w:rsidRDefault="006534FD">
      <w:pPr>
        <w:rPr>
          <w:del w:id="7449" w:author="Fnu, Sonam" w:date="2019-11-27T19:23:00Z"/>
          <w:rFonts w:ascii="Calibri" w:hAnsi="Calibri"/>
        </w:rPr>
        <w:pPrChange w:id="7450" w:author="Fnu, Sonam" w:date="2019-11-27T19:23:00Z">
          <w:pPr>
            <w:pStyle w:val="Bullet-Normal"/>
            <w:ind w:left="1764"/>
          </w:pPr>
        </w:pPrChange>
      </w:pPr>
    </w:p>
    <w:tbl>
      <w:tblPr>
        <w:tblStyle w:val="TableGrid"/>
        <w:tblpPr w:leftFromText="180" w:rightFromText="180" w:vertAnchor="text" w:horzAnchor="margin" w:tblpY="48"/>
        <w:tblW w:w="10190" w:type="dxa"/>
        <w:tblLayout w:type="fixed"/>
        <w:tblLook w:val="04A0" w:firstRow="1" w:lastRow="0" w:firstColumn="1" w:lastColumn="0" w:noHBand="0" w:noVBand="1"/>
      </w:tblPr>
      <w:tblGrid>
        <w:gridCol w:w="3683"/>
        <w:gridCol w:w="6507"/>
      </w:tblGrid>
      <w:tr w:rsidR="006610CE" w:rsidRPr="00012DAF" w:rsidDel="00B66B01" w14:paraId="4340D1F8" w14:textId="5C3040AE" w:rsidTr="006610CE">
        <w:trPr>
          <w:trHeight w:val="176"/>
          <w:del w:id="7451" w:author="Fnu, Sonam" w:date="2019-11-27T19:23:00Z"/>
        </w:trPr>
        <w:tc>
          <w:tcPr>
            <w:tcW w:w="3683" w:type="dxa"/>
          </w:tcPr>
          <w:p w14:paraId="0995EA1D" w14:textId="00757245" w:rsidR="006610CE" w:rsidRPr="00064254" w:rsidDel="00B66B01" w:rsidRDefault="006610CE">
            <w:pPr>
              <w:rPr>
                <w:del w:id="7452" w:author="Fnu, Sonam" w:date="2019-11-27T19:23:00Z"/>
                <w:rFonts w:ascii="Calibri" w:hAnsi="Calibri"/>
              </w:rPr>
              <w:pPrChange w:id="7453" w:author="Fnu, Sonam" w:date="2019-11-27T19:23:00Z">
                <w:pPr>
                  <w:pStyle w:val="Bullet-Normal"/>
                  <w:framePr w:hSpace="180" w:wrap="around" w:vAnchor="text" w:hAnchor="margin" w:y="48"/>
                </w:pPr>
              </w:pPrChange>
            </w:pPr>
            <w:del w:id="7454" w:author="Fnu, Sonam" w:date="2019-11-27T19:23:00Z">
              <w:r w:rsidRPr="00064254" w:rsidDel="00B66B01">
                <w:rPr>
                  <w:rFonts w:ascii="Calibri" w:hAnsi="Calibri"/>
                </w:rPr>
                <w:delText xml:space="preserve">SMS Request </w:delText>
              </w:r>
            </w:del>
          </w:p>
        </w:tc>
        <w:tc>
          <w:tcPr>
            <w:tcW w:w="6507" w:type="dxa"/>
          </w:tcPr>
          <w:p w14:paraId="5743131B" w14:textId="7C517631" w:rsidR="006610CE" w:rsidRPr="00064254" w:rsidDel="00B66B01" w:rsidRDefault="006610CE">
            <w:pPr>
              <w:rPr>
                <w:del w:id="7455" w:author="Fnu, Sonam" w:date="2019-11-27T19:23:00Z"/>
                <w:rFonts w:ascii="Calibri" w:hAnsi="Calibri"/>
              </w:rPr>
              <w:pPrChange w:id="7456" w:author="Fnu, Sonam" w:date="2019-11-27T19:23:00Z">
                <w:pPr>
                  <w:pStyle w:val="Bullet-Normal"/>
                  <w:framePr w:hSpace="180" w:wrap="around" w:vAnchor="text" w:hAnchor="margin" w:y="48"/>
                </w:pPr>
              </w:pPrChange>
            </w:pPr>
            <w:del w:id="7457" w:author="Fnu, Sonam" w:date="2019-11-27T19:23:00Z">
              <w:r w:rsidRPr="00064254" w:rsidDel="00B66B01">
                <w:rPr>
                  <w:rFonts w:ascii="Calibri" w:hAnsi="Calibri"/>
                </w:rPr>
                <w:delText xml:space="preserve">SMS Response </w:delText>
              </w:r>
            </w:del>
          </w:p>
        </w:tc>
      </w:tr>
      <w:tr w:rsidR="006610CE" w:rsidRPr="00012DAF" w:rsidDel="00B66B01" w14:paraId="254F293E" w14:textId="293FEB76" w:rsidTr="006610CE">
        <w:trPr>
          <w:trHeight w:val="167"/>
          <w:del w:id="7458" w:author="Fnu, Sonam" w:date="2019-11-27T19:23:00Z"/>
        </w:trPr>
        <w:tc>
          <w:tcPr>
            <w:tcW w:w="3683" w:type="dxa"/>
          </w:tcPr>
          <w:p w14:paraId="28C3E4CC" w14:textId="422E33A5" w:rsidR="006610CE" w:rsidRPr="00064254" w:rsidDel="00B66B01" w:rsidRDefault="006610CE">
            <w:pPr>
              <w:rPr>
                <w:del w:id="7459" w:author="Fnu, Sonam" w:date="2019-11-27T19:23:00Z"/>
                <w:rFonts w:ascii="Calibri" w:hAnsi="Calibri"/>
              </w:rPr>
              <w:pPrChange w:id="7460" w:author="Fnu, Sonam" w:date="2019-11-27T19:23:00Z">
                <w:pPr>
                  <w:pStyle w:val="Bullet-Normal"/>
                  <w:framePr w:hSpace="180" w:wrap="around" w:vAnchor="text" w:hAnchor="margin" w:y="48"/>
                </w:pPr>
              </w:pPrChange>
            </w:pPr>
          </w:p>
        </w:tc>
        <w:tc>
          <w:tcPr>
            <w:tcW w:w="6507" w:type="dxa"/>
          </w:tcPr>
          <w:p w14:paraId="7E2D2772" w14:textId="01801205" w:rsidR="006610CE" w:rsidRPr="00064254" w:rsidDel="00B66B01" w:rsidRDefault="006610CE">
            <w:pPr>
              <w:rPr>
                <w:del w:id="7461" w:author="Fnu, Sonam" w:date="2019-11-27T19:23:00Z"/>
                <w:rFonts w:ascii="Calibri" w:hAnsi="Calibri"/>
              </w:rPr>
              <w:pPrChange w:id="7462" w:author="Fnu, Sonam" w:date="2019-11-27T19:23:00Z">
                <w:pPr>
                  <w:pStyle w:val="Bullet-Normal"/>
                  <w:framePr w:hSpace="180" w:wrap="around" w:vAnchor="text" w:hAnchor="margin" w:y="48"/>
                </w:pPr>
              </w:pPrChange>
            </w:pPr>
          </w:p>
        </w:tc>
      </w:tr>
      <w:tr w:rsidR="006610CE" w:rsidRPr="00012DAF" w:rsidDel="00B66B01" w14:paraId="76236904" w14:textId="2E3FA343" w:rsidTr="006610CE">
        <w:trPr>
          <w:trHeight w:val="167"/>
          <w:del w:id="7463" w:author="Fnu, Sonam" w:date="2019-11-27T19:23:00Z"/>
        </w:trPr>
        <w:tc>
          <w:tcPr>
            <w:tcW w:w="3683" w:type="dxa"/>
          </w:tcPr>
          <w:p w14:paraId="68EDE77E" w14:textId="25957F66" w:rsidR="006610CE" w:rsidRPr="00064254" w:rsidDel="00B66B01" w:rsidRDefault="006610CE">
            <w:pPr>
              <w:rPr>
                <w:del w:id="7464" w:author="Fnu, Sonam" w:date="2019-11-27T19:23:00Z"/>
                <w:rFonts w:ascii="Calibri" w:hAnsi="Calibri"/>
              </w:rPr>
              <w:pPrChange w:id="7465" w:author="Fnu, Sonam" w:date="2019-11-27T19:23:00Z">
                <w:pPr>
                  <w:pStyle w:val="Bullet-Normal"/>
                  <w:framePr w:hSpace="180" w:wrap="around" w:vAnchor="text" w:hAnchor="margin" w:y="48"/>
                </w:pPr>
              </w:pPrChange>
            </w:pPr>
            <w:del w:id="7466" w:author="Fnu, Sonam" w:date="2019-11-27T19:23:00Z">
              <w:r w:rsidRPr="00064254" w:rsidDel="00B66B01">
                <w:rPr>
                  <w:rFonts w:ascii="Calibri" w:hAnsi="Calibri"/>
                </w:rPr>
                <w:object w:dxaOrig="8490" w:dyaOrig="1740" w14:anchorId="17DCB845">
                  <v:shape id="_x0000_i1040" type="#_x0000_t75" style="width:294.45pt;height:57.85pt" o:ole="">
                    <v:imagedata r:id="rId87" o:title=""/>
                  </v:shape>
                  <o:OLEObject Type="Embed" ProgID="PBrush" ShapeID="_x0000_i1040" DrawAspect="Content" ObjectID="_1636818935" r:id="rId88"/>
                </w:object>
              </w:r>
            </w:del>
          </w:p>
        </w:tc>
        <w:tc>
          <w:tcPr>
            <w:tcW w:w="6507" w:type="dxa"/>
          </w:tcPr>
          <w:p w14:paraId="09D6C0EA" w14:textId="61906BE3" w:rsidR="006610CE" w:rsidRPr="00064254" w:rsidDel="00B66B01" w:rsidRDefault="006610CE">
            <w:pPr>
              <w:rPr>
                <w:del w:id="7467" w:author="Fnu, Sonam" w:date="2019-11-27T19:23:00Z"/>
                <w:rFonts w:ascii="Calibri" w:eastAsia="Times New Roman" w:hAnsi="Calibri" w:cs="Consolas"/>
                <w:color w:val="333333"/>
                <w:sz w:val="20"/>
                <w:szCs w:val="20"/>
              </w:rPr>
              <w:pPrChange w:id="7468"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469" w:author="Fnu, Sonam" w:date="2019-11-27T19:23:00Z">
              <w:r w:rsidRPr="00064254" w:rsidDel="00B66B01">
                <w:rPr>
                  <w:rFonts w:ascii="Calibri" w:eastAsia="Times New Roman" w:hAnsi="Calibri" w:cs="Consolas"/>
                  <w:color w:val="B919AE"/>
                  <w:sz w:val="20"/>
                  <w:szCs w:val="20"/>
                </w:rPr>
                <w:delText xml:space="preserve">&lt;AccountSubsribedServices </w:delText>
              </w:r>
              <w:r w:rsidRPr="00064254" w:rsidDel="00B66B01">
                <w:rPr>
                  <w:rFonts w:ascii="Calibri" w:eastAsia="Times New Roman" w:hAnsi="Calibri" w:cs="Consolas"/>
                  <w:color w:val="3F7EB4"/>
                  <w:sz w:val="20"/>
                  <w:szCs w:val="20"/>
                </w:rPr>
                <w:delText>xmlns:xsd="http://www.w3.org/2001/XMLSchema" xmlns:xsi="http://www.w3.org/2001/XMLSchema-instance"</w:delText>
              </w:r>
              <w:r w:rsidRPr="00064254" w:rsidDel="00B66B01">
                <w:rPr>
                  <w:rFonts w:ascii="Calibri" w:eastAsia="Times New Roman" w:hAnsi="Calibri" w:cs="Consolas"/>
                  <w:color w:val="B919AE"/>
                  <w:sz w:val="20"/>
                  <w:szCs w:val="20"/>
                </w:rPr>
                <w:delText>&gt;</w:delText>
              </w:r>
            </w:del>
          </w:p>
          <w:p w14:paraId="0EB39951" w14:textId="1C013754" w:rsidR="006610CE" w:rsidRPr="00064254" w:rsidDel="00B66B01" w:rsidRDefault="006610CE">
            <w:pPr>
              <w:rPr>
                <w:del w:id="7470" w:author="Fnu, Sonam" w:date="2019-11-27T19:23:00Z"/>
                <w:rFonts w:ascii="Calibri" w:eastAsia="Times New Roman" w:hAnsi="Calibri" w:cs="Consolas"/>
                <w:color w:val="333333"/>
                <w:sz w:val="20"/>
                <w:szCs w:val="20"/>
              </w:rPr>
              <w:pPrChange w:id="7471"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472"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&lt;ReturnCode&gt;</w:delText>
              </w:r>
              <w:r w:rsidRPr="00064254" w:rsidDel="00B66B01">
                <w:rPr>
                  <w:rFonts w:ascii="Calibri" w:eastAsia="Times New Roman" w:hAnsi="Calibri" w:cs="Consolas"/>
                  <w:color w:val="333333"/>
                  <w:sz w:val="20"/>
                  <w:szCs w:val="20"/>
                </w:rPr>
                <w:delText>1</w:delText>
              </w:r>
              <w:r w:rsidRPr="00064254" w:rsidDel="00B66B01">
                <w:rPr>
                  <w:rFonts w:ascii="Calibri" w:eastAsia="Times New Roman" w:hAnsi="Calibri" w:cs="Consolas"/>
                  <w:color w:val="B919AE"/>
                  <w:sz w:val="20"/>
                  <w:szCs w:val="20"/>
                </w:rPr>
                <w:delText>&lt;/ReturnCode&gt;</w:delText>
              </w:r>
            </w:del>
          </w:p>
          <w:p w14:paraId="1B0D76C5" w14:textId="659BD6B8" w:rsidR="006610CE" w:rsidRPr="00064254" w:rsidDel="00B66B01" w:rsidRDefault="006610CE">
            <w:pPr>
              <w:rPr>
                <w:del w:id="7473" w:author="Fnu, Sonam" w:date="2019-11-27T19:23:00Z"/>
                <w:rFonts w:ascii="Calibri" w:eastAsia="Times New Roman" w:hAnsi="Calibri" w:cs="Consolas"/>
                <w:color w:val="333333"/>
                <w:sz w:val="20"/>
                <w:szCs w:val="20"/>
              </w:rPr>
              <w:pPrChange w:id="7474"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475"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&lt;Services&gt;</w:delText>
              </w:r>
            </w:del>
          </w:p>
          <w:p w14:paraId="6E921BD6" w14:textId="5E0C3FB5" w:rsidR="006610CE" w:rsidRPr="00064254" w:rsidDel="00B66B01" w:rsidRDefault="006610CE">
            <w:pPr>
              <w:rPr>
                <w:del w:id="7476" w:author="Fnu, Sonam" w:date="2019-11-27T19:23:00Z"/>
                <w:rFonts w:ascii="Calibri" w:eastAsia="Times New Roman" w:hAnsi="Calibri" w:cs="Consolas"/>
                <w:color w:val="333333"/>
                <w:sz w:val="20"/>
                <w:szCs w:val="20"/>
              </w:rPr>
              <w:pPrChange w:id="7477"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478"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&lt;CService&gt;</w:delText>
              </w:r>
            </w:del>
          </w:p>
          <w:p w14:paraId="7642CA63" w14:textId="39A90E28" w:rsidR="006610CE" w:rsidRPr="00064254" w:rsidDel="00B66B01" w:rsidRDefault="006610CE">
            <w:pPr>
              <w:rPr>
                <w:del w:id="7479" w:author="Fnu, Sonam" w:date="2019-11-27T19:23:00Z"/>
                <w:rFonts w:ascii="Calibri" w:eastAsia="Times New Roman" w:hAnsi="Calibri" w:cs="Consolas"/>
                <w:color w:val="333333"/>
                <w:sz w:val="20"/>
                <w:szCs w:val="20"/>
              </w:rPr>
              <w:pPrChange w:id="7480"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481"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&lt;ServiceID&gt;</w:delText>
              </w:r>
              <w:r w:rsidRPr="00064254" w:rsidDel="00B66B01">
                <w:rPr>
                  <w:rFonts w:ascii="Calibri" w:eastAsia="Times New Roman" w:hAnsi="Calibri" w:cs="Consolas"/>
                  <w:color w:val="333333"/>
                  <w:sz w:val="20"/>
                  <w:szCs w:val="20"/>
                </w:rPr>
                <w:delText>992</w:delText>
              </w:r>
              <w:r w:rsidRPr="00064254" w:rsidDel="00B66B01">
                <w:rPr>
                  <w:rFonts w:ascii="Calibri" w:eastAsia="Times New Roman" w:hAnsi="Calibri" w:cs="Consolas"/>
                  <w:color w:val="B919AE"/>
                  <w:sz w:val="20"/>
                  <w:szCs w:val="20"/>
                </w:rPr>
                <w:delText>&lt;/ServiceID&gt;</w:delText>
              </w:r>
            </w:del>
          </w:p>
          <w:p w14:paraId="7B5B3CA9" w14:textId="68D8A423" w:rsidR="006610CE" w:rsidRPr="00064254" w:rsidDel="00B66B01" w:rsidRDefault="006610CE">
            <w:pPr>
              <w:rPr>
                <w:del w:id="7482" w:author="Fnu, Sonam" w:date="2019-11-27T19:23:00Z"/>
                <w:rFonts w:ascii="Calibri" w:eastAsia="Times New Roman" w:hAnsi="Calibri" w:cs="Consolas"/>
                <w:color w:val="333333"/>
                <w:sz w:val="20"/>
                <w:szCs w:val="20"/>
              </w:rPr>
              <w:pPrChange w:id="7483"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484"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&lt;AccountNumber&gt;</w:delText>
              </w:r>
              <w:r w:rsidRPr="00064254" w:rsidDel="00B66B01">
                <w:rPr>
                  <w:rFonts w:ascii="Calibri" w:eastAsia="Times New Roman" w:hAnsi="Calibri" w:cs="Consolas"/>
                  <w:color w:val="333333"/>
                  <w:sz w:val="20"/>
                  <w:szCs w:val="20"/>
                </w:rPr>
                <w:delText>010-500-61</w:delText>
              </w:r>
              <w:r w:rsidRPr="00064254" w:rsidDel="00B66B01">
                <w:rPr>
                  <w:rFonts w:ascii="Calibri" w:eastAsia="Times New Roman" w:hAnsi="Calibri" w:cs="Consolas"/>
                  <w:color w:val="B919AE"/>
                  <w:sz w:val="20"/>
                  <w:szCs w:val="20"/>
                </w:rPr>
                <w:delText>&lt;/AccountNumber&gt;</w:delText>
              </w:r>
            </w:del>
          </w:p>
          <w:p w14:paraId="7633139B" w14:textId="7BC8FAD0" w:rsidR="006610CE" w:rsidRPr="00064254" w:rsidDel="00B66B01" w:rsidRDefault="006610CE">
            <w:pPr>
              <w:rPr>
                <w:del w:id="7485" w:author="Fnu, Sonam" w:date="2019-11-27T19:23:00Z"/>
                <w:rFonts w:ascii="Calibri" w:eastAsia="Times New Roman" w:hAnsi="Calibri" w:cs="Consolas"/>
                <w:color w:val="333333"/>
                <w:sz w:val="20"/>
                <w:szCs w:val="20"/>
              </w:rPr>
              <w:pPrChange w:id="7486"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487"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&lt;Description&gt;</w:delText>
              </w:r>
              <w:r w:rsidRPr="00064254" w:rsidDel="00B66B01">
                <w:rPr>
                  <w:rFonts w:ascii="Calibri" w:eastAsia="Times New Roman" w:hAnsi="Calibri" w:cs="Consolas"/>
                  <w:color w:val="333333"/>
                  <w:sz w:val="20"/>
                  <w:szCs w:val="20"/>
                </w:rPr>
                <w:delText>Change in lending rates</w:delText>
              </w:r>
              <w:r w:rsidRPr="00064254" w:rsidDel="00B66B01">
                <w:rPr>
                  <w:rFonts w:ascii="Calibri" w:eastAsia="Times New Roman" w:hAnsi="Calibri" w:cs="Consolas"/>
                  <w:color w:val="B919AE"/>
                  <w:sz w:val="20"/>
                  <w:szCs w:val="20"/>
                </w:rPr>
                <w:delText>&lt;/Description&gt;</w:delText>
              </w:r>
            </w:del>
          </w:p>
          <w:p w14:paraId="20841706" w14:textId="66D8E28C" w:rsidR="006610CE" w:rsidRPr="00064254" w:rsidDel="00B66B01" w:rsidRDefault="006610CE">
            <w:pPr>
              <w:rPr>
                <w:del w:id="7488" w:author="Fnu, Sonam" w:date="2019-11-27T19:23:00Z"/>
                <w:rFonts w:ascii="Calibri" w:eastAsia="Times New Roman" w:hAnsi="Calibri" w:cs="Consolas"/>
                <w:color w:val="333333"/>
                <w:sz w:val="20"/>
                <w:szCs w:val="20"/>
              </w:rPr>
              <w:pPrChange w:id="7489"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490"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&lt;TypeID&gt;</w:delText>
              </w:r>
              <w:r w:rsidRPr="00064254" w:rsidDel="00B66B01">
                <w:rPr>
                  <w:rFonts w:ascii="Calibri" w:eastAsia="Times New Roman" w:hAnsi="Calibri" w:cs="Consolas"/>
                  <w:color w:val="333333"/>
                  <w:sz w:val="20"/>
                  <w:szCs w:val="20"/>
                </w:rPr>
                <w:delText>2</w:delText>
              </w:r>
              <w:r w:rsidRPr="00064254" w:rsidDel="00B66B01">
                <w:rPr>
                  <w:rFonts w:ascii="Calibri" w:eastAsia="Times New Roman" w:hAnsi="Calibri" w:cs="Consolas"/>
                  <w:color w:val="B919AE"/>
                  <w:sz w:val="20"/>
                  <w:szCs w:val="20"/>
                </w:rPr>
                <w:delText>&lt;/TypeID&gt;</w:delText>
              </w:r>
            </w:del>
          </w:p>
          <w:p w14:paraId="06740272" w14:textId="3B60AB7F" w:rsidR="006610CE" w:rsidRPr="00064254" w:rsidDel="00B66B01" w:rsidRDefault="006610CE">
            <w:pPr>
              <w:rPr>
                <w:del w:id="7491" w:author="Fnu, Sonam" w:date="2019-11-27T19:23:00Z"/>
                <w:rFonts w:ascii="Calibri" w:eastAsia="Times New Roman" w:hAnsi="Calibri" w:cs="Consolas"/>
                <w:color w:val="333333"/>
                <w:sz w:val="20"/>
                <w:szCs w:val="20"/>
              </w:rPr>
              <w:pPrChange w:id="7492"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493"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 xml:space="preserve">&lt;ScheduleType </w:delText>
              </w:r>
              <w:r w:rsidRPr="00064254" w:rsidDel="00B66B01">
                <w:rPr>
                  <w:rFonts w:ascii="Calibri" w:eastAsia="Times New Roman" w:hAnsi="Calibri" w:cs="Consolas"/>
                  <w:color w:val="3F7EB4"/>
                  <w:sz w:val="20"/>
                  <w:szCs w:val="20"/>
                </w:rPr>
                <w:delText>xsi:nil="true"/</w:delText>
              </w:r>
              <w:r w:rsidRPr="00064254" w:rsidDel="00B66B01">
                <w:rPr>
                  <w:rFonts w:ascii="Calibri" w:eastAsia="Times New Roman" w:hAnsi="Calibri" w:cs="Consolas"/>
                  <w:color w:val="B919AE"/>
                  <w:sz w:val="20"/>
                  <w:szCs w:val="20"/>
                </w:rPr>
                <w:delText>&gt;</w:delText>
              </w:r>
            </w:del>
          </w:p>
          <w:p w14:paraId="2B8E8AE9" w14:textId="4D63D92F" w:rsidR="006610CE" w:rsidRPr="00064254" w:rsidDel="00B66B01" w:rsidRDefault="006610CE">
            <w:pPr>
              <w:rPr>
                <w:del w:id="7494" w:author="Fnu, Sonam" w:date="2019-11-27T19:23:00Z"/>
                <w:rFonts w:ascii="Calibri" w:eastAsia="Times New Roman" w:hAnsi="Calibri" w:cs="Consolas"/>
                <w:color w:val="333333"/>
                <w:sz w:val="20"/>
                <w:szCs w:val="20"/>
              </w:rPr>
              <w:pPrChange w:id="7495"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496"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 xml:space="preserve">&lt;Frequency </w:delText>
              </w:r>
              <w:r w:rsidRPr="00064254" w:rsidDel="00B66B01">
                <w:rPr>
                  <w:rFonts w:ascii="Calibri" w:eastAsia="Times New Roman" w:hAnsi="Calibri" w:cs="Consolas"/>
                  <w:color w:val="3F7EB4"/>
                  <w:sz w:val="20"/>
                  <w:szCs w:val="20"/>
                </w:rPr>
                <w:delText>xsi:nil="true"/</w:delText>
              </w:r>
              <w:r w:rsidRPr="00064254" w:rsidDel="00B66B01">
                <w:rPr>
                  <w:rFonts w:ascii="Calibri" w:eastAsia="Times New Roman" w:hAnsi="Calibri" w:cs="Consolas"/>
                  <w:color w:val="B919AE"/>
                  <w:sz w:val="20"/>
                  <w:szCs w:val="20"/>
                </w:rPr>
                <w:delText>&gt;</w:delText>
              </w:r>
            </w:del>
          </w:p>
          <w:p w14:paraId="1673C8AA" w14:textId="08722CD7" w:rsidR="006610CE" w:rsidRPr="00064254" w:rsidDel="00B66B01" w:rsidRDefault="006610CE">
            <w:pPr>
              <w:rPr>
                <w:del w:id="7497" w:author="Fnu, Sonam" w:date="2019-11-27T19:23:00Z"/>
                <w:rFonts w:ascii="Calibri" w:eastAsia="Times New Roman" w:hAnsi="Calibri" w:cs="Consolas"/>
                <w:color w:val="333333"/>
                <w:sz w:val="20"/>
                <w:szCs w:val="20"/>
              </w:rPr>
              <w:pPrChange w:id="7498"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499"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&lt;/CService&gt;</w:delText>
              </w:r>
            </w:del>
          </w:p>
          <w:p w14:paraId="72E5E830" w14:textId="72CABEFB" w:rsidR="006610CE" w:rsidRPr="00064254" w:rsidDel="00B66B01" w:rsidRDefault="006610CE">
            <w:pPr>
              <w:rPr>
                <w:del w:id="7500" w:author="Fnu, Sonam" w:date="2019-11-27T19:23:00Z"/>
                <w:rFonts w:ascii="Calibri" w:eastAsia="Times New Roman" w:hAnsi="Calibri" w:cs="Consolas"/>
                <w:color w:val="333333"/>
                <w:sz w:val="20"/>
                <w:szCs w:val="20"/>
              </w:rPr>
              <w:pPrChange w:id="7501"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502"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&lt;/Services&gt;</w:delText>
              </w:r>
            </w:del>
          </w:p>
          <w:p w14:paraId="79096FBF" w14:textId="0E875E11" w:rsidR="006610CE" w:rsidRPr="00064254" w:rsidDel="00B66B01" w:rsidRDefault="006610CE">
            <w:pPr>
              <w:rPr>
                <w:del w:id="7503" w:author="Fnu, Sonam" w:date="2019-11-27T19:23:00Z"/>
                <w:rFonts w:ascii="Calibri" w:eastAsia="Times New Roman" w:hAnsi="Calibri" w:cs="Consolas"/>
                <w:color w:val="333333"/>
                <w:sz w:val="20"/>
                <w:szCs w:val="20"/>
              </w:rPr>
              <w:pPrChange w:id="7504" w:author="Fnu, Sonam" w:date="2019-11-27T19:23:00Z">
                <w:pPr>
                  <w:framePr w:hSpace="180" w:wrap="around" w:vAnchor="text" w:hAnchor="margin" w:y="48"/>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pPrChange>
            </w:pPr>
            <w:del w:id="7505" w:author="Fnu, Sonam" w:date="2019-11-27T19:23:00Z">
              <w:r w:rsidRPr="00064254" w:rsidDel="00B66B01">
                <w:rPr>
                  <w:rFonts w:ascii="Calibri" w:eastAsia="Times New Roman" w:hAnsi="Calibri" w:cs="Consolas"/>
                  <w:color w:val="B919AE"/>
                  <w:sz w:val="20"/>
                  <w:szCs w:val="20"/>
                </w:rPr>
                <w:delText>&lt;/AccountSubsribedServices&gt;</w:delText>
              </w:r>
            </w:del>
          </w:p>
          <w:p w14:paraId="7A10EB65" w14:textId="7A30692C" w:rsidR="006610CE" w:rsidRPr="00064254" w:rsidDel="00B66B01" w:rsidRDefault="006610CE">
            <w:pPr>
              <w:rPr>
                <w:del w:id="7506" w:author="Fnu, Sonam" w:date="2019-11-27T19:23:00Z"/>
                <w:rFonts w:ascii="Calibri" w:hAnsi="Calibri"/>
              </w:rPr>
              <w:pPrChange w:id="7507" w:author="Fnu, Sonam" w:date="2019-11-27T19:23:00Z">
                <w:pPr>
                  <w:pStyle w:val="Bullet-Normal"/>
                  <w:framePr w:hSpace="180" w:wrap="around" w:vAnchor="text" w:hAnchor="margin" w:y="48"/>
                </w:pPr>
              </w:pPrChange>
            </w:pPr>
          </w:p>
        </w:tc>
      </w:tr>
    </w:tbl>
    <w:p w14:paraId="3E94F69E" w14:textId="77777777" w:rsidR="006534FD" w:rsidRPr="00064254" w:rsidRDefault="006534FD">
      <w:pPr>
        <w:rPr>
          <w:rFonts w:ascii="Calibri" w:hAnsi="Calibri"/>
        </w:rPr>
        <w:pPrChange w:id="7508" w:author="Fnu, Sonam" w:date="2019-11-27T19:23:00Z">
          <w:pPr>
            <w:pStyle w:val="Bullet-Normal"/>
            <w:ind w:left="1764"/>
          </w:pPr>
        </w:pPrChange>
      </w:pPr>
    </w:p>
    <w:p w14:paraId="73C5D5A6" w14:textId="77777777" w:rsidR="006534FD" w:rsidRPr="00064254" w:rsidRDefault="006534FD" w:rsidP="006534FD">
      <w:pPr>
        <w:pStyle w:val="Bullet-Normal"/>
        <w:ind w:left="1764"/>
        <w:rPr>
          <w:rFonts w:ascii="Calibri" w:hAnsi="Calibri"/>
        </w:rPr>
      </w:pPr>
    </w:p>
    <w:p w14:paraId="07A241BC" w14:textId="77777777" w:rsidR="006534FD" w:rsidRPr="00064254" w:rsidRDefault="006534FD" w:rsidP="006534FD">
      <w:pPr>
        <w:pStyle w:val="Bullet-Normal"/>
        <w:ind w:left="1764"/>
        <w:rPr>
          <w:rFonts w:ascii="Calibri" w:hAnsi="Calibri"/>
        </w:rPr>
      </w:pPr>
    </w:p>
    <w:p w14:paraId="76C089A8" w14:textId="77777777" w:rsidR="006534FD" w:rsidRPr="00064254" w:rsidRDefault="006534FD" w:rsidP="006534FD">
      <w:pPr>
        <w:pStyle w:val="Bullet-Normal"/>
        <w:ind w:left="1764"/>
        <w:rPr>
          <w:rFonts w:ascii="Calibri" w:hAnsi="Calibri"/>
        </w:rPr>
      </w:pPr>
    </w:p>
    <w:p w14:paraId="536DF35B" w14:textId="77777777" w:rsidR="006534FD" w:rsidRPr="00064254" w:rsidRDefault="006534FD" w:rsidP="006534FD">
      <w:pPr>
        <w:pStyle w:val="Bullet-Normal"/>
        <w:ind w:left="1764"/>
        <w:rPr>
          <w:rFonts w:ascii="Calibri" w:hAnsi="Calibri"/>
        </w:rPr>
      </w:pPr>
    </w:p>
    <w:p w14:paraId="3C1DD7AE" w14:textId="77777777" w:rsidR="006534FD" w:rsidRPr="00064254" w:rsidRDefault="006534FD" w:rsidP="006534FD">
      <w:pPr>
        <w:pStyle w:val="Bullet-Normal"/>
        <w:ind w:left="1764"/>
        <w:rPr>
          <w:rFonts w:ascii="Calibri" w:hAnsi="Calibri"/>
        </w:rPr>
      </w:pPr>
    </w:p>
    <w:p w14:paraId="5FE7FE15" w14:textId="77777777" w:rsidR="006534FD" w:rsidRPr="00064254" w:rsidRDefault="006534FD" w:rsidP="006534FD">
      <w:pPr>
        <w:pStyle w:val="Bullet-Normal"/>
        <w:ind w:left="1764"/>
        <w:rPr>
          <w:rFonts w:ascii="Calibri" w:hAnsi="Calibri"/>
        </w:rPr>
      </w:pPr>
    </w:p>
    <w:p w14:paraId="620B5D98" w14:textId="77777777" w:rsidR="006534FD" w:rsidRPr="00064254" w:rsidRDefault="006534FD" w:rsidP="006534FD">
      <w:pPr>
        <w:pStyle w:val="Bullet-Normal"/>
        <w:ind w:left="1764"/>
        <w:rPr>
          <w:rFonts w:ascii="Calibri" w:hAnsi="Calibri"/>
        </w:rPr>
      </w:pPr>
    </w:p>
    <w:p w14:paraId="6912749F" w14:textId="77777777" w:rsidR="006534FD" w:rsidRPr="00064254" w:rsidRDefault="006534FD" w:rsidP="006534FD">
      <w:pPr>
        <w:pStyle w:val="Bullet-Normal"/>
        <w:ind w:left="1764"/>
        <w:rPr>
          <w:rFonts w:ascii="Calibri" w:hAnsi="Calibri"/>
        </w:rPr>
      </w:pPr>
    </w:p>
    <w:p w14:paraId="0410E0E4" w14:textId="77777777" w:rsidR="006534FD" w:rsidRPr="00064254" w:rsidRDefault="006534FD" w:rsidP="006534FD">
      <w:pPr>
        <w:pStyle w:val="Bullet-Normal"/>
        <w:ind w:left="1764"/>
        <w:rPr>
          <w:rFonts w:ascii="Calibri" w:hAnsi="Calibri"/>
        </w:rPr>
      </w:pPr>
    </w:p>
    <w:p w14:paraId="1690383D" w14:textId="77777777" w:rsidR="006534FD" w:rsidRPr="00064254" w:rsidRDefault="006534FD" w:rsidP="006534FD">
      <w:pPr>
        <w:pStyle w:val="Bullet-Normal"/>
        <w:ind w:left="1764"/>
        <w:rPr>
          <w:rFonts w:ascii="Calibri" w:hAnsi="Calibri"/>
        </w:rPr>
      </w:pPr>
    </w:p>
    <w:p w14:paraId="789678F6" w14:textId="77777777" w:rsidR="006534FD" w:rsidRPr="00064254" w:rsidRDefault="006534FD" w:rsidP="006534FD">
      <w:pPr>
        <w:pStyle w:val="Bullet-Normal"/>
        <w:ind w:left="1764"/>
        <w:rPr>
          <w:rFonts w:ascii="Calibri" w:hAnsi="Calibri"/>
        </w:rPr>
      </w:pPr>
    </w:p>
    <w:p w14:paraId="3FAB6E01" w14:textId="77777777" w:rsidR="006534FD" w:rsidRPr="00064254" w:rsidRDefault="006534FD" w:rsidP="006534FD">
      <w:pPr>
        <w:pStyle w:val="Bullet-Normal"/>
        <w:ind w:left="1764"/>
        <w:rPr>
          <w:rFonts w:ascii="Calibri" w:hAnsi="Calibri"/>
        </w:rPr>
      </w:pPr>
    </w:p>
    <w:p w14:paraId="2EA7E0ED" w14:textId="77777777" w:rsidR="006534FD" w:rsidRPr="00064254" w:rsidRDefault="006534FD" w:rsidP="006534FD">
      <w:pPr>
        <w:rPr>
          <w:rFonts w:ascii="Calibri" w:eastAsia="Times New Roman" w:hAnsi="Calibri" w:cs="Arial"/>
          <w:sz w:val="18"/>
          <w:szCs w:val="18"/>
        </w:rPr>
      </w:pPr>
      <w:r w:rsidRPr="00064254">
        <w:rPr>
          <w:rFonts w:ascii="Calibri" w:hAnsi="Calibri"/>
        </w:rPr>
        <w:br w:type="page"/>
      </w:r>
    </w:p>
    <w:p w14:paraId="796C9F4A" w14:textId="77777777" w:rsidR="006534FD" w:rsidRPr="00064254" w:rsidRDefault="006534FD" w:rsidP="006534FD">
      <w:pPr>
        <w:pStyle w:val="Bullet-Normal"/>
        <w:ind w:left="1764"/>
        <w:rPr>
          <w:rFonts w:ascii="Calibri" w:hAnsi="Calibri"/>
        </w:rPr>
      </w:pPr>
    </w:p>
    <w:p w14:paraId="5727C6C1" w14:textId="2D02861E" w:rsidR="006534FD" w:rsidRPr="00064254" w:rsidDel="00B66B01" w:rsidRDefault="006534FD" w:rsidP="006534FD">
      <w:pPr>
        <w:pStyle w:val="Heading2"/>
        <w:numPr>
          <w:ilvl w:val="2"/>
          <w:numId w:val="71"/>
        </w:numPr>
        <w:rPr>
          <w:del w:id="7509" w:author="Fnu, Sonam" w:date="2019-11-27T19:23:00Z"/>
          <w:rFonts w:ascii="Calibri" w:hAnsi="Calibri"/>
          <w:b w:val="0"/>
          <w:bCs w:val="0"/>
        </w:rPr>
      </w:pPr>
      <w:bookmarkStart w:id="7510" w:name="_Toc513707386"/>
      <w:bookmarkStart w:id="7511" w:name="_Toc5265646"/>
      <w:del w:id="7512" w:author="Fnu, Sonam" w:date="2019-11-27T19:23:00Z">
        <w:r w:rsidRPr="00064254" w:rsidDel="00B66B01">
          <w:rPr>
            <w:rFonts w:ascii="Calibri" w:hAnsi="Calibri"/>
            <w:b w:val="0"/>
            <w:bCs w:val="0"/>
          </w:rPr>
          <w:delText>Get Account(s) Activities</w:delText>
        </w:r>
        <w:bookmarkEnd w:id="7510"/>
        <w:bookmarkEnd w:id="7511"/>
        <w:r w:rsidRPr="00064254" w:rsidDel="00B66B01">
          <w:rPr>
            <w:rFonts w:ascii="Calibri" w:hAnsi="Calibri"/>
            <w:b w:val="0"/>
            <w:bCs w:val="0"/>
          </w:rPr>
          <w:delText xml:space="preserve"> </w:delText>
        </w:r>
      </w:del>
    </w:p>
    <w:p w14:paraId="2C00B11B" w14:textId="77777777" w:rsidR="006534FD" w:rsidRPr="00064254" w:rsidRDefault="006534FD" w:rsidP="006534FD">
      <w:pPr>
        <w:pStyle w:val="Bullet-Normal"/>
        <w:ind w:left="360"/>
        <w:rPr>
          <w:rFonts w:ascii="Calibri" w:hAnsi="Calibri"/>
        </w:rPr>
      </w:pPr>
    </w:p>
    <w:p w14:paraId="31972E3A" w14:textId="0A375194" w:rsidR="006534FD" w:rsidRPr="00064254" w:rsidDel="00B66B01" w:rsidRDefault="006534FD" w:rsidP="006534FD">
      <w:pPr>
        <w:pStyle w:val="Bullet-Normal"/>
        <w:ind w:left="1170"/>
        <w:rPr>
          <w:del w:id="7513" w:author="Fnu, Sonam" w:date="2019-11-27T19:23:00Z"/>
          <w:rFonts w:ascii="Calibri" w:hAnsi="Calibri"/>
        </w:rPr>
      </w:pPr>
      <w:del w:id="7514" w:author="Fnu, Sonam" w:date="2019-11-27T19:23:00Z">
        <w:r w:rsidRPr="00064254" w:rsidDel="00B66B01">
          <w:rPr>
            <w:rFonts w:ascii="Calibri" w:hAnsi="Calibri"/>
          </w:rPr>
          <w:delText xml:space="preserve">Service Name: </w:delText>
        </w:r>
        <w:r w:rsidRPr="00064254" w:rsidDel="00B66B01">
          <w:rPr>
            <w:rFonts w:ascii="Calibri" w:hAnsi="Calibri" w:cs="Helvetica"/>
            <w:color w:val="505050"/>
            <w:sz w:val="20"/>
            <w:szCs w:val="20"/>
          </w:rPr>
          <w:delText>GetAccountsActivities</w:delText>
        </w:r>
        <w:r w:rsidRPr="00064254" w:rsidDel="00B66B01">
          <w:rPr>
            <w:rFonts w:ascii="Calibri" w:hAnsi="Calibri"/>
          </w:rPr>
          <w:delText> </w:delText>
        </w:r>
      </w:del>
    </w:p>
    <w:p w14:paraId="0FD5439C" w14:textId="71071F50" w:rsidR="006534FD" w:rsidRPr="00064254" w:rsidDel="00B66B01" w:rsidRDefault="006534FD" w:rsidP="006534FD">
      <w:pPr>
        <w:pStyle w:val="Bullet-Normal"/>
        <w:ind w:left="1170"/>
        <w:rPr>
          <w:del w:id="7515" w:author="Fnu, Sonam" w:date="2019-11-27T19:23:00Z"/>
          <w:rFonts w:ascii="Calibri" w:hAnsi="Calibri"/>
          <w:b/>
          <w:bCs/>
        </w:rPr>
      </w:pPr>
      <w:del w:id="7516" w:author="Fnu, Sonam" w:date="2019-11-27T19:23:00Z">
        <w:r w:rsidRPr="00064254" w:rsidDel="00B66B01">
          <w:rPr>
            <w:rFonts w:ascii="Calibri" w:hAnsi="Calibri"/>
          </w:rPr>
          <w:delText xml:space="preserve">Description: This service should retrieve latest notification sent for customer subscribed to services with ‘Allow inquire ‘flag true  </w:delText>
        </w:r>
      </w:del>
    </w:p>
    <w:p w14:paraId="038F77AA" w14:textId="39492597" w:rsidR="006534FD" w:rsidRPr="00064254" w:rsidDel="00B66B01" w:rsidRDefault="006534FD" w:rsidP="006534FD">
      <w:pPr>
        <w:pStyle w:val="Bullet-Normal"/>
        <w:ind w:left="1764"/>
        <w:rPr>
          <w:del w:id="7517" w:author="Fnu, Sonam" w:date="2019-11-27T19:23:00Z"/>
          <w:rFonts w:ascii="Calibri" w:hAnsi="Calibri"/>
        </w:rPr>
      </w:pPr>
    </w:p>
    <w:p w14:paraId="31EE6CE1" w14:textId="519DD50F" w:rsidR="006534FD" w:rsidRPr="00064254" w:rsidDel="00B66B01" w:rsidRDefault="006534FD" w:rsidP="006534FD">
      <w:pPr>
        <w:pStyle w:val="Bullet-Normal"/>
        <w:ind w:left="1764"/>
        <w:rPr>
          <w:del w:id="7518" w:author="Fnu, Sonam" w:date="2019-11-27T19:23:00Z"/>
          <w:rFonts w:ascii="Calibri" w:hAnsi="Calibri"/>
          <w:u w:val="single"/>
        </w:rPr>
      </w:pPr>
      <w:del w:id="7519" w:author="Fnu, Sonam" w:date="2019-11-27T19:23:00Z">
        <w:r w:rsidRPr="00064254" w:rsidDel="00B66B01">
          <w:rPr>
            <w:rFonts w:ascii="Calibri" w:hAnsi="Calibri"/>
            <w:u w:val="single"/>
          </w:rPr>
          <w:delText>Request</w:delText>
        </w:r>
      </w:del>
    </w:p>
    <w:tbl>
      <w:tblPr>
        <w:tblStyle w:val="TableGrid"/>
        <w:tblW w:w="8484" w:type="dxa"/>
        <w:tblInd w:w="1327" w:type="dxa"/>
        <w:tblLook w:val="04A0" w:firstRow="1" w:lastRow="0" w:firstColumn="1" w:lastColumn="0" w:noHBand="0" w:noVBand="1"/>
      </w:tblPr>
      <w:tblGrid>
        <w:gridCol w:w="1697"/>
        <w:gridCol w:w="1696"/>
        <w:gridCol w:w="2295"/>
        <w:gridCol w:w="1260"/>
        <w:gridCol w:w="1536"/>
      </w:tblGrid>
      <w:tr w:rsidR="006534FD" w:rsidRPr="00012DAF" w:rsidDel="00B66B01" w14:paraId="06FE7FAF" w14:textId="74484451" w:rsidTr="002536AA">
        <w:trPr>
          <w:trHeight w:val="504"/>
          <w:del w:id="7520" w:author="Fnu, Sonam" w:date="2019-11-27T19:23:00Z"/>
        </w:trPr>
        <w:tc>
          <w:tcPr>
            <w:tcW w:w="1697" w:type="dxa"/>
          </w:tcPr>
          <w:p w14:paraId="22D3CF74" w14:textId="341DF30E" w:rsidR="006534FD" w:rsidRPr="00064254" w:rsidDel="00B66B01" w:rsidRDefault="006534FD" w:rsidP="002536AA">
            <w:pPr>
              <w:pStyle w:val="Bullet-Normal"/>
              <w:rPr>
                <w:del w:id="7521" w:author="Fnu, Sonam" w:date="2019-11-27T19:23:00Z"/>
                <w:rFonts w:ascii="Calibri" w:hAnsi="Calibri"/>
              </w:rPr>
            </w:pPr>
            <w:del w:id="7522" w:author="Fnu, Sonam" w:date="2019-11-27T19:23:00Z">
              <w:r w:rsidRPr="00064254" w:rsidDel="00B66B01">
                <w:rPr>
                  <w:rFonts w:ascii="Calibri" w:eastAsiaTheme="majorEastAsia" w:hAnsi="Calibri" w:cstheme="majorBidi"/>
                  <w:b/>
                  <w:bCs/>
                  <w:color w:val="4F81BD" w:themeColor="accent1"/>
                </w:rPr>
                <w:delText>Parameter Value</w:delText>
              </w:r>
            </w:del>
          </w:p>
        </w:tc>
        <w:tc>
          <w:tcPr>
            <w:tcW w:w="1696" w:type="dxa"/>
          </w:tcPr>
          <w:p w14:paraId="32CA5535" w14:textId="7B109ACD" w:rsidR="006534FD" w:rsidRPr="00064254" w:rsidDel="00B66B01" w:rsidRDefault="006534FD" w:rsidP="002536AA">
            <w:pPr>
              <w:pStyle w:val="Bullet-Normal"/>
              <w:rPr>
                <w:del w:id="7523" w:author="Fnu, Sonam" w:date="2019-11-27T19:23:00Z"/>
                <w:rFonts w:ascii="Calibri" w:hAnsi="Calibri"/>
              </w:rPr>
            </w:pPr>
            <w:del w:id="7524" w:author="Fnu, Sonam" w:date="2019-11-27T19:23:00Z">
              <w:r w:rsidRPr="00064254" w:rsidDel="00B66B01">
                <w:rPr>
                  <w:rFonts w:ascii="Calibri" w:eastAsiaTheme="majorEastAsia" w:hAnsi="Calibri" w:cstheme="majorBidi"/>
                  <w:b/>
                  <w:bCs/>
                  <w:color w:val="4F81BD" w:themeColor="accent1"/>
                </w:rPr>
                <w:delText>Data Type</w:delText>
              </w:r>
            </w:del>
          </w:p>
        </w:tc>
        <w:tc>
          <w:tcPr>
            <w:tcW w:w="2295" w:type="dxa"/>
          </w:tcPr>
          <w:p w14:paraId="17339159" w14:textId="40DF6BE7" w:rsidR="006534FD" w:rsidRPr="00064254" w:rsidDel="00B66B01" w:rsidRDefault="006534FD" w:rsidP="002536AA">
            <w:pPr>
              <w:pStyle w:val="Bullet-Normal"/>
              <w:rPr>
                <w:del w:id="7525" w:author="Fnu, Sonam" w:date="2019-11-27T19:23:00Z"/>
                <w:rFonts w:ascii="Calibri" w:hAnsi="Calibri"/>
              </w:rPr>
            </w:pPr>
            <w:del w:id="7526" w:author="Fnu, Sonam" w:date="2019-11-27T19:23:00Z">
              <w:r w:rsidRPr="00064254" w:rsidDel="00B66B01">
                <w:rPr>
                  <w:rFonts w:ascii="Calibri" w:eastAsiaTheme="majorEastAsia" w:hAnsi="Calibri" w:cstheme="majorBidi"/>
                  <w:b/>
                  <w:bCs/>
                  <w:color w:val="4F81BD" w:themeColor="accent1"/>
                </w:rPr>
                <w:delText>Description</w:delText>
              </w:r>
            </w:del>
          </w:p>
        </w:tc>
        <w:tc>
          <w:tcPr>
            <w:tcW w:w="1260" w:type="dxa"/>
          </w:tcPr>
          <w:p w14:paraId="305BB490" w14:textId="3D624350" w:rsidR="006534FD" w:rsidRPr="00064254" w:rsidDel="00B66B01" w:rsidRDefault="006534FD" w:rsidP="002536AA">
            <w:pPr>
              <w:pStyle w:val="Bullet-Normal"/>
              <w:rPr>
                <w:del w:id="7527" w:author="Fnu, Sonam" w:date="2019-11-27T19:23:00Z"/>
                <w:rFonts w:ascii="Calibri" w:hAnsi="Calibri"/>
              </w:rPr>
            </w:pPr>
            <w:del w:id="7528" w:author="Fnu, Sonam" w:date="2019-11-27T19:23:00Z">
              <w:r w:rsidRPr="00064254" w:rsidDel="00B66B01">
                <w:rPr>
                  <w:rFonts w:ascii="Calibri" w:eastAsiaTheme="majorEastAsia" w:hAnsi="Calibri" w:cstheme="majorBidi"/>
                  <w:b/>
                  <w:bCs/>
                  <w:color w:val="4F81BD" w:themeColor="accent1"/>
                </w:rPr>
                <w:delText>Required</w:delText>
              </w:r>
            </w:del>
          </w:p>
        </w:tc>
        <w:tc>
          <w:tcPr>
            <w:tcW w:w="1536" w:type="dxa"/>
          </w:tcPr>
          <w:p w14:paraId="492AB8C0" w14:textId="14469ED6" w:rsidR="006534FD" w:rsidRPr="00064254" w:rsidDel="00B66B01" w:rsidRDefault="006534FD" w:rsidP="002536AA">
            <w:pPr>
              <w:pStyle w:val="Bullet-Normal"/>
              <w:rPr>
                <w:del w:id="7529" w:author="Fnu, Sonam" w:date="2019-11-27T19:23:00Z"/>
                <w:rFonts w:ascii="Calibri" w:hAnsi="Calibri"/>
              </w:rPr>
            </w:pPr>
            <w:del w:id="7530" w:author="Fnu, Sonam" w:date="2019-11-27T19:23:00Z">
              <w:r w:rsidRPr="00064254" w:rsidDel="00B66B01">
                <w:rPr>
                  <w:rFonts w:ascii="Calibri" w:eastAsiaTheme="majorEastAsia" w:hAnsi="Calibri" w:cstheme="majorBidi"/>
                  <w:b/>
                  <w:bCs/>
                  <w:color w:val="4F81BD" w:themeColor="accent1"/>
                </w:rPr>
                <w:delText xml:space="preserve">No of occurrence </w:delText>
              </w:r>
            </w:del>
          </w:p>
        </w:tc>
      </w:tr>
      <w:tr w:rsidR="006534FD" w:rsidRPr="00012DAF" w:rsidDel="00B66B01" w14:paraId="0157C6E1" w14:textId="2B9A5A09" w:rsidTr="002536AA">
        <w:trPr>
          <w:trHeight w:val="265"/>
          <w:del w:id="7531" w:author="Fnu, Sonam" w:date="2019-11-27T19:23:00Z"/>
        </w:trPr>
        <w:tc>
          <w:tcPr>
            <w:tcW w:w="1697" w:type="dxa"/>
          </w:tcPr>
          <w:p w14:paraId="6C751F8F" w14:textId="0F53654B" w:rsidR="006534FD" w:rsidRPr="00064254" w:rsidDel="00B66B01" w:rsidRDefault="006534FD" w:rsidP="002536AA">
            <w:pPr>
              <w:pStyle w:val="Bullet-Normal"/>
              <w:rPr>
                <w:del w:id="7532" w:author="Fnu, Sonam" w:date="2019-11-27T19:23:00Z"/>
                <w:rFonts w:ascii="Calibri" w:hAnsi="Calibri"/>
              </w:rPr>
            </w:pPr>
            <w:del w:id="7533" w:author="Fnu, Sonam" w:date="2019-11-27T19:23:00Z">
              <w:r w:rsidRPr="00064254" w:rsidDel="00B66B01">
                <w:rPr>
                  <w:rFonts w:ascii="Calibri" w:hAnsi="Calibri"/>
                </w:rPr>
                <w:delText>SMS USER</w:delText>
              </w:r>
            </w:del>
          </w:p>
        </w:tc>
        <w:tc>
          <w:tcPr>
            <w:tcW w:w="1696" w:type="dxa"/>
          </w:tcPr>
          <w:p w14:paraId="6448999F" w14:textId="76635DEB" w:rsidR="006534FD" w:rsidRPr="00064254" w:rsidDel="00B66B01" w:rsidRDefault="006534FD" w:rsidP="002536AA">
            <w:pPr>
              <w:pStyle w:val="Bullet-Normal"/>
              <w:rPr>
                <w:del w:id="7534" w:author="Fnu, Sonam" w:date="2019-11-27T19:23:00Z"/>
                <w:rFonts w:ascii="Calibri" w:hAnsi="Calibri"/>
              </w:rPr>
            </w:pPr>
            <w:del w:id="7535" w:author="Fnu, Sonam" w:date="2019-11-27T19:23:00Z">
              <w:r w:rsidRPr="00064254" w:rsidDel="00B66B01">
                <w:rPr>
                  <w:rFonts w:ascii="Calibri" w:hAnsi="Calibri"/>
                </w:rPr>
                <w:delText>String</w:delText>
              </w:r>
            </w:del>
          </w:p>
        </w:tc>
        <w:tc>
          <w:tcPr>
            <w:tcW w:w="2295" w:type="dxa"/>
          </w:tcPr>
          <w:p w14:paraId="503A5F86" w14:textId="7B8F7CD9" w:rsidR="006534FD" w:rsidRPr="00064254" w:rsidDel="00B66B01" w:rsidRDefault="006534FD" w:rsidP="002536AA">
            <w:pPr>
              <w:pStyle w:val="Bullet-Normal"/>
              <w:rPr>
                <w:del w:id="7536" w:author="Fnu, Sonam" w:date="2019-11-27T19:23:00Z"/>
                <w:rFonts w:ascii="Calibri" w:hAnsi="Calibri"/>
              </w:rPr>
            </w:pPr>
            <w:del w:id="7537" w:author="Fnu, Sonam" w:date="2019-11-27T19:23:00Z">
              <w:r w:rsidRPr="00064254" w:rsidDel="00B66B01">
                <w:rPr>
                  <w:rFonts w:ascii="Calibri" w:hAnsi="Calibri"/>
                </w:rPr>
                <w:delText>SMS Contact Authentication user</w:delText>
              </w:r>
            </w:del>
          </w:p>
        </w:tc>
        <w:tc>
          <w:tcPr>
            <w:tcW w:w="1260" w:type="dxa"/>
          </w:tcPr>
          <w:p w14:paraId="6A6F6DB2" w14:textId="32533A66" w:rsidR="006534FD" w:rsidRPr="00064254" w:rsidDel="00B66B01" w:rsidRDefault="006534FD" w:rsidP="002536AA">
            <w:pPr>
              <w:pStyle w:val="Bullet-Normal"/>
              <w:rPr>
                <w:del w:id="7538" w:author="Fnu, Sonam" w:date="2019-11-27T19:23:00Z"/>
                <w:rFonts w:ascii="Calibri" w:hAnsi="Calibri"/>
              </w:rPr>
            </w:pPr>
            <w:del w:id="7539" w:author="Fnu, Sonam" w:date="2019-11-27T19:23:00Z">
              <w:r w:rsidRPr="00064254" w:rsidDel="00B66B01">
                <w:rPr>
                  <w:rFonts w:ascii="Calibri" w:hAnsi="Calibri"/>
                </w:rPr>
                <w:delText xml:space="preserve">No </w:delText>
              </w:r>
            </w:del>
          </w:p>
        </w:tc>
        <w:tc>
          <w:tcPr>
            <w:tcW w:w="1536" w:type="dxa"/>
          </w:tcPr>
          <w:p w14:paraId="4FD03395" w14:textId="5CC924EC" w:rsidR="006534FD" w:rsidRPr="00064254" w:rsidDel="00B66B01" w:rsidRDefault="006534FD" w:rsidP="002536AA">
            <w:pPr>
              <w:pStyle w:val="Bullet-Normal"/>
              <w:rPr>
                <w:del w:id="7540" w:author="Fnu, Sonam" w:date="2019-11-27T19:23:00Z"/>
                <w:rFonts w:ascii="Calibri" w:hAnsi="Calibri"/>
              </w:rPr>
            </w:pPr>
            <w:del w:id="7541" w:author="Fnu, Sonam" w:date="2019-11-27T19:23:00Z">
              <w:r w:rsidRPr="00064254" w:rsidDel="00B66B01">
                <w:rPr>
                  <w:rFonts w:ascii="Calibri" w:hAnsi="Calibri"/>
                </w:rPr>
                <w:delText xml:space="preserve">0 or 1 </w:delText>
              </w:r>
            </w:del>
          </w:p>
        </w:tc>
      </w:tr>
      <w:tr w:rsidR="006534FD" w:rsidRPr="00012DAF" w:rsidDel="00B66B01" w14:paraId="7D504F56" w14:textId="469D8B27" w:rsidTr="002536AA">
        <w:trPr>
          <w:trHeight w:val="265"/>
          <w:del w:id="7542" w:author="Fnu, Sonam" w:date="2019-11-27T19:23:00Z"/>
        </w:trPr>
        <w:tc>
          <w:tcPr>
            <w:tcW w:w="1697" w:type="dxa"/>
          </w:tcPr>
          <w:p w14:paraId="1F7560DC" w14:textId="60883F30" w:rsidR="006534FD" w:rsidRPr="00064254" w:rsidDel="00B66B01" w:rsidRDefault="006534FD" w:rsidP="002536AA">
            <w:pPr>
              <w:pStyle w:val="Bullet-Normal"/>
              <w:rPr>
                <w:del w:id="7543" w:author="Fnu, Sonam" w:date="2019-11-27T19:23:00Z"/>
                <w:rFonts w:ascii="Calibri" w:hAnsi="Calibri"/>
              </w:rPr>
            </w:pPr>
            <w:del w:id="7544" w:author="Fnu, Sonam" w:date="2019-11-27T19:23:00Z">
              <w:r w:rsidRPr="00064254" w:rsidDel="00B66B01">
                <w:rPr>
                  <w:rFonts w:ascii="Calibri" w:hAnsi="Calibri"/>
                </w:rPr>
                <w:delText>SMS Password</w:delText>
              </w:r>
            </w:del>
          </w:p>
        </w:tc>
        <w:tc>
          <w:tcPr>
            <w:tcW w:w="1696" w:type="dxa"/>
          </w:tcPr>
          <w:p w14:paraId="75119776" w14:textId="50D684ED" w:rsidR="006534FD" w:rsidRPr="00064254" w:rsidDel="00B66B01" w:rsidRDefault="006534FD" w:rsidP="002536AA">
            <w:pPr>
              <w:pStyle w:val="Bullet-Normal"/>
              <w:rPr>
                <w:del w:id="7545" w:author="Fnu, Sonam" w:date="2019-11-27T19:23:00Z"/>
                <w:rFonts w:ascii="Calibri" w:hAnsi="Calibri"/>
              </w:rPr>
            </w:pPr>
            <w:del w:id="7546" w:author="Fnu, Sonam" w:date="2019-11-27T19:23:00Z">
              <w:r w:rsidRPr="00064254" w:rsidDel="00B66B01">
                <w:rPr>
                  <w:rFonts w:ascii="Calibri" w:hAnsi="Calibri"/>
                </w:rPr>
                <w:delText>String</w:delText>
              </w:r>
            </w:del>
          </w:p>
        </w:tc>
        <w:tc>
          <w:tcPr>
            <w:tcW w:w="2295" w:type="dxa"/>
          </w:tcPr>
          <w:p w14:paraId="3EEC7068" w14:textId="7D4FB768" w:rsidR="006534FD" w:rsidRPr="00064254" w:rsidDel="00B66B01" w:rsidRDefault="006534FD" w:rsidP="002536AA">
            <w:pPr>
              <w:pStyle w:val="Bullet-Normal"/>
              <w:rPr>
                <w:del w:id="7547" w:author="Fnu, Sonam" w:date="2019-11-27T19:23:00Z"/>
                <w:rFonts w:ascii="Calibri" w:hAnsi="Calibri"/>
              </w:rPr>
            </w:pPr>
            <w:del w:id="7548" w:author="Fnu, Sonam" w:date="2019-11-27T19:23:00Z">
              <w:r w:rsidRPr="00064254" w:rsidDel="00B66B01">
                <w:rPr>
                  <w:rFonts w:ascii="Calibri" w:hAnsi="Calibri"/>
                </w:rPr>
                <w:delText>SMS Authentication password</w:delText>
              </w:r>
            </w:del>
          </w:p>
        </w:tc>
        <w:tc>
          <w:tcPr>
            <w:tcW w:w="1260" w:type="dxa"/>
          </w:tcPr>
          <w:p w14:paraId="0FA1229F" w14:textId="763C1B9F" w:rsidR="006534FD" w:rsidRPr="00064254" w:rsidDel="00B66B01" w:rsidRDefault="006534FD" w:rsidP="002536AA">
            <w:pPr>
              <w:pStyle w:val="Bullet-Normal"/>
              <w:rPr>
                <w:del w:id="7549" w:author="Fnu, Sonam" w:date="2019-11-27T19:23:00Z"/>
                <w:rFonts w:ascii="Calibri" w:hAnsi="Calibri"/>
              </w:rPr>
            </w:pPr>
          </w:p>
        </w:tc>
        <w:tc>
          <w:tcPr>
            <w:tcW w:w="1536" w:type="dxa"/>
          </w:tcPr>
          <w:p w14:paraId="33B9E343" w14:textId="7AFC92ED" w:rsidR="006534FD" w:rsidRPr="00064254" w:rsidDel="00B66B01" w:rsidRDefault="006534FD" w:rsidP="002536AA">
            <w:pPr>
              <w:pStyle w:val="Bullet-Normal"/>
              <w:rPr>
                <w:del w:id="7550" w:author="Fnu, Sonam" w:date="2019-11-27T19:23:00Z"/>
                <w:rFonts w:ascii="Calibri" w:hAnsi="Calibri"/>
              </w:rPr>
            </w:pPr>
          </w:p>
        </w:tc>
      </w:tr>
      <w:tr w:rsidR="006534FD" w:rsidRPr="00012DAF" w:rsidDel="00B66B01" w14:paraId="1F658B44" w14:textId="67E9C1F9" w:rsidTr="002536AA">
        <w:trPr>
          <w:trHeight w:val="265"/>
          <w:del w:id="7551" w:author="Fnu, Sonam" w:date="2019-11-27T19:23:00Z"/>
        </w:trPr>
        <w:tc>
          <w:tcPr>
            <w:tcW w:w="1697" w:type="dxa"/>
          </w:tcPr>
          <w:p w14:paraId="0D0099D2" w14:textId="2E80A0CC" w:rsidR="006534FD" w:rsidRPr="00064254" w:rsidDel="00B66B01" w:rsidRDefault="006534FD" w:rsidP="002536AA">
            <w:pPr>
              <w:pStyle w:val="Bullet-Normal"/>
              <w:rPr>
                <w:del w:id="7552" w:author="Fnu, Sonam" w:date="2019-11-27T19:23:00Z"/>
                <w:rFonts w:ascii="Calibri" w:hAnsi="Calibri"/>
              </w:rPr>
            </w:pPr>
            <w:del w:id="7553" w:author="Fnu, Sonam" w:date="2019-11-27T19:23:00Z">
              <w:r w:rsidRPr="00064254" w:rsidDel="00B66B01">
                <w:rPr>
                  <w:rFonts w:ascii="Calibri" w:hAnsi="Calibri"/>
                </w:rPr>
                <w:delText>Service ID</w:delText>
              </w:r>
            </w:del>
          </w:p>
        </w:tc>
        <w:tc>
          <w:tcPr>
            <w:tcW w:w="1696" w:type="dxa"/>
          </w:tcPr>
          <w:p w14:paraId="6B19BF44" w14:textId="403F7144" w:rsidR="006534FD" w:rsidRPr="00064254" w:rsidDel="00B66B01" w:rsidRDefault="006534FD" w:rsidP="002536AA">
            <w:pPr>
              <w:pStyle w:val="Bullet-Normal"/>
              <w:rPr>
                <w:del w:id="7554" w:author="Fnu, Sonam" w:date="2019-11-27T19:23:00Z"/>
                <w:rFonts w:ascii="Calibri" w:hAnsi="Calibri"/>
              </w:rPr>
            </w:pPr>
            <w:del w:id="7555" w:author="Fnu, Sonam" w:date="2019-11-27T19:23:00Z">
              <w:r w:rsidRPr="00064254" w:rsidDel="00B66B01">
                <w:rPr>
                  <w:rFonts w:ascii="Calibri" w:hAnsi="Calibri"/>
                </w:rPr>
                <w:delText>String</w:delText>
              </w:r>
            </w:del>
          </w:p>
        </w:tc>
        <w:tc>
          <w:tcPr>
            <w:tcW w:w="2295" w:type="dxa"/>
          </w:tcPr>
          <w:p w14:paraId="55CB7376" w14:textId="75D43A2E" w:rsidR="006534FD" w:rsidRPr="00064254" w:rsidDel="00B66B01" w:rsidRDefault="006534FD" w:rsidP="002536AA">
            <w:pPr>
              <w:pStyle w:val="Bullet-Normal"/>
              <w:rPr>
                <w:del w:id="7556" w:author="Fnu, Sonam" w:date="2019-11-27T19:23:00Z"/>
                <w:rFonts w:ascii="Calibri" w:hAnsi="Calibri"/>
              </w:rPr>
            </w:pPr>
            <w:del w:id="7557" w:author="Fnu, Sonam" w:date="2019-11-27T19:23:00Z">
              <w:r w:rsidRPr="00064254" w:rsidDel="00B66B01">
                <w:rPr>
                  <w:rFonts w:ascii="Calibri" w:hAnsi="Calibri"/>
                </w:rPr>
                <w:delText xml:space="preserve">Service to get its notifications generated customers with ‘Allow inquire’ flag true </w:delText>
              </w:r>
            </w:del>
          </w:p>
        </w:tc>
        <w:tc>
          <w:tcPr>
            <w:tcW w:w="1260" w:type="dxa"/>
          </w:tcPr>
          <w:p w14:paraId="79195519" w14:textId="69C8FE1B" w:rsidR="006534FD" w:rsidRPr="00064254" w:rsidDel="00B66B01" w:rsidRDefault="006534FD" w:rsidP="002536AA">
            <w:pPr>
              <w:pStyle w:val="Bullet-Normal"/>
              <w:rPr>
                <w:del w:id="7558" w:author="Fnu, Sonam" w:date="2019-11-27T19:23:00Z"/>
                <w:rFonts w:ascii="Calibri" w:hAnsi="Calibri"/>
              </w:rPr>
            </w:pPr>
          </w:p>
        </w:tc>
        <w:tc>
          <w:tcPr>
            <w:tcW w:w="1536" w:type="dxa"/>
          </w:tcPr>
          <w:p w14:paraId="5BE29B1D" w14:textId="5EC93456" w:rsidR="006534FD" w:rsidRPr="00064254" w:rsidDel="00B66B01" w:rsidRDefault="006534FD" w:rsidP="002536AA">
            <w:pPr>
              <w:pStyle w:val="Bullet-Normal"/>
              <w:rPr>
                <w:del w:id="7559" w:author="Fnu, Sonam" w:date="2019-11-27T19:23:00Z"/>
                <w:rFonts w:ascii="Calibri" w:hAnsi="Calibri"/>
              </w:rPr>
            </w:pPr>
          </w:p>
        </w:tc>
      </w:tr>
      <w:tr w:rsidR="006534FD" w:rsidRPr="00012DAF" w:rsidDel="00B66B01" w14:paraId="636DBF02" w14:textId="2683C484" w:rsidTr="002536AA">
        <w:trPr>
          <w:trHeight w:val="265"/>
          <w:del w:id="7560" w:author="Fnu, Sonam" w:date="2019-11-27T19:23:00Z"/>
        </w:trPr>
        <w:tc>
          <w:tcPr>
            <w:tcW w:w="1697" w:type="dxa"/>
          </w:tcPr>
          <w:p w14:paraId="159C807B" w14:textId="1A9B1D5E" w:rsidR="006534FD" w:rsidRPr="00064254" w:rsidDel="00B66B01" w:rsidRDefault="006534FD" w:rsidP="002536AA">
            <w:pPr>
              <w:pStyle w:val="Bullet-Normal"/>
              <w:rPr>
                <w:del w:id="7561" w:author="Fnu, Sonam" w:date="2019-11-27T19:23:00Z"/>
                <w:rFonts w:ascii="Calibri" w:hAnsi="Calibri"/>
              </w:rPr>
            </w:pPr>
            <w:del w:id="7562" w:author="Fnu, Sonam" w:date="2019-11-27T19:23:00Z">
              <w:r w:rsidRPr="00064254" w:rsidDel="00B66B01">
                <w:rPr>
                  <w:rFonts w:ascii="Calibri" w:hAnsi="Calibri"/>
                </w:rPr>
                <w:delText>From</w:delText>
              </w:r>
            </w:del>
          </w:p>
        </w:tc>
        <w:tc>
          <w:tcPr>
            <w:tcW w:w="1696" w:type="dxa"/>
          </w:tcPr>
          <w:p w14:paraId="2FF99AD1" w14:textId="78D196D4" w:rsidR="006534FD" w:rsidRPr="00064254" w:rsidDel="00B66B01" w:rsidRDefault="006534FD" w:rsidP="002536AA">
            <w:pPr>
              <w:pStyle w:val="Bullet-Normal"/>
              <w:rPr>
                <w:del w:id="7563" w:author="Fnu, Sonam" w:date="2019-11-27T19:23:00Z"/>
                <w:rFonts w:ascii="Calibri" w:hAnsi="Calibri"/>
              </w:rPr>
            </w:pPr>
            <w:del w:id="7564" w:author="Fnu, Sonam" w:date="2019-11-27T19:23:00Z">
              <w:r w:rsidRPr="00064254" w:rsidDel="00B66B01">
                <w:rPr>
                  <w:rFonts w:ascii="Calibri" w:hAnsi="Calibri"/>
                </w:rPr>
                <w:delText>Date time</w:delText>
              </w:r>
            </w:del>
          </w:p>
        </w:tc>
        <w:tc>
          <w:tcPr>
            <w:tcW w:w="2295" w:type="dxa"/>
          </w:tcPr>
          <w:p w14:paraId="15B51D3E" w14:textId="1834483F" w:rsidR="006534FD" w:rsidRPr="00064254" w:rsidDel="00B66B01" w:rsidRDefault="006534FD" w:rsidP="002536AA">
            <w:pPr>
              <w:pStyle w:val="Bullet-Normal"/>
              <w:rPr>
                <w:del w:id="7565" w:author="Fnu, Sonam" w:date="2019-11-27T19:23:00Z"/>
                <w:rFonts w:ascii="Calibri" w:hAnsi="Calibri"/>
              </w:rPr>
            </w:pPr>
            <w:del w:id="7566" w:author="Fnu, Sonam" w:date="2019-11-27T19:23:00Z">
              <w:r w:rsidRPr="00064254" w:rsidDel="00B66B01">
                <w:rPr>
                  <w:rFonts w:ascii="Calibri" w:hAnsi="Calibri"/>
                </w:rPr>
                <w:delText>Inquiry start date time</w:delText>
              </w:r>
            </w:del>
          </w:p>
        </w:tc>
        <w:tc>
          <w:tcPr>
            <w:tcW w:w="1260" w:type="dxa"/>
          </w:tcPr>
          <w:p w14:paraId="602F9AC7" w14:textId="28C445C5" w:rsidR="006534FD" w:rsidRPr="00064254" w:rsidDel="00B66B01" w:rsidRDefault="006534FD" w:rsidP="002536AA">
            <w:pPr>
              <w:pStyle w:val="Bullet-Normal"/>
              <w:rPr>
                <w:del w:id="7567" w:author="Fnu, Sonam" w:date="2019-11-27T19:23:00Z"/>
                <w:rFonts w:ascii="Calibri" w:hAnsi="Calibri"/>
              </w:rPr>
            </w:pPr>
          </w:p>
        </w:tc>
        <w:tc>
          <w:tcPr>
            <w:tcW w:w="1536" w:type="dxa"/>
          </w:tcPr>
          <w:p w14:paraId="1D51BA88" w14:textId="0CB568D7" w:rsidR="006534FD" w:rsidRPr="00064254" w:rsidDel="00B66B01" w:rsidRDefault="006534FD" w:rsidP="002536AA">
            <w:pPr>
              <w:pStyle w:val="Bullet-Normal"/>
              <w:rPr>
                <w:del w:id="7568" w:author="Fnu, Sonam" w:date="2019-11-27T19:23:00Z"/>
                <w:rFonts w:ascii="Calibri" w:hAnsi="Calibri"/>
              </w:rPr>
            </w:pPr>
          </w:p>
        </w:tc>
      </w:tr>
      <w:tr w:rsidR="006534FD" w:rsidRPr="00012DAF" w:rsidDel="00B66B01" w14:paraId="713079D4" w14:textId="6AEAF556" w:rsidTr="002536AA">
        <w:trPr>
          <w:trHeight w:val="265"/>
          <w:del w:id="7569" w:author="Fnu, Sonam" w:date="2019-11-27T19:23:00Z"/>
        </w:trPr>
        <w:tc>
          <w:tcPr>
            <w:tcW w:w="1697" w:type="dxa"/>
          </w:tcPr>
          <w:p w14:paraId="04459422" w14:textId="0E260928" w:rsidR="006534FD" w:rsidRPr="00064254" w:rsidDel="00B66B01" w:rsidRDefault="006534FD" w:rsidP="002536AA">
            <w:pPr>
              <w:pStyle w:val="Bullet-Normal"/>
              <w:rPr>
                <w:del w:id="7570" w:author="Fnu, Sonam" w:date="2019-11-27T19:23:00Z"/>
                <w:rFonts w:ascii="Calibri" w:hAnsi="Calibri"/>
              </w:rPr>
            </w:pPr>
            <w:del w:id="7571" w:author="Fnu, Sonam" w:date="2019-11-27T19:23:00Z">
              <w:r w:rsidRPr="00064254" w:rsidDel="00B66B01">
                <w:rPr>
                  <w:rFonts w:ascii="Calibri" w:hAnsi="Calibri"/>
                </w:rPr>
                <w:delText xml:space="preserve">To </w:delText>
              </w:r>
            </w:del>
          </w:p>
        </w:tc>
        <w:tc>
          <w:tcPr>
            <w:tcW w:w="1696" w:type="dxa"/>
          </w:tcPr>
          <w:p w14:paraId="7C509F1C" w14:textId="1E38FFBD" w:rsidR="006534FD" w:rsidRPr="00064254" w:rsidDel="00B66B01" w:rsidRDefault="006534FD" w:rsidP="002536AA">
            <w:pPr>
              <w:pStyle w:val="Bullet-Normal"/>
              <w:rPr>
                <w:del w:id="7572" w:author="Fnu, Sonam" w:date="2019-11-27T19:23:00Z"/>
                <w:rFonts w:ascii="Calibri" w:hAnsi="Calibri"/>
              </w:rPr>
            </w:pPr>
            <w:del w:id="7573" w:author="Fnu, Sonam" w:date="2019-11-27T19:23:00Z">
              <w:r w:rsidRPr="00064254" w:rsidDel="00B66B01">
                <w:rPr>
                  <w:rFonts w:ascii="Calibri" w:hAnsi="Calibri"/>
                </w:rPr>
                <w:delText>Date Time</w:delText>
              </w:r>
            </w:del>
          </w:p>
        </w:tc>
        <w:tc>
          <w:tcPr>
            <w:tcW w:w="2295" w:type="dxa"/>
          </w:tcPr>
          <w:p w14:paraId="3BF4EF4E" w14:textId="127F8C41" w:rsidR="006534FD" w:rsidRPr="00064254" w:rsidDel="00B66B01" w:rsidRDefault="006534FD" w:rsidP="002536AA">
            <w:pPr>
              <w:pStyle w:val="Bullet-Normal"/>
              <w:rPr>
                <w:del w:id="7574" w:author="Fnu, Sonam" w:date="2019-11-27T19:23:00Z"/>
                <w:rFonts w:ascii="Calibri" w:hAnsi="Calibri"/>
              </w:rPr>
            </w:pPr>
            <w:del w:id="7575" w:author="Fnu, Sonam" w:date="2019-11-27T19:23:00Z">
              <w:r w:rsidRPr="00064254" w:rsidDel="00B66B01">
                <w:rPr>
                  <w:rFonts w:ascii="Calibri" w:hAnsi="Calibri"/>
                </w:rPr>
                <w:delText>Inquiry End date time</w:delText>
              </w:r>
            </w:del>
          </w:p>
        </w:tc>
        <w:tc>
          <w:tcPr>
            <w:tcW w:w="1260" w:type="dxa"/>
          </w:tcPr>
          <w:p w14:paraId="3E8D602C" w14:textId="42344B71" w:rsidR="006534FD" w:rsidRPr="00064254" w:rsidDel="00B66B01" w:rsidRDefault="006534FD" w:rsidP="002536AA">
            <w:pPr>
              <w:pStyle w:val="Bullet-Normal"/>
              <w:rPr>
                <w:del w:id="7576" w:author="Fnu, Sonam" w:date="2019-11-27T19:23:00Z"/>
                <w:rFonts w:ascii="Calibri" w:hAnsi="Calibri"/>
              </w:rPr>
            </w:pPr>
          </w:p>
        </w:tc>
        <w:tc>
          <w:tcPr>
            <w:tcW w:w="1536" w:type="dxa"/>
          </w:tcPr>
          <w:p w14:paraId="50AF53D9" w14:textId="6B3EFFDF" w:rsidR="006534FD" w:rsidRPr="00064254" w:rsidDel="00B66B01" w:rsidRDefault="006534FD" w:rsidP="002536AA">
            <w:pPr>
              <w:pStyle w:val="Bullet-Normal"/>
              <w:rPr>
                <w:del w:id="7577" w:author="Fnu, Sonam" w:date="2019-11-27T19:23:00Z"/>
                <w:rFonts w:ascii="Calibri" w:hAnsi="Calibri"/>
              </w:rPr>
            </w:pPr>
          </w:p>
        </w:tc>
      </w:tr>
    </w:tbl>
    <w:p w14:paraId="6BBEBD96" w14:textId="52D2D0AA" w:rsidR="006534FD" w:rsidRPr="00064254" w:rsidDel="00B66B01" w:rsidRDefault="006534FD" w:rsidP="006534FD">
      <w:pPr>
        <w:pStyle w:val="Bullet-Normal"/>
        <w:ind w:left="1764"/>
        <w:rPr>
          <w:del w:id="7578" w:author="Fnu, Sonam" w:date="2019-11-27T19:23:00Z"/>
          <w:rFonts w:ascii="Calibri" w:hAnsi="Calibri"/>
        </w:rPr>
      </w:pPr>
    </w:p>
    <w:p w14:paraId="0F7C2233" w14:textId="7C9BDD4D" w:rsidR="006534FD" w:rsidRPr="00064254" w:rsidDel="00B66B01" w:rsidRDefault="006534FD" w:rsidP="006534FD">
      <w:pPr>
        <w:pStyle w:val="Bullet-Normal"/>
        <w:ind w:left="1764"/>
        <w:rPr>
          <w:del w:id="7579" w:author="Fnu, Sonam" w:date="2019-11-27T19:23:00Z"/>
          <w:rFonts w:ascii="Calibri" w:hAnsi="Calibri"/>
        </w:rPr>
      </w:pPr>
    </w:p>
    <w:p w14:paraId="2838B800" w14:textId="604E7656" w:rsidR="006534FD" w:rsidRPr="00064254" w:rsidDel="00B66B01" w:rsidRDefault="006534FD" w:rsidP="006534FD">
      <w:pPr>
        <w:pStyle w:val="Bullet-Normal"/>
        <w:ind w:left="1764"/>
        <w:rPr>
          <w:del w:id="7580" w:author="Fnu, Sonam" w:date="2019-11-27T19:23:00Z"/>
          <w:rFonts w:ascii="Calibri" w:hAnsi="Calibri"/>
          <w:u w:val="single"/>
        </w:rPr>
      </w:pPr>
      <w:del w:id="7581" w:author="Fnu, Sonam" w:date="2019-11-27T19:23:00Z">
        <w:r w:rsidRPr="00064254" w:rsidDel="00B66B01">
          <w:rPr>
            <w:rFonts w:ascii="Calibri" w:hAnsi="Calibri"/>
            <w:u w:val="single"/>
          </w:rPr>
          <w:delText xml:space="preserve">Response </w:delText>
        </w:r>
      </w:del>
    </w:p>
    <w:p w14:paraId="22F797B1" w14:textId="3D1EA44D" w:rsidR="006534FD" w:rsidRPr="00064254" w:rsidDel="00B66B01" w:rsidRDefault="006534FD" w:rsidP="006534FD">
      <w:pPr>
        <w:pStyle w:val="Bullet-Normal"/>
        <w:ind w:left="1764"/>
        <w:rPr>
          <w:del w:id="7582" w:author="Fnu, Sonam" w:date="2019-11-27T19:23:00Z"/>
          <w:rFonts w:ascii="Calibri" w:hAnsi="Calibri"/>
          <w:u w:val="single"/>
        </w:rPr>
      </w:pPr>
    </w:p>
    <w:tbl>
      <w:tblPr>
        <w:tblStyle w:val="TableGrid"/>
        <w:tblW w:w="8749" w:type="dxa"/>
        <w:tblInd w:w="1327" w:type="dxa"/>
        <w:tblLook w:val="04A0" w:firstRow="1" w:lastRow="0" w:firstColumn="1" w:lastColumn="0" w:noHBand="0" w:noVBand="1"/>
      </w:tblPr>
      <w:tblGrid>
        <w:gridCol w:w="1750"/>
        <w:gridCol w:w="1749"/>
        <w:gridCol w:w="1750"/>
        <w:gridCol w:w="1750"/>
        <w:gridCol w:w="1750"/>
      </w:tblGrid>
      <w:tr w:rsidR="006534FD" w:rsidRPr="00012DAF" w:rsidDel="00B66B01" w14:paraId="43EB2056" w14:textId="045B0B4D" w:rsidTr="002536AA">
        <w:trPr>
          <w:trHeight w:val="519"/>
          <w:del w:id="7583" w:author="Fnu, Sonam" w:date="2019-11-27T19:23:00Z"/>
        </w:trPr>
        <w:tc>
          <w:tcPr>
            <w:tcW w:w="1750" w:type="dxa"/>
          </w:tcPr>
          <w:p w14:paraId="0F8323EA" w14:textId="084D2A37" w:rsidR="006534FD" w:rsidRPr="00064254" w:rsidDel="00B66B01" w:rsidRDefault="006534FD" w:rsidP="002536AA">
            <w:pPr>
              <w:pStyle w:val="Bullet-Normal"/>
              <w:rPr>
                <w:del w:id="7584" w:author="Fnu, Sonam" w:date="2019-11-27T19:23:00Z"/>
                <w:rFonts w:ascii="Calibri" w:hAnsi="Calibri"/>
              </w:rPr>
            </w:pPr>
            <w:del w:id="7585" w:author="Fnu, Sonam" w:date="2019-11-27T19:23:00Z">
              <w:r w:rsidRPr="00064254" w:rsidDel="00B66B01">
                <w:rPr>
                  <w:rFonts w:ascii="Calibri" w:eastAsiaTheme="majorEastAsia" w:hAnsi="Calibri" w:cstheme="majorBidi"/>
                  <w:b/>
                  <w:bCs/>
                  <w:color w:val="4F81BD" w:themeColor="accent1"/>
                </w:rPr>
                <w:delText>Parameter Value</w:delText>
              </w:r>
            </w:del>
          </w:p>
        </w:tc>
        <w:tc>
          <w:tcPr>
            <w:tcW w:w="1749" w:type="dxa"/>
          </w:tcPr>
          <w:p w14:paraId="35058DD8" w14:textId="5FA2067A" w:rsidR="006534FD" w:rsidRPr="00064254" w:rsidDel="00B66B01" w:rsidRDefault="006534FD" w:rsidP="002536AA">
            <w:pPr>
              <w:pStyle w:val="Bullet-Normal"/>
              <w:rPr>
                <w:del w:id="7586" w:author="Fnu, Sonam" w:date="2019-11-27T19:23:00Z"/>
                <w:rFonts w:ascii="Calibri" w:hAnsi="Calibri"/>
              </w:rPr>
            </w:pPr>
            <w:del w:id="7587" w:author="Fnu, Sonam" w:date="2019-11-27T19:23:00Z">
              <w:r w:rsidRPr="00064254" w:rsidDel="00B66B01">
                <w:rPr>
                  <w:rFonts w:ascii="Calibri" w:eastAsiaTheme="majorEastAsia" w:hAnsi="Calibri" w:cstheme="majorBidi"/>
                  <w:b/>
                  <w:bCs/>
                  <w:color w:val="4F81BD" w:themeColor="accent1"/>
                </w:rPr>
                <w:delText>Data Type</w:delText>
              </w:r>
            </w:del>
          </w:p>
        </w:tc>
        <w:tc>
          <w:tcPr>
            <w:tcW w:w="1750" w:type="dxa"/>
          </w:tcPr>
          <w:p w14:paraId="311F5609" w14:textId="4554CC92" w:rsidR="006534FD" w:rsidRPr="00064254" w:rsidDel="00B66B01" w:rsidRDefault="006534FD" w:rsidP="002536AA">
            <w:pPr>
              <w:pStyle w:val="Bullet-Normal"/>
              <w:rPr>
                <w:del w:id="7588" w:author="Fnu, Sonam" w:date="2019-11-27T19:23:00Z"/>
                <w:rFonts w:ascii="Calibri" w:hAnsi="Calibri"/>
              </w:rPr>
            </w:pPr>
            <w:del w:id="7589" w:author="Fnu, Sonam" w:date="2019-11-27T19:23:00Z">
              <w:r w:rsidRPr="00064254" w:rsidDel="00B66B01">
                <w:rPr>
                  <w:rFonts w:ascii="Calibri" w:eastAsiaTheme="majorEastAsia" w:hAnsi="Calibri" w:cstheme="majorBidi"/>
                  <w:b/>
                  <w:bCs/>
                  <w:color w:val="4F81BD" w:themeColor="accent1"/>
                </w:rPr>
                <w:delText>Description</w:delText>
              </w:r>
            </w:del>
          </w:p>
        </w:tc>
        <w:tc>
          <w:tcPr>
            <w:tcW w:w="1750" w:type="dxa"/>
          </w:tcPr>
          <w:p w14:paraId="1A346473" w14:textId="5EDFCD28" w:rsidR="006534FD" w:rsidRPr="00064254" w:rsidDel="00B66B01" w:rsidRDefault="006534FD" w:rsidP="002536AA">
            <w:pPr>
              <w:pStyle w:val="Bullet-Normal"/>
              <w:rPr>
                <w:del w:id="7590" w:author="Fnu, Sonam" w:date="2019-11-27T19:23:00Z"/>
                <w:rFonts w:ascii="Calibri" w:hAnsi="Calibri"/>
              </w:rPr>
            </w:pPr>
            <w:del w:id="7591" w:author="Fnu, Sonam" w:date="2019-11-27T19:23:00Z">
              <w:r w:rsidRPr="00064254" w:rsidDel="00B66B01">
                <w:rPr>
                  <w:rFonts w:ascii="Calibri" w:eastAsiaTheme="majorEastAsia" w:hAnsi="Calibri" w:cstheme="majorBidi"/>
                  <w:b/>
                  <w:bCs/>
                  <w:color w:val="4F81BD" w:themeColor="accent1"/>
                </w:rPr>
                <w:delText>Required</w:delText>
              </w:r>
            </w:del>
          </w:p>
        </w:tc>
        <w:tc>
          <w:tcPr>
            <w:tcW w:w="1750" w:type="dxa"/>
          </w:tcPr>
          <w:p w14:paraId="66FE46B3" w14:textId="691FCF27" w:rsidR="006534FD" w:rsidRPr="00064254" w:rsidDel="00B66B01" w:rsidRDefault="006534FD" w:rsidP="002536AA">
            <w:pPr>
              <w:pStyle w:val="Bullet-Normal"/>
              <w:rPr>
                <w:del w:id="7592" w:author="Fnu, Sonam" w:date="2019-11-27T19:23:00Z"/>
                <w:rFonts w:ascii="Calibri" w:hAnsi="Calibri"/>
              </w:rPr>
            </w:pPr>
            <w:del w:id="7593" w:author="Fnu, Sonam" w:date="2019-11-27T19:23:00Z">
              <w:r w:rsidRPr="00064254" w:rsidDel="00B66B01">
                <w:rPr>
                  <w:rFonts w:ascii="Calibri" w:eastAsiaTheme="majorEastAsia" w:hAnsi="Calibri" w:cstheme="majorBidi"/>
                  <w:b/>
                  <w:bCs/>
                  <w:color w:val="4F81BD" w:themeColor="accent1"/>
                </w:rPr>
                <w:delText xml:space="preserve">No of occurrence </w:delText>
              </w:r>
            </w:del>
          </w:p>
        </w:tc>
      </w:tr>
      <w:tr w:rsidR="006534FD" w:rsidRPr="00012DAF" w:rsidDel="00B66B01" w14:paraId="49DDD333" w14:textId="64CC7D96" w:rsidTr="002536AA">
        <w:trPr>
          <w:trHeight w:val="273"/>
          <w:del w:id="7594" w:author="Fnu, Sonam" w:date="2019-11-27T19:23:00Z"/>
        </w:trPr>
        <w:tc>
          <w:tcPr>
            <w:tcW w:w="1750" w:type="dxa"/>
          </w:tcPr>
          <w:p w14:paraId="2E445EE2" w14:textId="61503392" w:rsidR="006534FD" w:rsidRPr="00064254" w:rsidDel="00B66B01" w:rsidRDefault="006534FD" w:rsidP="002536AA">
            <w:pPr>
              <w:pStyle w:val="Bullet-Normal"/>
              <w:rPr>
                <w:del w:id="7595" w:author="Fnu, Sonam" w:date="2019-11-27T19:23:00Z"/>
                <w:rFonts w:ascii="Calibri" w:hAnsi="Calibri"/>
              </w:rPr>
            </w:pPr>
            <w:del w:id="7596" w:author="Fnu, Sonam" w:date="2019-11-27T19:23:00Z">
              <w:r w:rsidRPr="00064254" w:rsidDel="00B66B01">
                <w:rPr>
                  <w:rFonts w:ascii="Calibri" w:hAnsi="Calibri"/>
                </w:rPr>
                <w:delText>Return Code</w:delText>
              </w:r>
            </w:del>
          </w:p>
        </w:tc>
        <w:tc>
          <w:tcPr>
            <w:tcW w:w="1749" w:type="dxa"/>
          </w:tcPr>
          <w:p w14:paraId="0FF8BD33" w14:textId="4CFAF8E3" w:rsidR="006534FD" w:rsidRPr="00064254" w:rsidDel="00B66B01" w:rsidRDefault="006534FD" w:rsidP="002536AA">
            <w:pPr>
              <w:pStyle w:val="Bullet-Normal"/>
              <w:rPr>
                <w:del w:id="7597" w:author="Fnu, Sonam" w:date="2019-11-27T19:23:00Z"/>
                <w:rFonts w:ascii="Calibri" w:hAnsi="Calibri"/>
              </w:rPr>
            </w:pPr>
            <w:del w:id="7598" w:author="Fnu, Sonam" w:date="2019-11-27T19:23:00Z">
              <w:r w:rsidRPr="00064254" w:rsidDel="00B66B01">
                <w:rPr>
                  <w:rFonts w:ascii="Calibri" w:hAnsi="Calibri"/>
                </w:rPr>
                <w:delText>Number</w:delText>
              </w:r>
            </w:del>
          </w:p>
        </w:tc>
        <w:tc>
          <w:tcPr>
            <w:tcW w:w="1750" w:type="dxa"/>
          </w:tcPr>
          <w:p w14:paraId="547F10BD" w14:textId="532AFD0C" w:rsidR="006534FD" w:rsidRPr="00064254" w:rsidDel="00B66B01" w:rsidRDefault="006534FD" w:rsidP="002536AA">
            <w:pPr>
              <w:pStyle w:val="Bullet-Normal"/>
              <w:rPr>
                <w:del w:id="7599" w:author="Fnu, Sonam" w:date="2019-11-27T19:23:00Z"/>
                <w:rFonts w:ascii="Calibri" w:hAnsi="Calibri"/>
              </w:rPr>
            </w:pPr>
          </w:p>
        </w:tc>
        <w:tc>
          <w:tcPr>
            <w:tcW w:w="1750" w:type="dxa"/>
          </w:tcPr>
          <w:p w14:paraId="29B1F9E1" w14:textId="695AC046" w:rsidR="006534FD" w:rsidRPr="00064254" w:rsidDel="00B66B01" w:rsidRDefault="006534FD" w:rsidP="002536AA">
            <w:pPr>
              <w:pStyle w:val="Bullet-Normal"/>
              <w:rPr>
                <w:del w:id="7600" w:author="Fnu, Sonam" w:date="2019-11-27T19:23:00Z"/>
                <w:rFonts w:ascii="Calibri" w:hAnsi="Calibri"/>
              </w:rPr>
            </w:pPr>
            <w:del w:id="7601" w:author="Fnu, Sonam" w:date="2019-11-27T19:23:00Z">
              <w:r w:rsidRPr="00064254" w:rsidDel="00B66B01">
                <w:rPr>
                  <w:rFonts w:ascii="Calibri" w:hAnsi="Calibri"/>
                </w:rPr>
                <w:delText>Yes</w:delText>
              </w:r>
            </w:del>
          </w:p>
        </w:tc>
        <w:tc>
          <w:tcPr>
            <w:tcW w:w="1750" w:type="dxa"/>
          </w:tcPr>
          <w:p w14:paraId="2BCBF0B3" w14:textId="598F2D5F" w:rsidR="006534FD" w:rsidRPr="00064254" w:rsidDel="00B66B01" w:rsidRDefault="006534FD" w:rsidP="002536AA">
            <w:pPr>
              <w:pStyle w:val="Bullet-Normal"/>
              <w:rPr>
                <w:del w:id="7602" w:author="Fnu, Sonam" w:date="2019-11-27T19:23:00Z"/>
                <w:rFonts w:ascii="Calibri" w:hAnsi="Calibri"/>
              </w:rPr>
            </w:pPr>
          </w:p>
        </w:tc>
      </w:tr>
      <w:tr w:rsidR="006534FD" w:rsidRPr="00012DAF" w:rsidDel="00B66B01" w14:paraId="47D32600" w14:textId="422EBD78" w:rsidTr="002536AA">
        <w:trPr>
          <w:trHeight w:val="273"/>
          <w:del w:id="7603" w:author="Fnu, Sonam" w:date="2019-11-27T19:23:00Z"/>
        </w:trPr>
        <w:tc>
          <w:tcPr>
            <w:tcW w:w="1750" w:type="dxa"/>
          </w:tcPr>
          <w:p w14:paraId="5DFC3300" w14:textId="16F603C4" w:rsidR="006534FD" w:rsidRPr="00064254" w:rsidDel="00B66B01" w:rsidRDefault="006534FD" w:rsidP="002536AA">
            <w:pPr>
              <w:pStyle w:val="Bullet-Normal"/>
              <w:rPr>
                <w:del w:id="7604" w:author="Fnu, Sonam" w:date="2019-11-27T19:23:00Z"/>
                <w:rFonts w:ascii="Calibri" w:hAnsi="Calibri"/>
              </w:rPr>
            </w:pPr>
            <w:del w:id="7605" w:author="Fnu, Sonam" w:date="2019-11-27T19:23:00Z">
              <w:r w:rsidRPr="00064254" w:rsidDel="00B66B01">
                <w:rPr>
                  <w:rFonts w:ascii="Calibri" w:hAnsi="Calibri"/>
                </w:rPr>
                <w:delText>Return Description</w:delText>
              </w:r>
            </w:del>
          </w:p>
        </w:tc>
        <w:tc>
          <w:tcPr>
            <w:tcW w:w="1749" w:type="dxa"/>
          </w:tcPr>
          <w:p w14:paraId="2F3D8149" w14:textId="1FA84549" w:rsidR="006534FD" w:rsidRPr="00064254" w:rsidDel="00B66B01" w:rsidRDefault="006534FD" w:rsidP="002536AA">
            <w:pPr>
              <w:pStyle w:val="Bullet-Normal"/>
              <w:rPr>
                <w:del w:id="7606" w:author="Fnu, Sonam" w:date="2019-11-27T19:23:00Z"/>
                <w:rFonts w:ascii="Calibri" w:hAnsi="Calibri"/>
              </w:rPr>
            </w:pPr>
            <w:del w:id="7607" w:author="Fnu, Sonam" w:date="2019-11-27T19:23:00Z">
              <w:r w:rsidRPr="00064254" w:rsidDel="00B66B01">
                <w:rPr>
                  <w:rFonts w:ascii="Calibri" w:hAnsi="Calibri"/>
                </w:rPr>
                <w:delText>String</w:delText>
              </w:r>
            </w:del>
          </w:p>
        </w:tc>
        <w:tc>
          <w:tcPr>
            <w:tcW w:w="1750" w:type="dxa"/>
          </w:tcPr>
          <w:p w14:paraId="659591C7" w14:textId="1576CBA0" w:rsidR="006534FD" w:rsidRPr="00064254" w:rsidDel="00B66B01" w:rsidRDefault="006534FD" w:rsidP="002536AA">
            <w:pPr>
              <w:pStyle w:val="Bullet-Normal"/>
              <w:rPr>
                <w:del w:id="7608" w:author="Fnu, Sonam" w:date="2019-11-27T19:23:00Z"/>
                <w:rFonts w:ascii="Calibri" w:hAnsi="Calibri"/>
              </w:rPr>
            </w:pPr>
          </w:p>
        </w:tc>
        <w:tc>
          <w:tcPr>
            <w:tcW w:w="1750" w:type="dxa"/>
          </w:tcPr>
          <w:p w14:paraId="36066B57" w14:textId="6FFAD711" w:rsidR="006534FD" w:rsidRPr="00064254" w:rsidDel="00B66B01" w:rsidRDefault="006534FD" w:rsidP="002536AA">
            <w:pPr>
              <w:pStyle w:val="Bullet-Normal"/>
              <w:rPr>
                <w:del w:id="7609" w:author="Fnu, Sonam" w:date="2019-11-27T19:23:00Z"/>
                <w:rFonts w:ascii="Calibri" w:hAnsi="Calibri"/>
              </w:rPr>
            </w:pPr>
            <w:del w:id="7610" w:author="Fnu, Sonam" w:date="2019-11-27T19:23:00Z">
              <w:r w:rsidRPr="00064254" w:rsidDel="00B66B01">
                <w:rPr>
                  <w:rFonts w:ascii="Calibri" w:hAnsi="Calibri"/>
                </w:rPr>
                <w:delText>No</w:delText>
              </w:r>
            </w:del>
          </w:p>
        </w:tc>
        <w:tc>
          <w:tcPr>
            <w:tcW w:w="1750" w:type="dxa"/>
          </w:tcPr>
          <w:p w14:paraId="2F50BF99" w14:textId="051999D2" w:rsidR="006534FD" w:rsidRPr="00064254" w:rsidDel="00B66B01" w:rsidRDefault="006534FD" w:rsidP="002536AA">
            <w:pPr>
              <w:pStyle w:val="Bullet-Normal"/>
              <w:rPr>
                <w:del w:id="7611" w:author="Fnu, Sonam" w:date="2019-11-27T19:23:00Z"/>
                <w:rFonts w:ascii="Calibri" w:hAnsi="Calibri"/>
              </w:rPr>
            </w:pPr>
          </w:p>
        </w:tc>
      </w:tr>
      <w:tr w:rsidR="006534FD" w:rsidRPr="00012DAF" w:rsidDel="00B66B01" w14:paraId="0F4FDBE6" w14:textId="08F9573D" w:rsidTr="002536AA">
        <w:trPr>
          <w:trHeight w:val="273"/>
          <w:del w:id="7612" w:author="Fnu, Sonam" w:date="2019-11-27T19:23:00Z"/>
        </w:trPr>
        <w:tc>
          <w:tcPr>
            <w:tcW w:w="1750" w:type="dxa"/>
          </w:tcPr>
          <w:p w14:paraId="0A65AA8A" w14:textId="02FC6794" w:rsidR="006534FD" w:rsidRPr="00064254" w:rsidDel="00B66B01" w:rsidRDefault="006534FD" w:rsidP="002536AA">
            <w:pPr>
              <w:pStyle w:val="Bullet-Normal"/>
              <w:rPr>
                <w:del w:id="7613" w:author="Fnu, Sonam" w:date="2019-11-27T19:23:00Z"/>
                <w:rFonts w:ascii="Calibri" w:hAnsi="Calibri"/>
              </w:rPr>
            </w:pPr>
            <w:del w:id="7614" w:author="Fnu, Sonam" w:date="2019-11-27T19:23:00Z">
              <w:r w:rsidRPr="00064254" w:rsidDel="00B66B01">
                <w:rPr>
                  <w:rFonts w:ascii="Calibri" w:hAnsi="Calibri"/>
                </w:rPr>
                <w:delText>Account Activates</w:delText>
              </w:r>
            </w:del>
          </w:p>
        </w:tc>
        <w:tc>
          <w:tcPr>
            <w:tcW w:w="1749" w:type="dxa"/>
          </w:tcPr>
          <w:p w14:paraId="794C301E" w14:textId="2EE9867B" w:rsidR="006534FD" w:rsidRPr="00064254" w:rsidDel="00B66B01" w:rsidRDefault="006534FD" w:rsidP="002536AA">
            <w:pPr>
              <w:pStyle w:val="Bullet-Normal"/>
              <w:rPr>
                <w:del w:id="7615" w:author="Fnu, Sonam" w:date="2019-11-27T19:23:00Z"/>
                <w:rFonts w:ascii="Calibri" w:hAnsi="Calibri"/>
              </w:rPr>
            </w:pPr>
            <w:del w:id="7616" w:author="Fnu, Sonam" w:date="2019-11-27T19:23:00Z">
              <w:r w:rsidRPr="00064254" w:rsidDel="00B66B01">
                <w:rPr>
                  <w:rFonts w:ascii="Calibri" w:hAnsi="Calibri"/>
                </w:rPr>
                <w:delText>(XSD :Complex)</w:delText>
              </w:r>
            </w:del>
          </w:p>
          <w:p w14:paraId="7ADEF3BE" w14:textId="4FD8F194" w:rsidR="006534FD" w:rsidRPr="00064254" w:rsidDel="00B66B01" w:rsidRDefault="006534FD" w:rsidP="002536AA">
            <w:pPr>
              <w:pStyle w:val="Bullet-Normal"/>
              <w:rPr>
                <w:del w:id="7617" w:author="Fnu, Sonam" w:date="2019-11-27T19:23:00Z"/>
                <w:rFonts w:ascii="Calibri" w:hAnsi="Calibri"/>
              </w:rPr>
            </w:pPr>
          </w:p>
        </w:tc>
        <w:tc>
          <w:tcPr>
            <w:tcW w:w="1750" w:type="dxa"/>
          </w:tcPr>
          <w:p w14:paraId="5639C22C" w14:textId="50B88CE3" w:rsidR="006534FD" w:rsidRPr="00064254" w:rsidDel="00B66B01" w:rsidRDefault="006534FD" w:rsidP="002536AA">
            <w:pPr>
              <w:pStyle w:val="Bullet-Normal"/>
              <w:rPr>
                <w:del w:id="7618" w:author="Fnu, Sonam" w:date="2019-11-27T19:23:00Z"/>
                <w:rFonts w:ascii="Calibri" w:hAnsi="Calibri"/>
              </w:rPr>
            </w:pPr>
          </w:p>
        </w:tc>
        <w:tc>
          <w:tcPr>
            <w:tcW w:w="1750" w:type="dxa"/>
          </w:tcPr>
          <w:p w14:paraId="00DAFF75" w14:textId="5301BD4D" w:rsidR="006534FD" w:rsidRPr="00064254" w:rsidDel="00B66B01" w:rsidRDefault="006534FD" w:rsidP="002536AA">
            <w:pPr>
              <w:pStyle w:val="Bullet-Normal"/>
              <w:rPr>
                <w:del w:id="7619" w:author="Fnu, Sonam" w:date="2019-11-27T19:23:00Z"/>
                <w:rFonts w:ascii="Calibri" w:hAnsi="Calibri"/>
              </w:rPr>
            </w:pPr>
          </w:p>
        </w:tc>
        <w:tc>
          <w:tcPr>
            <w:tcW w:w="1750" w:type="dxa"/>
          </w:tcPr>
          <w:p w14:paraId="6C86ED70" w14:textId="09EDF5BF" w:rsidR="006534FD" w:rsidRPr="00064254" w:rsidDel="00B66B01" w:rsidRDefault="006534FD" w:rsidP="002536AA">
            <w:pPr>
              <w:pStyle w:val="Bullet-Normal"/>
              <w:rPr>
                <w:del w:id="7620" w:author="Fnu, Sonam" w:date="2019-11-27T19:23:00Z"/>
                <w:rFonts w:ascii="Calibri" w:hAnsi="Calibri"/>
              </w:rPr>
            </w:pPr>
            <w:del w:id="7621" w:author="Fnu, Sonam" w:date="2019-11-27T19:23:00Z">
              <w:r w:rsidRPr="00064254" w:rsidDel="00B66B01">
                <w:rPr>
                  <w:rFonts w:ascii="Calibri" w:hAnsi="Calibri"/>
                </w:rPr>
                <w:delText>1..n</w:delText>
              </w:r>
            </w:del>
          </w:p>
        </w:tc>
      </w:tr>
    </w:tbl>
    <w:p w14:paraId="05B3CF77" w14:textId="60947123" w:rsidR="006534FD" w:rsidRPr="00064254" w:rsidDel="00B66B01" w:rsidRDefault="006534FD" w:rsidP="006534FD">
      <w:pPr>
        <w:pStyle w:val="Bullet-Normal"/>
        <w:ind w:left="1764"/>
        <w:rPr>
          <w:del w:id="7622" w:author="Fnu, Sonam" w:date="2019-11-27T19:23:00Z"/>
          <w:rFonts w:ascii="Calibri" w:hAnsi="Calibri"/>
          <w:u w:val="single"/>
        </w:rPr>
      </w:pPr>
    </w:p>
    <w:p w14:paraId="5E2AB197" w14:textId="5C21A00A" w:rsidR="006534FD" w:rsidRPr="00064254" w:rsidDel="00B66B01" w:rsidRDefault="006534FD" w:rsidP="006534FD">
      <w:pPr>
        <w:pStyle w:val="Bullet-Normal"/>
        <w:ind w:left="1764"/>
        <w:rPr>
          <w:del w:id="7623" w:author="Fnu, Sonam" w:date="2019-11-27T19:23:00Z"/>
          <w:rFonts w:ascii="Calibri" w:hAnsi="Calibri"/>
          <w:u w:val="single"/>
        </w:rPr>
      </w:pPr>
      <w:del w:id="7624" w:author="Fnu, Sonam" w:date="2019-11-27T19:23:00Z">
        <w:r w:rsidRPr="00064254" w:rsidDel="00B66B01">
          <w:rPr>
            <w:rFonts w:ascii="Calibri" w:hAnsi="Calibri"/>
            <w:u w:val="single"/>
          </w:rPr>
          <w:delText xml:space="preserve">Account Activities </w:delText>
        </w:r>
      </w:del>
    </w:p>
    <w:tbl>
      <w:tblPr>
        <w:tblStyle w:val="TableGrid"/>
        <w:tblW w:w="8749" w:type="dxa"/>
        <w:tblInd w:w="1327" w:type="dxa"/>
        <w:tblLook w:val="04A0" w:firstRow="1" w:lastRow="0" w:firstColumn="1" w:lastColumn="0" w:noHBand="0" w:noVBand="1"/>
      </w:tblPr>
      <w:tblGrid>
        <w:gridCol w:w="1750"/>
        <w:gridCol w:w="1598"/>
        <w:gridCol w:w="1901"/>
        <w:gridCol w:w="1750"/>
        <w:gridCol w:w="1750"/>
      </w:tblGrid>
      <w:tr w:rsidR="006534FD" w:rsidRPr="00012DAF" w:rsidDel="00B66B01" w14:paraId="6F9A1824" w14:textId="2598C631" w:rsidTr="002536AA">
        <w:trPr>
          <w:trHeight w:val="519"/>
          <w:del w:id="7625" w:author="Fnu, Sonam" w:date="2019-11-27T19:23:00Z"/>
        </w:trPr>
        <w:tc>
          <w:tcPr>
            <w:tcW w:w="1750" w:type="dxa"/>
          </w:tcPr>
          <w:p w14:paraId="26EBD1E3" w14:textId="70C68FC7" w:rsidR="006534FD" w:rsidRPr="00064254" w:rsidDel="00B66B01" w:rsidRDefault="006534FD" w:rsidP="002536AA">
            <w:pPr>
              <w:pStyle w:val="Bullet-Normal"/>
              <w:rPr>
                <w:del w:id="7626" w:author="Fnu, Sonam" w:date="2019-11-27T19:23:00Z"/>
                <w:rFonts w:ascii="Calibri" w:hAnsi="Calibri"/>
              </w:rPr>
            </w:pPr>
            <w:del w:id="7627" w:author="Fnu, Sonam" w:date="2019-11-27T19:23:00Z">
              <w:r w:rsidRPr="00064254" w:rsidDel="00B66B01">
                <w:rPr>
                  <w:rFonts w:ascii="Calibri" w:eastAsiaTheme="majorEastAsia" w:hAnsi="Calibri" w:cstheme="majorBidi"/>
                  <w:b/>
                  <w:bCs/>
                  <w:color w:val="4F81BD" w:themeColor="accent1"/>
                </w:rPr>
                <w:delText>Parameter Value</w:delText>
              </w:r>
            </w:del>
          </w:p>
        </w:tc>
        <w:tc>
          <w:tcPr>
            <w:tcW w:w="1598" w:type="dxa"/>
          </w:tcPr>
          <w:p w14:paraId="3FDFB7BF" w14:textId="24C45F64" w:rsidR="006534FD" w:rsidRPr="00064254" w:rsidDel="00B66B01" w:rsidRDefault="006534FD" w:rsidP="002536AA">
            <w:pPr>
              <w:pStyle w:val="Bullet-Normal"/>
              <w:rPr>
                <w:del w:id="7628" w:author="Fnu, Sonam" w:date="2019-11-27T19:23:00Z"/>
                <w:rFonts w:ascii="Calibri" w:hAnsi="Calibri"/>
              </w:rPr>
            </w:pPr>
            <w:del w:id="7629" w:author="Fnu, Sonam" w:date="2019-11-27T19:23:00Z">
              <w:r w:rsidRPr="00064254" w:rsidDel="00B66B01">
                <w:rPr>
                  <w:rFonts w:ascii="Calibri" w:eastAsiaTheme="majorEastAsia" w:hAnsi="Calibri" w:cstheme="majorBidi"/>
                  <w:b/>
                  <w:bCs/>
                  <w:color w:val="4F81BD" w:themeColor="accent1"/>
                </w:rPr>
                <w:delText>Data Type</w:delText>
              </w:r>
            </w:del>
          </w:p>
        </w:tc>
        <w:tc>
          <w:tcPr>
            <w:tcW w:w="1901" w:type="dxa"/>
          </w:tcPr>
          <w:p w14:paraId="049902C4" w14:textId="4E0686A6" w:rsidR="006534FD" w:rsidRPr="00064254" w:rsidDel="00B66B01" w:rsidRDefault="006534FD" w:rsidP="002536AA">
            <w:pPr>
              <w:pStyle w:val="Bullet-Normal"/>
              <w:rPr>
                <w:del w:id="7630" w:author="Fnu, Sonam" w:date="2019-11-27T19:23:00Z"/>
                <w:rFonts w:ascii="Calibri" w:hAnsi="Calibri"/>
              </w:rPr>
            </w:pPr>
            <w:del w:id="7631" w:author="Fnu, Sonam" w:date="2019-11-27T19:23:00Z">
              <w:r w:rsidRPr="00064254" w:rsidDel="00B66B01">
                <w:rPr>
                  <w:rFonts w:ascii="Calibri" w:eastAsiaTheme="majorEastAsia" w:hAnsi="Calibri" w:cstheme="majorBidi"/>
                  <w:b/>
                  <w:bCs/>
                  <w:color w:val="4F81BD" w:themeColor="accent1"/>
                </w:rPr>
                <w:delText>Description</w:delText>
              </w:r>
            </w:del>
          </w:p>
        </w:tc>
        <w:tc>
          <w:tcPr>
            <w:tcW w:w="1750" w:type="dxa"/>
          </w:tcPr>
          <w:p w14:paraId="7D0BCDA6" w14:textId="1EEECAEF" w:rsidR="006534FD" w:rsidRPr="00064254" w:rsidDel="00B66B01" w:rsidRDefault="006534FD" w:rsidP="002536AA">
            <w:pPr>
              <w:pStyle w:val="Bullet-Normal"/>
              <w:rPr>
                <w:del w:id="7632" w:author="Fnu, Sonam" w:date="2019-11-27T19:23:00Z"/>
                <w:rFonts w:ascii="Calibri" w:hAnsi="Calibri"/>
              </w:rPr>
            </w:pPr>
            <w:del w:id="7633" w:author="Fnu, Sonam" w:date="2019-11-27T19:23:00Z">
              <w:r w:rsidRPr="00064254" w:rsidDel="00B66B01">
                <w:rPr>
                  <w:rFonts w:ascii="Calibri" w:eastAsiaTheme="majorEastAsia" w:hAnsi="Calibri" w:cstheme="majorBidi"/>
                  <w:b/>
                  <w:bCs/>
                  <w:color w:val="4F81BD" w:themeColor="accent1"/>
                </w:rPr>
                <w:delText>Required</w:delText>
              </w:r>
            </w:del>
          </w:p>
        </w:tc>
        <w:tc>
          <w:tcPr>
            <w:tcW w:w="1750" w:type="dxa"/>
          </w:tcPr>
          <w:p w14:paraId="48DD5F34" w14:textId="7EABF311" w:rsidR="006534FD" w:rsidRPr="00064254" w:rsidDel="00B66B01" w:rsidRDefault="006534FD" w:rsidP="002536AA">
            <w:pPr>
              <w:pStyle w:val="Bullet-Normal"/>
              <w:rPr>
                <w:del w:id="7634" w:author="Fnu, Sonam" w:date="2019-11-27T19:23:00Z"/>
                <w:rFonts w:ascii="Calibri" w:hAnsi="Calibri"/>
              </w:rPr>
            </w:pPr>
            <w:del w:id="7635" w:author="Fnu, Sonam" w:date="2019-11-27T19:23:00Z">
              <w:r w:rsidRPr="00064254" w:rsidDel="00B66B01">
                <w:rPr>
                  <w:rFonts w:ascii="Calibri" w:eastAsiaTheme="majorEastAsia" w:hAnsi="Calibri" w:cstheme="majorBidi"/>
                  <w:b/>
                  <w:bCs/>
                  <w:color w:val="4F81BD" w:themeColor="accent1"/>
                </w:rPr>
                <w:delText xml:space="preserve">No of occurrence </w:delText>
              </w:r>
            </w:del>
          </w:p>
        </w:tc>
      </w:tr>
      <w:tr w:rsidR="006534FD" w:rsidRPr="00012DAF" w:rsidDel="00B66B01" w14:paraId="63423BE6" w14:textId="009374C2" w:rsidTr="002536AA">
        <w:trPr>
          <w:trHeight w:val="273"/>
          <w:del w:id="7636" w:author="Fnu, Sonam" w:date="2019-11-27T19:23:00Z"/>
        </w:trPr>
        <w:tc>
          <w:tcPr>
            <w:tcW w:w="1750" w:type="dxa"/>
          </w:tcPr>
          <w:p w14:paraId="059D1D82" w14:textId="78DA3425" w:rsidR="006534FD" w:rsidRPr="00064254" w:rsidDel="00B66B01" w:rsidRDefault="006534FD" w:rsidP="002536AA">
            <w:pPr>
              <w:pStyle w:val="Bullet-Normal"/>
              <w:rPr>
                <w:del w:id="7637" w:author="Fnu, Sonam" w:date="2019-11-27T19:23:00Z"/>
                <w:rFonts w:ascii="Calibri" w:hAnsi="Calibri"/>
              </w:rPr>
            </w:pPr>
            <w:del w:id="7638" w:author="Fnu, Sonam" w:date="2019-11-27T19:23:00Z">
              <w:r w:rsidRPr="00064254" w:rsidDel="00B66B01">
                <w:rPr>
                  <w:rFonts w:ascii="Calibri" w:hAnsi="Calibri"/>
                </w:rPr>
                <w:delText>RIM</w:delText>
              </w:r>
            </w:del>
          </w:p>
        </w:tc>
        <w:tc>
          <w:tcPr>
            <w:tcW w:w="1598" w:type="dxa"/>
          </w:tcPr>
          <w:p w14:paraId="7781C496" w14:textId="7882E6F6" w:rsidR="006534FD" w:rsidRPr="00064254" w:rsidDel="00B66B01" w:rsidRDefault="006534FD" w:rsidP="002536AA">
            <w:pPr>
              <w:pStyle w:val="Bullet-Normal"/>
              <w:rPr>
                <w:del w:id="7639" w:author="Fnu, Sonam" w:date="2019-11-27T19:23:00Z"/>
                <w:rFonts w:ascii="Calibri" w:hAnsi="Calibri"/>
              </w:rPr>
            </w:pPr>
            <w:del w:id="7640" w:author="Fnu, Sonam" w:date="2019-11-27T19:23:00Z">
              <w:r w:rsidRPr="00064254" w:rsidDel="00B66B01">
                <w:rPr>
                  <w:rFonts w:ascii="Calibri" w:hAnsi="Calibri"/>
                </w:rPr>
                <w:delText>Number</w:delText>
              </w:r>
            </w:del>
          </w:p>
        </w:tc>
        <w:tc>
          <w:tcPr>
            <w:tcW w:w="1901" w:type="dxa"/>
          </w:tcPr>
          <w:p w14:paraId="485FAFD1" w14:textId="50E36D4B" w:rsidR="006534FD" w:rsidRPr="00064254" w:rsidDel="00B66B01" w:rsidRDefault="006534FD" w:rsidP="002536AA">
            <w:pPr>
              <w:pStyle w:val="Bullet-Normal"/>
              <w:rPr>
                <w:del w:id="7641" w:author="Fnu, Sonam" w:date="2019-11-27T19:23:00Z"/>
                <w:rFonts w:ascii="Calibri" w:hAnsi="Calibri"/>
              </w:rPr>
            </w:pPr>
          </w:p>
        </w:tc>
        <w:tc>
          <w:tcPr>
            <w:tcW w:w="1750" w:type="dxa"/>
          </w:tcPr>
          <w:p w14:paraId="19E8D28C" w14:textId="43160FBC" w:rsidR="006534FD" w:rsidRPr="00064254" w:rsidDel="00B66B01" w:rsidRDefault="006534FD" w:rsidP="002536AA">
            <w:pPr>
              <w:pStyle w:val="Bullet-Normal"/>
              <w:rPr>
                <w:del w:id="7642" w:author="Fnu, Sonam" w:date="2019-11-27T19:23:00Z"/>
                <w:rFonts w:ascii="Calibri" w:hAnsi="Calibri"/>
              </w:rPr>
            </w:pPr>
            <w:del w:id="7643" w:author="Fnu, Sonam" w:date="2019-11-27T19:23:00Z">
              <w:r w:rsidRPr="00064254" w:rsidDel="00B66B01">
                <w:rPr>
                  <w:rFonts w:ascii="Calibri" w:hAnsi="Calibri"/>
                </w:rPr>
                <w:delText>yes</w:delText>
              </w:r>
            </w:del>
          </w:p>
        </w:tc>
        <w:tc>
          <w:tcPr>
            <w:tcW w:w="1750" w:type="dxa"/>
          </w:tcPr>
          <w:p w14:paraId="13E214BC" w14:textId="3492D8C9" w:rsidR="006534FD" w:rsidRPr="00064254" w:rsidDel="00B66B01" w:rsidRDefault="006534FD" w:rsidP="002536AA">
            <w:pPr>
              <w:pStyle w:val="Bullet-Normal"/>
              <w:rPr>
                <w:del w:id="7644" w:author="Fnu, Sonam" w:date="2019-11-27T19:23:00Z"/>
                <w:rFonts w:ascii="Calibri" w:hAnsi="Calibri"/>
              </w:rPr>
            </w:pPr>
            <w:del w:id="7645" w:author="Fnu, Sonam" w:date="2019-11-27T19:23:00Z">
              <w:r w:rsidRPr="00064254" w:rsidDel="00B66B01">
                <w:rPr>
                  <w:rFonts w:ascii="Calibri" w:hAnsi="Calibri"/>
                </w:rPr>
                <w:delText>1</w:delText>
              </w:r>
            </w:del>
          </w:p>
        </w:tc>
      </w:tr>
      <w:tr w:rsidR="006534FD" w:rsidRPr="00012DAF" w:rsidDel="00B66B01" w14:paraId="4B9D6885" w14:textId="0F8218C6" w:rsidTr="002536AA">
        <w:trPr>
          <w:trHeight w:val="273"/>
          <w:del w:id="7646" w:author="Fnu, Sonam" w:date="2019-11-27T19:23:00Z"/>
        </w:trPr>
        <w:tc>
          <w:tcPr>
            <w:tcW w:w="1750" w:type="dxa"/>
          </w:tcPr>
          <w:p w14:paraId="7F00CAF4" w14:textId="0A5C17ED" w:rsidR="006534FD" w:rsidRPr="00064254" w:rsidDel="00B66B01" w:rsidRDefault="006534FD" w:rsidP="002536AA">
            <w:pPr>
              <w:pStyle w:val="Bullet-Normal"/>
              <w:rPr>
                <w:del w:id="7647" w:author="Fnu, Sonam" w:date="2019-11-27T19:23:00Z"/>
                <w:rFonts w:ascii="Calibri" w:hAnsi="Calibri"/>
              </w:rPr>
            </w:pPr>
            <w:del w:id="7648" w:author="Fnu, Sonam" w:date="2019-11-27T19:23:00Z">
              <w:r w:rsidRPr="00064254" w:rsidDel="00B66B01">
                <w:rPr>
                  <w:rFonts w:ascii="Calibri" w:hAnsi="Calibri"/>
                </w:rPr>
                <w:delText>Account No</w:delText>
              </w:r>
            </w:del>
          </w:p>
        </w:tc>
        <w:tc>
          <w:tcPr>
            <w:tcW w:w="1598" w:type="dxa"/>
          </w:tcPr>
          <w:p w14:paraId="5C770220" w14:textId="6F00F1A4" w:rsidR="006534FD" w:rsidRPr="00064254" w:rsidDel="00B66B01" w:rsidRDefault="006534FD" w:rsidP="002536AA">
            <w:pPr>
              <w:pStyle w:val="Bullet-Normal"/>
              <w:rPr>
                <w:del w:id="7649" w:author="Fnu, Sonam" w:date="2019-11-27T19:23:00Z"/>
                <w:rFonts w:ascii="Calibri" w:hAnsi="Calibri"/>
              </w:rPr>
            </w:pPr>
            <w:del w:id="7650" w:author="Fnu, Sonam" w:date="2019-11-27T19:23:00Z">
              <w:r w:rsidRPr="00064254" w:rsidDel="00B66B01">
                <w:rPr>
                  <w:rFonts w:ascii="Calibri" w:hAnsi="Calibri"/>
                </w:rPr>
                <w:delText>String</w:delText>
              </w:r>
            </w:del>
          </w:p>
        </w:tc>
        <w:tc>
          <w:tcPr>
            <w:tcW w:w="1901" w:type="dxa"/>
          </w:tcPr>
          <w:p w14:paraId="5C997FD5" w14:textId="12431608" w:rsidR="006534FD" w:rsidRPr="00064254" w:rsidDel="00B66B01" w:rsidRDefault="006534FD" w:rsidP="002536AA">
            <w:pPr>
              <w:pStyle w:val="Bullet-Normal"/>
              <w:rPr>
                <w:del w:id="7651" w:author="Fnu, Sonam" w:date="2019-11-27T19:23:00Z"/>
                <w:rFonts w:ascii="Calibri" w:hAnsi="Calibri"/>
              </w:rPr>
            </w:pPr>
          </w:p>
        </w:tc>
        <w:tc>
          <w:tcPr>
            <w:tcW w:w="1750" w:type="dxa"/>
          </w:tcPr>
          <w:p w14:paraId="07C9F20A" w14:textId="487E0688" w:rsidR="006534FD" w:rsidRPr="00064254" w:rsidDel="00B66B01" w:rsidRDefault="006534FD" w:rsidP="002536AA">
            <w:pPr>
              <w:pStyle w:val="Bullet-Normal"/>
              <w:rPr>
                <w:del w:id="7652" w:author="Fnu, Sonam" w:date="2019-11-27T19:23:00Z"/>
                <w:rFonts w:ascii="Calibri" w:hAnsi="Calibri"/>
              </w:rPr>
            </w:pPr>
            <w:del w:id="7653" w:author="Fnu, Sonam" w:date="2019-11-27T19:23:00Z">
              <w:r w:rsidRPr="00064254" w:rsidDel="00B66B01">
                <w:rPr>
                  <w:rFonts w:ascii="Calibri" w:hAnsi="Calibri"/>
                </w:rPr>
                <w:delText>yes</w:delText>
              </w:r>
            </w:del>
          </w:p>
        </w:tc>
        <w:tc>
          <w:tcPr>
            <w:tcW w:w="1750" w:type="dxa"/>
          </w:tcPr>
          <w:p w14:paraId="69570D12" w14:textId="52CFF8A1" w:rsidR="006534FD" w:rsidRPr="00064254" w:rsidDel="00B66B01" w:rsidRDefault="006534FD" w:rsidP="002536AA">
            <w:pPr>
              <w:pStyle w:val="Bullet-Normal"/>
              <w:rPr>
                <w:del w:id="7654" w:author="Fnu, Sonam" w:date="2019-11-27T19:23:00Z"/>
                <w:rFonts w:ascii="Calibri" w:hAnsi="Calibri"/>
              </w:rPr>
            </w:pPr>
            <w:del w:id="7655" w:author="Fnu, Sonam" w:date="2019-11-27T19:23:00Z">
              <w:r w:rsidRPr="00064254" w:rsidDel="00B66B01">
                <w:rPr>
                  <w:rFonts w:ascii="Calibri" w:hAnsi="Calibri"/>
                </w:rPr>
                <w:delText>1</w:delText>
              </w:r>
            </w:del>
          </w:p>
        </w:tc>
      </w:tr>
      <w:tr w:rsidR="006534FD" w:rsidRPr="00012DAF" w:rsidDel="00B66B01" w14:paraId="1FD89154" w14:textId="498271D1" w:rsidTr="002536AA">
        <w:trPr>
          <w:trHeight w:val="273"/>
          <w:del w:id="7656" w:author="Fnu, Sonam" w:date="2019-11-27T19:23:00Z"/>
        </w:trPr>
        <w:tc>
          <w:tcPr>
            <w:tcW w:w="1750" w:type="dxa"/>
          </w:tcPr>
          <w:p w14:paraId="70BF8F41" w14:textId="66D0876C" w:rsidR="006534FD" w:rsidRPr="00064254" w:rsidDel="00B66B01" w:rsidRDefault="006534FD" w:rsidP="002536AA">
            <w:pPr>
              <w:pStyle w:val="Bullet-Normal"/>
              <w:rPr>
                <w:del w:id="7657" w:author="Fnu, Sonam" w:date="2019-11-27T19:23:00Z"/>
                <w:rFonts w:ascii="Calibri" w:hAnsi="Calibri"/>
              </w:rPr>
            </w:pPr>
            <w:del w:id="7658" w:author="Fnu, Sonam" w:date="2019-11-27T19:23:00Z">
              <w:r w:rsidRPr="00064254" w:rsidDel="00B66B01">
                <w:rPr>
                  <w:rFonts w:ascii="Calibri" w:hAnsi="Calibri"/>
                </w:rPr>
                <w:delText>Message</w:delText>
              </w:r>
            </w:del>
          </w:p>
        </w:tc>
        <w:tc>
          <w:tcPr>
            <w:tcW w:w="1598" w:type="dxa"/>
          </w:tcPr>
          <w:p w14:paraId="7FE7A1C0" w14:textId="2D6D6B03" w:rsidR="006534FD" w:rsidRPr="00064254" w:rsidDel="00B66B01" w:rsidRDefault="006534FD" w:rsidP="002536AA">
            <w:pPr>
              <w:pStyle w:val="Bullet-Normal"/>
              <w:rPr>
                <w:del w:id="7659" w:author="Fnu, Sonam" w:date="2019-11-27T19:23:00Z"/>
                <w:rFonts w:ascii="Calibri" w:hAnsi="Calibri"/>
              </w:rPr>
            </w:pPr>
            <w:del w:id="7660" w:author="Fnu, Sonam" w:date="2019-11-27T19:23:00Z">
              <w:r w:rsidRPr="00064254" w:rsidDel="00B66B01">
                <w:rPr>
                  <w:rFonts w:ascii="Calibri" w:hAnsi="Calibri"/>
                </w:rPr>
                <w:delText>String</w:delText>
              </w:r>
            </w:del>
          </w:p>
        </w:tc>
        <w:tc>
          <w:tcPr>
            <w:tcW w:w="1901" w:type="dxa"/>
          </w:tcPr>
          <w:p w14:paraId="74354DBD" w14:textId="2D079FBC" w:rsidR="006534FD" w:rsidRPr="00064254" w:rsidDel="00B66B01" w:rsidRDefault="006534FD" w:rsidP="002536AA">
            <w:pPr>
              <w:pStyle w:val="Bullet-Normal"/>
              <w:rPr>
                <w:del w:id="7661" w:author="Fnu, Sonam" w:date="2019-11-27T19:23:00Z"/>
                <w:rFonts w:ascii="Calibri" w:hAnsi="Calibri"/>
              </w:rPr>
            </w:pPr>
            <w:del w:id="7662" w:author="Fnu, Sonam" w:date="2019-11-27T19:23:00Z">
              <w:r w:rsidRPr="00064254" w:rsidDel="00B66B01">
                <w:rPr>
                  <w:rFonts w:ascii="Calibri" w:hAnsi="Calibri"/>
                </w:rPr>
                <w:delText>Generated message to be sent</w:delText>
              </w:r>
            </w:del>
          </w:p>
        </w:tc>
        <w:tc>
          <w:tcPr>
            <w:tcW w:w="1750" w:type="dxa"/>
          </w:tcPr>
          <w:p w14:paraId="3BF449C4" w14:textId="1887B1B0" w:rsidR="006534FD" w:rsidRPr="00064254" w:rsidDel="00B66B01" w:rsidRDefault="006534FD" w:rsidP="002536AA">
            <w:pPr>
              <w:pStyle w:val="Bullet-Normal"/>
              <w:rPr>
                <w:del w:id="7663" w:author="Fnu, Sonam" w:date="2019-11-27T19:23:00Z"/>
                <w:rFonts w:ascii="Calibri" w:hAnsi="Calibri"/>
              </w:rPr>
            </w:pPr>
          </w:p>
        </w:tc>
        <w:tc>
          <w:tcPr>
            <w:tcW w:w="1750" w:type="dxa"/>
          </w:tcPr>
          <w:p w14:paraId="25BEB2A8" w14:textId="43F5D894" w:rsidR="006534FD" w:rsidRPr="00064254" w:rsidDel="00B66B01" w:rsidRDefault="006534FD" w:rsidP="002536AA">
            <w:pPr>
              <w:pStyle w:val="Bullet-Normal"/>
              <w:rPr>
                <w:del w:id="7664" w:author="Fnu, Sonam" w:date="2019-11-27T19:23:00Z"/>
                <w:rFonts w:ascii="Calibri" w:hAnsi="Calibri"/>
              </w:rPr>
            </w:pPr>
            <w:del w:id="7665" w:author="Fnu, Sonam" w:date="2019-11-27T19:23:00Z">
              <w:r w:rsidRPr="00064254" w:rsidDel="00B66B01">
                <w:rPr>
                  <w:rFonts w:ascii="Calibri" w:hAnsi="Calibri"/>
                </w:rPr>
                <w:delText>1..n</w:delText>
              </w:r>
            </w:del>
          </w:p>
        </w:tc>
      </w:tr>
      <w:tr w:rsidR="006534FD" w:rsidRPr="00012DAF" w:rsidDel="00B66B01" w14:paraId="066C7D00" w14:textId="4669C948" w:rsidTr="002536AA">
        <w:trPr>
          <w:trHeight w:val="273"/>
          <w:del w:id="7666" w:author="Fnu, Sonam" w:date="2019-11-27T19:23:00Z"/>
        </w:trPr>
        <w:tc>
          <w:tcPr>
            <w:tcW w:w="1750" w:type="dxa"/>
          </w:tcPr>
          <w:p w14:paraId="524C0321" w14:textId="5E8910B1" w:rsidR="006534FD" w:rsidRPr="00064254" w:rsidDel="00B66B01" w:rsidRDefault="006534FD" w:rsidP="002536AA">
            <w:pPr>
              <w:pStyle w:val="Bullet-Normal"/>
              <w:rPr>
                <w:del w:id="7667" w:author="Fnu, Sonam" w:date="2019-11-27T19:23:00Z"/>
                <w:rFonts w:ascii="Calibri" w:hAnsi="Calibri"/>
              </w:rPr>
            </w:pPr>
            <w:del w:id="7668" w:author="Fnu, Sonam" w:date="2019-11-27T19:23:00Z">
              <w:r w:rsidRPr="00064254" w:rsidDel="00B66B01">
                <w:rPr>
                  <w:rFonts w:ascii="Calibri" w:hAnsi="Calibri"/>
                </w:rPr>
                <w:delText>Generation Date</w:delText>
              </w:r>
            </w:del>
          </w:p>
        </w:tc>
        <w:tc>
          <w:tcPr>
            <w:tcW w:w="1598" w:type="dxa"/>
          </w:tcPr>
          <w:p w14:paraId="4920EAFF" w14:textId="2A7B0D59" w:rsidR="006534FD" w:rsidRPr="00064254" w:rsidDel="00B66B01" w:rsidRDefault="006534FD" w:rsidP="002536AA">
            <w:pPr>
              <w:pStyle w:val="Bullet-Normal"/>
              <w:rPr>
                <w:del w:id="7669" w:author="Fnu, Sonam" w:date="2019-11-27T19:23:00Z"/>
                <w:rFonts w:ascii="Calibri" w:hAnsi="Calibri"/>
              </w:rPr>
            </w:pPr>
            <w:del w:id="7670" w:author="Fnu, Sonam" w:date="2019-11-27T19:23:00Z">
              <w:r w:rsidRPr="00064254" w:rsidDel="00B66B01">
                <w:rPr>
                  <w:rFonts w:ascii="Calibri" w:hAnsi="Calibri"/>
                </w:rPr>
                <w:delText>Date time</w:delText>
              </w:r>
            </w:del>
          </w:p>
        </w:tc>
        <w:tc>
          <w:tcPr>
            <w:tcW w:w="1901" w:type="dxa"/>
          </w:tcPr>
          <w:p w14:paraId="0EE40298" w14:textId="39DC51F6" w:rsidR="006534FD" w:rsidRPr="00064254" w:rsidDel="00B66B01" w:rsidRDefault="006534FD" w:rsidP="002536AA">
            <w:pPr>
              <w:pStyle w:val="Bullet-Normal"/>
              <w:rPr>
                <w:del w:id="7671" w:author="Fnu, Sonam" w:date="2019-11-27T19:23:00Z"/>
                <w:rFonts w:ascii="Calibri" w:hAnsi="Calibri"/>
              </w:rPr>
            </w:pPr>
            <w:del w:id="7672" w:author="Fnu, Sonam" w:date="2019-11-27T19:23:00Z">
              <w:r w:rsidRPr="00064254" w:rsidDel="00B66B01">
                <w:rPr>
                  <w:rFonts w:ascii="Calibri" w:hAnsi="Calibri"/>
                </w:rPr>
                <w:delText>Notification sent date</w:delText>
              </w:r>
            </w:del>
          </w:p>
        </w:tc>
        <w:tc>
          <w:tcPr>
            <w:tcW w:w="1750" w:type="dxa"/>
          </w:tcPr>
          <w:p w14:paraId="5C443F68" w14:textId="54413045" w:rsidR="006534FD" w:rsidRPr="00064254" w:rsidDel="00B66B01" w:rsidRDefault="006534FD" w:rsidP="002536AA">
            <w:pPr>
              <w:pStyle w:val="Bullet-Normal"/>
              <w:rPr>
                <w:del w:id="7673" w:author="Fnu, Sonam" w:date="2019-11-27T19:23:00Z"/>
                <w:rFonts w:ascii="Calibri" w:hAnsi="Calibri"/>
              </w:rPr>
            </w:pPr>
          </w:p>
        </w:tc>
        <w:tc>
          <w:tcPr>
            <w:tcW w:w="1750" w:type="dxa"/>
          </w:tcPr>
          <w:p w14:paraId="41416FD8" w14:textId="7B88B3E1" w:rsidR="006534FD" w:rsidRPr="00064254" w:rsidDel="00B66B01" w:rsidRDefault="006534FD" w:rsidP="002536AA">
            <w:pPr>
              <w:pStyle w:val="Bullet-Normal"/>
              <w:rPr>
                <w:del w:id="7674" w:author="Fnu, Sonam" w:date="2019-11-27T19:23:00Z"/>
                <w:rFonts w:ascii="Calibri" w:hAnsi="Calibri"/>
              </w:rPr>
            </w:pPr>
            <w:del w:id="7675" w:author="Fnu, Sonam" w:date="2019-11-27T19:23:00Z">
              <w:r w:rsidRPr="00064254" w:rsidDel="00B66B01">
                <w:rPr>
                  <w:rFonts w:ascii="Calibri" w:hAnsi="Calibri"/>
                </w:rPr>
                <w:delText>1..n</w:delText>
              </w:r>
            </w:del>
          </w:p>
        </w:tc>
      </w:tr>
    </w:tbl>
    <w:p w14:paraId="0B042013" w14:textId="635BA373" w:rsidR="006534FD" w:rsidRPr="00064254" w:rsidDel="00B66B01" w:rsidRDefault="006534FD" w:rsidP="006534FD">
      <w:pPr>
        <w:pStyle w:val="Bullet-Normal"/>
        <w:ind w:left="1764"/>
        <w:rPr>
          <w:del w:id="7676" w:author="Fnu, Sonam" w:date="2019-11-27T19:23:00Z"/>
          <w:rFonts w:ascii="Calibri" w:hAnsi="Calibri"/>
        </w:rPr>
      </w:pPr>
    </w:p>
    <w:p w14:paraId="384F3FC9" w14:textId="4D9A59E1" w:rsidR="006534FD" w:rsidRPr="00064254" w:rsidDel="00B66B01" w:rsidRDefault="006534FD" w:rsidP="006534FD">
      <w:pPr>
        <w:pStyle w:val="Bullet-Normal"/>
        <w:ind w:left="1764"/>
        <w:rPr>
          <w:del w:id="7677" w:author="Fnu, Sonam" w:date="2019-11-27T19:23:00Z"/>
          <w:rFonts w:ascii="Calibri" w:hAnsi="Calibri"/>
        </w:rPr>
      </w:pPr>
    </w:p>
    <w:p w14:paraId="534ED56A" w14:textId="3576E42E" w:rsidR="006534FD" w:rsidRPr="00064254" w:rsidDel="00B66B01" w:rsidRDefault="006534FD" w:rsidP="006534FD">
      <w:pPr>
        <w:pStyle w:val="Bullet-Normal"/>
        <w:ind w:left="1764"/>
        <w:rPr>
          <w:del w:id="7678" w:author="Fnu, Sonam" w:date="2019-11-27T19:23:00Z"/>
          <w:rFonts w:ascii="Calibri" w:hAnsi="Calibri"/>
        </w:rPr>
      </w:pPr>
    </w:p>
    <w:p w14:paraId="125E23B8" w14:textId="2D1C9194" w:rsidR="006534FD" w:rsidRPr="00064254" w:rsidDel="00B66B01" w:rsidRDefault="006534FD" w:rsidP="006534FD">
      <w:pPr>
        <w:pStyle w:val="Bullet-Normal"/>
        <w:ind w:left="1764"/>
        <w:rPr>
          <w:del w:id="7679" w:author="Fnu, Sonam" w:date="2019-11-27T19:23:00Z"/>
          <w:rFonts w:ascii="Calibri" w:hAnsi="Calibri"/>
        </w:rPr>
      </w:pPr>
    </w:p>
    <w:p w14:paraId="408D0603" w14:textId="3C099E94" w:rsidR="006534FD" w:rsidRPr="00064254" w:rsidDel="00B66B01" w:rsidRDefault="006534FD" w:rsidP="006534FD">
      <w:pPr>
        <w:pStyle w:val="Bullet-Normal"/>
        <w:ind w:left="1764"/>
        <w:rPr>
          <w:del w:id="7680" w:author="Fnu, Sonam" w:date="2019-11-27T19:23:00Z"/>
          <w:rFonts w:ascii="Calibri" w:hAnsi="Calibri"/>
        </w:rPr>
      </w:pPr>
    </w:p>
    <w:p w14:paraId="7D2C7575" w14:textId="58155600" w:rsidR="006534FD" w:rsidRPr="00064254" w:rsidDel="00B66B01" w:rsidRDefault="006534FD" w:rsidP="006534FD">
      <w:pPr>
        <w:pStyle w:val="Bullet-Normal"/>
        <w:ind w:left="1764"/>
        <w:rPr>
          <w:del w:id="7681" w:author="Fnu, Sonam" w:date="2019-11-27T19:23:00Z"/>
          <w:rFonts w:ascii="Calibri" w:hAnsi="Calibri"/>
        </w:rPr>
      </w:pPr>
    </w:p>
    <w:p w14:paraId="2DA2F793" w14:textId="45912DB8" w:rsidR="006534FD" w:rsidRPr="00064254" w:rsidDel="00B66B01" w:rsidRDefault="006534FD" w:rsidP="006534FD">
      <w:pPr>
        <w:pStyle w:val="Bullet-Normal"/>
        <w:ind w:left="1764"/>
        <w:rPr>
          <w:del w:id="7682" w:author="Fnu, Sonam" w:date="2019-11-27T19:23:00Z"/>
          <w:rFonts w:ascii="Calibri" w:hAnsi="Calibri"/>
        </w:rPr>
      </w:pPr>
    </w:p>
    <w:p w14:paraId="600095CC" w14:textId="6D93BF03" w:rsidR="006534FD" w:rsidRPr="00064254" w:rsidDel="00B66B01" w:rsidRDefault="006534FD" w:rsidP="006534FD">
      <w:pPr>
        <w:pStyle w:val="Bullet-Normal"/>
        <w:ind w:left="1764"/>
        <w:rPr>
          <w:del w:id="7683" w:author="Fnu, Sonam" w:date="2019-11-27T19:23:00Z"/>
          <w:rFonts w:ascii="Calibri" w:hAnsi="Calibri"/>
        </w:rPr>
      </w:pPr>
    </w:p>
    <w:p w14:paraId="117F9352" w14:textId="5813C7C1" w:rsidR="006534FD" w:rsidRPr="00064254" w:rsidDel="00B66B01" w:rsidRDefault="006534FD" w:rsidP="006534FD">
      <w:pPr>
        <w:pStyle w:val="Bullet-Normal"/>
        <w:ind w:left="1764"/>
        <w:rPr>
          <w:del w:id="7684" w:author="Fnu, Sonam" w:date="2019-11-27T19:23:00Z"/>
          <w:rFonts w:ascii="Calibri" w:hAnsi="Calibri"/>
        </w:rPr>
      </w:pPr>
    </w:p>
    <w:p w14:paraId="66436CF4" w14:textId="09E32616" w:rsidR="006534FD" w:rsidRPr="00064254" w:rsidDel="00B66B01" w:rsidRDefault="006534FD" w:rsidP="006534FD">
      <w:pPr>
        <w:pStyle w:val="Bullet-Normal"/>
        <w:ind w:left="1764"/>
        <w:rPr>
          <w:del w:id="7685" w:author="Fnu, Sonam" w:date="2019-11-27T19:23:00Z"/>
          <w:rFonts w:ascii="Calibri" w:hAnsi="Calibri"/>
        </w:rPr>
      </w:pPr>
    </w:p>
    <w:p w14:paraId="43B7C760" w14:textId="6A38CDD7" w:rsidR="006534FD" w:rsidRPr="00064254" w:rsidDel="00B66B01" w:rsidRDefault="006534FD" w:rsidP="006534FD">
      <w:pPr>
        <w:pStyle w:val="Bullet-Normal"/>
        <w:ind w:left="1764"/>
        <w:rPr>
          <w:del w:id="7686" w:author="Fnu, Sonam" w:date="2019-11-27T19:23:00Z"/>
          <w:rFonts w:ascii="Calibri" w:hAnsi="Calibri"/>
        </w:rPr>
      </w:pPr>
    </w:p>
    <w:p w14:paraId="7C687594" w14:textId="203DA59F" w:rsidR="006534FD" w:rsidRPr="00064254" w:rsidDel="00B66B01" w:rsidRDefault="006534FD" w:rsidP="006534FD">
      <w:pPr>
        <w:pStyle w:val="Bullet-Normal"/>
        <w:ind w:left="1764"/>
        <w:rPr>
          <w:del w:id="7687" w:author="Fnu, Sonam" w:date="2019-11-27T19:23:00Z"/>
          <w:rFonts w:ascii="Calibri" w:hAnsi="Calibri"/>
        </w:rPr>
      </w:pPr>
    </w:p>
    <w:p w14:paraId="4E73A873" w14:textId="7807898B" w:rsidR="006534FD" w:rsidRPr="00064254" w:rsidDel="00B66B01" w:rsidRDefault="006534FD" w:rsidP="006534FD">
      <w:pPr>
        <w:pStyle w:val="Bullet-Normal"/>
        <w:ind w:left="1764"/>
        <w:rPr>
          <w:del w:id="7688" w:author="Fnu, Sonam" w:date="2019-11-27T19:23:00Z"/>
          <w:rFonts w:ascii="Calibri" w:hAnsi="Calibri"/>
        </w:rPr>
      </w:pPr>
    </w:p>
    <w:p w14:paraId="46121D04" w14:textId="54348FF5" w:rsidR="006534FD" w:rsidRPr="00064254" w:rsidDel="00B66B01" w:rsidRDefault="006534FD" w:rsidP="006534FD">
      <w:pPr>
        <w:pStyle w:val="Bullet-Normal"/>
        <w:ind w:left="1764"/>
        <w:rPr>
          <w:del w:id="7689" w:author="Fnu, Sonam" w:date="2019-11-27T19:23:00Z"/>
          <w:rFonts w:ascii="Calibri" w:hAnsi="Calibri"/>
        </w:rPr>
      </w:pPr>
    </w:p>
    <w:p w14:paraId="3FF0091B" w14:textId="7F838A95" w:rsidR="006534FD" w:rsidRPr="00064254" w:rsidDel="00B66B01" w:rsidRDefault="006534FD" w:rsidP="006534FD">
      <w:pPr>
        <w:pStyle w:val="Bullet-Normal"/>
        <w:ind w:left="1764"/>
        <w:rPr>
          <w:del w:id="7690" w:author="Fnu, Sonam" w:date="2019-11-27T19:23:00Z"/>
          <w:rFonts w:ascii="Calibri" w:hAnsi="Calibri"/>
        </w:rPr>
      </w:pPr>
    </w:p>
    <w:p w14:paraId="769A24CD" w14:textId="74687B80" w:rsidR="006534FD" w:rsidRPr="00064254" w:rsidDel="00B66B01" w:rsidRDefault="006534FD" w:rsidP="006534FD">
      <w:pPr>
        <w:pStyle w:val="Bullet-Normal"/>
        <w:ind w:left="1764"/>
        <w:rPr>
          <w:del w:id="7691" w:author="Fnu, Sonam" w:date="2019-11-27T19:23:00Z"/>
          <w:rFonts w:ascii="Calibri" w:hAnsi="Calibri"/>
        </w:rPr>
      </w:pPr>
    </w:p>
    <w:p w14:paraId="1282BE11" w14:textId="6756C3A0" w:rsidR="006534FD" w:rsidRPr="00064254" w:rsidDel="00B66B01" w:rsidRDefault="006534FD" w:rsidP="006534FD">
      <w:pPr>
        <w:pStyle w:val="Bullet-Normal"/>
        <w:ind w:left="1764"/>
        <w:rPr>
          <w:del w:id="7692" w:author="Fnu, Sonam" w:date="2019-11-27T19:23:00Z"/>
          <w:rFonts w:ascii="Calibri" w:hAnsi="Calibri"/>
          <w:u w:val="single"/>
        </w:rPr>
      </w:pPr>
    </w:p>
    <w:tbl>
      <w:tblPr>
        <w:tblStyle w:val="TableGrid"/>
        <w:tblW w:w="10242" w:type="dxa"/>
        <w:tblInd w:w="-113" w:type="dxa"/>
        <w:tblLook w:val="04A0" w:firstRow="1" w:lastRow="0" w:firstColumn="1" w:lastColumn="0" w:noHBand="0" w:noVBand="1"/>
      </w:tblPr>
      <w:tblGrid>
        <w:gridCol w:w="4608"/>
        <w:gridCol w:w="5634"/>
      </w:tblGrid>
      <w:tr w:rsidR="006534FD" w:rsidRPr="00012DAF" w:rsidDel="00B66B01" w14:paraId="2E184B71" w14:textId="6E25FBFA" w:rsidTr="00064254">
        <w:trPr>
          <w:trHeight w:val="270"/>
          <w:del w:id="7693" w:author="Fnu, Sonam" w:date="2019-11-27T19:23:00Z"/>
        </w:trPr>
        <w:tc>
          <w:tcPr>
            <w:tcW w:w="4608" w:type="dxa"/>
          </w:tcPr>
          <w:p w14:paraId="3CC253BD" w14:textId="204D7120" w:rsidR="006534FD" w:rsidRPr="00064254" w:rsidDel="00B66B01" w:rsidRDefault="006534FD" w:rsidP="002536AA">
            <w:pPr>
              <w:pStyle w:val="Bullet-Normal"/>
              <w:rPr>
                <w:del w:id="7694" w:author="Fnu, Sonam" w:date="2019-11-27T19:23:00Z"/>
                <w:rFonts w:ascii="Calibri" w:hAnsi="Calibri"/>
                <w:u w:val="single"/>
              </w:rPr>
            </w:pPr>
            <w:del w:id="7695" w:author="Fnu, Sonam" w:date="2019-11-27T19:23:00Z">
              <w:r w:rsidRPr="00064254" w:rsidDel="00B66B01">
                <w:rPr>
                  <w:rFonts w:ascii="Calibri" w:hAnsi="Calibri"/>
                  <w:u w:val="single"/>
                </w:rPr>
                <w:delText>SMS Contact Request</w:delText>
              </w:r>
            </w:del>
          </w:p>
        </w:tc>
        <w:tc>
          <w:tcPr>
            <w:tcW w:w="5634" w:type="dxa"/>
          </w:tcPr>
          <w:p w14:paraId="06135108" w14:textId="538D4892" w:rsidR="006534FD" w:rsidRPr="00064254" w:rsidDel="00B66B01" w:rsidRDefault="006534FD" w:rsidP="002536AA">
            <w:pPr>
              <w:pStyle w:val="Bullet-Normal"/>
              <w:rPr>
                <w:del w:id="7696" w:author="Fnu, Sonam" w:date="2019-11-27T19:23:00Z"/>
                <w:rFonts w:ascii="Calibri" w:hAnsi="Calibri"/>
                <w:u w:val="single"/>
              </w:rPr>
            </w:pPr>
            <w:del w:id="7697" w:author="Fnu, Sonam" w:date="2019-11-27T19:23:00Z">
              <w:r w:rsidRPr="00064254" w:rsidDel="00B66B01">
                <w:rPr>
                  <w:rFonts w:ascii="Calibri" w:hAnsi="Calibri"/>
                  <w:u w:val="single"/>
                </w:rPr>
                <w:delText>SMS Contact Response</w:delText>
              </w:r>
            </w:del>
          </w:p>
        </w:tc>
      </w:tr>
      <w:tr w:rsidR="006534FD" w:rsidRPr="00012DAF" w:rsidDel="00B66B01" w14:paraId="31F83719" w14:textId="237E7CD6" w:rsidTr="00064254">
        <w:trPr>
          <w:trHeight w:val="5592"/>
          <w:del w:id="7698" w:author="Fnu, Sonam" w:date="2019-11-27T19:23:00Z"/>
        </w:trPr>
        <w:tc>
          <w:tcPr>
            <w:tcW w:w="4608" w:type="dxa"/>
          </w:tcPr>
          <w:p w14:paraId="4AF1CFDB" w14:textId="5983B0E1" w:rsidR="007B6F3B" w:rsidRPr="00064254" w:rsidDel="00B66B01" w:rsidRDefault="006B2592" w:rsidP="00064254">
            <w:pPr>
              <w:ind w:left="480" w:hanging="480"/>
              <w:rPr>
                <w:del w:id="7699" w:author="Fnu, Sonam" w:date="2019-11-27T19:23:00Z"/>
                <w:rFonts w:ascii="Calibri" w:hAnsi="Calibri"/>
                <w:sz w:val="20"/>
                <w:szCs w:val="20"/>
              </w:rPr>
            </w:pPr>
            <w:del w:id="7700" w:author="Fnu, Sonam" w:date="2019-11-27T19:23:00Z">
              <w:r w:rsidDel="00B66B01">
                <w:fldChar w:fldCharType="begin"/>
              </w:r>
              <w:r w:rsidDel="00B66B01">
                <w:delInstrText xml:space="preserve"> HYPERLINK "file:///D:\\Projects\\Ethix-Net-&amp;-XTM\\Enhancements\\Enhancements\\ACM00000015562-Omni-SMSNotificaition\\wsdls\\GetAccountsActivities.XML" </w:delInstrText>
              </w:r>
              <w:r w:rsidDel="00B66B01">
                <w:fldChar w:fldCharType="separate"/>
              </w:r>
              <w:r w:rsidR="007B6F3B" w:rsidRPr="00064254" w:rsidDel="00B66B01">
                <w:rPr>
                  <w:rStyle w:val="Hyperlink"/>
                  <w:rFonts w:ascii="Calibri" w:hAnsi="Calibri" w:cs="Courier New"/>
                  <w:b/>
                  <w:bCs/>
                  <w:color w:val="FF0000"/>
                </w:rPr>
                <w:delText>-</w:delText>
              </w:r>
              <w:r w:rsidDel="00B66B01">
                <w:rPr>
                  <w:rStyle w:val="Hyperlink"/>
                  <w:rFonts w:ascii="Calibri" w:hAnsi="Calibri" w:cs="Courier New"/>
                  <w:b/>
                  <w:bCs/>
                  <w:color w:val="FF0000"/>
                </w:rPr>
                <w:fldChar w:fldCharType="end"/>
              </w:r>
              <w:r w:rsidR="007B6F3B" w:rsidRPr="00064254" w:rsidDel="00B66B01">
                <w:rPr>
                  <w:rFonts w:ascii="Calibri" w:hAnsi="Calibri"/>
                  <w:sz w:val="20"/>
                  <w:szCs w:val="20"/>
                </w:rPr>
                <w:delText xml:space="preserve"> </w:delText>
              </w:r>
              <w:r w:rsidR="007B6F3B" w:rsidRPr="00064254" w:rsidDel="00B66B01">
                <w:rPr>
                  <w:rStyle w:val="m1"/>
                  <w:rFonts w:ascii="Calibri" w:hAnsi="Calibri"/>
                  <w:sz w:val="20"/>
                  <w:szCs w:val="20"/>
                </w:rPr>
                <w:delText>&lt;</w:delText>
              </w:r>
              <w:r w:rsidR="007B6F3B" w:rsidRPr="00064254" w:rsidDel="00B66B01">
                <w:rPr>
                  <w:rStyle w:val="t1"/>
                  <w:rFonts w:ascii="Calibri" w:hAnsi="Calibri"/>
                  <w:sz w:val="20"/>
                  <w:szCs w:val="20"/>
                </w:rPr>
                <w:delText>AccountsActivities mlns</w:delText>
              </w:r>
              <w:r w:rsidR="007B6F3B" w:rsidRPr="00064254" w:rsidDel="00B66B01">
                <w:rPr>
                  <w:rStyle w:val="m1"/>
                  <w:rFonts w:ascii="Calibri" w:hAnsi="Calibri"/>
                  <w:sz w:val="20"/>
                  <w:szCs w:val="20"/>
                </w:rPr>
                <w:delText>=""&gt;</w:delText>
              </w:r>
            </w:del>
          </w:p>
          <w:p w14:paraId="39BFE225" w14:textId="607F0A61" w:rsidR="007B6F3B" w:rsidRPr="00064254" w:rsidDel="00B66B01" w:rsidRDefault="007B6F3B" w:rsidP="00064254">
            <w:pPr>
              <w:ind w:left="480" w:hanging="480"/>
              <w:rPr>
                <w:del w:id="7701" w:author="Fnu, Sonam" w:date="2019-11-27T19:23:00Z"/>
                <w:rFonts w:ascii="Calibri" w:hAnsi="Calibri"/>
                <w:sz w:val="20"/>
                <w:szCs w:val="20"/>
              </w:rPr>
            </w:pPr>
            <w:del w:id="7702" w:author="Fnu, Sonam" w:date="2019-11-27T19:23:00Z">
              <w:r w:rsidRPr="00064254" w:rsidDel="00B66B01">
                <w:rPr>
                  <w:rStyle w:val="b1"/>
                  <w:rFonts w:ascii="Calibri" w:hAnsi="Calibri"/>
                  <w:sz w:val="20"/>
                  <w:szCs w:val="20"/>
                </w:rPr>
                <w:delText> </w:delText>
              </w:r>
              <w:r w:rsidRPr="00064254" w:rsidDel="00B66B01">
                <w:rPr>
                  <w:rFonts w:ascii="Calibri" w:hAnsi="Calibri"/>
                  <w:sz w:val="20"/>
                  <w:szCs w:val="20"/>
                </w:rPr>
                <w:delText xml:space="preserve"> </w:delText>
              </w:r>
              <w:r w:rsidRPr="00064254" w:rsidDel="00B66B01">
                <w:rPr>
                  <w:rStyle w:val="m1"/>
                  <w:rFonts w:ascii="Calibri" w:hAnsi="Calibri"/>
                  <w:sz w:val="20"/>
                  <w:szCs w:val="20"/>
                </w:rPr>
                <w:delText>&lt;</w:delText>
              </w:r>
              <w:r w:rsidRPr="00064254" w:rsidDel="00B66B01">
                <w:rPr>
                  <w:rStyle w:val="t1"/>
                  <w:rFonts w:ascii="Calibri" w:hAnsi="Calibri"/>
                  <w:sz w:val="20"/>
                  <w:szCs w:val="20"/>
                </w:rPr>
                <w:delText>UserName</w:delText>
              </w:r>
              <w:r w:rsidRPr="00064254" w:rsidDel="00B66B01">
                <w:rPr>
                  <w:rStyle w:val="m1"/>
                  <w:rFonts w:ascii="Calibri" w:hAnsi="Calibri"/>
                  <w:sz w:val="20"/>
                  <w:szCs w:val="20"/>
                </w:rPr>
                <w:delText>&gt;</w:delText>
              </w:r>
              <w:r w:rsidRPr="00064254" w:rsidDel="00B66B01">
                <w:rPr>
                  <w:rStyle w:val="tx1"/>
                  <w:rFonts w:ascii="Calibri" w:hAnsi="Calibri"/>
                  <w:sz w:val="20"/>
                  <w:szCs w:val="20"/>
                </w:rPr>
                <w:delText>admin</w:delText>
              </w:r>
              <w:r w:rsidRPr="00064254" w:rsidDel="00B66B01">
                <w:rPr>
                  <w:rStyle w:val="m1"/>
                  <w:rFonts w:ascii="Calibri" w:hAnsi="Calibri"/>
                  <w:sz w:val="20"/>
                  <w:szCs w:val="20"/>
                </w:rPr>
                <w:delText>&lt;/</w:delText>
              </w:r>
              <w:r w:rsidRPr="00064254" w:rsidDel="00B66B01">
                <w:rPr>
                  <w:rStyle w:val="t1"/>
                  <w:rFonts w:ascii="Calibri" w:hAnsi="Calibri"/>
                  <w:sz w:val="20"/>
                  <w:szCs w:val="20"/>
                </w:rPr>
                <w:delText>UserName</w:delText>
              </w:r>
              <w:r w:rsidRPr="00064254" w:rsidDel="00B66B01">
                <w:rPr>
                  <w:rStyle w:val="m1"/>
                  <w:rFonts w:ascii="Calibri" w:hAnsi="Calibri"/>
                  <w:sz w:val="20"/>
                  <w:szCs w:val="20"/>
                </w:rPr>
                <w:delText>&gt;</w:delText>
              </w:r>
              <w:r w:rsidRPr="00064254" w:rsidDel="00B66B01">
                <w:rPr>
                  <w:rFonts w:ascii="Calibri" w:hAnsi="Calibri"/>
                  <w:sz w:val="20"/>
                  <w:szCs w:val="20"/>
                </w:rPr>
                <w:delText xml:space="preserve"> </w:delText>
              </w:r>
            </w:del>
          </w:p>
          <w:p w14:paraId="11537A43" w14:textId="2EF92AF5" w:rsidR="007B6F3B" w:rsidRPr="00064254" w:rsidDel="00B66B01" w:rsidRDefault="007B6F3B" w:rsidP="00064254">
            <w:pPr>
              <w:ind w:left="480" w:hanging="480"/>
              <w:rPr>
                <w:del w:id="7703" w:author="Fnu, Sonam" w:date="2019-11-27T19:23:00Z"/>
                <w:rFonts w:ascii="Calibri" w:hAnsi="Calibri"/>
                <w:sz w:val="20"/>
                <w:szCs w:val="20"/>
              </w:rPr>
            </w:pPr>
            <w:del w:id="7704" w:author="Fnu, Sonam" w:date="2019-11-27T19:23:00Z">
              <w:r w:rsidRPr="00064254" w:rsidDel="00B66B01">
                <w:rPr>
                  <w:rStyle w:val="b1"/>
                  <w:rFonts w:ascii="Calibri" w:hAnsi="Calibri"/>
                  <w:sz w:val="20"/>
                  <w:szCs w:val="20"/>
                </w:rPr>
                <w:delText> </w:delText>
              </w:r>
              <w:r w:rsidRPr="00064254" w:rsidDel="00B66B01">
                <w:rPr>
                  <w:rFonts w:ascii="Calibri" w:hAnsi="Calibri"/>
                  <w:sz w:val="20"/>
                  <w:szCs w:val="20"/>
                </w:rPr>
                <w:delText xml:space="preserve"> </w:delText>
              </w:r>
              <w:r w:rsidRPr="00064254" w:rsidDel="00B66B01">
                <w:rPr>
                  <w:rStyle w:val="m1"/>
                  <w:rFonts w:ascii="Calibri" w:hAnsi="Calibri"/>
                  <w:sz w:val="20"/>
                  <w:szCs w:val="20"/>
                </w:rPr>
                <w:delText>&lt;</w:delText>
              </w:r>
              <w:r w:rsidRPr="00064254" w:rsidDel="00B66B01">
                <w:rPr>
                  <w:rStyle w:val="t1"/>
                  <w:rFonts w:ascii="Calibri" w:hAnsi="Calibri"/>
                  <w:sz w:val="20"/>
                  <w:szCs w:val="20"/>
                </w:rPr>
                <w:delText>Password</w:delText>
              </w:r>
              <w:r w:rsidRPr="00064254" w:rsidDel="00B66B01">
                <w:rPr>
                  <w:rStyle w:val="m1"/>
                  <w:rFonts w:ascii="Calibri" w:hAnsi="Calibri"/>
                  <w:sz w:val="20"/>
                  <w:szCs w:val="20"/>
                </w:rPr>
                <w:delText>&gt;</w:delText>
              </w:r>
              <w:r w:rsidRPr="00064254" w:rsidDel="00B66B01">
                <w:rPr>
                  <w:rStyle w:val="tx1"/>
                  <w:rFonts w:ascii="Calibri" w:hAnsi="Calibri"/>
                  <w:sz w:val="20"/>
                  <w:szCs w:val="20"/>
                </w:rPr>
                <w:delText>C</w:delText>
              </w:r>
              <w:r w:rsidRPr="00064254" w:rsidDel="00B66B01">
                <w:rPr>
                  <w:rStyle w:val="m1"/>
                  <w:rFonts w:ascii="Calibri" w:hAnsi="Calibri"/>
                  <w:sz w:val="20"/>
                  <w:szCs w:val="20"/>
                </w:rPr>
                <w:delText>&lt;/</w:delText>
              </w:r>
              <w:r w:rsidRPr="00064254" w:rsidDel="00B66B01">
                <w:rPr>
                  <w:rStyle w:val="t1"/>
                  <w:rFonts w:ascii="Calibri" w:hAnsi="Calibri"/>
                  <w:sz w:val="20"/>
                  <w:szCs w:val="20"/>
                </w:rPr>
                <w:delText>Password</w:delText>
              </w:r>
              <w:r w:rsidRPr="00064254" w:rsidDel="00B66B01">
                <w:rPr>
                  <w:rStyle w:val="m1"/>
                  <w:rFonts w:ascii="Calibri" w:hAnsi="Calibri"/>
                  <w:sz w:val="20"/>
                  <w:szCs w:val="20"/>
                </w:rPr>
                <w:delText>&gt;</w:delText>
              </w:r>
              <w:r w:rsidRPr="00064254" w:rsidDel="00B66B01">
                <w:rPr>
                  <w:rFonts w:ascii="Calibri" w:hAnsi="Calibri"/>
                  <w:sz w:val="20"/>
                  <w:szCs w:val="20"/>
                </w:rPr>
                <w:delText xml:space="preserve"> </w:delText>
              </w:r>
            </w:del>
          </w:p>
          <w:p w14:paraId="4A86277E" w14:textId="1BEFDE10" w:rsidR="007B6F3B" w:rsidRPr="00064254" w:rsidDel="00B66B01" w:rsidRDefault="007B6F3B" w:rsidP="00064254">
            <w:pPr>
              <w:ind w:left="480" w:hanging="480"/>
              <w:rPr>
                <w:del w:id="7705" w:author="Fnu, Sonam" w:date="2019-11-27T19:23:00Z"/>
                <w:rFonts w:ascii="Calibri" w:hAnsi="Calibri"/>
                <w:sz w:val="20"/>
                <w:szCs w:val="20"/>
              </w:rPr>
            </w:pPr>
            <w:del w:id="7706" w:author="Fnu, Sonam" w:date="2019-11-27T19:23:00Z">
              <w:r w:rsidRPr="00064254" w:rsidDel="00B66B01">
                <w:rPr>
                  <w:rStyle w:val="b1"/>
                  <w:rFonts w:ascii="Calibri" w:hAnsi="Calibri"/>
                  <w:sz w:val="20"/>
                  <w:szCs w:val="20"/>
                </w:rPr>
                <w:delText> </w:delText>
              </w:r>
              <w:r w:rsidRPr="00064254" w:rsidDel="00B66B01">
                <w:rPr>
                  <w:rFonts w:ascii="Calibri" w:hAnsi="Calibri"/>
                  <w:sz w:val="20"/>
                  <w:szCs w:val="20"/>
                </w:rPr>
                <w:delText xml:space="preserve"> </w:delText>
              </w:r>
              <w:r w:rsidRPr="00064254" w:rsidDel="00B66B01">
                <w:rPr>
                  <w:rStyle w:val="m1"/>
                  <w:rFonts w:ascii="Calibri" w:hAnsi="Calibri"/>
                  <w:sz w:val="20"/>
                  <w:szCs w:val="20"/>
                </w:rPr>
                <w:delText>&lt;</w:delText>
              </w:r>
              <w:r w:rsidRPr="00064254" w:rsidDel="00B66B01">
                <w:rPr>
                  <w:rStyle w:val="t1"/>
                  <w:rFonts w:ascii="Calibri" w:hAnsi="Calibri"/>
                  <w:sz w:val="20"/>
                  <w:szCs w:val="20"/>
                </w:rPr>
                <w:delText>ServiceID</w:delText>
              </w:r>
              <w:r w:rsidRPr="00064254" w:rsidDel="00B66B01">
                <w:rPr>
                  <w:rStyle w:val="m1"/>
                  <w:rFonts w:ascii="Calibri" w:hAnsi="Calibri"/>
                  <w:sz w:val="20"/>
                  <w:szCs w:val="20"/>
                </w:rPr>
                <w:delText>&gt;</w:delText>
              </w:r>
              <w:r w:rsidRPr="00064254" w:rsidDel="00B66B01">
                <w:rPr>
                  <w:rStyle w:val="tx1"/>
                  <w:rFonts w:ascii="Calibri" w:hAnsi="Calibri"/>
                  <w:sz w:val="20"/>
                  <w:szCs w:val="20"/>
                </w:rPr>
                <w:delText>10972</w:delText>
              </w:r>
              <w:r w:rsidRPr="00064254" w:rsidDel="00B66B01">
                <w:rPr>
                  <w:rStyle w:val="m1"/>
                  <w:rFonts w:ascii="Calibri" w:hAnsi="Calibri"/>
                  <w:sz w:val="20"/>
                  <w:szCs w:val="20"/>
                </w:rPr>
                <w:delText>&lt;/</w:delText>
              </w:r>
              <w:r w:rsidRPr="00064254" w:rsidDel="00B66B01">
                <w:rPr>
                  <w:rStyle w:val="t1"/>
                  <w:rFonts w:ascii="Calibri" w:hAnsi="Calibri"/>
                  <w:sz w:val="20"/>
                  <w:szCs w:val="20"/>
                </w:rPr>
                <w:delText>ServiceID</w:delText>
              </w:r>
              <w:r w:rsidRPr="00064254" w:rsidDel="00B66B01">
                <w:rPr>
                  <w:rStyle w:val="m1"/>
                  <w:rFonts w:ascii="Calibri" w:hAnsi="Calibri"/>
                  <w:sz w:val="20"/>
                  <w:szCs w:val="20"/>
                </w:rPr>
                <w:delText>&gt;</w:delText>
              </w:r>
              <w:r w:rsidRPr="00064254" w:rsidDel="00B66B01">
                <w:rPr>
                  <w:rFonts w:ascii="Calibri" w:hAnsi="Calibri"/>
                  <w:sz w:val="20"/>
                  <w:szCs w:val="20"/>
                </w:rPr>
                <w:delText xml:space="preserve"> </w:delText>
              </w:r>
            </w:del>
          </w:p>
          <w:p w14:paraId="17A5EDBC" w14:textId="234B4EAF" w:rsidR="007B6F3B" w:rsidRPr="00064254" w:rsidDel="00B66B01" w:rsidRDefault="007B6F3B" w:rsidP="00064254">
            <w:pPr>
              <w:ind w:left="480" w:hanging="480"/>
              <w:rPr>
                <w:del w:id="7707" w:author="Fnu, Sonam" w:date="2019-11-27T19:23:00Z"/>
                <w:rFonts w:ascii="Calibri" w:hAnsi="Calibri"/>
                <w:sz w:val="20"/>
                <w:szCs w:val="20"/>
              </w:rPr>
            </w:pPr>
            <w:del w:id="7708" w:author="Fnu, Sonam" w:date="2019-11-27T19:23:00Z">
              <w:r w:rsidRPr="00064254" w:rsidDel="00B66B01">
                <w:rPr>
                  <w:rStyle w:val="b1"/>
                  <w:rFonts w:ascii="Calibri" w:hAnsi="Calibri"/>
                  <w:sz w:val="20"/>
                  <w:szCs w:val="20"/>
                </w:rPr>
                <w:delText> </w:delText>
              </w:r>
              <w:r w:rsidRPr="00064254" w:rsidDel="00B66B01">
                <w:rPr>
                  <w:rFonts w:ascii="Calibri" w:hAnsi="Calibri"/>
                  <w:sz w:val="20"/>
                  <w:szCs w:val="20"/>
                </w:rPr>
                <w:delText xml:space="preserve"> </w:delText>
              </w:r>
              <w:r w:rsidRPr="00064254" w:rsidDel="00B66B01">
                <w:rPr>
                  <w:rStyle w:val="m1"/>
                  <w:rFonts w:ascii="Calibri" w:hAnsi="Calibri"/>
                  <w:sz w:val="20"/>
                  <w:szCs w:val="20"/>
                </w:rPr>
                <w:delText>&lt;</w:delText>
              </w:r>
              <w:r w:rsidRPr="00064254" w:rsidDel="00B66B01">
                <w:rPr>
                  <w:rStyle w:val="t1"/>
                  <w:rFonts w:ascii="Calibri" w:hAnsi="Calibri"/>
                  <w:sz w:val="20"/>
                  <w:szCs w:val="20"/>
                </w:rPr>
                <w:delText>From</w:delText>
              </w:r>
              <w:r w:rsidRPr="00064254" w:rsidDel="00B66B01">
                <w:rPr>
                  <w:rStyle w:val="m1"/>
                  <w:rFonts w:ascii="Calibri" w:hAnsi="Calibri"/>
                  <w:sz w:val="20"/>
                  <w:szCs w:val="20"/>
                </w:rPr>
                <w:delText>&gt;</w:delText>
              </w:r>
              <w:r w:rsidRPr="00064254" w:rsidDel="00B66B01">
                <w:rPr>
                  <w:rStyle w:val="tx1"/>
                  <w:rFonts w:ascii="Calibri" w:hAnsi="Calibri"/>
                  <w:sz w:val="20"/>
                  <w:szCs w:val="20"/>
                </w:rPr>
                <w:delText>2018-09-19 14:36:00</w:delText>
              </w:r>
              <w:r w:rsidRPr="00064254" w:rsidDel="00B66B01">
                <w:rPr>
                  <w:rStyle w:val="m1"/>
                  <w:rFonts w:ascii="Calibri" w:hAnsi="Calibri"/>
                  <w:sz w:val="20"/>
                  <w:szCs w:val="20"/>
                </w:rPr>
                <w:delText>&lt;/</w:delText>
              </w:r>
              <w:r w:rsidRPr="00064254" w:rsidDel="00B66B01">
                <w:rPr>
                  <w:rStyle w:val="t1"/>
                  <w:rFonts w:ascii="Calibri" w:hAnsi="Calibri"/>
                  <w:sz w:val="20"/>
                  <w:szCs w:val="20"/>
                </w:rPr>
                <w:delText>From</w:delText>
              </w:r>
              <w:r w:rsidRPr="00064254" w:rsidDel="00B66B01">
                <w:rPr>
                  <w:rStyle w:val="m1"/>
                  <w:rFonts w:ascii="Calibri" w:hAnsi="Calibri"/>
                  <w:sz w:val="20"/>
                  <w:szCs w:val="20"/>
                </w:rPr>
                <w:delText>&gt;</w:delText>
              </w:r>
              <w:r w:rsidRPr="00064254" w:rsidDel="00B66B01">
                <w:rPr>
                  <w:rFonts w:ascii="Calibri" w:hAnsi="Calibri"/>
                  <w:sz w:val="20"/>
                  <w:szCs w:val="20"/>
                </w:rPr>
                <w:delText xml:space="preserve"> </w:delText>
              </w:r>
            </w:del>
          </w:p>
          <w:p w14:paraId="539DFA6C" w14:textId="0D4A01D5" w:rsidR="007B6F3B" w:rsidRPr="00064254" w:rsidDel="00B66B01" w:rsidRDefault="007B6F3B" w:rsidP="00064254">
            <w:pPr>
              <w:ind w:left="480" w:hanging="480"/>
              <w:rPr>
                <w:del w:id="7709" w:author="Fnu, Sonam" w:date="2019-11-27T19:23:00Z"/>
                <w:rFonts w:ascii="Calibri" w:hAnsi="Calibri"/>
                <w:sz w:val="20"/>
                <w:szCs w:val="20"/>
              </w:rPr>
            </w:pPr>
            <w:del w:id="7710" w:author="Fnu, Sonam" w:date="2019-11-27T19:23:00Z">
              <w:r w:rsidRPr="00064254" w:rsidDel="00B66B01">
                <w:rPr>
                  <w:rStyle w:val="b1"/>
                  <w:rFonts w:ascii="Calibri" w:hAnsi="Calibri"/>
                  <w:sz w:val="20"/>
                  <w:szCs w:val="20"/>
                </w:rPr>
                <w:delText> </w:delText>
              </w:r>
              <w:r w:rsidRPr="00064254" w:rsidDel="00B66B01">
                <w:rPr>
                  <w:rFonts w:ascii="Calibri" w:hAnsi="Calibri"/>
                  <w:sz w:val="20"/>
                  <w:szCs w:val="20"/>
                </w:rPr>
                <w:delText xml:space="preserve"> </w:delText>
              </w:r>
              <w:r w:rsidRPr="00064254" w:rsidDel="00B66B01">
                <w:rPr>
                  <w:rStyle w:val="m1"/>
                  <w:rFonts w:ascii="Calibri" w:hAnsi="Calibri"/>
                  <w:sz w:val="20"/>
                  <w:szCs w:val="20"/>
                </w:rPr>
                <w:delText>&lt;</w:delText>
              </w:r>
              <w:r w:rsidRPr="00064254" w:rsidDel="00B66B01">
                <w:rPr>
                  <w:rStyle w:val="t1"/>
                  <w:rFonts w:ascii="Calibri" w:hAnsi="Calibri"/>
                  <w:sz w:val="20"/>
                  <w:szCs w:val="20"/>
                </w:rPr>
                <w:delText>To</w:delText>
              </w:r>
              <w:r w:rsidRPr="00064254" w:rsidDel="00B66B01">
                <w:rPr>
                  <w:rStyle w:val="m1"/>
                  <w:rFonts w:ascii="Calibri" w:hAnsi="Calibri"/>
                  <w:sz w:val="20"/>
                  <w:szCs w:val="20"/>
                </w:rPr>
                <w:delText>&gt;</w:delText>
              </w:r>
              <w:r w:rsidRPr="00064254" w:rsidDel="00B66B01">
                <w:rPr>
                  <w:rStyle w:val="tx1"/>
                  <w:rFonts w:ascii="Calibri" w:hAnsi="Calibri"/>
                  <w:sz w:val="20"/>
                  <w:szCs w:val="20"/>
                </w:rPr>
                <w:delText>2018-09-19 14:36:00</w:delText>
              </w:r>
              <w:r w:rsidRPr="00064254" w:rsidDel="00B66B01">
                <w:rPr>
                  <w:rStyle w:val="m1"/>
                  <w:rFonts w:ascii="Calibri" w:hAnsi="Calibri"/>
                  <w:sz w:val="20"/>
                  <w:szCs w:val="20"/>
                </w:rPr>
                <w:delText>&lt;/</w:delText>
              </w:r>
              <w:r w:rsidRPr="00064254" w:rsidDel="00B66B01">
                <w:rPr>
                  <w:rStyle w:val="t1"/>
                  <w:rFonts w:ascii="Calibri" w:hAnsi="Calibri"/>
                  <w:sz w:val="20"/>
                  <w:szCs w:val="20"/>
                </w:rPr>
                <w:delText>To</w:delText>
              </w:r>
              <w:r w:rsidRPr="00064254" w:rsidDel="00B66B01">
                <w:rPr>
                  <w:rStyle w:val="m1"/>
                  <w:rFonts w:ascii="Calibri" w:hAnsi="Calibri"/>
                  <w:sz w:val="20"/>
                  <w:szCs w:val="20"/>
                </w:rPr>
                <w:delText>&gt;</w:delText>
              </w:r>
              <w:r w:rsidRPr="00064254" w:rsidDel="00B66B01">
                <w:rPr>
                  <w:rFonts w:ascii="Calibri" w:hAnsi="Calibri"/>
                  <w:sz w:val="20"/>
                  <w:szCs w:val="20"/>
                </w:rPr>
                <w:delText xml:space="preserve"> </w:delText>
              </w:r>
            </w:del>
          </w:p>
          <w:p w14:paraId="6E9CD2C1" w14:textId="45668EF3" w:rsidR="007B6F3B" w:rsidRPr="00064254" w:rsidDel="00B66B01" w:rsidRDefault="007B6F3B" w:rsidP="00064254">
            <w:pPr>
              <w:rPr>
                <w:del w:id="7711" w:author="Fnu, Sonam" w:date="2019-11-27T19:23:00Z"/>
                <w:rFonts w:ascii="Calibri" w:hAnsi="Calibri"/>
                <w:sz w:val="20"/>
                <w:szCs w:val="20"/>
              </w:rPr>
            </w:pPr>
            <w:del w:id="7712" w:author="Fnu, Sonam" w:date="2019-11-27T19:23:00Z">
              <w:r w:rsidRPr="00064254" w:rsidDel="00B66B01">
                <w:rPr>
                  <w:rFonts w:ascii="Calibri" w:hAnsi="Calibri"/>
                  <w:sz w:val="20"/>
                  <w:szCs w:val="20"/>
                </w:rPr>
                <w:delText xml:space="preserve"> </w:delText>
              </w:r>
              <w:r w:rsidRPr="00064254" w:rsidDel="00B66B01">
                <w:rPr>
                  <w:rStyle w:val="m1"/>
                  <w:rFonts w:ascii="Calibri" w:hAnsi="Calibri"/>
                  <w:sz w:val="20"/>
                  <w:szCs w:val="20"/>
                </w:rPr>
                <w:delText>&lt;/</w:delText>
              </w:r>
              <w:r w:rsidRPr="00064254" w:rsidDel="00B66B01">
                <w:rPr>
                  <w:rStyle w:val="t1"/>
                  <w:rFonts w:ascii="Calibri" w:hAnsi="Calibri"/>
                  <w:sz w:val="20"/>
                  <w:szCs w:val="20"/>
                </w:rPr>
                <w:delText>AccountsActivities</w:delText>
              </w:r>
              <w:r w:rsidRPr="00064254" w:rsidDel="00B66B01">
                <w:rPr>
                  <w:rStyle w:val="m1"/>
                  <w:rFonts w:ascii="Calibri" w:hAnsi="Calibri"/>
                  <w:sz w:val="20"/>
                  <w:szCs w:val="20"/>
                </w:rPr>
                <w:delText>&gt;</w:delText>
              </w:r>
            </w:del>
          </w:p>
          <w:p w14:paraId="7512F5FB" w14:textId="0A86E9A1" w:rsidR="006534FD" w:rsidRPr="00064254" w:rsidDel="00B66B01" w:rsidRDefault="006534FD" w:rsidP="002536AA">
            <w:pPr>
              <w:pStyle w:val="Bullet-Normal"/>
              <w:rPr>
                <w:del w:id="7713" w:author="Fnu, Sonam" w:date="2019-11-27T19:23:00Z"/>
                <w:rFonts w:ascii="Calibri" w:hAnsi="Calibri"/>
                <w:u w:val="single"/>
              </w:rPr>
            </w:pPr>
          </w:p>
        </w:tc>
        <w:tc>
          <w:tcPr>
            <w:tcW w:w="5634" w:type="dxa"/>
          </w:tcPr>
          <w:p w14:paraId="5057C5EA" w14:textId="0D76046A"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14" w:author="Fnu, Sonam" w:date="2019-11-27T19:23:00Z"/>
                <w:rFonts w:ascii="Calibri" w:eastAsia="Times New Roman" w:hAnsi="Calibri" w:cs="Consolas"/>
                <w:color w:val="333333"/>
                <w:sz w:val="20"/>
                <w:szCs w:val="20"/>
              </w:rPr>
            </w:pPr>
            <w:del w:id="7715" w:author="Fnu, Sonam" w:date="2019-11-27T19:23:00Z">
              <w:r w:rsidRPr="00064254" w:rsidDel="00B66B01">
                <w:rPr>
                  <w:rFonts w:ascii="Calibri" w:eastAsia="Times New Roman" w:hAnsi="Calibri" w:cs="Consolas"/>
                  <w:color w:val="B919AE"/>
                  <w:sz w:val="20"/>
                  <w:szCs w:val="20"/>
                </w:rPr>
                <w:delText xml:space="preserve">&lt;AccountActivatesResponse </w:delText>
              </w:r>
              <w:r w:rsidRPr="00064254" w:rsidDel="00B66B01">
                <w:rPr>
                  <w:rFonts w:ascii="Calibri" w:eastAsia="Times New Roman" w:hAnsi="Calibri" w:cs="Consolas"/>
                  <w:color w:val="3F7EB4"/>
                  <w:sz w:val="20"/>
                  <w:szCs w:val="20"/>
                </w:rPr>
                <w:delText>xmlns:xsd="http://www.w3.org/2001/XMLSchema" xmlns:xsi="http://www.w3.org/2001/XMLSchema-instance"</w:delText>
              </w:r>
              <w:r w:rsidRPr="00064254" w:rsidDel="00B66B01">
                <w:rPr>
                  <w:rFonts w:ascii="Calibri" w:eastAsia="Times New Roman" w:hAnsi="Calibri" w:cs="Consolas"/>
                  <w:color w:val="B919AE"/>
                  <w:sz w:val="20"/>
                  <w:szCs w:val="20"/>
                </w:rPr>
                <w:delText>&gt;</w:delText>
              </w:r>
            </w:del>
          </w:p>
          <w:p w14:paraId="5250704F" w14:textId="15F73703"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16" w:author="Fnu, Sonam" w:date="2019-11-27T19:23:00Z"/>
                <w:rFonts w:ascii="Calibri" w:eastAsia="Times New Roman" w:hAnsi="Calibri" w:cs="Consolas"/>
                <w:color w:val="333333"/>
                <w:sz w:val="20"/>
                <w:szCs w:val="20"/>
              </w:rPr>
            </w:pPr>
            <w:del w:id="7717"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&lt;ReturnCode&gt;</w:delText>
              </w:r>
              <w:r w:rsidRPr="00064254" w:rsidDel="00B66B01">
                <w:rPr>
                  <w:rFonts w:ascii="Calibri" w:eastAsia="Times New Roman" w:hAnsi="Calibri" w:cs="Consolas"/>
                  <w:color w:val="333333"/>
                  <w:sz w:val="20"/>
                  <w:szCs w:val="20"/>
                </w:rPr>
                <w:delText>1</w:delText>
              </w:r>
              <w:r w:rsidRPr="00064254" w:rsidDel="00B66B01">
                <w:rPr>
                  <w:rFonts w:ascii="Calibri" w:eastAsia="Times New Roman" w:hAnsi="Calibri" w:cs="Consolas"/>
                  <w:color w:val="B919AE"/>
                  <w:sz w:val="20"/>
                  <w:szCs w:val="20"/>
                </w:rPr>
                <w:delText>&lt;/ReturnCode&gt;</w:delText>
              </w:r>
            </w:del>
          </w:p>
          <w:p w14:paraId="72F1596B" w14:textId="6DBF29D8"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18" w:author="Fnu, Sonam" w:date="2019-11-27T19:23:00Z"/>
                <w:rFonts w:ascii="Calibri" w:eastAsia="Times New Roman" w:hAnsi="Calibri" w:cs="Consolas"/>
                <w:color w:val="333333"/>
                <w:sz w:val="20"/>
                <w:szCs w:val="20"/>
              </w:rPr>
            </w:pPr>
            <w:del w:id="7719"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&lt;AccountActivates&gt;</w:delText>
              </w:r>
            </w:del>
          </w:p>
          <w:p w14:paraId="30004C18" w14:textId="4A329672"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20" w:author="Fnu, Sonam" w:date="2019-11-27T19:23:00Z"/>
                <w:rFonts w:ascii="Calibri" w:eastAsia="Times New Roman" w:hAnsi="Calibri" w:cs="Consolas"/>
                <w:color w:val="333333"/>
                <w:sz w:val="20"/>
                <w:szCs w:val="20"/>
              </w:rPr>
            </w:pPr>
            <w:del w:id="7721"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&lt;AccountActivates&gt;</w:delText>
              </w:r>
            </w:del>
          </w:p>
          <w:p w14:paraId="1673EFB1" w14:textId="7C7C460D"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22" w:author="Fnu, Sonam" w:date="2019-11-27T19:23:00Z"/>
                <w:rFonts w:ascii="Calibri" w:eastAsia="Times New Roman" w:hAnsi="Calibri" w:cs="Consolas"/>
                <w:color w:val="333333"/>
                <w:sz w:val="20"/>
                <w:szCs w:val="20"/>
              </w:rPr>
            </w:pPr>
            <w:del w:id="7723"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&lt;RIM&gt;</w:delText>
              </w:r>
              <w:r w:rsidRPr="00064254" w:rsidDel="00B66B01">
                <w:rPr>
                  <w:rFonts w:ascii="Calibri" w:eastAsia="Times New Roman" w:hAnsi="Calibri" w:cs="Consolas"/>
                  <w:color w:val="333333"/>
                  <w:sz w:val="20"/>
                  <w:szCs w:val="20"/>
                </w:rPr>
                <w:delText>17</w:delText>
              </w:r>
              <w:r w:rsidRPr="00064254" w:rsidDel="00B66B01">
                <w:rPr>
                  <w:rFonts w:ascii="Calibri" w:eastAsia="Times New Roman" w:hAnsi="Calibri" w:cs="Consolas"/>
                  <w:color w:val="B919AE"/>
                  <w:sz w:val="20"/>
                  <w:szCs w:val="20"/>
                </w:rPr>
                <w:delText>&lt;/RIM&gt;</w:delText>
              </w:r>
            </w:del>
          </w:p>
          <w:p w14:paraId="78BF0AE6" w14:textId="33D98F00"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24" w:author="Fnu, Sonam" w:date="2019-11-27T19:23:00Z"/>
                <w:rFonts w:ascii="Calibri" w:eastAsia="Times New Roman" w:hAnsi="Calibri" w:cs="Consolas"/>
                <w:color w:val="333333"/>
                <w:sz w:val="20"/>
                <w:szCs w:val="20"/>
              </w:rPr>
            </w:pPr>
            <w:del w:id="7725"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&lt;AccountNo&gt;</w:delText>
              </w:r>
              <w:r w:rsidRPr="00064254" w:rsidDel="00B66B01">
                <w:rPr>
                  <w:rFonts w:ascii="Calibri" w:eastAsia="Times New Roman" w:hAnsi="Calibri" w:cs="Consolas"/>
                  <w:color w:val="333333"/>
                  <w:sz w:val="20"/>
                  <w:szCs w:val="20"/>
                </w:rPr>
                <w:delText>100000002365</w:delText>
              </w:r>
              <w:r w:rsidRPr="00064254" w:rsidDel="00B66B01">
                <w:rPr>
                  <w:rFonts w:ascii="Calibri" w:eastAsia="Times New Roman" w:hAnsi="Calibri" w:cs="Consolas"/>
                  <w:color w:val="B919AE"/>
                  <w:sz w:val="20"/>
                  <w:szCs w:val="20"/>
                </w:rPr>
                <w:delText>&lt;/AccountNo&gt;</w:delText>
              </w:r>
            </w:del>
          </w:p>
          <w:p w14:paraId="54122332" w14:textId="60C6B763"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26" w:author="Fnu, Sonam" w:date="2019-11-27T19:23:00Z"/>
                <w:rFonts w:ascii="Calibri" w:eastAsia="Times New Roman" w:hAnsi="Calibri" w:cs="Consolas"/>
                <w:color w:val="333333"/>
                <w:sz w:val="20"/>
                <w:szCs w:val="20"/>
              </w:rPr>
            </w:pPr>
            <w:del w:id="7727"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&lt;Message&gt;</w:delText>
              </w:r>
              <w:r w:rsidRPr="00064254" w:rsidDel="00B66B01">
                <w:rPr>
                  <w:rFonts w:ascii="Calibri" w:eastAsia="Times New Roman" w:hAnsi="Calibri" w:cs="Consolas"/>
                  <w:color w:val="333333"/>
                  <w:sz w:val="20"/>
                  <w:szCs w:val="20"/>
                </w:rPr>
                <w:delText>REB: a Large credit has occurred on your A/C 100000002365 with credit amount 9999.000 on 09/07/2018 04:33:34 PM.</w:delText>
              </w:r>
              <w:r w:rsidRPr="00064254" w:rsidDel="00B66B01">
                <w:rPr>
                  <w:rFonts w:ascii="Calibri" w:eastAsia="Times New Roman" w:hAnsi="Calibri" w:cs="Consolas"/>
                  <w:color w:val="B919AE"/>
                  <w:sz w:val="20"/>
                  <w:szCs w:val="20"/>
                </w:rPr>
                <w:delText>&lt;/Message&gt;</w:delText>
              </w:r>
            </w:del>
          </w:p>
          <w:p w14:paraId="56DD28ED" w14:textId="05B44309"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28" w:author="Fnu, Sonam" w:date="2019-11-27T19:23:00Z"/>
                <w:rFonts w:ascii="Calibri" w:eastAsia="Times New Roman" w:hAnsi="Calibri" w:cs="Consolas"/>
                <w:color w:val="333333"/>
                <w:sz w:val="20"/>
                <w:szCs w:val="20"/>
              </w:rPr>
            </w:pPr>
            <w:del w:id="7729"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&lt;GenerationDate&gt;</w:delText>
              </w:r>
              <w:r w:rsidRPr="00064254" w:rsidDel="00B66B01">
                <w:rPr>
                  <w:rFonts w:ascii="Calibri" w:eastAsia="Times New Roman" w:hAnsi="Calibri" w:cs="Consolas"/>
                  <w:color w:val="333333"/>
                  <w:sz w:val="20"/>
                  <w:szCs w:val="20"/>
                </w:rPr>
                <w:delText>2018-07-09 16:34:00</w:delText>
              </w:r>
              <w:r w:rsidRPr="00064254" w:rsidDel="00B66B01">
                <w:rPr>
                  <w:rFonts w:ascii="Calibri" w:eastAsia="Times New Roman" w:hAnsi="Calibri" w:cs="Consolas"/>
                  <w:color w:val="B919AE"/>
                  <w:sz w:val="20"/>
                  <w:szCs w:val="20"/>
                </w:rPr>
                <w:delText>&lt;/GenerationDate&gt;</w:delText>
              </w:r>
            </w:del>
          </w:p>
          <w:p w14:paraId="7D77FE49" w14:textId="3EAD27D8"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30" w:author="Fnu, Sonam" w:date="2019-11-27T19:23:00Z"/>
                <w:rFonts w:ascii="Calibri" w:eastAsia="Times New Roman" w:hAnsi="Calibri" w:cs="Consolas"/>
                <w:color w:val="333333"/>
                <w:sz w:val="20"/>
                <w:szCs w:val="20"/>
              </w:rPr>
            </w:pPr>
            <w:del w:id="7731"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&lt;/AccountActivates&gt;</w:delText>
              </w:r>
            </w:del>
          </w:p>
          <w:p w14:paraId="0A96BD57" w14:textId="553B8361" w:rsidR="007B6F3B" w:rsidRPr="00064254" w:rsidDel="00B66B01" w:rsidRDefault="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32" w:author="Fnu, Sonam" w:date="2019-11-27T19:23:00Z"/>
                <w:rFonts w:ascii="Calibri" w:eastAsia="Times New Roman" w:hAnsi="Calibri" w:cs="Consolas"/>
                <w:color w:val="333333"/>
                <w:sz w:val="20"/>
                <w:szCs w:val="20"/>
              </w:rPr>
            </w:pPr>
            <w:del w:id="7733" w:author="Fnu, Sonam" w:date="2019-11-27T19:23:00Z">
              <w:r w:rsidRPr="00064254" w:rsidDel="00B66B01">
                <w:rPr>
                  <w:rFonts w:ascii="Calibri" w:eastAsia="Times New Roman" w:hAnsi="Calibri" w:cs="Consolas"/>
                  <w:color w:val="333333"/>
                  <w:sz w:val="20"/>
                  <w:szCs w:val="20"/>
                </w:rPr>
                <w:delText xml:space="preserve">    </w:delText>
              </w:r>
            </w:del>
          </w:p>
          <w:p w14:paraId="53EA6422" w14:textId="7EBE16C0"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34" w:author="Fnu, Sonam" w:date="2019-11-27T19:23:00Z"/>
                <w:rFonts w:ascii="Calibri" w:eastAsia="Times New Roman" w:hAnsi="Calibri" w:cs="Consolas"/>
                <w:color w:val="333333"/>
                <w:sz w:val="20"/>
                <w:szCs w:val="20"/>
              </w:rPr>
            </w:pPr>
            <w:del w:id="7735"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&lt;AccountActivates&gt;</w:delText>
              </w:r>
            </w:del>
          </w:p>
          <w:p w14:paraId="621048A9" w14:textId="6F050774"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36" w:author="Fnu, Sonam" w:date="2019-11-27T19:23:00Z"/>
                <w:rFonts w:ascii="Calibri" w:eastAsia="Times New Roman" w:hAnsi="Calibri" w:cs="Consolas"/>
                <w:color w:val="333333"/>
                <w:sz w:val="20"/>
                <w:szCs w:val="20"/>
              </w:rPr>
            </w:pPr>
            <w:del w:id="7737"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&lt;RIM&gt;</w:delText>
              </w:r>
              <w:r w:rsidRPr="00064254" w:rsidDel="00B66B01">
                <w:rPr>
                  <w:rFonts w:ascii="Calibri" w:eastAsia="Times New Roman" w:hAnsi="Calibri" w:cs="Consolas"/>
                  <w:color w:val="333333"/>
                  <w:sz w:val="20"/>
                  <w:szCs w:val="20"/>
                </w:rPr>
                <w:delText>17</w:delText>
              </w:r>
              <w:r w:rsidRPr="00064254" w:rsidDel="00B66B01">
                <w:rPr>
                  <w:rFonts w:ascii="Calibri" w:eastAsia="Times New Roman" w:hAnsi="Calibri" w:cs="Consolas"/>
                  <w:color w:val="B919AE"/>
                  <w:sz w:val="20"/>
                  <w:szCs w:val="20"/>
                </w:rPr>
                <w:delText>&lt;/RIM&gt;</w:delText>
              </w:r>
            </w:del>
          </w:p>
          <w:p w14:paraId="25C07335" w14:textId="5346CF7C"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38" w:author="Fnu, Sonam" w:date="2019-11-27T19:23:00Z"/>
                <w:rFonts w:ascii="Calibri" w:eastAsia="Times New Roman" w:hAnsi="Calibri" w:cs="Consolas"/>
                <w:color w:val="333333"/>
                <w:sz w:val="20"/>
                <w:szCs w:val="20"/>
              </w:rPr>
            </w:pPr>
            <w:del w:id="7739"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&lt;AccountNo&gt;</w:delText>
              </w:r>
              <w:r w:rsidRPr="00064254" w:rsidDel="00B66B01">
                <w:rPr>
                  <w:rFonts w:ascii="Calibri" w:eastAsia="Times New Roman" w:hAnsi="Calibri" w:cs="Consolas"/>
                  <w:color w:val="333333"/>
                  <w:sz w:val="20"/>
                  <w:szCs w:val="20"/>
                </w:rPr>
                <w:delText>100000002365</w:delText>
              </w:r>
              <w:r w:rsidRPr="00064254" w:rsidDel="00B66B01">
                <w:rPr>
                  <w:rFonts w:ascii="Calibri" w:eastAsia="Times New Roman" w:hAnsi="Calibri" w:cs="Consolas"/>
                  <w:color w:val="B919AE"/>
                  <w:sz w:val="20"/>
                  <w:szCs w:val="20"/>
                </w:rPr>
                <w:delText>&lt;/AccountNo&gt;</w:delText>
              </w:r>
            </w:del>
          </w:p>
          <w:p w14:paraId="63107CBD" w14:textId="3D16F60F"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40" w:author="Fnu, Sonam" w:date="2019-11-27T19:23:00Z"/>
                <w:rFonts w:ascii="Calibri" w:eastAsia="Times New Roman" w:hAnsi="Calibri" w:cs="Consolas"/>
                <w:color w:val="333333"/>
                <w:sz w:val="20"/>
                <w:szCs w:val="20"/>
              </w:rPr>
            </w:pPr>
            <w:del w:id="7741"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&lt;Message&gt;</w:delText>
              </w:r>
              <w:r w:rsidRPr="00064254" w:rsidDel="00B66B01">
                <w:rPr>
                  <w:rFonts w:ascii="Calibri" w:eastAsia="Times New Roman" w:hAnsi="Calibri" w:cs="Consolas"/>
                  <w:color w:val="333333"/>
                  <w:sz w:val="20"/>
                  <w:szCs w:val="20"/>
                </w:rPr>
                <w:delText>REB: a Large credit has occurred on your A/C 100000002365 with credit amount 88.000 on 11/07/2018 02:55:49 PM.</w:delText>
              </w:r>
              <w:r w:rsidRPr="00064254" w:rsidDel="00B66B01">
                <w:rPr>
                  <w:rFonts w:ascii="Calibri" w:eastAsia="Times New Roman" w:hAnsi="Calibri" w:cs="Consolas"/>
                  <w:color w:val="B919AE"/>
                  <w:sz w:val="20"/>
                  <w:szCs w:val="20"/>
                </w:rPr>
                <w:delText>&lt;/Message&gt;</w:delText>
              </w:r>
            </w:del>
          </w:p>
          <w:p w14:paraId="0A8E3941" w14:textId="71C94FF9"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42" w:author="Fnu, Sonam" w:date="2019-11-27T19:23:00Z"/>
                <w:rFonts w:ascii="Calibri" w:eastAsia="Times New Roman" w:hAnsi="Calibri" w:cs="Consolas"/>
                <w:color w:val="333333"/>
                <w:sz w:val="20"/>
                <w:szCs w:val="20"/>
              </w:rPr>
            </w:pPr>
            <w:del w:id="7743"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&lt;GenerationDate&gt;</w:delText>
              </w:r>
              <w:r w:rsidRPr="00064254" w:rsidDel="00B66B01">
                <w:rPr>
                  <w:rFonts w:ascii="Calibri" w:eastAsia="Times New Roman" w:hAnsi="Calibri" w:cs="Consolas"/>
                  <w:color w:val="333333"/>
                  <w:sz w:val="20"/>
                  <w:szCs w:val="20"/>
                </w:rPr>
                <w:delText>2018-07-11 14:56:00</w:delText>
              </w:r>
              <w:r w:rsidRPr="00064254" w:rsidDel="00B66B01">
                <w:rPr>
                  <w:rFonts w:ascii="Calibri" w:eastAsia="Times New Roman" w:hAnsi="Calibri" w:cs="Consolas"/>
                  <w:color w:val="B919AE"/>
                  <w:sz w:val="20"/>
                  <w:szCs w:val="20"/>
                </w:rPr>
                <w:delText>&lt;/GenerationDate&gt;</w:delText>
              </w:r>
            </w:del>
          </w:p>
          <w:p w14:paraId="0D3716E2" w14:textId="2452495D"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44" w:author="Fnu, Sonam" w:date="2019-11-27T19:23:00Z"/>
                <w:rFonts w:ascii="Calibri" w:eastAsia="Times New Roman" w:hAnsi="Calibri" w:cs="Consolas"/>
                <w:color w:val="333333"/>
                <w:sz w:val="20"/>
                <w:szCs w:val="20"/>
              </w:rPr>
            </w:pPr>
            <w:del w:id="7745"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&lt;/AccountActivates&gt;</w:delText>
              </w:r>
            </w:del>
          </w:p>
          <w:p w14:paraId="15758C49" w14:textId="63DFFB26"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46" w:author="Fnu, Sonam" w:date="2019-11-27T19:23:00Z"/>
                <w:rFonts w:ascii="Calibri" w:eastAsia="Times New Roman" w:hAnsi="Calibri" w:cs="Consolas"/>
                <w:color w:val="333333"/>
                <w:sz w:val="20"/>
                <w:szCs w:val="20"/>
              </w:rPr>
            </w:pPr>
            <w:del w:id="7747" w:author="Fnu, Sonam" w:date="2019-11-27T19:23:00Z">
              <w:r w:rsidRPr="00064254" w:rsidDel="00B66B01">
                <w:rPr>
                  <w:rFonts w:ascii="Calibri" w:eastAsia="Times New Roman" w:hAnsi="Calibri" w:cs="Consolas"/>
                  <w:color w:val="333333"/>
                  <w:sz w:val="20"/>
                  <w:szCs w:val="20"/>
                </w:rPr>
                <w:delText xml:space="preserve">  </w:delText>
              </w:r>
              <w:r w:rsidRPr="00064254" w:rsidDel="00B66B01">
                <w:rPr>
                  <w:rFonts w:ascii="Calibri" w:eastAsia="Times New Roman" w:hAnsi="Calibri" w:cs="Consolas"/>
                  <w:color w:val="B919AE"/>
                  <w:sz w:val="20"/>
                  <w:szCs w:val="20"/>
                </w:rPr>
                <w:delText>&lt;/AccountActivates&gt;</w:delText>
              </w:r>
            </w:del>
          </w:p>
          <w:p w14:paraId="59937820" w14:textId="3ACC39AB" w:rsidR="007B6F3B" w:rsidRPr="00064254" w:rsidDel="00B66B01" w:rsidRDefault="007B6F3B" w:rsidP="007B6F3B">
            <w:pPr>
              <w:pBdr>
                <w:top w:val="single" w:sz="6" w:space="11" w:color="CCCCCC"/>
                <w:left w:val="single" w:sz="6" w:space="11" w:color="CCCCCC"/>
                <w:bottom w:val="single" w:sz="6" w:space="11" w:color="CCCCCC"/>
                <w:right w:val="single" w:sz="6" w:space="11"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del w:id="7748" w:author="Fnu, Sonam" w:date="2019-11-27T19:23:00Z"/>
                <w:rFonts w:ascii="Calibri" w:eastAsia="Times New Roman" w:hAnsi="Calibri" w:cs="Consolas"/>
                <w:color w:val="333333"/>
                <w:sz w:val="20"/>
                <w:szCs w:val="20"/>
              </w:rPr>
            </w:pPr>
            <w:del w:id="7749" w:author="Fnu, Sonam" w:date="2019-11-27T19:23:00Z">
              <w:r w:rsidRPr="00064254" w:rsidDel="00B66B01">
                <w:rPr>
                  <w:rFonts w:ascii="Calibri" w:eastAsia="Times New Roman" w:hAnsi="Calibri" w:cs="Consolas"/>
                  <w:color w:val="B919AE"/>
                  <w:sz w:val="20"/>
                  <w:szCs w:val="20"/>
                </w:rPr>
                <w:delText>&lt;/AccountActivatesResponse&gt;</w:delText>
              </w:r>
            </w:del>
          </w:p>
          <w:p w14:paraId="73738668" w14:textId="47CD212C" w:rsidR="006534FD" w:rsidRPr="00064254" w:rsidDel="00B66B01" w:rsidRDefault="006534FD" w:rsidP="002536AA">
            <w:pPr>
              <w:pStyle w:val="Bullet-Normal"/>
              <w:rPr>
                <w:del w:id="7750" w:author="Fnu, Sonam" w:date="2019-11-27T19:23:00Z"/>
                <w:rFonts w:ascii="Calibri" w:hAnsi="Calibri"/>
                <w:u w:val="single"/>
              </w:rPr>
            </w:pPr>
          </w:p>
        </w:tc>
      </w:tr>
    </w:tbl>
    <w:p w14:paraId="1A66828A" w14:textId="13AF8442" w:rsidR="00FF73CE" w:rsidRDefault="00FF73CE" w:rsidP="006534FD">
      <w:pPr>
        <w:pStyle w:val="Bullet-Normal"/>
        <w:ind w:left="1764"/>
        <w:rPr>
          <w:ins w:id="7751" w:author="mayada samir" w:date="2019-04-04T10:15:00Z"/>
          <w:rFonts w:ascii="Calibri" w:hAnsi="Calibri"/>
          <w:u w:val="single"/>
        </w:rPr>
      </w:pPr>
    </w:p>
    <w:p w14:paraId="4F7195DE" w14:textId="77777777" w:rsidR="00FF73CE" w:rsidRDefault="00FF73CE">
      <w:pPr>
        <w:rPr>
          <w:ins w:id="7752" w:author="mayada samir" w:date="2019-04-04T10:15:00Z"/>
          <w:rFonts w:ascii="Calibri" w:eastAsia="Times New Roman" w:hAnsi="Calibri" w:cs="Arial"/>
          <w:sz w:val="18"/>
          <w:szCs w:val="18"/>
          <w:u w:val="single"/>
        </w:rPr>
      </w:pPr>
      <w:ins w:id="7753" w:author="mayada samir" w:date="2019-04-04T10:15:00Z">
        <w:r>
          <w:rPr>
            <w:rFonts w:ascii="Calibri" w:hAnsi="Calibri"/>
            <w:u w:val="single"/>
          </w:rPr>
          <w:br w:type="page"/>
        </w:r>
      </w:ins>
    </w:p>
    <w:p w14:paraId="169600F5" w14:textId="77777777" w:rsidR="006534FD" w:rsidRPr="00064254" w:rsidRDefault="006534FD" w:rsidP="006534FD">
      <w:pPr>
        <w:pStyle w:val="Bullet-Normal"/>
        <w:ind w:left="1764"/>
        <w:rPr>
          <w:rFonts w:ascii="Calibri" w:hAnsi="Calibri"/>
          <w:u w:val="single"/>
        </w:rPr>
      </w:pPr>
    </w:p>
    <w:p w14:paraId="72301CFE" w14:textId="7CE74732" w:rsidR="00E311B4" w:rsidRPr="00064254" w:rsidRDefault="00E311B4" w:rsidP="00E311B4">
      <w:pPr>
        <w:pStyle w:val="Bullet-Normal"/>
        <w:ind w:left="1764"/>
        <w:rPr>
          <w:rFonts w:ascii="Calibri" w:hAnsi="Calibri"/>
        </w:rPr>
      </w:pPr>
    </w:p>
    <w:p w14:paraId="2904B5DA" w14:textId="77777777" w:rsidR="00914342" w:rsidRPr="00064254" w:rsidRDefault="00914342" w:rsidP="002476BD">
      <w:pPr>
        <w:pStyle w:val="Bullet-Normal"/>
        <w:ind w:left="2160" w:firstLine="720"/>
        <w:rPr>
          <w:rFonts w:ascii="Calibri" w:hAnsi="Calibri"/>
        </w:rPr>
      </w:pPr>
    </w:p>
    <w:p w14:paraId="3D5EFD4F" w14:textId="19772FBF" w:rsidR="002476BD" w:rsidRPr="00064254" w:rsidDel="00B66B01" w:rsidRDefault="002476BD" w:rsidP="007E0683">
      <w:pPr>
        <w:pStyle w:val="Heading2"/>
        <w:numPr>
          <w:ilvl w:val="1"/>
          <w:numId w:val="71"/>
        </w:numPr>
        <w:rPr>
          <w:del w:id="7754" w:author="Fnu, Sonam" w:date="2019-11-27T19:23:00Z"/>
          <w:rFonts w:ascii="Calibri" w:hAnsi="Calibri"/>
        </w:rPr>
      </w:pPr>
      <w:del w:id="7755" w:author="Fnu, Sonam" w:date="2019-11-27T19:23:00Z">
        <w:r w:rsidRPr="00064254" w:rsidDel="00B66B01">
          <w:rPr>
            <w:rFonts w:ascii="Calibri" w:hAnsi="Calibri"/>
          </w:rPr>
          <w:delText xml:space="preserve">    </w:delText>
        </w:r>
        <w:bookmarkStart w:id="7756" w:name="_Toc375398164"/>
        <w:bookmarkStart w:id="7757" w:name="_Toc5265647"/>
        <w:r w:rsidRPr="00064254" w:rsidDel="00B66B01">
          <w:rPr>
            <w:rFonts w:ascii="Calibri" w:hAnsi="Calibri"/>
          </w:rPr>
          <w:delText>Messages</w:delText>
        </w:r>
        <w:bookmarkEnd w:id="7756"/>
        <w:bookmarkEnd w:id="7757"/>
      </w:del>
    </w:p>
    <w:p w14:paraId="2FBC9EA2" w14:textId="29C5F3E6" w:rsidR="002476BD" w:rsidRPr="00064254" w:rsidDel="00B66B01" w:rsidRDefault="002476BD" w:rsidP="002476BD">
      <w:pPr>
        <w:pStyle w:val="Bullet-Normal"/>
        <w:ind w:left="2160" w:firstLine="720"/>
        <w:rPr>
          <w:del w:id="7758" w:author="Fnu, Sonam" w:date="2019-11-27T19:23:00Z"/>
          <w:rFonts w:ascii="Calibri" w:hAnsi="Calibri"/>
        </w:rPr>
      </w:pPr>
      <w:del w:id="7759" w:author="Fnu, Sonam" w:date="2019-11-27T19:23:00Z">
        <w:r w:rsidRPr="00064254" w:rsidDel="00B66B01">
          <w:rPr>
            <w:rFonts w:ascii="Calibri" w:hAnsi="Calibri"/>
          </w:rPr>
          <w:delText>[Your Test goes here]</w:delText>
        </w:r>
      </w:del>
    </w:p>
    <w:p w14:paraId="6FF2FFE1" w14:textId="0FC560FF" w:rsidR="002476BD" w:rsidRPr="00064254" w:rsidDel="00B66B01" w:rsidRDefault="002476BD" w:rsidP="007E0683">
      <w:pPr>
        <w:pStyle w:val="Heading2"/>
        <w:numPr>
          <w:ilvl w:val="1"/>
          <w:numId w:val="71"/>
        </w:numPr>
        <w:rPr>
          <w:del w:id="7760" w:author="Fnu, Sonam" w:date="2019-11-27T19:23:00Z"/>
          <w:rFonts w:ascii="Calibri" w:hAnsi="Calibri"/>
        </w:rPr>
      </w:pPr>
      <w:del w:id="7761" w:author="Fnu, Sonam" w:date="2019-11-27T19:23:00Z">
        <w:r w:rsidRPr="00064254" w:rsidDel="00B66B01">
          <w:rPr>
            <w:rFonts w:ascii="Calibri" w:hAnsi="Calibri"/>
          </w:rPr>
          <w:delText xml:space="preserve">   </w:delText>
        </w:r>
        <w:bookmarkStart w:id="7762" w:name="_Toc375398165"/>
        <w:r w:rsidR="0014261A" w:rsidRPr="00064254" w:rsidDel="00B66B01">
          <w:rPr>
            <w:rFonts w:ascii="Calibri" w:hAnsi="Calibri"/>
          </w:rPr>
          <w:delText xml:space="preserve">  </w:delText>
        </w:r>
        <w:bookmarkStart w:id="7763" w:name="_Toc5265648"/>
        <w:r w:rsidRPr="00064254" w:rsidDel="00B66B01">
          <w:rPr>
            <w:rFonts w:ascii="Calibri" w:hAnsi="Calibri"/>
          </w:rPr>
          <w:delText>Validations</w:delText>
        </w:r>
        <w:bookmarkEnd w:id="7762"/>
        <w:bookmarkEnd w:id="7763"/>
      </w:del>
    </w:p>
    <w:p w14:paraId="584F41EA" w14:textId="44E82EEC" w:rsidR="002476BD" w:rsidRPr="00064254" w:rsidDel="00B66B01" w:rsidRDefault="002476BD" w:rsidP="002476BD">
      <w:pPr>
        <w:pStyle w:val="Bullet-Normal"/>
        <w:ind w:left="2160" w:firstLine="720"/>
        <w:rPr>
          <w:del w:id="7764" w:author="Fnu, Sonam" w:date="2019-11-27T19:23:00Z"/>
          <w:rFonts w:ascii="Calibri" w:hAnsi="Calibri"/>
        </w:rPr>
      </w:pPr>
      <w:del w:id="7765" w:author="Fnu, Sonam" w:date="2019-11-27T19:23:00Z">
        <w:r w:rsidRPr="00064254" w:rsidDel="00B66B01">
          <w:rPr>
            <w:rFonts w:ascii="Calibri" w:hAnsi="Calibri"/>
          </w:rPr>
          <w:delText xml:space="preserve">[Your text goes here] </w:delText>
        </w:r>
      </w:del>
    </w:p>
    <w:p w14:paraId="713A997C" w14:textId="3DFDA15B" w:rsidR="002476BD" w:rsidRPr="00064254" w:rsidDel="00B66B01" w:rsidRDefault="002476BD" w:rsidP="007E0683">
      <w:pPr>
        <w:pStyle w:val="Heading2"/>
        <w:numPr>
          <w:ilvl w:val="1"/>
          <w:numId w:val="71"/>
        </w:numPr>
        <w:rPr>
          <w:del w:id="7766" w:author="Fnu, Sonam" w:date="2019-11-27T19:23:00Z"/>
          <w:rFonts w:ascii="Calibri" w:hAnsi="Calibri"/>
        </w:rPr>
      </w:pPr>
      <w:del w:id="7767" w:author="Fnu, Sonam" w:date="2019-11-27T19:23:00Z">
        <w:r w:rsidRPr="00064254" w:rsidDel="00B66B01">
          <w:rPr>
            <w:rFonts w:ascii="Calibri" w:hAnsi="Calibri"/>
          </w:rPr>
          <w:delText xml:space="preserve">  </w:delText>
        </w:r>
        <w:r w:rsidRPr="00064254" w:rsidDel="00B66B01">
          <w:rPr>
            <w:rFonts w:ascii="Calibri" w:eastAsia="Times New Roman" w:hAnsi="Calibri" w:cs="Times New Roman"/>
            <w:bCs w:val="0"/>
            <w:sz w:val="20"/>
            <w:szCs w:val="20"/>
          </w:rPr>
          <w:delText xml:space="preserve"> </w:delText>
        </w:r>
        <w:bookmarkStart w:id="7768" w:name="_Toc375398166"/>
        <w:r w:rsidR="0014261A" w:rsidRPr="00064254" w:rsidDel="00B66B01">
          <w:rPr>
            <w:rFonts w:ascii="Calibri" w:eastAsia="Times New Roman" w:hAnsi="Calibri" w:cs="Times New Roman"/>
            <w:bCs w:val="0"/>
            <w:sz w:val="20"/>
            <w:szCs w:val="20"/>
          </w:rPr>
          <w:delText xml:space="preserve">  </w:delText>
        </w:r>
        <w:bookmarkStart w:id="7769" w:name="_Toc5265649"/>
        <w:r w:rsidRPr="00064254" w:rsidDel="00B66B01">
          <w:rPr>
            <w:rFonts w:ascii="Calibri" w:hAnsi="Calibri"/>
          </w:rPr>
          <w:delText>Glossary</w:delText>
        </w:r>
        <w:bookmarkEnd w:id="7768"/>
        <w:bookmarkEnd w:id="7769"/>
      </w:del>
    </w:p>
    <w:p w14:paraId="72C7D77B" w14:textId="6BEC2D19" w:rsidR="002476BD" w:rsidRPr="00064254" w:rsidDel="00B66B01" w:rsidRDefault="002476BD" w:rsidP="002476BD">
      <w:pPr>
        <w:pStyle w:val="Bullet-Normal"/>
        <w:ind w:left="2160" w:firstLine="720"/>
        <w:rPr>
          <w:del w:id="7770" w:author="Fnu, Sonam" w:date="2019-11-27T19:23:00Z"/>
          <w:rFonts w:ascii="Calibri" w:hAnsi="Calibri"/>
        </w:rPr>
      </w:pPr>
      <w:del w:id="7771" w:author="Fnu, Sonam" w:date="2019-11-27T19:23:00Z">
        <w:r w:rsidRPr="00064254" w:rsidDel="00B66B01">
          <w:rPr>
            <w:rFonts w:ascii="Calibri" w:hAnsi="Calibri"/>
          </w:rPr>
          <w:delText xml:space="preserve">[Your text goes here] </w:delText>
        </w:r>
      </w:del>
    </w:p>
    <w:p w14:paraId="324892F0" w14:textId="03DE8F9F" w:rsidR="002476BD" w:rsidRPr="00064254" w:rsidDel="00B66B01" w:rsidRDefault="002476BD" w:rsidP="007E0683">
      <w:pPr>
        <w:pStyle w:val="Heading2"/>
        <w:numPr>
          <w:ilvl w:val="1"/>
          <w:numId w:val="71"/>
        </w:numPr>
        <w:rPr>
          <w:del w:id="7772" w:author="Fnu, Sonam" w:date="2019-11-27T19:23:00Z"/>
          <w:rFonts w:ascii="Calibri" w:hAnsi="Calibri"/>
        </w:rPr>
      </w:pPr>
      <w:del w:id="7773" w:author="Fnu, Sonam" w:date="2019-11-27T19:23:00Z">
        <w:r w:rsidRPr="00064254" w:rsidDel="00B66B01">
          <w:rPr>
            <w:rFonts w:ascii="Calibri" w:hAnsi="Calibri"/>
          </w:rPr>
          <w:delText xml:space="preserve">   </w:delText>
        </w:r>
        <w:bookmarkStart w:id="7774" w:name="_Toc375398167"/>
        <w:r w:rsidR="0014261A" w:rsidRPr="00064254" w:rsidDel="00B66B01">
          <w:rPr>
            <w:rFonts w:ascii="Calibri" w:hAnsi="Calibri"/>
          </w:rPr>
          <w:delText xml:space="preserve">  </w:delText>
        </w:r>
        <w:bookmarkStart w:id="7775" w:name="_Toc5265650"/>
        <w:r w:rsidRPr="00064254" w:rsidDel="00B66B01">
          <w:rPr>
            <w:rFonts w:ascii="Calibri" w:hAnsi="Calibri"/>
          </w:rPr>
          <w:delText>Workflow &amp; Diagrams</w:delText>
        </w:r>
        <w:bookmarkEnd w:id="7774"/>
        <w:bookmarkEnd w:id="7775"/>
      </w:del>
    </w:p>
    <w:p w14:paraId="7B92E94E" w14:textId="0C387A51" w:rsidR="00721872" w:rsidRPr="00064254" w:rsidDel="00B66B01" w:rsidRDefault="00721872" w:rsidP="00721872">
      <w:pPr>
        <w:rPr>
          <w:del w:id="7776" w:author="Fnu, Sonam" w:date="2019-11-27T19:23:00Z"/>
          <w:rFonts w:ascii="Calibri" w:hAnsi="Calibri"/>
        </w:rPr>
      </w:pPr>
    </w:p>
    <w:p w14:paraId="33899BC6" w14:textId="7334F9A8" w:rsidR="002476BD" w:rsidRPr="00064254" w:rsidDel="00B66B01" w:rsidRDefault="002476BD" w:rsidP="002476BD">
      <w:pPr>
        <w:pStyle w:val="Bullet-Normal"/>
        <w:ind w:left="2160" w:firstLine="720"/>
        <w:rPr>
          <w:del w:id="7777" w:author="Fnu, Sonam" w:date="2019-11-27T19:23:00Z"/>
          <w:rFonts w:ascii="Calibri" w:hAnsi="Calibri"/>
        </w:rPr>
      </w:pPr>
      <w:del w:id="7778" w:author="Fnu, Sonam" w:date="2019-11-27T19:23:00Z">
        <w:r w:rsidRPr="00064254" w:rsidDel="00B66B01">
          <w:rPr>
            <w:rFonts w:ascii="Calibri" w:hAnsi="Calibri"/>
          </w:rPr>
          <w:delText xml:space="preserve">[Your text goes here] </w:delText>
        </w:r>
      </w:del>
    </w:p>
    <w:p w14:paraId="7AE031BD" w14:textId="1AA96C8F" w:rsidR="002476BD" w:rsidRPr="00064254" w:rsidDel="00B66B01" w:rsidRDefault="0014261A" w:rsidP="007E0683">
      <w:pPr>
        <w:pStyle w:val="Heading2"/>
        <w:numPr>
          <w:ilvl w:val="1"/>
          <w:numId w:val="71"/>
        </w:numPr>
        <w:rPr>
          <w:del w:id="7779" w:author="Fnu, Sonam" w:date="2019-11-27T19:23:00Z"/>
          <w:rFonts w:ascii="Calibri" w:hAnsi="Calibri"/>
        </w:rPr>
      </w:pPr>
      <w:bookmarkStart w:id="7780" w:name="_Toc375398168"/>
      <w:del w:id="7781" w:author="Fnu, Sonam" w:date="2019-11-27T19:23:00Z">
        <w:r w:rsidRPr="00064254" w:rsidDel="00B66B01">
          <w:rPr>
            <w:rFonts w:ascii="Calibri" w:hAnsi="Calibri"/>
          </w:rPr>
          <w:delText xml:space="preserve">     </w:delText>
        </w:r>
        <w:bookmarkStart w:id="7782" w:name="_Toc5265651"/>
        <w:r w:rsidR="002476BD" w:rsidRPr="00064254" w:rsidDel="00B66B01">
          <w:rPr>
            <w:rFonts w:ascii="Calibri" w:hAnsi="Calibri"/>
          </w:rPr>
          <w:delText>Impacted Modules</w:delText>
        </w:r>
        <w:bookmarkEnd w:id="7780"/>
        <w:bookmarkEnd w:id="7782"/>
      </w:del>
    </w:p>
    <w:p w14:paraId="4E0D4833" w14:textId="70B67699" w:rsidR="00721872" w:rsidRPr="00064254" w:rsidDel="00B66B01" w:rsidRDefault="00721872" w:rsidP="00721872">
      <w:pPr>
        <w:rPr>
          <w:del w:id="7783" w:author="Fnu, Sonam" w:date="2019-11-27T19:23:00Z"/>
          <w:rFonts w:ascii="Calibri" w:hAnsi="Calibri"/>
        </w:rPr>
      </w:pPr>
    </w:p>
    <w:p w14:paraId="26B8C83E" w14:textId="0EE06038" w:rsidR="002476BD" w:rsidRPr="00064254" w:rsidDel="00B66B01" w:rsidRDefault="002476BD" w:rsidP="002476BD">
      <w:pPr>
        <w:pStyle w:val="Bullet-Normal"/>
        <w:ind w:left="2160" w:firstLine="720"/>
        <w:rPr>
          <w:del w:id="7784" w:author="Fnu, Sonam" w:date="2019-11-27T19:23:00Z"/>
          <w:rFonts w:ascii="Calibri" w:hAnsi="Calibri"/>
        </w:rPr>
      </w:pPr>
      <w:del w:id="7785" w:author="Fnu, Sonam" w:date="2019-11-27T19:23:00Z">
        <w:r w:rsidRPr="00064254" w:rsidDel="00B66B01">
          <w:rPr>
            <w:rFonts w:ascii="Calibri" w:hAnsi="Calibri"/>
          </w:rPr>
          <w:delText xml:space="preserve">[Your text goes here] </w:delText>
        </w:r>
      </w:del>
    </w:p>
    <w:p w14:paraId="419EDE67" w14:textId="0C7B5896" w:rsidR="002476BD" w:rsidRPr="00064254" w:rsidDel="00B66B01" w:rsidRDefault="002476BD" w:rsidP="007E0683">
      <w:pPr>
        <w:pStyle w:val="Heading2"/>
        <w:numPr>
          <w:ilvl w:val="1"/>
          <w:numId w:val="71"/>
        </w:numPr>
        <w:rPr>
          <w:del w:id="7786" w:author="Fnu, Sonam" w:date="2019-11-27T19:23:00Z"/>
          <w:rFonts w:ascii="Calibri" w:hAnsi="Calibri"/>
        </w:rPr>
      </w:pPr>
      <w:bookmarkStart w:id="7787" w:name="_Setup"/>
      <w:bookmarkStart w:id="7788" w:name="_Toc375398170"/>
      <w:bookmarkStart w:id="7789" w:name="_Toc5265652"/>
      <w:bookmarkEnd w:id="6592"/>
      <w:bookmarkEnd w:id="7787"/>
      <w:del w:id="7790" w:author="Fnu, Sonam" w:date="2019-11-27T19:23:00Z">
        <w:r w:rsidRPr="00064254" w:rsidDel="00B66B01">
          <w:rPr>
            <w:rFonts w:ascii="Calibri" w:hAnsi="Calibri"/>
          </w:rPr>
          <w:delText>Setup</w:delText>
        </w:r>
        <w:bookmarkEnd w:id="7788"/>
        <w:bookmarkEnd w:id="7789"/>
      </w:del>
    </w:p>
    <w:p w14:paraId="5D79C2C3" w14:textId="5A39E014" w:rsidR="0092549C" w:rsidRPr="00064254" w:rsidDel="00B66B01" w:rsidRDefault="0092549C" w:rsidP="0092549C">
      <w:pPr>
        <w:pStyle w:val="Bullet-Normal"/>
        <w:ind w:left="882"/>
        <w:rPr>
          <w:del w:id="7791" w:author="Fnu, Sonam" w:date="2019-11-27T19:23:00Z"/>
          <w:rFonts w:ascii="Calibri" w:eastAsiaTheme="minorHAnsi" w:hAnsi="Calibri" w:cstheme="minorBidi"/>
          <w:sz w:val="22"/>
          <w:szCs w:val="22"/>
        </w:rPr>
      </w:pPr>
      <w:del w:id="7792" w:author="Fnu, Sonam" w:date="2019-11-27T19:23:00Z">
        <w:r w:rsidRPr="00064254" w:rsidDel="00B66B01">
          <w:rPr>
            <w:rFonts w:ascii="Calibri" w:eastAsiaTheme="minorHAnsi" w:hAnsi="Calibri" w:cstheme="minorBidi"/>
            <w:sz w:val="22"/>
            <w:szCs w:val="22"/>
          </w:rPr>
          <w:delText>The below steps should be follow to setup the notifications modules, this setup is not repeatable it must done once.</w:delText>
        </w:r>
      </w:del>
    </w:p>
    <w:p w14:paraId="2331888F" w14:textId="0A745718" w:rsidR="0092549C" w:rsidRPr="00064254" w:rsidDel="00B66B01" w:rsidRDefault="0092549C" w:rsidP="0092549C">
      <w:pPr>
        <w:pStyle w:val="Bullet-Normal"/>
        <w:ind w:left="882"/>
        <w:rPr>
          <w:del w:id="7793" w:author="Fnu, Sonam" w:date="2019-11-27T19:22:00Z"/>
          <w:rFonts w:ascii="Calibri" w:eastAsiaTheme="minorHAnsi" w:hAnsi="Calibri" w:cstheme="minorBidi"/>
          <w:sz w:val="22"/>
          <w:szCs w:val="22"/>
        </w:rPr>
      </w:pPr>
    </w:p>
    <w:p w14:paraId="3E50A7FF" w14:textId="5064CD74" w:rsidR="0092549C" w:rsidRPr="00064254" w:rsidDel="00B66B01" w:rsidRDefault="0092549C" w:rsidP="0092549C">
      <w:pPr>
        <w:pStyle w:val="Bullet-Normal"/>
        <w:numPr>
          <w:ilvl w:val="0"/>
          <w:numId w:val="56"/>
        </w:numPr>
        <w:rPr>
          <w:del w:id="7794" w:author="Fnu, Sonam" w:date="2019-11-27T19:22:00Z"/>
          <w:rFonts w:ascii="Calibri" w:eastAsiaTheme="minorHAnsi" w:hAnsi="Calibri" w:cstheme="minorBidi"/>
          <w:sz w:val="22"/>
          <w:szCs w:val="22"/>
        </w:rPr>
      </w:pPr>
      <w:del w:id="7795" w:author="Fnu, Sonam" w:date="2019-11-27T19:22:00Z">
        <w:r w:rsidRPr="00064254" w:rsidDel="00B66B01">
          <w:rPr>
            <w:rFonts w:ascii="Calibri" w:eastAsiaTheme="minorHAnsi" w:hAnsi="Calibri" w:cstheme="minorBidi"/>
            <w:sz w:val="22"/>
            <w:szCs w:val="22"/>
          </w:rPr>
          <w:delText>Insert the below records to BANK_NOTIFICATIONS table:</w:delText>
        </w:r>
      </w:del>
    </w:p>
    <w:tbl>
      <w:tblPr>
        <w:tblStyle w:val="TableGrid"/>
        <w:tblW w:w="0" w:type="auto"/>
        <w:tblInd w:w="1242" w:type="dxa"/>
        <w:tblLook w:val="04A0" w:firstRow="1" w:lastRow="0" w:firstColumn="1" w:lastColumn="0" w:noHBand="0" w:noVBand="1"/>
      </w:tblPr>
      <w:tblGrid>
        <w:gridCol w:w="3343"/>
        <w:gridCol w:w="5038"/>
        <w:tblGridChange w:id="7796">
          <w:tblGrid>
            <w:gridCol w:w="3343"/>
            <w:gridCol w:w="5038"/>
          </w:tblGrid>
        </w:tblGridChange>
      </w:tblGrid>
      <w:tr w:rsidR="0092549C" w:rsidRPr="00012DAF" w:rsidDel="00B66B01" w14:paraId="324ECA26" w14:textId="33D845EC" w:rsidTr="00ED3E3D">
        <w:trPr>
          <w:del w:id="7797" w:author="Fnu, Sonam" w:date="2019-11-27T19:22:00Z"/>
        </w:trPr>
        <w:tc>
          <w:tcPr>
            <w:tcW w:w="3343" w:type="dxa"/>
          </w:tcPr>
          <w:p w14:paraId="3749B781" w14:textId="71D4F72D" w:rsidR="0092549C" w:rsidRPr="00064254" w:rsidDel="00B66B01" w:rsidRDefault="0092549C" w:rsidP="00ED3E3D">
            <w:pPr>
              <w:pStyle w:val="Bullet-Normal"/>
              <w:rPr>
                <w:del w:id="7798" w:author="Fnu, Sonam" w:date="2019-11-27T19:22:00Z"/>
                <w:rFonts w:ascii="Calibri" w:eastAsiaTheme="minorHAnsi" w:hAnsi="Calibri" w:cstheme="minorBidi"/>
                <w:sz w:val="22"/>
                <w:szCs w:val="22"/>
              </w:rPr>
            </w:pPr>
            <w:del w:id="7799" w:author="Fnu, Sonam" w:date="2019-11-27T19:22:00Z">
              <w:r w:rsidRPr="00064254" w:rsidDel="00B66B01">
                <w:rPr>
                  <w:rFonts w:ascii="Calibri" w:eastAsiaTheme="minorHAnsi" w:hAnsi="Calibri" w:cstheme="minorBidi"/>
                  <w:sz w:val="22"/>
                  <w:szCs w:val="22"/>
                </w:rPr>
                <w:delText>Perform Beneficiary maintenance</w:delText>
              </w:r>
            </w:del>
          </w:p>
        </w:tc>
        <w:tc>
          <w:tcPr>
            <w:tcW w:w="5038" w:type="dxa"/>
          </w:tcPr>
          <w:p w14:paraId="2211AFD9" w14:textId="612A2D3E" w:rsidR="0092549C" w:rsidRPr="00064254" w:rsidDel="00B66B01" w:rsidRDefault="0092549C" w:rsidP="00ED3E3D">
            <w:pPr>
              <w:rPr>
                <w:del w:id="7800" w:author="Fnu, Sonam" w:date="2019-11-27T19:22:00Z"/>
                <w:rFonts w:ascii="Calibri" w:hAnsi="Calibri"/>
              </w:rPr>
            </w:pPr>
            <w:del w:id="7801" w:author="Fnu, Sonam" w:date="2019-11-27T19:22:00Z">
              <w:r w:rsidRPr="00064254" w:rsidDel="00B66B01">
                <w:rPr>
                  <w:rFonts w:ascii="Calibri" w:hAnsi="Calibri"/>
                </w:rPr>
                <w:delText>ID</w:delText>
              </w:r>
              <w:r w:rsidRPr="00064254" w:rsidDel="00B66B01">
                <w:rPr>
                  <w:rFonts w:ascii="Calibri" w:hAnsi="Calibri"/>
                </w:rPr>
                <w:sym w:font="Wingdings" w:char="F0DF"/>
              </w:r>
              <w:r w:rsidRPr="00064254" w:rsidDel="00B66B01">
                <w:rPr>
                  <w:rFonts w:ascii="Calibri" w:hAnsi="Calibri"/>
                </w:rPr>
                <w:delText>[unique id]</w:delText>
              </w:r>
            </w:del>
          </w:p>
          <w:p w14:paraId="1B93E576" w14:textId="1FF5DB07" w:rsidR="0092549C" w:rsidRPr="00064254" w:rsidDel="00B66B01" w:rsidRDefault="0092549C" w:rsidP="00ED3E3D">
            <w:pPr>
              <w:rPr>
                <w:del w:id="7802" w:author="Fnu, Sonam" w:date="2019-11-27T19:22:00Z"/>
                <w:rFonts w:ascii="Calibri" w:hAnsi="Calibri"/>
              </w:rPr>
            </w:pPr>
            <w:del w:id="7803" w:author="Fnu, Sonam" w:date="2019-11-27T19:22:00Z">
              <w:r w:rsidRPr="00064254" w:rsidDel="00B66B01">
                <w:rPr>
                  <w:rFonts w:ascii="Calibri" w:hAnsi="Calibri"/>
                </w:rPr>
                <w:delText>FUNCTION_ID</w:delText>
              </w:r>
              <w:r w:rsidRPr="00064254" w:rsidDel="00B66B01">
                <w:rPr>
                  <w:rFonts w:ascii="Calibri" w:hAnsi="Calibri"/>
                </w:rPr>
                <w:sym w:font="Wingdings" w:char="F0DF"/>
              </w:r>
              <w:r w:rsidRPr="00064254" w:rsidDel="00B66B01">
                <w:rPr>
                  <w:rFonts w:ascii="Calibri" w:hAnsi="Calibri"/>
                </w:rPr>
                <w:delText>FNCEBCW014</w:delText>
              </w:r>
            </w:del>
          </w:p>
          <w:p w14:paraId="13D69A3D" w14:textId="3257C9E5" w:rsidR="0092549C" w:rsidRPr="00064254" w:rsidDel="00B66B01" w:rsidRDefault="0092549C" w:rsidP="00ED3E3D">
            <w:pPr>
              <w:rPr>
                <w:del w:id="7804" w:author="Fnu, Sonam" w:date="2019-11-27T19:22:00Z"/>
                <w:rFonts w:ascii="Calibri" w:hAnsi="Calibri"/>
              </w:rPr>
            </w:pPr>
            <w:del w:id="7805" w:author="Fnu, Sonam" w:date="2019-11-27T19:22:00Z">
              <w:r w:rsidRPr="00064254" w:rsidDel="00B66B01">
                <w:rPr>
                  <w:rFonts w:ascii="Calibri" w:hAnsi="Calibri"/>
                </w:rPr>
                <w:delText>DESCRIPTION</w:delText>
              </w:r>
              <w:r w:rsidRPr="00064254" w:rsidDel="00B66B01">
                <w:rPr>
                  <w:rFonts w:ascii="Calibri" w:hAnsi="Calibri"/>
                </w:rPr>
                <w:sym w:font="Wingdings" w:char="F0DF"/>
              </w:r>
              <w:r w:rsidRPr="00064254" w:rsidDel="00B66B01">
                <w:rPr>
                  <w:rFonts w:ascii="Calibri" w:hAnsi="Calibri"/>
                </w:rPr>
                <w:delText xml:space="preserve"> Perform Beneficiary maintenance</w:delText>
              </w:r>
              <w:r w:rsidRPr="00064254" w:rsidDel="00B66B01">
                <w:rPr>
                  <w:rFonts w:ascii="Calibri" w:hAnsi="Calibri"/>
                </w:rPr>
                <w:br/>
                <w:delText>IS_MANDATORY</w:delText>
              </w:r>
              <w:r w:rsidRPr="00064254" w:rsidDel="00B66B01">
                <w:rPr>
                  <w:rFonts w:ascii="Calibri" w:hAnsi="Calibri"/>
                </w:rPr>
                <w:sym w:font="Wingdings" w:char="F0DF"/>
              </w:r>
              <w:r w:rsidRPr="00064254" w:rsidDel="00B66B01">
                <w:rPr>
                  <w:rFonts w:ascii="Calibri" w:hAnsi="Calibri"/>
                </w:rPr>
                <w:delText>0</w:delText>
              </w:r>
            </w:del>
          </w:p>
          <w:p w14:paraId="2AE7DCBF" w14:textId="65CE2BA7" w:rsidR="0092549C" w:rsidRPr="00064254" w:rsidDel="00B66B01" w:rsidRDefault="0092549C" w:rsidP="00ED3E3D">
            <w:pPr>
              <w:rPr>
                <w:del w:id="7806" w:author="Fnu, Sonam" w:date="2019-11-27T19:22:00Z"/>
                <w:rFonts w:ascii="Calibri" w:hAnsi="Calibri"/>
              </w:rPr>
            </w:pPr>
            <w:del w:id="7807" w:author="Fnu, Sonam" w:date="2019-11-27T19:22:00Z">
              <w:r w:rsidRPr="00064254" w:rsidDel="00B66B01">
                <w:rPr>
                  <w:rFonts w:ascii="Calibri" w:hAnsi="Calibri"/>
                </w:rPr>
                <w:delText>RECEPENT_</w:delText>
              </w:r>
              <w:r w:rsidRPr="00012DAF" w:rsidDel="00B66B01">
                <w:rPr>
                  <w:rFonts w:ascii="Calibri" w:eastAsia="Times New Roman" w:hAnsi="Calibri" w:cs="Times New Roman"/>
                  <w:color w:val="000000"/>
                </w:rPr>
                <w:delText>CATEGORY</w:delText>
              </w:r>
              <w:r w:rsidRPr="00064254" w:rsidDel="00B66B01">
                <w:rPr>
                  <w:rFonts w:ascii="Calibri" w:hAnsi="Calibri"/>
                </w:rPr>
                <w:delText xml:space="preserve"> </w:delText>
              </w:r>
              <w:r w:rsidRPr="00064254" w:rsidDel="00B66B01">
                <w:rPr>
                  <w:rFonts w:ascii="Calibri" w:hAnsi="Calibri"/>
                </w:rPr>
                <w:sym w:font="Wingdings" w:char="F0DF"/>
              </w:r>
              <w:r w:rsidRPr="00064254" w:rsidDel="00B66B01">
                <w:rPr>
                  <w:rFonts w:ascii="Calibri" w:hAnsi="Calibri"/>
                </w:rPr>
                <w:delText>CW</w:delText>
              </w:r>
            </w:del>
          </w:p>
          <w:p w14:paraId="52992D1D" w14:textId="7B8A16C9" w:rsidR="00A041C8" w:rsidRPr="00012DAF" w:rsidDel="00B66B01" w:rsidRDefault="0092549C">
            <w:pPr>
              <w:rPr>
                <w:del w:id="7808" w:author="Fnu, Sonam" w:date="2019-11-27T19:22:00Z"/>
                <w:rFonts w:ascii="Calibri" w:eastAsia="Times New Roman" w:hAnsi="Calibri" w:cs="Times New Roman"/>
                <w:color w:val="000000"/>
              </w:rPr>
            </w:pPr>
            <w:del w:id="7809" w:author="Fnu, Sonam" w:date="2019-11-27T19:22:00Z">
              <w:r w:rsidRPr="00064254" w:rsidDel="00B66B01">
                <w:rPr>
                  <w:rFonts w:ascii="Calibri" w:hAnsi="Calibri"/>
                </w:rPr>
                <w:delText>RECEPENT_TYPE</w:delText>
              </w:r>
              <w:r w:rsidRPr="00012DAF" w:rsidDel="00B66B01">
                <w:rPr>
                  <w:rFonts w:ascii="Calibri" w:eastAsia="Times New Roman" w:hAnsi="Calibri" w:cs="Times New Roman"/>
                  <w:color w:val="000000"/>
                </w:rPr>
                <w:delText xml:space="preserve"> </w:delText>
              </w:r>
              <w:r w:rsidRPr="00012DAF" w:rsidDel="00B66B01">
                <w:rPr>
                  <w:rFonts w:ascii="Calibri" w:eastAsia="Times New Roman" w:hAnsi="Calibri" w:cs="Times New Roman"/>
                  <w:color w:val="000000"/>
                </w:rPr>
                <w:sym w:font="Wingdings" w:char="F0DF"/>
              </w:r>
              <w:r w:rsidRPr="00012DAF" w:rsidDel="00B66B01">
                <w:rPr>
                  <w:rFonts w:ascii="Calibri" w:eastAsia="Times New Roman" w:hAnsi="Calibri" w:cs="Times New Roman"/>
                  <w:color w:val="000000"/>
                </w:rPr>
                <w:delText>1 [0:Customer, 1: Role, 2: Account Group, 3:Department]</w:delText>
              </w:r>
            </w:del>
          </w:p>
          <w:p w14:paraId="1D6FAEFA" w14:textId="7B991CEB" w:rsidR="0092549C" w:rsidRPr="00064254" w:rsidDel="00B66B01" w:rsidRDefault="0092549C" w:rsidP="00ED3E3D">
            <w:pPr>
              <w:rPr>
                <w:del w:id="7810" w:author="Fnu, Sonam" w:date="2019-11-27T19:22:00Z"/>
                <w:rFonts w:ascii="Calibri" w:hAnsi="Calibri"/>
              </w:rPr>
            </w:pPr>
          </w:p>
          <w:p w14:paraId="6098677D" w14:textId="15C675DA" w:rsidR="0092549C" w:rsidRPr="00064254" w:rsidDel="00B66B01" w:rsidRDefault="0092549C" w:rsidP="00ED3E3D">
            <w:pPr>
              <w:rPr>
                <w:del w:id="7811" w:author="Fnu, Sonam" w:date="2019-11-27T19:22:00Z"/>
                <w:rFonts w:ascii="Calibri" w:hAnsi="Calibri"/>
              </w:rPr>
            </w:pPr>
            <w:del w:id="7812" w:author="Fnu, Sonam" w:date="2019-11-27T19:22:00Z">
              <w:r w:rsidRPr="00064254" w:rsidDel="00B66B01">
                <w:rPr>
                  <w:rFonts w:ascii="Calibri" w:hAnsi="Calibri"/>
                </w:rPr>
                <w:delText>IS_ACCOUNT_RELATED</w:delText>
              </w:r>
              <w:r w:rsidRPr="00064254" w:rsidDel="00B66B01">
                <w:rPr>
                  <w:rFonts w:ascii="Calibri" w:hAnsi="Calibri"/>
                </w:rPr>
                <w:sym w:font="Wingdings" w:char="F0DF"/>
              </w:r>
              <w:r w:rsidRPr="00064254" w:rsidDel="00B66B01">
                <w:rPr>
                  <w:rFonts w:ascii="Calibri" w:hAnsi="Calibri"/>
                </w:rPr>
                <w:delText>0</w:delText>
              </w:r>
            </w:del>
          </w:p>
          <w:p w14:paraId="51C708DD" w14:textId="0CF6CF56" w:rsidR="0092549C" w:rsidRPr="00064254" w:rsidDel="00B66B01" w:rsidRDefault="0092549C" w:rsidP="00ED3E3D">
            <w:pPr>
              <w:rPr>
                <w:del w:id="7813" w:author="Fnu, Sonam" w:date="2019-11-27T19:22:00Z"/>
                <w:rFonts w:ascii="Calibri" w:hAnsi="Calibri"/>
              </w:rPr>
            </w:pPr>
            <w:del w:id="7814" w:author="Fnu, Sonam" w:date="2019-11-27T19:22:00Z">
              <w:r w:rsidRPr="00064254" w:rsidDel="00B66B01">
                <w:rPr>
                  <w:rFonts w:ascii="Calibri" w:hAnsi="Calibri"/>
                </w:rPr>
                <w:delText>SOURCE_CHANNEL</w:delText>
              </w:r>
              <w:r w:rsidRPr="00064254" w:rsidDel="00B66B01">
                <w:rPr>
                  <w:rFonts w:ascii="Calibri" w:hAnsi="Calibri"/>
                </w:rPr>
                <w:sym w:font="Wingdings" w:char="F0DF"/>
              </w:r>
              <w:r w:rsidRPr="00064254" w:rsidDel="00B66B01">
                <w:rPr>
                  <w:rFonts w:ascii="Calibri" w:hAnsi="Calibri"/>
                </w:rPr>
                <w:delText>0 [0: net, 1: other]</w:delText>
              </w:r>
            </w:del>
          </w:p>
          <w:p w14:paraId="5BABFA0C" w14:textId="0902D127" w:rsidR="0092549C" w:rsidRPr="00064254" w:rsidDel="00B66B01" w:rsidRDefault="0092549C" w:rsidP="00ED3E3D">
            <w:pPr>
              <w:rPr>
                <w:del w:id="7815" w:author="Fnu, Sonam" w:date="2019-11-27T19:22:00Z"/>
                <w:rFonts w:ascii="Calibri" w:hAnsi="Calibri"/>
              </w:rPr>
            </w:pPr>
            <w:del w:id="7816" w:author="Fnu, Sonam" w:date="2019-11-27T19:22:00Z">
              <w:r w:rsidRPr="00064254" w:rsidDel="00B66B01">
                <w:rPr>
                  <w:rFonts w:ascii="Calibri" w:hAnsi="Calibri"/>
                </w:rPr>
                <w:delText>SERVICE_TYPE</w:delText>
              </w:r>
              <w:r w:rsidRPr="00064254" w:rsidDel="00B66B01">
                <w:rPr>
                  <w:rFonts w:ascii="Calibri" w:hAnsi="Calibri"/>
                </w:rPr>
                <w:sym w:font="Wingdings" w:char="F0DF"/>
              </w:r>
              <w:r w:rsidR="00141CE9" w:rsidRPr="00064254" w:rsidDel="00B66B01">
                <w:rPr>
                  <w:rFonts w:ascii="Calibri" w:hAnsi="Calibri"/>
                </w:rPr>
                <w:delText xml:space="preserve">other </w:delText>
              </w:r>
              <w:r w:rsidR="00FD4111" w:rsidRPr="00064254" w:rsidDel="00B66B01">
                <w:rPr>
                  <w:rFonts w:ascii="Calibri" w:hAnsi="Calibri"/>
                </w:rPr>
                <w:delText>[</w:delText>
              </w:r>
              <w:r w:rsidRPr="00064254" w:rsidDel="00B66B01">
                <w:rPr>
                  <w:rFonts w:ascii="Calibri" w:hAnsi="Calibri"/>
                </w:rPr>
                <w:delText>other</w:delText>
              </w:r>
              <w:r w:rsidR="00FD4111" w:rsidRPr="00064254" w:rsidDel="00B66B01">
                <w:rPr>
                  <w:rFonts w:ascii="Calibri" w:hAnsi="Calibri"/>
                </w:rPr>
                <w:delText xml:space="preserve">, Schedule] </w:delText>
              </w:r>
            </w:del>
          </w:p>
          <w:p w14:paraId="6FA4908C" w14:textId="3A070E2E" w:rsidR="0092549C" w:rsidRPr="00064254" w:rsidDel="00B66B01" w:rsidRDefault="0092549C" w:rsidP="00ED3E3D">
            <w:pPr>
              <w:rPr>
                <w:del w:id="7817" w:author="Fnu, Sonam" w:date="2019-11-27T19:22:00Z"/>
                <w:rFonts w:ascii="Calibri" w:hAnsi="Calibri"/>
              </w:rPr>
            </w:pPr>
            <w:del w:id="7818" w:author="Fnu, Sonam" w:date="2019-11-27T19:22:00Z">
              <w:r w:rsidRPr="00064254" w:rsidDel="00B66B01">
                <w:rPr>
                  <w:rFonts w:ascii="Calibri" w:hAnsi="Calibri"/>
                </w:rPr>
                <w:delText>STATUS</w:delText>
              </w:r>
              <w:r w:rsidRPr="00064254" w:rsidDel="00B66B01">
                <w:rPr>
                  <w:rFonts w:ascii="Calibri" w:hAnsi="Calibri"/>
                </w:rPr>
                <w:sym w:font="Wingdings" w:char="F0DF"/>
              </w:r>
              <w:r w:rsidRPr="00064254" w:rsidDel="00B66B01">
                <w:rPr>
                  <w:rFonts w:ascii="Calibri" w:hAnsi="Calibri"/>
                </w:rPr>
                <w:delText>001</w:delText>
              </w:r>
            </w:del>
          </w:p>
          <w:p w14:paraId="174A442C" w14:textId="0D9B8D87" w:rsidR="0092549C" w:rsidRPr="00064254" w:rsidDel="00B66B01" w:rsidRDefault="0092549C" w:rsidP="00ED3E3D">
            <w:pPr>
              <w:rPr>
                <w:del w:id="7819" w:author="Fnu, Sonam" w:date="2019-11-27T19:22:00Z"/>
                <w:rFonts w:ascii="Calibri" w:hAnsi="Calibri"/>
              </w:rPr>
            </w:pPr>
            <w:del w:id="7820" w:author="Fnu, Sonam" w:date="2019-11-27T19:22:00Z">
              <w:r w:rsidRPr="00064254" w:rsidDel="00B66B01">
                <w:rPr>
                  <w:rFonts w:ascii="Calibri" w:hAnsi="Calibri"/>
                </w:rPr>
                <w:delText>CREATED_BY</w:delText>
              </w:r>
              <w:r w:rsidRPr="00064254" w:rsidDel="00B66B01">
                <w:rPr>
                  <w:rFonts w:ascii="Calibri" w:hAnsi="Calibri"/>
                </w:rPr>
                <w:sym w:font="Wingdings" w:char="F0DF"/>
              </w:r>
              <w:r w:rsidRPr="00064254" w:rsidDel="00B66B01">
                <w:rPr>
                  <w:rFonts w:ascii="Calibri" w:hAnsi="Calibri"/>
                </w:rPr>
                <w:delText>system</w:delText>
              </w:r>
            </w:del>
          </w:p>
          <w:p w14:paraId="17260276" w14:textId="685036E6" w:rsidR="0092549C" w:rsidRPr="00064254" w:rsidDel="00B66B01" w:rsidRDefault="0092549C" w:rsidP="00ED3E3D">
            <w:pPr>
              <w:rPr>
                <w:del w:id="7821" w:author="Fnu, Sonam" w:date="2019-11-27T19:22:00Z"/>
                <w:rFonts w:ascii="Calibri" w:hAnsi="Calibri"/>
              </w:rPr>
            </w:pPr>
            <w:del w:id="7822" w:author="Fnu, Sonam" w:date="2019-11-27T19:22:00Z">
              <w:r w:rsidRPr="00064254" w:rsidDel="00B66B01">
                <w:rPr>
                  <w:rFonts w:ascii="Calibri" w:hAnsi="Calibri"/>
                </w:rPr>
                <w:delText>CREATED_TIME</w:delText>
              </w:r>
              <w:r w:rsidRPr="00064254" w:rsidDel="00B66B01">
                <w:rPr>
                  <w:rFonts w:ascii="Calibri" w:hAnsi="Calibri"/>
                </w:rPr>
                <w:sym w:font="Wingdings" w:char="F0DF"/>
              </w:r>
              <w:r w:rsidRPr="00064254" w:rsidDel="00B66B01">
                <w:rPr>
                  <w:rFonts w:ascii="Calibri" w:hAnsi="Calibri"/>
                </w:rPr>
                <w:delText>[current date time]</w:delText>
              </w:r>
              <w:r w:rsidRPr="00064254" w:rsidDel="00B66B01">
                <w:rPr>
                  <w:rFonts w:ascii="Calibri" w:hAnsi="Calibri"/>
                </w:rPr>
                <w:br/>
                <w:delText>MODIFIED_BY</w:delText>
              </w:r>
              <w:r w:rsidRPr="00064254" w:rsidDel="00B66B01">
                <w:rPr>
                  <w:rFonts w:ascii="Calibri" w:hAnsi="Calibri"/>
                </w:rPr>
                <w:sym w:font="Wingdings" w:char="F0DF"/>
              </w:r>
              <w:r w:rsidRPr="00064254" w:rsidDel="00B66B01">
                <w:rPr>
                  <w:rFonts w:ascii="Calibri" w:hAnsi="Calibri"/>
                </w:rPr>
                <w:delText>null</w:delText>
              </w:r>
            </w:del>
          </w:p>
          <w:p w14:paraId="28391E5E" w14:textId="40EBDF09" w:rsidR="0092549C" w:rsidRPr="00064254" w:rsidDel="00B66B01" w:rsidRDefault="0092549C" w:rsidP="00ED3E3D">
            <w:pPr>
              <w:pStyle w:val="Bullet-Normal"/>
              <w:rPr>
                <w:del w:id="7823" w:author="Fnu, Sonam" w:date="2019-11-27T19:22:00Z"/>
                <w:rFonts w:ascii="Calibri" w:eastAsiaTheme="minorHAnsi" w:hAnsi="Calibri" w:cstheme="minorBidi"/>
                <w:sz w:val="22"/>
                <w:szCs w:val="22"/>
              </w:rPr>
            </w:pPr>
            <w:del w:id="7824" w:author="Fnu, Sonam" w:date="2019-11-27T19:22:00Z">
              <w:r w:rsidRPr="00064254" w:rsidDel="00B66B01">
                <w:rPr>
                  <w:rFonts w:ascii="Calibri" w:hAnsi="Calibri"/>
                </w:rPr>
                <w:delText>MODIFIED_TIME</w:delText>
              </w:r>
              <w:r w:rsidRPr="00064254" w:rsidDel="00B66B01">
                <w:rPr>
                  <w:rFonts w:ascii="Calibri" w:hAnsi="Calibri"/>
                </w:rPr>
                <w:sym w:font="Wingdings" w:char="F0DF"/>
              </w:r>
              <w:r w:rsidRPr="00064254" w:rsidDel="00B66B01">
                <w:rPr>
                  <w:rFonts w:ascii="Calibri" w:hAnsi="Calibri"/>
                </w:rPr>
                <w:delText>null</w:delText>
              </w:r>
            </w:del>
          </w:p>
        </w:tc>
      </w:tr>
      <w:tr w:rsidR="0092549C" w:rsidRPr="00012DAF" w:rsidDel="00B66B01" w14:paraId="6DA20918" w14:textId="44D069B6" w:rsidTr="00ED3E3D">
        <w:trPr>
          <w:del w:id="7825" w:author="Fnu, Sonam" w:date="2019-11-27T19:22:00Z"/>
        </w:trPr>
        <w:tc>
          <w:tcPr>
            <w:tcW w:w="3343" w:type="dxa"/>
          </w:tcPr>
          <w:p w14:paraId="13ADF105" w14:textId="260CE955" w:rsidR="0092549C" w:rsidRPr="00064254" w:rsidDel="00B66B01" w:rsidRDefault="0092549C" w:rsidP="00ED3E3D">
            <w:pPr>
              <w:pStyle w:val="Bullet-Normal"/>
              <w:rPr>
                <w:del w:id="7826" w:author="Fnu, Sonam" w:date="2019-11-27T19:22:00Z"/>
                <w:rFonts w:ascii="Calibri" w:eastAsiaTheme="minorHAnsi" w:hAnsi="Calibri" w:cstheme="minorBidi"/>
                <w:sz w:val="22"/>
                <w:szCs w:val="22"/>
              </w:rPr>
            </w:pPr>
            <w:del w:id="7827" w:author="Fnu, Sonam" w:date="2019-11-27T19:22:00Z">
              <w:r w:rsidRPr="00064254" w:rsidDel="00B66B01">
                <w:rPr>
                  <w:rFonts w:ascii="Calibri" w:eastAsiaTheme="minorHAnsi" w:hAnsi="Calibri" w:cstheme="minorBidi"/>
                  <w:sz w:val="22"/>
                  <w:szCs w:val="22"/>
                </w:rPr>
                <w:delText>Perform Utility Payee maintenance</w:delText>
              </w:r>
            </w:del>
          </w:p>
        </w:tc>
        <w:tc>
          <w:tcPr>
            <w:tcW w:w="5038" w:type="dxa"/>
          </w:tcPr>
          <w:p w14:paraId="1303FECC" w14:textId="218D80F9" w:rsidR="0092549C" w:rsidRPr="00064254" w:rsidDel="00B66B01" w:rsidRDefault="0092549C" w:rsidP="00ED3E3D">
            <w:pPr>
              <w:rPr>
                <w:del w:id="7828" w:author="Fnu, Sonam" w:date="2019-11-27T19:22:00Z"/>
                <w:rFonts w:ascii="Calibri" w:hAnsi="Calibri"/>
              </w:rPr>
            </w:pPr>
            <w:del w:id="7829" w:author="Fnu, Sonam" w:date="2019-11-27T19:22:00Z">
              <w:r w:rsidRPr="00064254" w:rsidDel="00B66B01">
                <w:rPr>
                  <w:rFonts w:ascii="Calibri" w:hAnsi="Calibri"/>
                </w:rPr>
                <w:delText>ID</w:delText>
              </w:r>
              <w:r w:rsidRPr="00064254" w:rsidDel="00B66B01">
                <w:rPr>
                  <w:rFonts w:ascii="Calibri" w:hAnsi="Calibri"/>
                </w:rPr>
                <w:sym w:font="Wingdings" w:char="F0DF"/>
              </w:r>
              <w:r w:rsidRPr="00064254" w:rsidDel="00B66B01">
                <w:rPr>
                  <w:rFonts w:ascii="Calibri" w:hAnsi="Calibri"/>
                </w:rPr>
                <w:delText>[unique id]</w:delText>
              </w:r>
            </w:del>
          </w:p>
          <w:p w14:paraId="1B529182" w14:textId="0DB21B9B" w:rsidR="0092549C" w:rsidRPr="00064254" w:rsidDel="00B66B01" w:rsidRDefault="0092549C" w:rsidP="00ED3E3D">
            <w:pPr>
              <w:rPr>
                <w:del w:id="7830" w:author="Fnu, Sonam" w:date="2019-11-27T19:22:00Z"/>
                <w:rFonts w:ascii="Calibri" w:hAnsi="Calibri"/>
              </w:rPr>
            </w:pPr>
            <w:del w:id="7831" w:author="Fnu, Sonam" w:date="2019-11-27T19:22:00Z">
              <w:r w:rsidRPr="00064254" w:rsidDel="00B66B01">
                <w:rPr>
                  <w:rFonts w:ascii="Calibri" w:hAnsi="Calibri"/>
                </w:rPr>
                <w:delText>FUNCTION_ID</w:delText>
              </w:r>
              <w:r w:rsidRPr="00064254" w:rsidDel="00B66B01">
                <w:rPr>
                  <w:rFonts w:ascii="Calibri" w:hAnsi="Calibri"/>
                </w:rPr>
                <w:sym w:font="Wingdings" w:char="F0DF"/>
              </w:r>
              <w:r w:rsidRPr="00064254" w:rsidDel="00B66B01">
                <w:rPr>
                  <w:rFonts w:ascii="Calibri" w:hAnsi="Calibri"/>
                </w:rPr>
                <w:delText>FNCEBCW015</w:delText>
              </w:r>
            </w:del>
          </w:p>
          <w:p w14:paraId="49A4E0F2" w14:textId="4546D497" w:rsidR="0092549C" w:rsidRPr="00064254" w:rsidDel="00B66B01" w:rsidRDefault="0092549C" w:rsidP="00ED3E3D">
            <w:pPr>
              <w:rPr>
                <w:del w:id="7832" w:author="Fnu, Sonam" w:date="2019-11-27T19:22:00Z"/>
                <w:rFonts w:ascii="Calibri" w:hAnsi="Calibri"/>
              </w:rPr>
            </w:pPr>
            <w:del w:id="7833" w:author="Fnu, Sonam" w:date="2019-11-27T19:22:00Z">
              <w:r w:rsidRPr="00064254" w:rsidDel="00B66B01">
                <w:rPr>
                  <w:rFonts w:ascii="Calibri" w:hAnsi="Calibri"/>
                </w:rPr>
                <w:delText>DESCRIPTION</w:delText>
              </w:r>
              <w:r w:rsidRPr="00064254" w:rsidDel="00B66B01">
                <w:rPr>
                  <w:rFonts w:ascii="Calibri" w:hAnsi="Calibri"/>
                </w:rPr>
                <w:sym w:font="Wingdings" w:char="F0DF"/>
              </w:r>
              <w:r w:rsidRPr="00064254" w:rsidDel="00B66B01">
                <w:rPr>
                  <w:rFonts w:ascii="Calibri" w:hAnsi="Calibri"/>
                </w:rPr>
                <w:delText xml:space="preserve"> Perform Utility Payee maintenance IS_MANDATORY</w:delText>
              </w:r>
              <w:r w:rsidRPr="00064254" w:rsidDel="00B66B01">
                <w:rPr>
                  <w:rFonts w:ascii="Calibri" w:hAnsi="Calibri"/>
                </w:rPr>
                <w:sym w:font="Wingdings" w:char="F0DF"/>
              </w:r>
              <w:r w:rsidRPr="00064254" w:rsidDel="00B66B01">
                <w:rPr>
                  <w:rFonts w:ascii="Calibri" w:hAnsi="Calibri"/>
                </w:rPr>
                <w:delText>0</w:delText>
              </w:r>
            </w:del>
          </w:p>
          <w:p w14:paraId="55569102" w14:textId="52AC813F" w:rsidR="0092549C" w:rsidRPr="00064254" w:rsidDel="00B66B01" w:rsidRDefault="0092549C">
            <w:pPr>
              <w:rPr>
                <w:del w:id="7834" w:author="Fnu, Sonam" w:date="2019-11-27T19:22:00Z"/>
                <w:rFonts w:ascii="Calibri" w:hAnsi="Calibri"/>
              </w:rPr>
            </w:pPr>
            <w:del w:id="7835" w:author="Fnu, Sonam" w:date="2019-11-27T19:22:00Z">
              <w:r w:rsidRPr="00064254" w:rsidDel="00B66B01">
                <w:rPr>
                  <w:rFonts w:ascii="Calibri" w:hAnsi="Calibri"/>
                </w:rPr>
                <w:delText>RECEPENT_TYPE</w:delText>
              </w:r>
            </w:del>
            <w:ins w:id="7836" w:author="mayada samir" w:date="2019-04-03T10:10:00Z">
              <w:del w:id="7837" w:author="Fnu, Sonam" w:date="2019-11-27T19:22:00Z">
                <w:r w:rsidR="00A041C8" w:rsidDel="00B66B01">
                  <w:rPr>
                    <w:rFonts w:ascii="Calibri" w:hAnsi="Calibri"/>
                  </w:rPr>
                  <w:delText>CATEGORY</w:delText>
                </w:r>
              </w:del>
            </w:ins>
            <w:del w:id="7838" w:author="Fnu, Sonam" w:date="2019-11-27T19:22:00Z">
              <w:r w:rsidRPr="00064254" w:rsidDel="00B66B01">
                <w:rPr>
                  <w:rFonts w:ascii="Calibri" w:hAnsi="Calibri"/>
                </w:rPr>
                <w:sym w:font="Wingdings" w:char="F0DF"/>
              </w:r>
              <w:r w:rsidRPr="00064254" w:rsidDel="00B66B01">
                <w:rPr>
                  <w:rFonts w:ascii="Calibri" w:hAnsi="Calibri"/>
                </w:rPr>
                <w:delText>CW</w:delText>
              </w:r>
            </w:del>
          </w:p>
          <w:p w14:paraId="44367880" w14:textId="4F4C700B" w:rsidR="00A041C8" w:rsidRPr="00012DAF" w:rsidDel="00B66B01" w:rsidRDefault="0092549C" w:rsidP="00ED3E3D">
            <w:pPr>
              <w:rPr>
                <w:del w:id="7839" w:author="Fnu, Sonam" w:date="2019-11-27T19:22:00Z"/>
                <w:rFonts w:ascii="Calibri" w:eastAsia="Times New Roman" w:hAnsi="Calibri" w:cs="Times New Roman"/>
                <w:color w:val="000000"/>
              </w:rPr>
            </w:pPr>
            <w:del w:id="7840" w:author="Fnu, Sonam" w:date="2019-11-27T19:22:00Z">
              <w:r w:rsidRPr="00064254" w:rsidDel="00B66B01">
                <w:rPr>
                  <w:rFonts w:ascii="Calibri" w:hAnsi="Calibri"/>
                </w:rPr>
                <w:delText>RECEPENT_</w:delText>
              </w:r>
              <w:r w:rsidRPr="00012DAF" w:rsidDel="00B66B01">
                <w:rPr>
                  <w:rFonts w:ascii="Calibri" w:eastAsia="Times New Roman" w:hAnsi="Calibri" w:cs="Times New Roman"/>
                  <w:color w:val="000000"/>
                </w:rPr>
                <w:delText>CATEGORY</w:delText>
              </w:r>
              <w:r w:rsidRPr="00012DAF" w:rsidDel="00B66B01">
                <w:rPr>
                  <w:rFonts w:ascii="Calibri" w:eastAsia="Times New Roman" w:hAnsi="Calibri" w:cs="Times New Roman"/>
                  <w:color w:val="000000"/>
                </w:rPr>
                <w:sym w:font="Wingdings" w:char="F0DF"/>
              </w:r>
              <w:r w:rsidRPr="00012DAF" w:rsidDel="00B66B01">
                <w:rPr>
                  <w:rFonts w:ascii="Calibri" w:eastAsia="Times New Roman" w:hAnsi="Calibri" w:cs="Times New Roman"/>
                  <w:color w:val="000000"/>
                </w:rPr>
                <w:delText>1 [0:Customer, 1: Role, 2: Account Group, 3:Department]</w:delText>
              </w:r>
            </w:del>
          </w:p>
          <w:p w14:paraId="7E44144E" w14:textId="42733C0C" w:rsidR="0092549C" w:rsidRPr="00064254" w:rsidDel="00B66B01" w:rsidRDefault="0092549C" w:rsidP="00ED3E3D">
            <w:pPr>
              <w:rPr>
                <w:del w:id="7841" w:author="Fnu, Sonam" w:date="2019-11-27T19:22:00Z"/>
                <w:rFonts w:ascii="Calibri" w:hAnsi="Calibri"/>
              </w:rPr>
            </w:pPr>
          </w:p>
          <w:p w14:paraId="14CBFCA2" w14:textId="66C6978E" w:rsidR="0092549C" w:rsidRPr="00064254" w:rsidDel="00B66B01" w:rsidRDefault="0092549C" w:rsidP="00ED3E3D">
            <w:pPr>
              <w:rPr>
                <w:del w:id="7842" w:author="Fnu, Sonam" w:date="2019-11-27T19:22:00Z"/>
                <w:rFonts w:ascii="Calibri" w:hAnsi="Calibri"/>
              </w:rPr>
            </w:pPr>
            <w:del w:id="7843" w:author="Fnu, Sonam" w:date="2019-11-27T19:22:00Z">
              <w:r w:rsidRPr="00064254" w:rsidDel="00B66B01">
                <w:rPr>
                  <w:rFonts w:ascii="Calibri" w:hAnsi="Calibri"/>
                </w:rPr>
                <w:delText>IS_ACCOUNT_RELATED</w:delText>
              </w:r>
              <w:r w:rsidRPr="00064254" w:rsidDel="00B66B01">
                <w:rPr>
                  <w:rFonts w:ascii="Calibri" w:hAnsi="Calibri"/>
                </w:rPr>
                <w:sym w:font="Wingdings" w:char="F0DF"/>
              </w:r>
              <w:r w:rsidRPr="00064254" w:rsidDel="00B66B01">
                <w:rPr>
                  <w:rFonts w:ascii="Calibri" w:hAnsi="Calibri"/>
                </w:rPr>
                <w:delText>0</w:delText>
              </w:r>
            </w:del>
          </w:p>
          <w:p w14:paraId="70A795E9" w14:textId="7764BB0E" w:rsidR="0092549C" w:rsidRPr="00064254" w:rsidDel="00B66B01" w:rsidRDefault="0092549C" w:rsidP="00ED3E3D">
            <w:pPr>
              <w:rPr>
                <w:del w:id="7844" w:author="Fnu, Sonam" w:date="2019-11-27T19:22:00Z"/>
                <w:rFonts w:ascii="Calibri" w:hAnsi="Calibri"/>
              </w:rPr>
            </w:pPr>
            <w:del w:id="7845" w:author="Fnu, Sonam" w:date="2019-11-27T19:22:00Z">
              <w:r w:rsidRPr="00064254" w:rsidDel="00B66B01">
                <w:rPr>
                  <w:rFonts w:ascii="Calibri" w:hAnsi="Calibri"/>
                </w:rPr>
                <w:delText>SOURCE_CHANNEL</w:delText>
              </w:r>
              <w:r w:rsidRPr="00064254" w:rsidDel="00B66B01">
                <w:rPr>
                  <w:rFonts w:ascii="Calibri" w:hAnsi="Calibri"/>
                </w:rPr>
                <w:sym w:font="Wingdings" w:char="F0DF"/>
              </w:r>
              <w:r w:rsidRPr="00064254" w:rsidDel="00B66B01">
                <w:rPr>
                  <w:rFonts w:ascii="Calibri" w:hAnsi="Calibri"/>
                </w:rPr>
                <w:delText>0 [0: net, 1: other]</w:delText>
              </w:r>
            </w:del>
          </w:p>
          <w:p w14:paraId="682EFB49" w14:textId="5D310880" w:rsidR="0092549C" w:rsidRPr="00064254" w:rsidDel="00B66B01" w:rsidRDefault="0092549C" w:rsidP="00ED3E3D">
            <w:pPr>
              <w:rPr>
                <w:del w:id="7846" w:author="Fnu, Sonam" w:date="2019-11-27T19:22:00Z"/>
                <w:rFonts w:ascii="Calibri" w:hAnsi="Calibri"/>
              </w:rPr>
            </w:pPr>
            <w:del w:id="7847" w:author="Fnu, Sonam" w:date="2019-11-27T19:22:00Z">
              <w:r w:rsidRPr="00064254" w:rsidDel="00B66B01">
                <w:rPr>
                  <w:rFonts w:ascii="Calibri" w:hAnsi="Calibri"/>
                </w:rPr>
                <w:delText>SERVICE_TYPE</w:delText>
              </w:r>
              <w:r w:rsidRPr="00064254" w:rsidDel="00B66B01">
                <w:rPr>
                  <w:rFonts w:ascii="Calibri" w:hAnsi="Calibri"/>
                </w:rPr>
                <w:sym w:font="Wingdings" w:char="F0DF"/>
              </w:r>
              <w:r w:rsidRPr="00064254" w:rsidDel="00B66B01">
                <w:rPr>
                  <w:rFonts w:ascii="Calibri" w:hAnsi="Calibri"/>
                </w:rPr>
                <w:delText>other</w:delText>
              </w:r>
            </w:del>
          </w:p>
          <w:p w14:paraId="6D6B123B" w14:textId="53DB66FF" w:rsidR="0092549C" w:rsidRPr="00064254" w:rsidDel="00B66B01" w:rsidRDefault="0092549C" w:rsidP="00ED3E3D">
            <w:pPr>
              <w:rPr>
                <w:del w:id="7848" w:author="Fnu, Sonam" w:date="2019-11-27T19:22:00Z"/>
                <w:rFonts w:ascii="Calibri" w:hAnsi="Calibri"/>
              </w:rPr>
            </w:pPr>
            <w:del w:id="7849" w:author="Fnu, Sonam" w:date="2019-11-27T19:22:00Z">
              <w:r w:rsidRPr="00064254" w:rsidDel="00B66B01">
                <w:rPr>
                  <w:rFonts w:ascii="Calibri" w:hAnsi="Calibri"/>
                </w:rPr>
                <w:delText>STATUS</w:delText>
              </w:r>
              <w:r w:rsidRPr="00064254" w:rsidDel="00B66B01">
                <w:rPr>
                  <w:rFonts w:ascii="Calibri" w:hAnsi="Calibri"/>
                </w:rPr>
                <w:sym w:font="Wingdings" w:char="F0DF"/>
              </w:r>
              <w:r w:rsidRPr="00064254" w:rsidDel="00B66B01">
                <w:rPr>
                  <w:rFonts w:ascii="Calibri" w:hAnsi="Calibri"/>
                </w:rPr>
                <w:delText>001</w:delText>
              </w:r>
            </w:del>
          </w:p>
          <w:p w14:paraId="3FA76528" w14:textId="531098B4" w:rsidR="0092549C" w:rsidRPr="00064254" w:rsidDel="00B66B01" w:rsidRDefault="0092549C" w:rsidP="00ED3E3D">
            <w:pPr>
              <w:rPr>
                <w:del w:id="7850" w:author="Fnu, Sonam" w:date="2019-11-27T19:22:00Z"/>
                <w:rFonts w:ascii="Calibri" w:hAnsi="Calibri"/>
              </w:rPr>
            </w:pPr>
            <w:del w:id="7851" w:author="Fnu, Sonam" w:date="2019-11-27T19:22:00Z">
              <w:r w:rsidRPr="00064254" w:rsidDel="00B66B01">
                <w:rPr>
                  <w:rFonts w:ascii="Calibri" w:hAnsi="Calibri"/>
                </w:rPr>
                <w:delText>CREATED_BY</w:delText>
              </w:r>
              <w:r w:rsidRPr="00064254" w:rsidDel="00B66B01">
                <w:rPr>
                  <w:rFonts w:ascii="Calibri" w:hAnsi="Calibri"/>
                </w:rPr>
                <w:sym w:font="Wingdings" w:char="F0DF"/>
              </w:r>
              <w:r w:rsidRPr="00064254" w:rsidDel="00B66B01">
                <w:rPr>
                  <w:rFonts w:ascii="Calibri" w:hAnsi="Calibri"/>
                </w:rPr>
                <w:delText>system</w:delText>
              </w:r>
            </w:del>
          </w:p>
          <w:p w14:paraId="13E095F6" w14:textId="3EBF0982" w:rsidR="0092549C" w:rsidRPr="00064254" w:rsidDel="00AF0810" w:rsidRDefault="0092549C">
            <w:pPr>
              <w:rPr>
                <w:del w:id="7852" w:author="Fnu, Sonam" w:date="2019-11-27T19:21:00Z"/>
                <w:rFonts w:ascii="Calibri" w:hAnsi="Calibri"/>
              </w:rPr>
            </w:pPr>
            <w:del w:id="7853" w:author="Fnu, Sonam" w:date="2019-11-27T19:21:00Z">
              <w:r w:rsidRPr="00064254" w:rsidDel="00AF0810">
                <w:rPr>
                  <w:rFonts w:ascii="Calibri" w:hAnsi="Calibri"/>
                </w:rPr>
                <w:delText>CREATED_TIME</w:delText>
              </w:r>
              <w:r w:rsidRPr="00064254" w:rsidDel="00AF0810">
                <w:rPr>
                  <w:rFonts w:ascii="Calibri" w:hAnsi="Calibri"/>
                </w:rPr>
                <w:sym w:font="Wingdings" w:char="F0DF"/>
              </w:r>
              <w:r w:rsidRPr="00064254" w:rsidDel="00AF0810">
                <w:rPr>
                  <w:rFonts w:ascii="Calibri" w:hAnsi="Calibri"/>
                </w:rPr>
                <w:delText>[current date time]</w:delText>
              </w:r>
            </w:del>
            <w:del w:id="7854" w:author="Fnu, Sonam" w:date="2019-11-27T19:22:00Z">
              <w:r w:rsidRPr="00064254" w:rsidDel="00B66B01">
                <w:rPr>
                  <w:rFonts w:ascii="Calibri" w:hAnsi="Calibri"/>
                </w:rPr>
                <w:br/>
              </w:r>
            </w:del>
            <w:del w:id="7855" w:author="Fnu, Sonam" w:date="2019-11-27T19:21:00Z">
              <w:r w:rsidRPr="00064254" w:rsidDel="00AF0810">
                <w:rPr>
                  <w:rFonts w:ascii="Calibri" w:hAnsi="Calibri"/>
                </w:rPr>
                <w:delText>MODIFIED_BY</w:delText>
              </w:r>
              <w:r w:rsidRPr="00064254" w:rsidDel="00AF0810">
                <w:rPr>
                  <w:rFonts w:ascii="Calibri" w:hAnsi="Calibri"/>
                </w:rPr>
                <w:sym w:font="Wingdings" w:char="F0DF"/>
              </w:r>
              <w:r w:rsidRPr="00064254" w:rsidDel="00AF0810">
                <w:rPr>
                  <w:rFonts w:ascii="Calibri" w:hAnsi="Calibri"/>
                </w:rPr>
                <w:delText>null</w:delText>
              </w:r>
            </w:del>
          </w:p>
          <w:p w14:paraId="29E5BD75" w14:textId="41DC8B15" w:rsidR="0092549C" w:rsidRPr="00064254" w:rsidDel="00B66B01" w:rsidRDefault="0092549C">
            <w:pPr>
              <w:rPr>
                <w:del w:id="7856" w:author="Fnu, Sonam" w:date="2019-11-27T19:22:00Z"/>
                <w:rFonts w:ascii="Calibri" w:hAnsi="Calibri"/>
              </w:rPr>
              <w:pPrChange w:id="7857" w:author="Fnu, Sonam" w:date="2019-11-27T19:21:00Z">
                <w:pPr>
                  <w:pStyle w:val="Bullet-Normal"/>
                </w:pPr>
              </w:pPrChange>
            </w:pPr>
            <w:del w:id="7858" w:author="Fnu, Sonam" w:date="2019-11-27T19:21:00Z">
              <w:r w:rsidRPr="00064254" w:rsidDel="00AF0810">
                <w:rPr>
                  <w:rFonts w:ascii="Calibri" w:hAnsi="Calibri"/>
                </w:rPr>
                <w:delText>MODIFIED_TIME</w:delText>
              </w:r>
              <w:r w:rsidRPr="00064254" w:rsidDel="00AF0810">
                <w:rPr>
                  <w:rFonts w:ascii="Calibri" w:hAnsi="Calibri"/>
                </w:rPr>
                <w:sym w:font="Wingdings" w:char="F0DF"/>
              </w:r>
              <w:r w:rsidRPr="00064254" w:rsidDel="00AF0810">
                <w:rPr>
                  <w:rFonts w:ascii="Calibri" w:hAnsi="Calibri"/>
                </w:rPr>
                <w:delText>null</w:delText>
              </w:r>
            </w:del>
          </w:p>
        </w:tc>
      </w:tr>
      <w:tr w:rsidR="0092549C" w:rsidRPr="00012DAF" w:rsidDel="00AF0810" w14:paraId="281B62D4" w14:textId="1BDAB1FC" w:rsidTr="00ED3E3D">
        <w:trPr>
          <w:del w:id="7859" w:author="Fnu, Sonam" w:date="2019-11-27T19:22:00Z"/>
        </w:trPr>
        <w:tc>
          <w:tcPr>
            <w:tcW w:w="3343" w:type="dxa"/>
          </w:tcPr>
          <w:p w14:paraId="7C43C484" w14:textId="4F59EBBD" w:rsidR="0092549C" w:rsidRPr="00064254" w:rsidDel="00AF0810" w:rsidRDefault="0092549C" w:rsidP="00ED3E3D">
            <w:pPr>
              <w:pStyle w:val="Bullet-Normal"/>
              <w:rPr>
                <w:del w:id="7860" w:author="Fnu, Sonam" w:date="2019-11-27T19:22:00Z"/>
                <w:rFonts w:ascii="Calibri" w:eastAsiaTheme="minorHAnsi" w:hAnsi="Calibri" w:cstheme="minorBidi"/>
                <w:sz w:val="22"/>
                <w:szCs w:val="22"/>
              </w:rPr>
            </w:pPr>
            <w:del w:id="7861" w:author="Fnu, Sonam" w:date="2019-11-27T19:21:00Z">
              <w:r w:rsidRPr="00064254" w:rsidDel="00AF0810">
                <w:rPr>
                  <w:rFonts w:ascii="Calibri" w:eastAsiaTheme="minorHAnsi" w:hAnsi="Calibri" w:cstheme="minorBidi"/>
                  <w:sz w:val="22"/>
                  <w:szCs w:val="22"/>
                </w:rPr>
                <w:delText>Register/unregister new mobile</w:delText>
              </w:r>
            </w:del>
          </w:p>
        </w:tc>
        <w:tc>
          <w:tcPr>
            <w:tcW w:w="5038" w:type="dxa"/>
          </w:tcPr>
          <w:p w14:paraId="4ED7043F" w14:textId="3F221928" w:rsidR="0092549C" w:rsidRPr="00064254" w:rsidDel="00AF0810" w:rsidRDefault="0092549C" w:rsidP="00ED3E3D">
            <w:pPr>
              <w:rPr>
                <w:del w:id="7862" w:author="Fnu, Sonam" w:date="2019-11-27T19:21:00Z"/>
                <w:rFonts w:ascii="Calibri" w:hAnsi="Calibri"/>
              </w:rPr>
            </w:pPr>
            <w:del w:id="7863" w:author="Fnu, Sonam" w:date="2019-11-27T19:21:00Z">
              <w:r w:rsidRPr="00064254" w:rsidDel="00AF0810">
                <w:rPr>
                  <w:rFonts w:ascii="Calibri" w:hAnsi="Calibri"/>
                </w:rPr>
                <w:delText>ID</w:delText>
              </w:r>
              <w:r w:rsidRPr="00064254" w:rsidDel="00AF0810">
                <w:rPr>
                  <w:rFonts w:ascii="Calibri" w:hAnsi="Calibri"/>
                </w:rPr>
                <w:sym w:font="Wingdings" w:char="F0DF"/>
              </w:r>
              <w:r w:rsidRPr="00064254" w:rsidDel="00AF0810">
                <w:rPr>
                  <w:rFonts w:ascii="Calibri" w:hAnsi="Calibri"/>
                </w:rPr>
                <w:delText>[unique id]</w:delText>
              </w:r>
            </w:del>
          </w:p>
          <w:p w14:paraId="29CACE50" w14:textId="2AA604A7" w:rsidR="0092549C" w:rsidRPr="00064254" w:rsidDel="00AF0810" w:rsidRDefault="0092549C" w:rsidP="00ED3E3D">
            <w:pPr>
              <w:rPr>
                <w:del w:id="7864" w:author="Fnu, Sonam" w:date="2019-11-27T19:21:00Z"/>
                <w:rFonts w:ascii="Calibri" w:hAnsi="Calibri"/>
              </w:rPr>
            </w:pPr>
            <w:del w:id="7865" w:author="Fnu, Sonam" w:date="2019-11-27T19:21:00Z">
              <w:r w:rsidRPr="00064254" w:rsidDel="00AF0810">
                <w:rPr>
                  <w:rFonts w:ascii="Calibri" w:hAnsi="Calibri"/>
                </w:rPr>
                <w:delText>FUNCTION_ID</w:delText>
              </w:r>
              <w:r w:rsidRPr="00064254" w:rsidDel="00AF0810">
                <w:rPr>
                  <w:rFonts w:ascii="Calibri" w:hAnsi="Calibri"/>
                </w:rPr>
                <w:sym w:font="Wingdings" w:char="F0DF"/>
              </w:r>
              <w:r w:rsidRPr="00064254" w:rsidDel="00AF0810">
                <w:rPr>
                  <w:rFonts w:ascii="Calibri" w:hAnsi="Calibri"/>
                </w:rPr>
                <w:delText xml:space="preserve"> FNREBCW056</w:delText>
              </w:r>
            </w:del>
          </w:p>
          <w:p w14:paraId="64599C57" w14:textId="5294B60A" w:rsidR="0092549C" w:rsidRPr="00064254" w:rsidDel="00AF0810" w:rsidRDefault="0092549C" w:rsidP="00ED3E3D">
            <w:pPr>
              <w:rPr>
                <w:del w:id="7866" w:author="Fnu, Sonam" w:date="2019-11-27T19:21:00Z"/>
                <w:rFonts w:ascii="Calibri" w:hAnsi="Calibri"/>
              </w:rPr>
            </w:pPr>
            <w:del w:id="7867" w:author="Fnu, Sonam" w:date="2019-11-27T19:21:00Z">
              <w:r w:rsidRPr="00064254" w:rsidDel="00AF0810">
                <w:rPr>
                  <w:rFonts w:ascii="Calibri" w:hAnsi="Calibri"/>
                </w:rPr>
                <w:delText>DESCRIPTION</w:delText>
              </w:r>
              <w:r w:rsidRPr="00064254" w:rsidDel="00AF0810">
                <w:rPr>
                  <w:rFonts w:ascii="Calibri" w:hAnsi="Calibri"/>
                </w:rPr>
                <w:sym w:font="Wingdings" w:char="F0DF"/>
              </w:r>
              <w:r w:rsidRPr="00064254" w:rsidDel="00AF0810">
                <w:rPr>
                  <w:rFonts w:ascii="Calibri" w:hAnsi="Calibri"/>
                </w:rPr>
                <w:delText xml:space="preserve"> Register/unregister new mobile IS_MANDATORY</w:delText>
              </w:r>
              <w:r w:rsidRPr="00064254" w:rsidDel="00AF0810">
                <w:rPr>
                  <w:rFonts w:ascii="Calibri" w:hAnsi="Calibri"/>
                </w:rPr>
                <w:sym w:font="Wingdings" w:char="F0DF"/>
              </w:r>
              <w:r w:rsidRPr="00064254" w:rsidDel="00AF0810">
                <w:rPr>
                  <w:rFonts w:ascii="Calibri" w:hAnsi="Calibri"/>
                </w:rPr>
                <w:delText>0</w:delText>
              </w:r>
            </w:del>
          </w:p>
          <w:p w14:paraId="5CCFA82B" w14:textId="5D5A6AAD" w:rsidR="0092549C" w:rsidRPr="00064254" w:rsidDel="00AF0810" w:rsidRDefault="0092549C" w:rsidP="00ED3E3D">
            <w:pPr>
              <w:rPr>
                <w:del w:id="7868" w:author="Fnu, Sonam" w:date="2019-11-27T19:21:00Z"/>
                <w:rFonts w:ascii="Calibri" w:hAnsi="Calibri"/>
              </w:rPr>
            </w:pPr>
            <w:del w:id="7869" w:author="Fnu, Sonam" w:date="2019-11-27T19:21:00Z">
              <w:r w:rsidRPr="00064254" w:rsidDel="00AF0810">
                <w:rPr>
                  <w:rFonts w:ascii="Calibri" w:hAnsi="Calibri"/>
                </w:rPr>
                <w:delText>RECEPENT_</w:delText>
              </w:r>
              <w:r w:rsidRPr="00012DAF" w:rsidDel="00AF0810">
                <w:rPr>
                  <w:rFonts w:ascii="Calibri" w:eastAsia="Times New Roman" w:hAnsi="Calibri" w:cs="Times New Roman"/>
                  <w:color w:val="000000"/>
                </w:rPr>
                <w:delText>CATEGORY</w:delText>
              </w:r>
              <w:r w:rsidRPr="00064254" w:rsidDel="00AF0810">
                <w:rPr>
                  <w:rFonts w:ascii="Calibri" w:hAnsi="Calibri"/>
                </w:rPr>
                <w:delText xml:space="preserve"> </w:delText>
              </w:r>
              <w:r w:rsidRPr="00064254" w:rsidDel="00AF0810">
                <w:rPr>
                  <w:rFonts w:ascii="Calibri" w:hAnsi="Calibri"/>
                </w:rPr>
                <w:sym w:font="Wingdings" w:char="F0DF"/>
              </w:r>
              <w:r w:rsidRPr="00064254" w:rsidDel="00AF0810">
                <w:rPr>
                  <w:rFonts w:ascii="Calibri" w:hAnsi="Calibri"/>
                </w:rPr>
                <w:delText>CW</w:delText>
              </w:r>
            </w:del>
          </w:p>
          <w:p w14:paraId="25736F69" w14:textId="198287DA" w:rsidR="0092549C" w:rsidRPr="00012DAF" w:rsidDel="00AF0810" w:rsidRDefault="0092549C">
            <w:pPr>
              <w:rPr>
                <w:del w:id="7870" w:author="Fnu, Sonam" w:date="2019-11-27T19:21:00Z"/>
                <w:rFonts w:ascii="Calibri" w:eastAsia="Times New Roman" w:hAnsi="Calibri" w:cs="Times New Roman"/>
                <w:color w:val="000000"/>
              </w:rPr>
            </w:pPr>
            <w:del w:id="7871" w:author="Fnu, Sonam" w:date="2019-11-27T19:21:00Z">
              <w:r w:rsidRPr="00064254" w:rsidDel="00AF0810">
                <w:rPr>
                  <w:rFonts w:ascii="Calibri" w:hAnsi="Calibri"/>
                </w:rPr>
                <w:delText>RECEPENT_TYPE</w:delText>
              </w:r>
              <w:r w:rsidRPr="00012DAF" w:rsidDel="00AF0810">
                <w:rPr>
                  <w:rFonts w:ascii="Calibri" w:eastAsia="Times New Roman" w:hAnsi="Calibri" w:cs="Times New Roman"/>
                  <w:color w:val="000000"/>
                </w:rPr>
                <w:delText xml:space="preserve"> </w:delText>
              </w:r>
              <w:r w:rsidRPr="00012DAF" w:rsidDel="00AF0810">
                <w:rPr>
                  <w:rFonts w:ascii="Calibri" w:eastAsia="Times New Roman" w:hAnsi="Calibri" w:cs="Times New Roman"/>
                  <w:color w:val="000000"/>
                </w:rPr>
                <w:sym w:font="Wingdings" w:char="F0DF"/>
              </w:r>
              <w:r w:rsidRPr="00064254" w:rsidDel="00AF0810">
                <w:rPr>
                  <w:rFonts w:ascii="Calibri" w:eastAsia="Times New Roman" w:hAnsi="Calibri" w:cs="Times New Roman"/>
                  <w:color w:val="FF0000"/>
                </w:rPr>
                <w:delText>1</w:delText>
              </w:r>
              <w:r w:rsidR="00194721" w:rsidRPr="00012DAF" w:rsidDel="00AF0810">
                <w:rPr>
                  <w:rFonts w:ascii="Calibri" w:eastAsia="Times New Roman" w:hAnsi="Calibri" w:cs="Times New Roman"/>
                  <w:color w:val="000000"/>
                </w:rPr>
                <w:delText xml:space="preserve">-&gt; </w:delText>
              </w:r>
              <w:r w:rsidR="00194721" w:rsidRPr="00064254" w:rsidDel="00AF0810">
                <w:rPr>
                  <w:rFonts w:ascii="Calibri" w:eastAsia="Times New Roman" w:hAnsi="Calibri" w:cs="Times New Roman"/>
                  <w:color w:val="FF0000"/>
                </w:rPr>
                <w:delText>0</w:delText>
              </w:r>
              <w:r w:rsidRPr="00012DAF" w:rsidDel="00AF0810">
                <w:rPr>
                  <w:rFonts w:ascii="Calibri" w:eastAsia="Times New Roman" w:hAnsi="Calibri" w:cs="Times New Roman"/>
                  <w:color w:val="000000"/>
                </w:rPr>
                <w:delText xml:space="preserve"> [0:Customer, 1: Role, 2: Account Group, 3:Department]</w:delText>
              </w:r>
            </w:del>
          </w:p>
          <w:p w14:paraId="09F947F6" w14:textId="3FA26D45" w:rsidR="00A041C8" w:rsidRPr="00064254" w:rsidDel="00AF0810" w:rsidRDefault="00A041C8" w:rsidP="00ED3E3D">
            <w:pPr>
              <w:rPr>
                <w:del w:id="7872" w:author="Fnu, Sonam" w:date="2019-11-27T19:21:00Z"/>
                <w:rFonts w:ascii="Calibri" w:hAnsi="Calibri"/>
              </w:rPr>
            </w:pPr>
          </w:p>
          <w:p w14:paraId="21A17BBE" w14:textId="561929D5" w:rsidR="0092549C" w:rsidRPr="00064254" w:rsidDel="00AF0810" w:rsidRDefault="0092549C" w:rsidP="00ED3E3D">
            <w:pPr>
              <w:rPr>
                <w:del w:id="7873" w:author="Fnu, Sonam" w:date="2019-11-27T19:21:00Z"/>
                <w:rFonts w:ascii="Calibri" w:hAnsi="Calibri"/>
              </w:rPr>
            </w:pPr>
            <w:del w:id="7874" w:author="Fnu, Sonam" w:date="2019-11-27T19:21:00Z">
              <w:r w:rsidRPr="00064254" w:rsidDel="00AF0810">
                <w:rPr>
                  <w:rFonts w:ascii="Calibri" w:hAnsi="Calibri"/>
                </w:rPr>
                <w:delText>IS_ACCOUNT_RELATED</w:delText>
              </w:r>
              <w:r w:rsidRPr="00064254" w:rsidDel="00AF0810">
                <w:rPr>
                  <w:rFonts w:ascii="Calibri" w:hAnsi="Calibri"/>
                </w:rPr>
                <w:sym w:font="Wingdings" w:char="F0DF"/>
              </w:r>
              <w:r w:rsidRPr="00064254" w:rsidDel="00AF0810">
                <w:rPr>
                  <w:rFonts w:ascii="Calibri" w:hAnsi="Calibri"/>
                </w:rPr>
                <w:delText>0</w:delText>
              </w:r>
            </w:del>
          </w:p>
          <w:p w14:paraId="4B14E889" w14:textId="1E8F6FE5" w:rsidR="0092549C" w:rsidRPr="00064254" w:rsidDel="00AF0810" w:rsidRDefault="0092549C" w:rsidP="00ED3E3D">
            <w:pPr>
              <w:rPr>
                <w:del w:id="7875" w:author="Fnu, Sonam" w:date="2019-11-27T19:21:00Z"/>
                <w:rFonts w:ascii="Calibri" w:hAnsi="Calibri"/>
              </w:rPr>
            </w:pPr>
            <w:del w:id="7876" w:author="Fnu, Sonam" w:date="2019-11-27T19:21:00Z">
              <w:r w:rsidRPr="00064254" w:rsidDel="00AF0810">
                <w:rPr>
                  <w:rFonts w:ascii="Calibri" w:hAnsi="Calibri"/>
                </w:rPr>
                <w:delText>SOURCE_CHANNEL</w:delText>
              </w:r>
              <w:r w:rsidRPr="00064254" w:rsidDel="00AF0810">
                <w:rPr>
                  <w:rFonts w:ascii="Calibri" w:hAnsi="Calibri"/>
                </w:rPr>
                <w:sym w:font="Wingdings" w:char="F0DF"/>
              </w:r>
              <w:r w:rsidRPr="00064254" w:rsidDel="00AF0810">
                <w:rPr>
                  <w:rFonts w:ascii="Calibri" w:hAnsi="Calibri"/>
                </w:rPr>
                <w:delText>0 [0: net, 1: other]</w:delText>
              </w:r>
            </w:del>
          </w:p>
          <w:p w14:paraId="7C29B8AA" w14:textId="336DFC7C" w:rsidR="0092549C" w:rsidRPr="00064254" w:rsidDel="00AF0810" w:rsidRDefault="0092549C" w:rsidP="00ED3E3D">
            <w:pPr>
              <w:rPr>
                <w:del w:id="7877" w:author="Fnu, Sonam" w:date="2019-11-27T19:21:00Z"/>
                <w:rFonts w:ascii="Calibri" w:hAnsi="Calibri"/>
              </w:rPr>
            </w:pPr>
            <w:del w:id="7878" w:author="Fnu, Sonam" w:date="2019-11-27T19:21:00Z">
              <w:r w:rsidRPr="00064254" w:rsidDel="00AF0810">
                <w:rPr>
                  <w:rFonts w:ascii="Calibri" w:hAnsi="Calibri"/>
                </w:rPr>
                <w:delText>SERVICE_TYPE</w:delText>
              </w:r>
              <w:r w:rsidRPr="00064254" w:rsidDel="00AF0810">
                <w:rPr>
                  <w:rFonts w:ascii="Calibri" w:hAnsi="Calibri"/>
                </w:rPr>
                <w:sym w:font="Wingdings" w:char="F0DF"/>
              </w:r>
              <w:r w:rsidRPr="00064254" w:rsidDel="00AF0810">
                <w:rPr>
                  <w:rFonts w:ascii="Calibri" w:hAnsi="Calibri"/>
                </w:rPr>
                <w:delText>other</w:delText>
              </w:r>
            </w:del>
          </w:p>
          <w:p w14:paraId="679E5D59" w14:textId="1077E832" w:rsidR="0092549C" w:rsidRPr="00064254" w:rsidDel="00AF0810" w:rsidRDefault="0092549C" w:rsidP="00ED3E3D">
            <w:pPr>
              <w:rPr>
                <w:del w:id="7879" w:author="Fnu, Sonam" w:date="2019-11-27T19:21:00Z"/>
                <w:rFonts w:ascii="Calibri" w:hAnsi="Calibri"/>
              </w:rPr>
            </w:pPr>
            <w:del w:id="7880" w:author="Fnu, Sonam" w:date="2019-11-27T19:21:00Z">
              <w:r w:rsidRPr="00064254" w:rsidDel="00AF0810">
                <w:rPr>
                  <w:rFonts w:ascii="Calibri" w:hAnsi="Calibri"/>
                </w:rPr>
                <w:delText>STATUS</w:delText>
              </w:r>
              <w:r w:rsidRPr="00064254" w:rsidDel="00AF0810">
                <w:rPr>
                  <w:rFonts w:ascii="Calibri" w:hAnsi="Calibri"/>
                </w:rPr>
                <w:sym w:font="Wingdings" w:char="F0DF"/>
              </w:r>
              <w:r w:rsidRPr="00064254" w:rsidDel="00AF0810">
                <w:rPr>
                  <w:rFonts w:ascii="Calibri" w:hAnsi="Calibri"/>
                </w:rPr>
                <w:delText>001</w:delText>
              </w:r>
            </w:del>
          </w:p>
          <w:p w14:paraId="41700875" w14:textId="06A45DDF" w:rsidR="0092549C" w:rsidRPr="00064254" w:rsidDel="00AF0810" w:rsidRDefault="0092549C" w:rsidP="00ED3E3D">
            <w:pPr>
              <w:rPr>
                <w:del w:id="7881" w:author="Fnu, Sonam" w:date="2019-11-27T19:21:00Z"/>
                <w:rFonts w:ascii="Calibri" w:hAnsi="Calibri"/>
              </w:rPr>
            </w:pPr>
            <w:del w:id="7882" w:author="Fnu, Sonam" w:date="2019-11-27T19:21:00Z">
              <w:r w:rsidRPr="00064254" w:rsidDel="00AF0810">
                <w:rPr>
                  <w:rFonts w:ascii="Calibri" w:hAnsi="Calibri"/>
                </w:rPr>
                <w:delText>CREATED_BY</w:delText>
              </w:r>
              <w:r w:rsidRPr="00064254" w:rsidDel="00AF0810">
                <w:rPr>
                  <w:rFonts w:ascii="Calibri" w:hAnsi="Calibri"/>
                </w:rPr>
                <w:sym w:font="Wingdings" w:char="F0DF"/>
              </w:r>
              <w:r w:rsidRPr="00064254" w:rsidDel="00AF0810">
                <w:rPr>
                  <w:rFonts w:ascii="Calibri" w:hAnsi="Calibri"/>
                </w:rPr>
                <w:delText>system</w:delText>
              </w:r>
            </w:del>
          </w:p>
          <w:p w14:paraId="02014447" w14:textId="12D7131F" w:rsidR="0092549C" w:rsidRPr="00064254" w:rsidDel="00AF0810" w:rsidRDefault="0092549C" w:rsidP="00ED3E3D">
            <w:pPr>
              <w:rPr>
                <w:del w:id="7883" w:author="Fnu, Sonam" w:date="2019-11-27T19:21:00Z"/>
                <w:rFonts w:ascii="Calibri" w:hAnsi="Calibri"/>
              </w:rPr>
            </w:pPr>
            <w:del w:id="7884" w:author="Fnu, Sonam" w:date="2019-11-27T19:21:00Z">
              <w:r w:rsidRPr="00064254" w:rsidDel="00AF0810">
                <w:rPr>
                  <w:rFonts w:ascii="Calibri" w:hAnsi="Calibri"/>
                </w:rPr>
                <w:delText>CREATED_TIME</w:delText>
              </w:r>
              <w:r w:rsidRPr="00064254" w:rsidDel="00AF0810">
                <w:rPr>
                  <w:rFonts w:ascii="Calibri" w:hAnsi="Calibri"/>
                </w:rPr>
                <w:sym w:font="Wingdings" w:char="F0DF"/>
              </w:r>
              <w:r w:rsidRPr="00064254" w:rsidDel="00AF0810">
                <w:rPr>
                  <w:rFonts w:ascii="Calibri" w:hAnsi="Calibri"/>
                </w:rPr>
                <w:delText>[current date time]</w:delText>
              </w:r>
              <w:r w:rsidRPr="00064254" w:rsidDel="00AF0810">
                <w:rPr>
                  <w:rFonts w:ascii="Calibri" w:hAnsi="Calibri"/>
                </w:rPr>
                <w:br/>
                <w:delText>MODIFIED_BY</w:delText>
              </w:r>
              <w:r w:rsidRPr="00064254" w:rsidDel="00AF0810">
                <w:rPr>
                  <w:rFonts w:ascii="Calibri" w:hAnsi="Calibri"/>
                </w:rPr>
                <w:sym w:font="Wingdings" w:char="F0DF"/>
              </w:r>
              <w:r w:rsidRPr="00064254" w:rsidDel="00AF0810">
                <w:rPr>
                  <w:rFonts w:ascii="Calibri" w:hAnsi="Calibri"/>
                </w:rPr>
                <w:delText>null</w:delText>
              </w:r>
            </w:del>
          </w:p>
          <w:p w14:paraId="05A50E1F" w14:textId="47B59324" w:rsidR="0092549C" w:rsidRPr="00064254" w:rsidDel="00AF0810" w:rsidRDefault="0092549C" w:rsidP="00ED3E3D">
            <w:pPr>
              <w:pStyle w:val="Bullet-Normal"/>
              <w:rPr>
                <w:del w:id="7885" w:author="Fnu, Sonam" w:date="2019-11-27T19:22:00Z"/>
                <w:rFonts w:ascii="Calibri" w:eastAsiaTheme="minorHAnsi" w:hAnsi="Calibri" w:cstheme="minorBidi"/>
                <w:sz w:val="22"/>
                <w:szCs w:val="22"/>
              </w:rPr>
            </w:pPr>
            <w:del w:id="7886" w:author="Fnu, Sonam" w:date="2019-11-27T19:21:00Z">
              <w:r w:rsidRPr="00064254" w:rsidDel="00AF0810">
                <w:rPr>
                  <w:rFonts w:ascii="Calibri" w:hAnsi="Calibri"/>
                </w:rPr>
                <w:delText>MODIFIED_TIME</w:delText>
              </w:r>
              <w:r w:rsidRPr="00064254" w:rsidDel="00AF0810">
                <w:rPr>
                  <w:rFonts w:ascii="Calibri" w:hAnsi="Calibri"/>
                </w:rPr>
                <w:sym w:font="Wingdings" w:char="F0DF"/>
              </w:r>
              <w:r w:rsidRPr="00064254" w:rsidDel="00AF0810">
                <w:rPr>
                  <w:rFonts w:ascii="Calibri" w:hAnsi="Calibri"/>
                </w:rPr>
                <w:delText>null</w:delText>
              </w:r>
            </w:del>
          </w:p>
        </w:tc>
      </w:tr>
      <w:tr w:rsidR="0092549C" w:rsidRPr="00012DAF" w:rsidDel="00AF0810" w14:paraId="3F868B3B" w14:textId="0AC181D7" w:rsidTr="00ED3E3D">
        <w:trPr>
          <w:del w:id="7887" w:author="Fnu, Sonam" w:date="2019-11-27T19:22:00Z"/>
        </w:trPr>
        <w:tc>
          <w:tcPr>
            <w:tcW w:w="3343" w:type="dxa"/>
          </w:tcPr>
          <w:p w14:paraId="3DAB25E4" w14:textId="2FEAC539" w:rsidR="0092549C" w:rsidRPr="00064254" w:rsidDel="00AF0810" w:rsidRDefault="0092549C" w:rsidP="00ED3E3D">
            <w:pPr>
              <w:pStyle w:val="Bullet-Normal"/>
              <w:rPr>
                <w:del w:id="7888" w:author="Fnu, Sonam" w:date="2019-11-27T19:22:00Z"/>
                <w:rFonts w:ascii="Calibri" w:eastAsiaTheme="minorHAnsi" w:hAnsi="Calibri" w:cstheme="minorBidi"/>
                <w:sz w:val="22"/>
                <w:szCs w:val="22"/>
              </w:rPr>
            </w:pPr>
            <w:del w:id="7889" w:author="Fnu, Sonam" w:date="2019-11-27T19:21:00Z">
              <w:r w:rsidRPr="00064254" w:rsidDel="00AF0810">
                <w:rPr>
                  <w:rFonts w:ascii="Calibri" w:eastAsiaTheme="minorHAnsi" w:hAnsi="Calibri" w:cstheme="minorBidi"/>
                  <w:sz w:val="22"/>
                  <w:szCs w:val="22"/>
                </w:rPr>
                <w:delText>Transfer between my accounts</w:delText>
              </w:r>
            </w:del>
          </w:p>
        </w:tc>
        <w:tc>
          <w:tcPr>
            <w:tcW w:w="5038" w:type="dxa"/>
          </w:tcPr>
          <w:p w14:paraId="69D95FF9" w14:textId="635005FB" w:rsidR="0092549C" w:rsidRPr="00064254" w:rsidDel="00AF0810" w:rsidRDefault="0092549C" w:rsidP="00ED3E3D">
            <w:pPr>
              <w:rPr>
                <w:del w:id="7890" w:author="Fnu, Sonam" w:date="2019-11-27T19:21:00Z"/>
                <w:rFonts w:ascii="Calibri" w:hAnsi="Calibri"/>
              </w:rPr>
            </w:pPr>
            <w:del w:id="7891" w:author="Fnu, Sonam" w:date="2019-11-27T19:21:00Z">
              <w:r w:rsidRPr="00064254" w:rsidDel="00AF0810">
                <w:rPr>
                  <w:rFonts w:ascii="Calibri" w:hAnsi="Calibri"/>
                </w:rPr>
                <w:delText>ID</w:delText>
              </w:r>
              <w:r w:rsidRPr="00064254" w:rsidDel="00AF0810">
                <w:rPr>
                  <w:rFonts w:ascii="Calibri" w:hAnsi="Calibri"/>
                </w:rPr>
                <w:sym w:font="Wingdings" w:char="F0DF"/>
              </w:r>
              <w:r w:rsidRPr="00064254" w:rsidDel="00AF0810">
                <w:rPr>
                  <w:rFonts w:ascii="Calibri" w:hAnsi="Calibri"/>
                </w:rPr>
                <w:delText>[unique id]</w:delText>
              </w:r>
            </w:del>
          </w:p>
          <w:p w14:paraId="5343C832" w14:textId="4145453B" w:rsidR="0092549C" w:rsidRPr="00064254" w:rsidDel="00AF0810" w:rsidRDefault="0092549C" w:rsidP="00ED3E3D">
            <w:pPr>
              <w:rPr>
                <w:del w:id="7892" w:author="Fnu, Sonam" w:date="2019-11-27T19:21:00Z"/>
                <w:rFonts w:ascii="Calibri" w:hAnsi="Calibri"/>
              </w:rPr>
            </w:pPr>
            <w:del w:id="7893" w:author="Fnu, Sonam" w:date="2019-11-27T19:21:00Z">
              <w:r w:rsidRPr="00064254" w:rsidDel="00AF0810">
                <w:rPr>
                  <w:rFonts w:ascii="Calibri" w:hAnsi="Calibri"/>
                </w:rPr>
                <w:delText>FUNCTION_ID</w:delText>
              </w:r>
              <w:r w:rsidRPr="00064254" w:rsidDel="00AF0810">
                <w:rPr>
                  <w:rFonts w:ascii="Calibri" w:hAnsi="Calibri"/>
                </w:rPr>
                <w:sym w:font="Wingdings" w:char="F0DF"/>
              </w:r>
              <w:r w:rsidRPr="00064254" w:rsidDel="00AF0810">
                <w:rPr>
                  <w:rFonts w:ascii="Calibri" w:hAnsi="Calibri"/>
                </w:rPr>
                <w:delText>FNCEBCW023</w:delText>
              </w:r>
            </w:del>
          </w:p>
          <w:p w14:paraId="6A63FFDA" w14:textId="1BE826B9" w:rsidR="0092549C" w:rsidRPr="00064254" w:rsidDel="00AF0810" w:rsidRDefault="0092549C" w:rsidP="00ED3E3D">
            <w:pPr>
              <w:rPr>
                <w:del w:id="7894" w:author="Fnu, Sonam" w:date="2019-11-27T19:21:00Z"/>
                <w:rFonts w:ascii="Calibri" w:hAnsi="Calibri"/>
              </w:rPr>
            </w:pPr>
            <w:del w:id="7895" w:author="Fnu, Sonam" w:date="2019-11-27T19:21:00Z">
              <w:r w:rsidRPr="00064254" w:rsidDel="00AF0810">
                <w:rPr>
                  <w:rFonts w:ascii="Calibri" w:hAnsi="Calibri"/>
                </w:rPr>
                <w:delText>DESCRIPTION</w:delText>
              </w:r>
              <w:r w:rsidRPr="00064254" w:rsidDel="00AF0810">
                <w:rPr>
                  <w:rFonts w:ascii="Calibri" w:hAnsi="Calibri"/>
                </w:rPr>
                <w:sym w:font="Wingdings" w:char="F0DF"/>
              </w:r>
              <w:r w:rsidRPr="00064254" w:rsidDel="00AF0810">
                <w:rPr>
                  <w:rFonts w:ascii="Calibri" w:hAnsi="Calibri"/>
                </w:rPr>
                <w:delText xml:space="preserve"> Transfer between my accounts IS_MANDATORY</w:delText>
              </w:r>
              <w:r w:rsidRPr="00064254" w:rsidDel="00AF0810">
                <w:rPr>
                  <w:rFonts w:ascii="Calibri" w:hAnsi="Calibri"/>
                </w:rPr>
                <w:sym w:font="Wingdings" w:char="F0DF"/>
              </w:r>
              <w:r w:rsidRPr="00064254" w:rsidDel="00AF0810">
                <w:rPr>
                  <w:rFonts w:ascii="Calibri" w:hAnsi="Calibri"/>
                </w:rPr>
                <w:delText>0</w:delText>
              </w:r>
            </w:del>
          </w:p>
          <w:p w14:paraId="195B384C" w14:textId="112A63B0" w:rsidR="0092549C" w:rsidRPr="00064254" w:rsidDel="00AF0810" w:rsidRDefault="0092549C" w:rsidP="00ED3E3D">
            <w:pPr>
              <w:rPr>
                <w:del w:id="7896" w:author="Fnu, Sonam" w:date="2019-11-27T19:21:00Z"/>
                <w:rFonts w:ascii="Calibri" w:hAnsi="Calibri"/>
              </w:rPr>
            </w:pPr>
            <w:del w:id="7897" w:author="Fnu, Sonam" w:date="2019-11-27T19:21:00Z">
              <w:r w:rsidRPr="00064254" w:rsidDel="00AF0810">
                <w:rPr>
                  <w:rFonts w:ascii="Calibri" w:hAnsi="Calibri"/>
                </w:rPr>
                <w:delText>RECEPENT_</w:delText>
              </w:r>
              <w:r w:rsidRPr="00012DAF" w:rsidDel="00AF0810">
                <w:rPr>
                  <w:rFonts w:ascii="Calibri" w:eastAsia="Times New Roman" w:hAnsi="Calibri" w:cs="Times New Roman"/>
                  <w:color w:val="000000"/>
                </w:rPr>
                <w:delText>CATEGORY</w:delText>
              </w:r>
              <w:r w:rsidRPr="00064254" w:rsidDel="00AF0810">
                <w:rPr>
                  <w:rFonts w:ascii="Calibri" w:hAnsi="Calibri"/>
                </w:rPr>
                <w:delText xml:space="preserve"> </w:delText>
              </w:r>
              <w:r w:rsidRPr="00064254" w:rsidDel="00AF0810">
                <w:rPr>
                  <w:rFonts w:ascii="Calibri" w:hAnsi="Calibri"/>
                </w:rPr>
                <w:sym w:font="Wingdings" w:char="F0DF"/>
              </w:r>
              <w:r w:rsidRPr="00064254" w:rsidDel="00AF0810">
                <w:rPr>
                  <w:rFonts w:ascii="Calibri" w:hAnsi="Calibri"/>
                </w:rPr>
                <w:delText>CW</w:delText>
              </w:r>
            </w:del>
          </w:p>
          <w:p w14:paraId="5B8B76E0" w14:textId="3CED4DDF" w:rsidR="0092549C" w:rsidRPr="00012DAF" w:rsidDel="00AF0810" w:rsidRDefault="0092549C" w:rsidP="00ED3E3D">
            <w:pPr>
              <w:rPr>
                <w:del w:id="7898" w:author="Fnu, Sonam" w:date="2019-11-27T19:21:00Z"/>
                <w:rFonts w:ascii="Calibri" w:eastAsia="Times New Roman" w:hAnsi="Calibri" w:cs="Times New Roman"/>
                <w:color w:val="000000"/>
              </w:rPr>
            </w:pPr>
            <w:del w:id="7899" w:author="Fnu, Sonam" w:date="2019-11-27T19:21:00Z">
              <w:r w:rsidRPr="00064254" w:rsidDel="00AF0810">
                <w:rPr>
                  <w:rFonts w:ascii="Calibri" w:hAnsi="Calibri"/>
                </w:rPr>
                <w:delText>RECEPENT_TYPE</w:delText>
              </w:r>
              <w:r w:rsidRPr="00012DAF" w:rsidDel="00AF0810">
                <w:rPr>
                  <w:rFonts w:ascii="Calibri" w:eastAsia="Times New Roman" w:hAnsi="Calibri" w:cs="Times New Roman"/>
                  <w:color w:val="000000"/>
                </w:rPr>
                <w:delText xml:space="preserve"> </w:delText>
              </w:r>
              <w:r w:rsidRPr="00012DAF" w:rsidDel="00AF0810">
                <w:rPr>
                  <w:rFonts w:ascii="Calibri" w:eastAsia="Times New Roman" w:hAnsi="Calibri" w:cs="Times New Roman"/>
                  <w:color w:val="000000"/>
                </w:rPr>
                <w:sym w:font="Wingdings" w:char="F0DF"/>
              </w:r>
              <w:r w:rsidRPr="00012DAF" w:rsidDel="00AF0810">
                <w:rPr>
                  <w:rFonts w:ascii="Calibri" w:eastAsia="Times New Roman" w:hAnsi="Calibri" w:cs="Times New Roman"/>
                  <w:color w:val="000000"/>
                </w:rPr>
                <w:delText>2 [0:Customer, 1: Role, 2: Account Group, 3:Department]</w:delText>
              </w:r>
            </w:del>
          </w:p>
          <w:p w14:paraId="105C6338" w14:textId="76D125CC" w:rsidR="0092549C" w:rsidRPr="00064254" w:rsidDel="00AF0810" w:rsidRDefault="0092549C" w:rsidP="00ED3E3D">
            <w:pPr>
              <w:rPr>
                <w:del w:id="7900" w:author="Fnu, Sonam" w:date="2019-11-27T19:21:00Z"/>
                <w:rFonts w:ascii="Calibri" w:hAnsi="Calibri"/>
              </w:rPr>
            </w:pPr>
          </w:p>
          <w:p w14:paraId="435707C7" w14:textId="25BCBB10" w:rsidR="0092549C" w:rsidRPr="00064254" w:rsidDel="00AF0810" w:rsidRDefault="0092549C" w:rsidP="00ED3E3D">
            <w:pPr>
              <w:rPr>
                <w:del w:id="7901" w:author="Fnu, Sonam" w:date="2019-11-27T19:21:00Z"/>
                <w:rFonts w:ascii="Calibri" w:hAnsi="Calibri"/>
              </w:rPr>
            </w:pPr>
            <w:del w:id="7902" w:author="Fnu, Sonam" w:date="2019-11-27T19:21:00Z">
              <w:r w:rsidRPr="00064254" w:rsidDel="00AF0810">
                <w:rPr>
                  <w:rFonts w:ascii="Calibri" w:hAnsi="Calibri"/>
                </w:rPr>
                <w:delText>IS_ACCOUNT_RELATED</w:delText>
              </w:r>
              <w:r w:rsidRPr="00064254" w:rsidDel="00AF0810">
                <w:rPr>
                  <w:rFonts w:ascii="Calibri" w:hAnsi="Calibri"/>
                </w:rPr>
                <w:sym w:font="Wingdings" w:char="F0DF"/>
              </w:r>
              <w:r w:rsidRPr="00064254" w:rsidDel="00AF0810">
                <w:rPr>
                  <w:rFonts w:ascii="Calibri" w:hAnsi="Calibri"/>
                </w:rPr>
                <w:delText>1</w:delText>
              </w:r>
            </w:del>
          </w:p>
          <w:p w14:paraId="7CD22C1D" w14:textId="3695E214" w:rsidR="0092549C" w:rsidRPr="00064254" w:rsidDel="00AF0810" w:rsidRDefault="0092549C" w:rsidP="00ED3E3D">
            <w:pPr>
              <w:rPr>
                <w:del w:id="7903" w:author="Fnu, Sonam" w:date="2019-11-27T19:21:00Z"/>
                <w:rFonts w:ascii="Calibri" w:hAnsi="Calibri"/>
              </w:rPr>
            </w:pPr>
            <w:del w:id="7904" w:author="Fnu, Sonam" w:date="2019-11-27T19:21:00Z">
              <w:r w:rsidRPr="00064254" w:rsidDel="00AF0810">
                <w:rPr>
                  <w:rFonts w:ascii="Calibri" w:hAnsi="Calibri"/>
                </w:rPr>
                <w:delText>SOURCE_CHANNEL</w:delText>
              </w:r>
              <w:r w:rsidRPr="00064254" w:rsidDel="00AF0810">
                <w:rPr>
                  <w:rFonts w:ascii="Calibri" w:hAnsi="Calibri"/>
                </w:rPr>
                <w:sym w:font="Wingdings" w:char="F0DF"/>
              </w:r>
              <w:r w:rsidRPr="00064254" w:rsidDel="00AF0810">
                <w:rPr>
                  <w:rFonts w:ascii="Calibri" w:hAnsi="Calibri"/>
                </w:rPr>
                <w:delText>0 [0: net, 1: other]</w:delText>
              </w:r>
            </w:del>
          </w:p>
          <w:p w14:paraId="25F35809" w14:textId="137183B4" w:rsidR="0092549C" w:rsidRPr="00064254" w:rsidDel="00AF0810" w:rsidRDefault="0092549C" w:rsidP="00ED3E3D">
            <w:pPr>
              <w:rPr>
                <w:del w:id="7905" w:author="Fnu, Sonam" w:date="2019-11-27T19:21:00Z"/>
                <w:rFonts w:ascii="Calibri" w:hAnsi="Calibri"/>
              </w:rPr>
            </w:pPr>
            <w:del w:id="7906" w:author="Fnu, Sonam" w:date="2019-11-27T19:21:00Z">
              <w:r w:rsidRPr="00064254" w:rsidDel="00AF0810">
                <w:rPr>
                  <w:rFonts w:ascii="Calibri" w:hAnsi="Calibri"/>
                </w:rPr>
                <w:delText>SERVICE_TYPE</w:delText>
              </w:r>
              <w:r w:rsidRPr="00064254" w:rsidDel="00AF0810">
                <w:rPr>
                  <w:rFonts w:ascii="Calibri" w:hAnsi="Calibri"/>
                </w:rPr>
                <w:sym w:font="Wingdings" w:char="F0DF"/>
              </w:r>
              <w:r w:rsidRPr="00064254" w:rsidDel="00AF0810">
                <w:rPr>
                  <w:rFonts w:ascii="Calibri" w:hAnsi="Calibri"/>
                </w:rPr>
                <w:delText>other</w:delText>
              </w:r>
            </w:del>
          </w:p>
          <w:p w14:paraId="038522B8" w14:textId="447E10BE" w:rsidR="0092549C" w:rsidRPr="00064254" w:rsidDel="00AF0810" w:rsidRDefault="0092549C" w:rsidP="00ED3E3D">
            <w:pPr>
              <w:rPr>
                <w:del w:id="7907" w:author="Fnu, Sonam" w:date="2019-11-27T19:21:00Z"/>
                <w:rFonts w:ascii="Calibri" w:hAnsi="Calibri"/>
              </w:rPr>
            </w:pPr>
            <w:del w:id="7908" w:author="Fnu, Sonam" w:date="2019-11-27T19:21:00Z">
              <w:r w:rsidRPr="00064254" w:rsidDel="00AF0810">
                <w:rPr>
                  <w:rFonts w:ascii="Calibri" w:hAnsi="Calibri"/>
                </w:rPr>
                <w:delText>STATUS</w:delText>
              </w:r>
              <w:r w:rsidRPr="00064254" w:rsidDel="00AF0810">
                <w:rPr>
                  <w:rFonts w:ascii="Calibri" w:hAnsi="Calibri"/>
                </w:rPr>
                <w:sym w:font="Wingdings" w:char="F0DF"/>
              </w:r>
              <w:r w:rsidRPr="00064254" w:rsidDel="00AF0810">
                <w:rPr>
                  <w:rFonts w:ascii="Calibri" w:hAnsi="Calibri"/>
                </w:rPr>
                <w:delText>001</w:delText>
              </w:r>
            </w:del>
          </w:p>
          <w:p w14:paraId="2591B155" w14:textId="552BF800" w:rsidR="0092549C" w:rsidRPr="00064254" w:rsidDel="00AF0810" w:rsidRDefault="0092549C" w:rsidP="00ED3E3D">
            <w:pPr>
              <w:rPr>
                <w:del w:id="7909" w:author="Fnu, Sonam" w:date="2019-11-27T19:21:00Z"/>
                <w:rFonts w:ascii="Calibri" w:hAnsi="Calibri"/>
              </w:rPr>
            </w:pPr>
            <w:del w:id="7910" w:author="Fnu, Sonam" w:date="2019-11-27T19:21:00Z">
              <w:r w:rsidRPr="00064254" w:rsidDel="00AF0810">
                <w:rPr>
                  <w:rFonts w:ascii="Calibri" w:hAnsi="Calibri"/>
                </w:rPr>
                <w:delText>CREATED_BY</w:delText>
              </w:r>
              <w:r w:rsidRPr="00064254" w:rsidDel="00AF0810">
                <w:rPr>
                  <w:rFonts w:ascii="Calibri" w:hAnsi="Calibri"/>
                </w:rPr>
                <w:sym w:font="Wingdings" w:char="F0DF"/>
              </w:r>
              <w:r w:rsidRPr="00064254" w:rsidDel="00AF0810">
                <w:rPr>
                  <w:rFonts w:ascii="Calibri" w:hAnsi="Calibri"/>
                </w:rPr>
                <w:delText>system</w:delText>
              </w:r>
            </w:del>
          </w:p>
          <w:p w14:paraId="614CBE1A" w14:textId="59649476" w:rsidR="0092549C" w:rsidRPr="00064254" w:rsidDel="00AF0810" w:rsidRDefault="0092549C" w:rsidP="00ED3E3D">
            <w:pPr>
              <w:rPr>
                <w:del w:id="7911" w:author="Fnu, Sonam" w:date="2019-11-27T19:21:00Z"/>
                <w:rFonts w:ascii="Calibri" w:hAnsi="Calibri"/>
              </w:rPr>
            </w:pPr>
            <w:del w:id="7912" w:author="Fnu, Sonam" w:date="2019-11-27T19:21:00Z">
              <w:r w:rsidRPr="00064254" w:rsidDel="00AF0810">
                <w:rPr>
                  <w:rFonts w:ascii="Calibri" w:hAnsi="Calibri"/>
                </w:rPr>
                <w:delText>CREATED_TIME</w:delText>
              </w:r>
              <w:r w:rsidRPr="00064254" w:rsidDel="00AF0810">
                <w:rPr>
                  <w:rFonts w:ascii="Calibri" w:hAnsi="Calibri"/>
                </w:rPr>
                <w:sym w:font="Wingdings" w:char="F0DF"/>
              </w:r>
              <w:r w:rsidRPr="00064254" w:rsidDel="00AF0810">
                <w:rPr>
                  <w:rFonts w:ascii="Calibri" w:hAnsi="Calibri"/>
                </w:rPr>
                <w:delText>[current date time]</w:delText>
              </w:r>
              <w:r w:rsidRPr="00064254" w:rsidDel="00AF0810">
                <w:rPr>
                  <w:rFonts w:ascii="Calibri" w:hAnsi="Calibri"/>
                </w:rPr>
                <w:br/>
                <w:delText>MODIFIED_BY</w:delText>
              </w:r>
              <w:r w:rsidRPr="00064254" w:rsidDel="00AF0810">
                <w:rPr>
                  <w:rFonts w:ascii="Calibri" w:hAnsi="Calibri"/>
                </w:rPr>
                <w:sym w:font="Wingdings" w:char="F0DF"/>
              </w:r>
              <w:r w:rsidRPr="00064254" w:rsidDel="00AF0810">
                <w:rPr>
                  <w:rFonts w:ascii="Calibri" w:hAnsi="Calibri"/>
                </w:rPr>
                <w:delText>null</w:delText>
              </w:r>
            </w:del>
          </w:p>
          <w:p w14:paraId="5825DC70" w14:textId="5C9CE9C8" w:rsidR="0092549C" w:rsidRPr="00064254" w:rsidDel="00AF0810" w:rsidRDefault="0092549C" w:rsidP="00ED3E3D">
            <w:pPr>
              <w:pStyle w:val="Bullet-Normal"/>
              <w:rPr>
                <w:del w:id="7913" w:author="Fnu, Sonam" w:date="2019-11-27T19:22:00Z"/>
                <w:rFonts w:ascii="Calibri" w:eastAsiaTheme="minorHAnsi" w:hAnsi="Calibri" w:cstheme="minorBidi"/>
                <w:sz w:val="22"/>
                <w:szCs w:val="22"/>
              </w:rPr>
            </w:pPr>
            <w:del w:id="7914" w:author="Fnu, Sonam" w:date="2019-11-27T19:21:00Z">
              <w:r w:rsidRPr="00064254" w:rsidDel="00AF0810">
                <w:rPr>
                  <w:rFonts w:ascii="Calibri" w:hAnsi="Calibri"/>
                </w:rPr>
                <w:delText>MODIFIED_TIME</w:delText>
              </w:r>
              <w:r w:rsidRPr="00064254" w:rsidDel="00AF0810">
                <w:rPr>
                  <w:rFonts w:ascii="Calibri" w:hAnsi="Calibri"/>
                </w:rPr>
                <w:sym w:font="Wingdings" w:char="F0DF"/>
              </w:r>
              <w:r w:rsidRPr="00064254" w:rsidDel="00AF0810">
                <w:rPr>
                  <w:rFonts w:ascii="Calibri" w:hAnsi="Calibri"/>
                </w:rPr>
                <w:delText>null</w:delText>
              </w:r>
            </w:del>
          </w:p>
        </w:tc>
      </w:tr>
      <w:tr w:rsidR="0092549C" w:rsidRPr="00012DAF" w:rsidDel="00AF0810" w14:paraId="49D9C9DB" w14:textId="6A20050F" w:rsidTr="00ED3E3D">
        <w:trPr>
          <w:del w:id="7915" w:author="Fnu, Sonam" w:date="2019-11-27T19:22:00Z"/>
        </w:trPr>
        <w:tc>
          <w:tcPr>
            <w:tcW w:w="3343" w:type="dxa"/>
          </w:tcPr>
          <w:p w14:paraId="27982868" w14:textId="3C9EC2F6" w:rsidR="0092549C" w:rsidRPr="00064254" w:rsidDel="00AF0810" w:rsidRDefault="0092549C" w:rsidP="00ED3E3D">
            <w:pPr>
              <w:pStyle w:val="Bullet-Normal"/>
              <w:rPr>
                <w:del w:id="7916" w:author="Fnu, Sonam" w:date="2019-11-27T19:22:00Z"/>
                <w:rFonts w:ascii="Calibri" w:eastAsiaTheme="minorHAnsi" w:hAnsi="Calibri" w:cstheme="minorBidi"/>
                <w:sz w:val="22"/>
                <w:szCs w:val="22"/>
              </w:rPr>
            </w:pPr>
            <w:del w:id="7917" w:author="Fnu, Sonam" w:date="2019-11-27T19:21:00Z">
              <w:r w:rsidRPr="00064254" w:rsidDel="00AF0810">
                <w:rPr>
                  <w:rFonts w:ascii="Calibri" w:eastAsiaTheme="minorHAnsi" w:hAnsi="Calibri" w:cstheme="minorBidi"/>
                  <w:sz w:val="22"/>
                  <w:szCs w:val="22"/>
                </w:rPr>
                <w:delText>Transfer to local beneficiary</w:delText>
              </w:r>
            </w:del>
          </w:p>
        </w:tc>
        <w:tc>
          <w:tcPr>
            <w:tcW w:w="5038" w:type="dxa"/>
          </w:tcPr>
          <w:p w14:paraId="1352ECAF" w14:textId="45F964F2" w:rsidR="0092549C" w:rsidRPr="00064254" w:rsidDel="00AF0810" w:rsidRDefault="0092549C" w:rsidP="00ED3E3D">
            <w:pPr>
              <w:rPr>
                <w:del w:id="7918" w:author="Fnu, Sonam" w:date="2019-11-27T19:21:00Z"/>
                <w:rFonts w:ascii="Calibri" w:hAnsi="Calibri"/>
              </w:rPr>
            </w:pPr>
            <w:del w:id="7919" w:author="Fnu, Sonam" w:date="2019-11-27T19:21:00Z">
              <w:r w:rsidRPr="00064254" w:rsidDel="00AF0810">
                <w:rPr>
                  <w:rFonts w:ascii="Calibri" w:hAnsi="Calibri"/>
                </w:rPr>
                <w:delText>ID</w:delText>
              </w:r>
              <w:r w:rsidRPr="00064254" w:rsidDel="00AF0810">
                <w:rPr>
                  <w:rFonts w:ascii="Calibri" w:hAnsi="Calibri"/>
                </w:rPr>
                <w:sym w:font="Wingdings" w:char="F0DF"/>
              </w:r>
              <w:r w:rsidRPr="00064254" w:rsidDel="00AF0810">
                <w:rPr>
                  <w:rFonts w:ascii="Calibri" w:hAnsi="Calibri"/>
                </w:rPr>
                <w:delText>[unique id]</w:delText>
              </w:r>
            </w:del>
          </w:p>
          <w:p w14:paraId="6F4EB350" w14:textId="78C3EF68" w:rsidR="0092549C" w:rsidRPr="00064254" w:rsidDel="00AF0810" w:rsidRDefault="0092549C" w:rsidP="00ED3E3D">
            <w:pPr>
              <w:rPr>
                <w:del w:id="7920" w:author="Fnu, Sonam" w:date="2019-11-27T19:21:00Z"/>
                <w:rFonts w:ascii="Calibri" w:hAnsi="Calibri"/>
              </w:rPr>
            </w:pPr>
            <w:del w:id="7921" w:author="Fnu, Sonam" w:date="2019-11-27T19:21:00Z">
              <w:r w:rsidRPr="00064254" w:rsidDel="00AF0810">
                <w:rPr>
                  <w:rFonts w:ascii="Calibri" w:hAnsi="Calibri"/>
                </w:rPr>
                <w:delText>FUNCTION_ID</w:delText>
              </w:r>
              <w:r w:rsidRPr="00064254" w:rsidDel="00AF0810">
                <w:rPr>
                  <w:rFonts w:ascii="Calibri" w:hAnsi="Calibri"/>
                </w:rPr>
                <w:sym w:font="Wingdings" w:char="F0DF"/>
              </w:r>
              <w:r w:rsidRPr="00064254" w:rsidDel="00AF0810">
                <w:rPr>
                  <w:rFonts w:ascii="Calibri" w:hAnsi="Calibri"/>
                </w:rPr>
                <w:delText xml:space="preserve"> FNCEBCW026</w:delText>
              </w:r>
            </w:del>
          </w:p>
          <w:p w14:paraId="4E4D4429" w14:textId="7034D5CD" w:rsidR="00A041C8" w:rsidDel="00AF0810" w:rsidRDefault="0092549C" w:rsidP="00ED3E3D">
            <w:pPr>
              <w:rPr>
                <w:ins w:id="7922" w:author="mayada samir" w:date="2019-04-03T10:14:00Z"/>
                <w:del w:id="7923" w:author="Fnu, Sonam" w:date="2019-11-27T19:21:00Z"/>
                <w:rFonts w:ascii="Calibri" w:hAnsi="Calibri"/>
              </w:rPr>
            </w:pPr>
            <w:del w:id="7924" w:author="Fnu, Sonam" w:date="2019-11-27T19:21:00Z">
              <w:r w:rsidRPr="00064254" w:rsidDel="00AF0810">
                <w:rPr>
                  <w:rFonts w:ascii="Calibri" w:hAnsi="Calibri"/>
                </w:rPr>
                <w:delText>DESCRIPTION</w:delText>
              </w:r>
              <w:r w:rsidRPr="00064254" w:rsidDel="00AF0810">
                <w:rPr>
                  <w:rFonts w:ascii="Calibri" w:hAnsi="Calibri"/>
                </w:rPr>
                <w:sym w:font="Wingdings" w:char="F0DF"/>
              </w:r>
              <w:r w:rsidRPr="00064254" w:rsidDel="00AF0810">
                <w:rPr>
                  <w:rFonts w:ascii="Calibri" w:hAnsi="Calibri"/>
                </w:rPr>
                <w:delText xml:space="preserve"> Transfer to local beneficiary maintenance </w:delText>
              </w:r>
            </w:del>
          </w:p>
          <w:p w14:paraId="3941F7AD" w14:textId="3C8319D8" w:rsidR="0092549C" w:rsidRPr="00064254" w:rsidDel="00AF0810" w:rsidRDefault="0092549C" w:rsidP="00ED3E3D">
            <w:pPr>
              <w:rPr>
                <w:del w:id="7925" w:author="Fnu, Sonam" w:date="2019-11-27T19:21:00Z"/>
                <w:rFonts w:ascii="Calibri" w:hAnsi="Calibri"/>
              </w:rPr>
            </w:pPr>
            <w:del w:id="7926" w:author="Fnu, Sonam" w:date="2019-11-27T19:21:00Z">
              <w:r w:rsidRPr="00064254" w:rsidDel="00AF0810">
                <w:rPr>
                  <w:rFonts w:ascii="Calibri" w:hAnsi="Calibri"/>
                </w:rPr>
                <w:delText>IS_MANDATORY</w:delText>
              </w:r>
              <w:r w:rsidRPr="00064254" w:rsidDel="00AF0810">
                <w:rPr>
                  <w:rFonts w:ascii="Calibri" w:hAnsi="Calibri"/>
                </w:rPr>
                <w:sym w:font="Wingdings" w:char="F0DF"/>
              </w:r>
              <w:r w:rsidRPr="00064254" w:rsidDel="00AF0810">
                <w:rPr>
                  <w:rFonts w:ascii="Calibri" w:hAnsi="Calibri"/>
                </w:rPr>
                <w:delText>0</w:delText>
              </w:r>
            </w:del>
          </w:p>
          <w:p w14:paraId="32C78C2E" w14:textId="3B7C5F2C" w:rsidR="0092549C" w:rsidRPr="00064254" w:rsidDel="00AF0810" w:rsidRDefault="0092549C" w:rsidP="00ED3E3D">
            <w:pPr>
              <w:rPr>
                <w:del w:id="7927" w:author="Fnu, Sonam" w:date="2019-11-27T19:21:00Z"/>
                <w:rFonts w:ascii="Calibri" w:hAnsi="Calibri"/>
              </w:rPr>
            </w:pPr>
            <w:del w:id="7928" w:author="Fnu, Sonam" w:date="2019-11-27T19:21:00Z">
              <w:r w:rsidRPr="00064254" w:rsidDel="00AF0810">
                <w:rPr>
                  <w:rFonts w:ascii="Calibri" w:hAnsi="Calibri"/>
                </w:rPr>
                <w:delText>RECEPENT_</w:delText>
              </w:r>
              <w:r w:rsidRPr="00012DAF" w:rsidDel="00AF0810">
                <w:rPr>
                  <w:rFonts w:ascii="Calibri" w:eastAsia="Times New Roman" w:hAnsi="Calibri" w:cs="Times New Roman"/>
                  <w:color w:val="000000"/>
                </w:rPr>
                <w:delText>CATEGORY</w:delText>
              </w:r>
              <w:r w:rsidRPr="00064254" w:rsidDel="00AF0810">
                <w:rPr>
                  <w:rFonts w:ascii="Calibri" w:hAnsi="Calibri"/>
                </w:rPr>
                <w:delText xml:space="preserve"> </w:delText>
              </w:r>
              <w:r w:rsidRPr="00064254" w:rsidDel="00AF0810">
                <w:rPr>
                  <w:rFonts w:ascii="Calibri" w:hAnsi="Calibri"/>
                </w:rPr>
                <w:sym w:font="Wingdings" w:char="F0DF"/>
              </w:r>
              <w:r w:rsidRPr="00064254" w:rsidDel="00AF0810">
                <w:rPr>
                  <w:rFonts w:ascii="Calibri" w:hAnsi="Calibri"/>
                </w:rPr>
                <w:delText>CW</w:delText>
              </w:r>
            </w:del>
          </w:p>
          <w:p w14:paraId="2C597C81" w14:textId="779AAF5E" w:rsidR="0092549C" w:rsidRPr="00012DAF" w:rsidDel="00AF0810" w:rsidRDefault="00FF73CE" w:rsidP="00ED3E3D">
            <w:pPr>
              <w:rPr>
                <w:del w:id="7929" w:author="Fnu, Sonam" w:date="2019-11-27T19:21:00Z"/>
                <w:rFonts w:ascii="Calibri" w:eastAsia="Times New Roman" w:hAnsi="Calibri" w:cs="Times New Roman"/>
                <w:color w:val="000000"/>
              </w:rPr>
            </w:pPr>
            <w:ins w:id="7930" w:author="mayada samir" w:date="2019-04-04T10:17:00Z">
              <w:del w:id="7931" w:author="Fnu, Sonam" w:date="2019-11-27T19:21:00Z">
                <w:r w:rsidRPr="00064254" w:rsidDel="00AF0810">
                  <w:rPr>
                    <w:rFonts w:ascii="Calibri" w:hAnsi="Calibri"/>
                  </w:rPr>
                  <w:delText xml:space="preserve"> </w:delText>
                </w:r>
              </w:del>
            </w:ins>
            <w:del w:id="7932" w:author="Fnu, Sonam" w:date="2019-11-27T19:21:00Z">
              <w:r w:rsidR="0092549C" w:rsidRPr="00064254" w:rsidDel="00AF0810">
                <w:rPr>
                  <w:rFonts w:ascii="Calibri" w:hAnsi="Calibri"/>
                </w:rPr>
                <w:delText>RECEPENT_TYPE</w:delText>
              </w:r>
              <w:r w:rsidR="0092549C" w:rsidRPr="00012DAF" w:rsidDel="00AF0810">
                <w:rPr>
                  <w:rFonts w:ascii="Calibri" w:eastAsia="Times New Roman" w:hAnsi="Calibri" w:cs="Times New Roman"/>
                  <w:color w:val="000000"/>
                </w:rPr>
                <w:delText xml:space="preserve"> </w:delText>
              </w:r>
              <w:r w:rsidR="0092549C" w:rsidRPr="00012DAF" w:rsidDel="00AF0810">
                <w:rPr>
                  <w:rFonts w:ascii="Calibri" w:eastAsia="Times New Roman" w:hAnsi="Calibri" w:cs="Times New Roman"/>
                  <w:color w:val="000000"/>
                </w:rPr>
                <w:sym w:font="Wingdings" w:char="F0DF"/>
              </w:r>
              <w:r w:rsidR="0092549C" w:rsidRPr="00012DAF" w:rsidDel="00AF0810">
                <w:rPr>
                  <w:rFonts w:ascii="Calibri" w:eastAsia="Times New Roman" w:hAnsi="Calibri" w:cs="Times New Roman"/>
                  <w:color w:val="000000"/>
                </w:rPr>
                <w:delText>2 [0:Customer, 1: Role, 2: Account Group, 3:Department]</w:delText>
              </w:r>
            </w:del>
          </w:p>
          <w:p w14:paraId="000A38C2" w14:textId="04469BF1" w:rsidR="0092549C" w:rsidRPr="00064254" w:rsidDel="00AF0810" w:rsidRDefault="0092549C">
            <w:pPr>
              <w:rPr>
                <w:del w:id="7933" w:author="Fnu, Sonam" w:date="2019-11-27T19:21:00Z"/>
                <w:rFonts w:ascii="Calibri" w:hAnsi="Calibri"/>
              </w:rPr>
            </w:pPr>
          </w:p>
          <w:p w14:paraId="2330206D" w14:textId="31F13020" w:rsidR="0092549C" w:rsidRPr="00064254" w:rsidDel="00AF0810" w:rsidRDefault="0092549C" w:rsidP="00ED3E3D">
            <w:pPr>
              <w:rPr>
                <w:del w:id="7934" w:author="Fnu, Sonam" w:date="2019-11-27T19:21:00Z"/>
                <w:rFonts w:ascii="Calibri" w:hAnsi="Calibri"/>
              </w:rPr>
            </w:pPr>
            <w:del w:id="7935" w:author="Fnu, Sonam" w:date="2019-11-27T19:21:00Z">
              <w:r w:rsidRPr="00064254" w:rsidDel="00AF0810">
                <w:rPr>
                  <w:rFonts w:ascii="Calibri" w:hAnsi="Calibri"/>
                </w:rPr>
                <w:delText>IS_ACCOUNT_RELATED</w:delText>
              </w:r>
              <w:r w:rsidRPr="00064254" w:rsidDel="00AF0810">
                <w:rPr>
                  <w:rFonts w:ascii="Calibri" w:hAnsi="Calibri"/>
                </w:rPr>
                <w:sym w:font="Wingdings" w:char="F0DF"/>
              </w:r>
              <w:r w:rsidRPr="00064254" w:rsidDel="00AF0810">
                <w:rPr>
                  <w:rFonts w:ascii="Calibri" w:hAnsi="Calibri"/>
                </w:rPr>
                <w:delText>1</w:delText>
              </w:r>
            </w:del>
          </w:p>
          <w:p w14:paraId="0858C70D" w14:textId="7AB48836" w:rsidR="0092549C" w:rsidRPr="00064254" w:rsidDel="00AF0810" w:rsidRDefault="0092549C" w:rsidP="00ED3E3D">
            <w:pPr>
              <w:rPr>
                <w:del w:id="7936" w:author="Fnu, Sonam" w:date="2019-11-27T19:21:00Z"/>
                <w:rFonts w:ascii="Calibri" w:hAnsi="Calibri"/>
              </w:rPr>
            </w:pPr>
            <w:del w:id="7937" w:author="Fnu, Sonam" w:date="2019-11-27T19:21:00Z">
              <w:r w:rsidRPr="00064254" w:rsidDel="00AF0810">
                <w:rPr>
                  <w:rFonts w:ascii="Calibri" w:hAnsi="Calibri"/>
                </w:rPr>
                <w:delText>SOURCE_CHANNEL</w:delText>
              </w:r>
              <w:r w:rsidRPr="00064254" w:rsidDel="00AF0810">
                <w:rPr>
                  <w:rFonts w:ascii="Calibri" w:hAnsi="Calibri"/>
                </w:rPr>
                <w:sym w:font="Wingdings" w:char="F0DF"/>
              </w:r>
              <w:r w:rsidRPr="00064254" w:rsidDel="00AF0810">
                <w:rPr>
                  <w:rFonts w:ascii="Calibri" w:hAnsi="Calibri"/>
                </w:rPr>
                <w:delText>0 [0: net, 1: other]</w:delText>
              </w:r>
            </w:del>
          </w:p>
          <w:p w14:paraId="50D8E97B" w14:textId="7F8F4B8A" w:rsidR="0092549C" w:rsidRPr="00064254" w:rsidDel="00AF0810" w:rsidRDefault="0092549C" w:rsidP="00ED3E3D">
            <w:pPr>
              <w:rPr>
                <w:del w:id="7938" w:author="Fnu, Sonam" w:date="2019-11-27T19:21:00Z"/>
                <w:rFonts w:ascii="Calibri" w:hAnsi="Calibri"/>
              </w:rPr>
            </w:pPr>
            <w:del w:id="7939" w:author="Fnu, Sonam" w:date="2019-11-27T19:21:00Z">
              <w:r w:rsidRPr="00064254" w:rsidDel="00AF0810">
                <w:rPr>
                  <w:rFonts w:ascii="Calibri" w:hAnsi="Calibri"/>
                </w:rPr>
                <w:delText>SERVICE_TYPE</w:delText>
              </w:r>
              <w:r w:rsidRPr="00064254" w:rsidDel="00AF0810">
                <w:rPr>
                  <w:rFonts w:ascii="Calibri" w:hAnsi="Calibri"/>
                </w:rPr>
                <w:sym w:font="Wingdings" w:char="F0DF"/>
              </w:r>
              <w:r w:rsidRPr="00064254" w:rsidDel="00AF0810">
                <w:rPr>
                  <w:rFonts w:ascii="Calibri" w:hAnsi="Calibri"/>
                </w:rPr>
                <w:delText>other</w:delText>
              </w:r>
            </w:del>
          </w:p>
          <w:p w14:paraId="2C81F085" w14:textId="315E2BF8" w:rsidR="0092549C" w:rsidRPr="00064254" w:rsidDel="00AF0810" w:rsidRDefault="0092549C" w:rsidP="00ED3E3D">
            <w:pPr>
              <w:rPr>
                <w:del w:id="7940" w:author="Fnu, Sonam" w:date="2019-11-27T19:21:00Z"/>
                <w:rFonts w:ascii="Calibri" w:hAnsi="Calibri"/>
              </w:rPr>
            </w:pPr>
            <w:del w:id="7941" w:author="Fnu, Sonam" w:date="2019-11-27T19:21:00Z">
              <w:r w:rsidRPr="00064254" w:rsidDel="00AF0810">
                <w:rPr>
                  <w:rFonts w:ascii="Calibri" w:hAnsi="Calibri"/>
                </w:rPr>
                <w:delText>STATUS</w:delText>
              </w:r>
              <w:r w:rsidRPr="00064254" w:rsidDel="00AF0810">
                <w:rPr>
                  <w:rFonts w:ascii="Calibri" w:hAnsi="Calibri"/>
                </w:rPr>
                <w:sym w:font="Wingdings" w:char="F0DF"/>
              </w:r>
              <w:r w:rsidRPr="00064254" w:rsidDel="00AF0810">
                <w:rPr>
                  <w:rFonts w:ascii="Calibri" w:hAnsi="Calibri"/>
                </w:rPr>
                <w:delText>001</w:delText>
              </w:r>
            </w:del>
          </w:p>
          <w:p w14:paraId="0FF4FA2F" w14:textId="2CA1AE61" w:rsidR="0092549C" w:rsidRPr="00064254" w:rsidDel="00AF0810" w:rsidRDefault="0092549C" w:rsidP="00ED3E3D">
            <w:pPr>
              <w:rPr>
                <w:del w:id="7942" w:author="Fnu, Sonam" w:date="2019-11-27T19:21:00Z"/>
                <w:rFonts w:ascii="Calibri" w:hAnsi="Calibri"/>
              </w:rPr>
            </w:pPr>
            <w:del w:id="7943" w:author="Fnu, Sonam" w:date="2019-11-27T19:21:00Z">
              <w:r w:rsidRPr="00064254" w:rsidDel="00AF0810">
                <w:rPr>
                  <w:rFonts w:ascii="Calibri" w:hAnsi="Calibri"/>
                </w:rPr>
                <w:delText>CREATED_BY</w:delText>
              </w:r>
              <w:r w:rsidRPr="00064254" w:rsidDel="00AF0810">
                <w:rPr>
                  <w:rFonts w:ascii="Calibri" w:hAnsi="Calibri"/>
                </w:rPr>
                <w:sym w:font="Wingdings" w:char="F0DF"/>
              </w:r>
              <w:r w:rsidRPr="00064254" w:rsidDel="00AF0810">
                <w:rPr>
                  <w:rFonts w:ascii="Calibri" w:hAnsi="Calibri"/>
                </w:rPr>
                <w:delText>system</w:delText>
              </w:r>
            </w:del>
          </w:p>
          <w:p w14:paraId="442E84B6" w14:textId="279460A9" w:rsidR="0092549C" w:rsidRPr="00064254" w:rsidDel="00AF0810" w:rsidRDefault="0092549C" w:rsidP="00ED3E3D">
            <w:pPr>
              <w:rPr>
                <w:del w:id="7944" w:author="Fnu, Sonam" w:date="2019-11-27T19:21:00Z"/>
                <w:rFonts w:ascii="Calibri" w:hAnsi="Calibri"/>
              </w:rPr>
            </w:pPr>
            <w:del w:id="7945" w:author="Fnu, Sonam" w:date="2019-11-27T19:21:00Z">
              <w:r w:rsidRPr="00064254" w:rsidDel="00AF0810">
                <w:rPr>
                  <w:rFonts w:ascii="Calibri" w:hAnsi="Calibri"/>
                </w:rPr>
                <w:delText>CREATED_TIME</w:delText>
              </w:r>
              <w:r w:rsidRPr="00064254" w:rsidDel="00AF0810">
                <w:rPr>
                  <w:rFonts w:ascii="Calibri" w:hAnsi="Calibri"/>
                </w:rPr>
                <w:sym w:font="Wingdings" w:char="F0DF"/>
              </w:r>
              <w:r w:rsidRPr="00064254" w:rsidDel="00AF0810">
                <w:rPr>
                  <w:rFonts w:ascii="Calibri" w:hAnsi="Calibri"/>
                </w:rPr>
                <w:delText>[current date time]</w:delText>
              </w:r>
              <w:r w:rsidRPr="00064254" w:rsidDel="00AF0810">
                <w:rPr>
                  <w:rFonts w:ascii="Calibri" w:hAnsi="Calibri"/>
                </w:rPr>
                <w:br/>
                <w:delText>MODIFIED_BY</w:delText>
              </w:r>
              <w:r w:rsidRPr="00064254" w:rsidDel="00AF0810">
                <w:rPr>
                  <w:rFonts w:ascii="Calibri" w:hAnsi="Calibri"/>
                </w:rPr>
                <w:sym w:font="Wingdings" w:char="F0DF"/>
              </w:r>
              <w:r w:rsidRPr="00064254" w:rsidDel="00AF0810">
                <w:rPr>
                  <w:rFonts w:ascii="Calibri" w:hAnsi="Calibri"/>
                </w:rPr>
                <w:delText>null</w:delText>
              </w:r>
            </w:del>
          </w:p>
          <w:p w14:paraId="47A61754" w14:textId="31AA3780" w:rsidR="0092549C" w:rsidRPr="00064254" w:rsidDel="00AF0810" w:rsidRDefault="0092549C" w:rsidP="00ED3E3D">
            <w:pPr>
              <w:pStyle w:val="Bullet-Normal"/>
              <w:rPr>
                <w:del w:id="7946" w:author="Fnu, Sonam" w:date="2019-11-27T19:22:00Z"/>
                <w:rFonts w:ascii="Calibri" w:eastAsiaTheme="minorHAnsi" w:hAnsi="Calibri" w:cstheme="minorBidi"/>
                <w:sz w:val="22"/>
                <w:szCs w:val="22"/>
              </w:rPr>
            </w:pPr>
            <w:del w:id="7947" w:author="Fnu, Sonam" w:date="2019-11-27T19:21:00Z">
              <w:r w:rsidRPr="00064254" w:rsidDel="00AF0810">
                <w:rPr>
                  <w:rFonts w:ascii="Calibri" w:hAnsi="Calibri"/>
                </w:rPr>
                <w:delText>MODIFIED_TIME</w:delText>
              </w:r>
              <w:r w:rsidRPr="00064254" w:rsidDel="00AF0810">
                <w:rPr>
                  <w:rFonts w:ascii="Calibri" w:hAnsi="Calibri"/>
                </w:rPr>
                <w:sym w:font="Wingdings" w:char="F0DF"/>
              </w:r>
              <w:r w:rsidRPr="00064254" w:rsidDel="00AF0810">
                <w:rPr>
                  <w:rFonts w:ascii="Calibri" w:hAnsi="Calibri"/>
                </w:rPr>
                <w:delText>null</w:delText>
              </w:r>
            </w:del>
          </w:p>
        </w:tc>
      </w:tr>
      <w:tr w:rsidR="0092549C" w:rsidRPr="00012DAF" w:rsidDel="00AF0810" w14:paraId="04261FF4" w14:textId="0BF978F7" w:rsidTr="00ED3E3D">
        <w:trPr>
          <w:del w:id="7948" w:author="Fnu, Sonam" w:date="2019-11-27T19:22:00Z"/>
        </w:trPr>
        <w:tc>
          <w:tcPr>
            <w:tcW w:w="3343" w:type="dxa"/>
          </w:tcPr>
          <w:p w14:paraId="4321B651" w14:textId="696F0F4D" w:rsidR="0092549C" w:rsidRPr="00064254" w:rsidDel="00AF0810" w:rsidRDefault="0092549C" w:rsidP="00ED3E3D">
            <w:pPr>
              <w:pStyle w:val="Bullet-Normal"/>
              <w:rPr>
                <w:del w:id="7949" w:author="Fnu, Sonam" w:date="2019-11-27T19:22:00Z"/>
                <w:rFonts w:ascii="Calibri" w:eastAsiaTheme="minorHAnsi" w:hAnsi="Calibri" w:cstheme="minorBidi"/>
                <w:sz w:val="22"/>
                <w:szCs w:val="22"/>
              </w:rPr>
            </w:pPr>
            <w:del w:id="7950" w:author="Fnu, Sonam" w:date="2019-11-27T19:21:00Z">
              <w:r w:rsidRPr="00064254" w:rsidDel="00AF0810">
                <w:rPr>
                  <w:rFonts w:ascii="Calibri" w:eastAsiaTheme="minorHAnsi" w:hAnsi="Calibri" w:cstheme="minorBidi"/>
                  <w:sz w:val="22"/>
                  <w:szCs w:val="22"/>
                </w:rPr>
                <w:delText>Transfer to international beneficiary</w:delText>
              </w:r>
            </w:del>
          </w:p>
        </w:tc>
        <w:tc>
          <w:tcPr>
            <w:tcW w:w="5038" w:type="dxa"/>
          </w:tcPr>
          <w:p w14:paraId="7F5C2082" w14:textId="07E54745" w:rsidR="0092549C" w:rsidRPr="00064254" w:rsidDel="00737460" w:rsidRDefault="0092549C" w:rsidP="00ED3E3D">
            <w:pPr>
              <w:rPr>
                <w:del w:id="7951" w:author="Fnu, Sonam" w:date="2019-11-27T19:20:00Z"/>
                <w:rFonts w:ascii="Calibri" w:hAnsi="Calibri"/>
              </w:rPr>
            </w:pPr>
            <w:del w:id="7952" w:author="Fnu, Sonam" w:date="2019-11-27T19:20: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0C580853" w14:textId="13DBBDF8" w:rsidR="0092549C" w:rsidRPr="00064254" w:rsidDel="00737460" w:rsidRDefault="0092549C" w:rsidP="00ED3E3D">
            <w:pPr>
              <w:rPr>
                <w:del w:id="7953" w:author="Fnu, Sonam" w:date="2019-11-27T19:20:00Z"/>
                <w:rFonts w:ascii="Calibri" w:hAnsi="Calibri"/>
              </w:rPr>
            </w:pPr>
            <w:del w:id="7954" w:author="Fnu, Sonam" w:date="2019-11-27T19:20: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 xml:space="preserve"> FNCEBCW052</w:delText>
              </w:r>
            </w:del>
          </w:p>
          <w:p w14:paraId="28441D9D" w14:textId="2DEDFE95" w:rsidR="0092549C" w:rsidRPr="00064254" w:rsidDel="00737460" w:rsidRDefault="0092549C" w:rsidP="00ED3E3D">
            <w:pPr>
              <w:rPr>
                <w:del w:id="7955" w:author="Fnu, Sonam" w:date="2019-11-27T19:20:00Z"/>
                <w:rFonts w:ascii="Calibri" w:hAnsi="Calibri"/>
              </w:rPr>
            </w:pPr>
            <w:del w:id="7956" w:author="Fnu, Sonam" w:date="2019-11-27T19:20: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Transfer to international beneficiary IS_MANDATORY</w:delText>
              </w:r>
              <w:r w:rsidRPr="00064254" w:rsidDel="00737460">
                <w:rPr>
                  <w:rFonts w:ascii="Calibri" w:hAnsi="Calibri"/>
                </w:rPr>
                <w:sym w:font="Wingdings" w:char="F0DF"/>
              </w:r>
              <w:r w:rsidRPr="00064254" w:rsidDel="00737460">
                <w:rPr>
                  <w:rFonts w:ascii="Calibri" w:hAnsi="Calibri"/>
                </w:rPr>
                <w:delText>0</w:delText>
              </w:r>
            </w:del>
          </w:p>
          <w:p w14:paraId="5830D21F" w14:textId="10425C13" w:rsidR="0092549C" w:rsidRPr="00064254" w:rsidDel="00737460" w:rsidRDefault="0092549C" w:rsidP="00ED3E3D">
            <w:pPr>
              <w:rPr>
                <w:del w:id="7957" w:author="Fnu, Sonam" w:date="2019-11-27T19:20:00Z"/>
                <w:rFonts w:ascii="Calibri" w:hAnsi="Calibri"/>
              </w:rPr>
            </w:pPr>
            <w:del w:id="7958" w:author="Fnu, Sonam" w:date="2019-11-27T19:20: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CW</w:delText>
              </w:r>
            </w:del>
          </w:p>
          <w:p w14:paraId="63F9D10B" w14:textId="0C5A7D67" w:rsidR="0092549C" w:rsidRPr="00012DAF" w:rsidDel="00737460" w:rsidRDefault="0092549C" w:rsidP="00ED3E3D">
            <w:pPr>
              <w:rPr>
                <w:del w:id="7959" w:author="Fnu, Sonam" w:date="2019-11-27T19:20:00Z"/>
                <w:rFonts w:ascii="Calibri" w:eastAsia="Times New Roman" w:hAnsi="Calibri" w:cs="Times New Roman"/>
                <w:color w:val="000000"/>
              </w:rPr>
            </w:pPr>
            <w:del w:id="7960" w:author="Fnu, Sonam" w:date="2019-11-27T19:20:00Z">
              <w:r w:rsidRPr="00064254" w:rsidDel="00737460">
                <w:rPr>
                  <w:rFonts w:ascii="Calibri" w:hAnsi="Calibri"/>
                </w:rPr>
                <w:delText>RECEPENT_TYPE</w:delText>
              </w:r>
              <w:r w:rsidRPr="00012DAF" w:rsidDel="00737460">
                <w:rPr>
                  <w:rFonts w:ascii="Calibri" w:eastAsia="Times New Roman" w:hAnsi="Calibri" w:cs="Times New Roman"/>
                  <w:color w:val="000000"/>
                </w:rPr>
                <w:delText xml:space="preserve"> </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2 [0:Customer, 1: Role, 2: Account Group, 3:Department]</w:delText>
              </w:r>
            </w:del>
          </w:p>
          <w:p w14:paraId="01D56E6A" w14:textId="0689859B" w:rsidR="0092549C" w:rsidRPr="00064254" w:rsidDel="00737460" w:rsidRDefault="0092549C">
            <w:pPr>
              <w:rPr>
                <w:del w:id="7961" w:author="Fnu, Sonam" w:date="2019-11-27T19:20:00Z"/>
                <w:rFonts w:ascii="Calibri" w:hAnsi="Calibri"/>
              </w:rPr>
            </w:pPr>
          </w:p>
          <w:p w14:paraId="73F97CB2" w14:textId="2C5CFCDE" w:rsidR="0092549C" w:rsidRPr="00064254" w:rsidDel="00737460" w:rsidRDefault="0092549C" w:rsidP="00ED3E3D">
            <w:pPr>
              <w:rPr>
                <w:del w:id="7962" w:author="Fnu, Sonam" w:date="2019-11-27T19:20:00Z"/>
                <w:rFonts w:ascii="Calibri" w:hAnsi="Calibri"/>
              </w:rPr>
            </w:pPr>
            <w:del w:id="7963" w:author="Fnu, Sonam" w:date="2019-11-27T19:20: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1</w:delText>
              </w:r>
            </w:del>
          </w:p>
          <w:p w14:paraId="4531AE9B" w14:textId="2B2DC292" w:rsidR="0092549C" w:rsidRPr="00064254" w:rsidDel="00737460" w:rsidRDefault="0092549C" w:rsidP="00ED3E3D">
            <w:pPr>
              <w:rPr>
                <w:del w:id="7964" w:author="Fnu, Sonam" w:date="2019-11-27T19:20:00Z"/>
                <w:rFonts w:ascii="Calibri" w:hAnsi="Calibri"/>
              </w:rPr>
            </w:pPr>
            <w:del w:id="7965" w:author="Fnu, Sonam" w:date="2019-11-27T19:20: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0 [0: net, 1: other]</w:delText>
              </w:r>
            </w:del>
          </w:p>
          <w:p w14:paraId="1E04371E" w14:textId="2360CFF1" w:rsidR="0092549C" w:rsidRPr="00064254" w:rsidDel="00737460" w:rsidRDefault="0092549C" w:rsidP="00ED3E3D">
            <w:pPr>
              <w:rPr>
                <w:del w:id="7966" w:author="Fnu, Sonam" w:date="2019-11-27T19:20:00Z"/>
                <w:rFonts w:ascii="Calibri" w:hAnsi="Calibri"/>
              </w:rPr>
            </w:pPr>
            <w:del w:id="7967" w:author="Fnu, Sonam" w:date="2019-11-27T19:20: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other</w:delText>
              </w:r>
            </w:del>
          </w:p>
          <w:p w14:paraId="22C34654" w14:textId="5C9F47D9" w:rsidR="0092549C" w:rsidRPr="00064254" w:rsidDel="00737460" w:rsidRDefault="0092549C" w:rsidP="00ED3E3D">
            <w:pPr>
              <w:rPr>
                <w:del w:id="7968" w:author="Fnu, Sonam" w:date="2019-11-27T19:20:00Z"/>
                <w:rFonts w:ascii="Calibri" w:hAnsi="Calibri"/>
              </w:rPr>
            </w:pPr>
            <w:del w:id="7969" w:author="Fnu, Sonam" w:date="2019-11-27T19:20: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386DC27B" w14:textId="07CA3C35" w:rsidR="0092549C" w:rsidRPr="00064254" w:rsidDel="00737460" w:rsidRDefault="0092549C" w:rsidP="00ED3E3D">
            <w:pPr>
              <w:rPr>
                <w:del w:id="7970" w:author="Fnu, Sonam" w:date="2019-11-27T19:20:00Z"/>
                <w:rFonts w:ascii="Calibri" w:hAnsi="Calibri"/>
              </w:rPr>
            </w:pPr>
            <w:del w:id="7971" w:author="Fnu, Sonam" w:date="2019-11-27T19:20: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65CACAD6" w14:textId="2FBF0987" w:rsidR="0092549C" w:rsidRPr="00064254" w:rsidDel="00737460" w:rsidRDefault="0092549C" w:rsidP="00ED3E3D">
            <w:pPr>
              <w:rPr>
                <w:del w:id="7972" w:author="Fnu, Sonam" w:date="2019-11-27T19:20:00Z"/>
                <w:rFonts w:ascii="Calibri" w:hAnsi="Calibri"/>
              </w:rPr>
            </w:pPr>
            <w:del w:id="7973" w:author="Fnu, Sonam" w:date="2019-11-27T19:20: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2FD471FF" w14:textId="64AAEAAA" w:rsidR="0092549C" w:rsidRPr="00064254" w:rsidDel="00AF0810" w:rsidRDefault="0092549C" w:rsidP="00ED3E3D">
            <w:pPr>
              <w:pStyle w:val="Bullet-Normal"/>
              <w:rPr>
                <w:del w:id="7974" w:author="Fnu, Sonam" w:date="2019-11-27T19:22:00Z"/>
                <w:rFonts w:ascii="Calibri" w:eastAsiaTheme="minorHAnsi" w:hAnsi="Calibri" w:cstheme="minorBidi"/>
                <w:sz w:val="22"/>
                <w:szCs w:val="22"/>
              </w:rPr>
            </w:pPr>
            <w:del w:id="7975" w:author="Fnu, Sonam" w:date="2019-11-27T19:20: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tc>
      </w:tr>
      <w:tr w:rsidR="0092549C" w:rsidRPr="00012DAF" w:rsidDel="00AF0810" w14:paraId="62B8D8E0" w14:textId="2ABA4F5F" w:rsidTr="00737460">
        <w:tblPrEx>
          <w:tblW w:w="0" w:type="auto"/>
          <w:tblInd w:w="1242" w:type="dxa"/>
          <w:tblPrExChange w:id="7976" w:author="Fnu, Sonam" w:date="2019-11-27T19:20:00Z">
            <w:tblPrEx>
              <w:tblW w:w="0" w:type="auto"/>
              <w:tblInd w:w="1242" w:type="dxa"/>
            </w:tblPrEx>
          </w:tblPrExChange>
        </w:tblPrEx>
        <w:trPr>
          <w:trHeight w:val="49"/>
          <w:del w:id="7977" w:author="Fnu, Sonam" w:date="2019-11-27T19:22:00Z"/>
        </w:trPr>
        <w:tc>
          <w:tcPr>
            <w:tcW w:w="3343" w:type="dxa"/>
            <w:tcPrChange w:id="7978" w:author="Fnu, Sonam" w:date="2019-11-27T19:20:00Z">
              <w:tcPr>
                <w:tcW w:w="3343" w:type="dxa"/>
              </w:tcPr>
            </w:tcPrChange>
          </w:tcPr>
          <w:p w14:paraId="45A47EB9" w14:textId="7CA26335" w:rsidR="0092549C" w:rsidRPr="00064254" w:rsidDel="00AF0810" w:rsidRDefault="0092549C" w:rsidP="00ED3E3D">
            <w:pPr>
              <w:pStyle w:val="Bullet-Normal"/>
              <w:rPr>
                <w:del w:id="7979" w:author="Fnu, Sonam" w:date="2019-11-27T19:22:00Z"/>
                <w:rFonts w:ascii="Calibri" w:eastAsiaTheme="minorHAnsi" w:hAnsi="Calibri" w:cstheme="minorBidi"/>
                <w:sz w:val="22"/>
                <w:szCs w:val="22"/>
              </w:rPr>
            </w:pPr>
            <w:del w:id="7980" w:author="Fnu, Sonam" w:date="2019-11-27T19:20:00Z">
              <w:r w:rsidRPr="00064254" w:rsidDel="00737460">
                <w:rPr>
                  <w:rFonts w:ascii="Calibri" w:eastAsiaTheme="minorHAnsi" w:hAnsi="Calibri" w:cstheme="minorBidi"/>
                  <w:sz w:val="22"/>
                  <w:szCs w:val="22"/>
                </w:rPr>
                <w:delText>Transfer within bank</w:delText>
              </w:r>
            </w:del>
          </w:p>
        </w:tc>
        <w:tc>
          <w:tcPr>
            <w:tcW w:w="5038" w:type="dxa"/>
            <w:tcPrChange w:id="7981" w:author="Fnu, Sonam" w:date="2019-11-27T19:20:00Z">
              <w:tcPr>
                <w:tcW w:w="5038" w:type="dxa"/>
              </w:tcPr>
            </w:tcPrChange>
          </w:tcPr>
          <w:p w14:paraId="529E6A0E" w14:textId="38947207" w:rsidR="0092549C" w:rsidRPr="00064254" w:rsidDel="00737460" w:rsidRDefault="0092549C" w:rsidP="00ED3E3D">
            <w:pPr>
              <w:rPr>
                <w:del w:id="7982" w:author="Fnu, Sonam" w:date="2019-11-27T19:20:00Z"/>
                <w:rFonts w:ascii="Calibri" w:hAnsi="Calibri"/>
              </w:rPr>
            </w:pPr>
            <w:del w:id="7983" w:author="Fnu, Sonam" w:date="2019-11-27T19:20: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225775AD" w14:textId="017FEF5D" w:rsidR="0092549C" w:rsidRPr="00064254" w:rsidDel="00737460" w:rsidRDefault="0092549C" w:rsidP="00ED3E3D">
            <w:pPr>
              <w:rPr>
                <w:del w:id="7984" w:author="Fnu, Sonam" w:date="2019-11-27T19:20:00Z"/>
                <w:rFonts w:ascii="Calibri" w:hAnsi="Calibri"/>
              </w:rPr>
            </w:pPr>
            <w:del w:id="7985" w:author="Fnu, Sonam" w:date="2019-11-27T19:20: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 xml:space="preserve"> FNCEBCW024</w:delText>
              </w:r>
            </w:del>
          </w:p>
          <w:p w14:paraId="104A387B" w14:textId="62BE2CD0" w:rsidR="0092549C" w:rsidRPr="00064254" w:rsidDel="00737460" w:rsidRDefault="0092549C" w:rsidP="00ED3E3D">
            <w:pPr>
              <w:rPr>
                <w:del w:id="7986" w:author="Fnu, Sonam" w:date="2019-11-27T19:20:00Z"/>
                <w:rFonts w:ascii="Calibri" w:hAnsi="Calibri"/>
              </w:rPr>
            </w:pPr>
            <w:del w:id="7987" w:author="Fnu, Sonam" w:date="2019-11-27T19:20: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Transfer within bank IS_MANDATORY</w:delText>
              </w:r>
              <w:r w:rsidRPr="00064254" w:rsidDel="00737460">
                <w:rPr>
                  <w:rFonts w:ascii="Calibri" w:hAnsi="Calibri"/>
                </w:rPr>
                <w:sym w:font="Wingdings" w:char="F0DF"/>
              </w:r>
              <w:r w:rsidRPr="00064254" w:rsidDel="00737460">
                <w:rPr>
                  <w:rFonts w:ascii="Calibri" w:hAnsi="Calibri"/>
                </w:rPr>
                <w:delText>0</w:delText>
              </w:r>
            </w:del>
          </w:p>
          <w:p w14:paraId="0A6576DE" w14:textId="22442792" w:rsidR="0092549C" w:rsidRPr="00064254" w:rsidDel="00737460" w:rsidRDefault="0092549C" w:rsidP="00ED3E3D">
            <w:pPr>
              <w:rPr>
                <w:del w:id="7988" w:author="Fnu, Sonam" w:date="2019-11-27T19:20:00Z"/>
                <w:rFonts w:ascii="Calibri" w:hAnsi="Calibri"/>
              </w:rPr>
            </w:pPr>
            <w:del w:id="7989" w:author="Fnu, Sonam" w:date="2019-11-27T19:20: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CW</w:delText>
              </w:r>
            </w:del>
          </w:p>
          <w:p w14:paraId="718DCE41" w14:textId="23AAA951" w:rsidR="0092549C" w:rsidRPr="00012DAF" w:rsidDel="00737460" w:rsidRDefault="0092549C" w:rsidP="00ED3E3D">
            <w:pPr>
              <w:rPr>
                <w:del w:id="7990" w:author="Fnu, Sonam" w:date="2019-11-27T19:20:00Z"/>
                <w:rFonts w:ascii="Calibri" w:eastAsia="Times New Roman" w:hAnsi="Calibri" w:cs="Times New Roman"/>
                <w:color w:val="000000"/>
              </w:rPr>
            </w:pPr>
            <w:del w:id="7991" w:author="Fnu, Sonam" w:date="2019-11-27T19:20:00Z">
              <w:r w:rsidRPr="00064254" w:rsidDel="00737460">
                <w:rPr>
                  <w:rFonts w:ascii="Calibri" w:hAnsi="Calibri"/>
                </w:rPr>
                <w:delText>RECEPENT_TYPE</w:delText>
              </w:r>
              <w:r w:rsidRPr="00012DAF" w:rsidDel="00737460">
                <w:rPr>
                  <w:rFonts w:ascii="Calibri" w:eastAsia="Times New Roman" w:hAnsi="Calibri" w:cs="Times New Roman"/>
                  <w:color w:val="000000"/>
                </w:rPr>
                <w:delText xml:space="preserve"> </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2 [0:Customer, 1: Role, 2: Account Group, 3:Department]</w:delText>
              </w:r>
            </w:del>
          </w:p>
          <w:p w14:paraId="682E88E0" w14:textId="652E45DD" w:rsidR="0092549C" w:rsidRPr="00064254" w:rsidDel="00737460" w:rsidRDefault="0092549C" w:rsidP="00ED3E3D">
            <w:pPr>
              <w:rPr>
                <w:del w:id="7992" w:author="Fnu, Sonam" w:date="2019-11-27T19:20:00Z"/>
                <w:rFonts w:ascii="Calibri" w:hAnsi="Calibri"/>
              </w:rPr>
            </w:pPr>
          </w:p>
          <w:p w14:paraId="5C45DD8D" w14:textId="5F1D0B5D" w:rsidR="0092549C" w:rsidRPr="00064254" w:rsidDel="00737460" w:rsidRDefault="0092549C" w:rsidP="00ED3E3D">
            <w:pPr>
              <w:rPr>
                <w:del w:id="7993" w:author="Fnu, Sonam" w:date="2019-11-27T19:20:00Z"/>
                <w:rFonts w:ascii="Calibri" w:hAnsi="Calibri"/>
              </w:rPr>
            </w:pPr>
            <w:del w:id="7994" w:author="Fnu, Sonam" w:date="2019-11-27T19:20: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1</w:delText>
              </w:r>
            </w:del>
          </w:p>
          <w:p w14:paraId="7F5164CD" w14:textId="07417B8F" w:rsidR="0092549C" w:rsidRPr="00064254" w:rsidDel="00737460" w:rsidRDefault="0092549C" w:rsidP="00ED3E3D">
            <w:pPr>
              <w:rPr>
                <w:del w:id="7995" w:author="Fnu, Sonam" w:date="2019-11-27T19:20:00Z"/>
                <w:rFonts w:ascii="Calibri" w:hAnsi="Calibri"/>
              </w:rPr>
            </w:pPr>
            <w:del w:id="7996" w:author="Fnu, Sonam" w:date="2019-11-27T19:20: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0 [0: net, 1: other]</w:delText>
              </w:r>
            </w:del>
          </w:p>
          <w:p w14:paraId="709512F7" w14:textId="7C11C858" w:rsidR="0092549C" w:rsidRPr="00064254" w:rsidDel="00737460" w:rsidRDefault="0092549C" w:rsidP="00ED3E3D">
            <w:pPr>
              <w:rPr>
                <w:del w:id="7997" w:author="Fnu, Sonam" w:date="2019-11-27T19:20:00Z"/>
                <w:rFonts w:ascii="Calibri" w:hAnsi="Calibri"/>
              </w:rPr>
            </w:pPr>
            <w:del w:id="7998" w:author="Fnu, Sonam" w:date="2019-11-27T19:20: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other</w:delText>
              </w:r>
            </w:del>
          </w:p>
          <w:p w14:paraId="22058FBC" w14:textId="6EBFBE50" w:rsidR="0092549C" w:rsidRPr="00064254" w:rsidDel="00737460" w:rsidRDefault="0092549C" w:rsidP="00ED3E3D">
            <w:pPr>
              <w:rPr>
                <w:del w:id="7999" w:author="Fnu, Sonam" w:date="2019-11-27T19:20:00Z"/>
                <w:rFonts w:ascii="Calibri" w:hAnsi="Calibri"/>
              </w:rPr>
            </w:pPr>
            <w:del w:id="8000" w:author="Fnu, Sonam" w:date="2019-11-27T19:20: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4A67D878" w14:textId="2935515F" w:rsidR="0092549C" w:rsidRPr="00064254" w:rsidDel="00737460" w:rsidRDefault="0092549C" w:rsidP="00ED3E3D">
            <w:pPr>
              <w:rPr>
                <w:del w:id="8001" w:author="Fnu, Sonam" w:date="2019-11-27T19:20:00Z"/>
                <w:rFonts w:ascii="Calibri" w:hAnsi="Calibri"/>
              </w:rPr>
            </w:pPr>
            <w:del w:id="8002" w:author="Fnu, Sonam" w:date="2019-11-27T19:20: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0CE83DC7" w14:textId="30A84928" w:rsidR="0092549C" w:rsidRPr="00064254" w:rsidDel="00737460" w:rsidRDefault="0092549C" w:rsidP="00ED3E3D">
            <w:pPr>
              <w:rPr>
                <w:del w:id="8003" w:author="Fnu, Sonam" w:date="2019-11-27T19:20:00Z"/>
                <w:rFonts w:ascii="Calibri" w:hAnsi="Calibri"/>
              </w:rPr>
            </w:pPr>
            <w:del w:id="8004" w:author="Fnu, Sonam" w:date="2019-11-27T19:20: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4496A806" w14:textId="7CC4F364" w:rsidR="0092549C" w:rsidRPr="00064254" w:rsidDel="00AF0810" w:rsidRDefault="0092549C" w:rsidP="00ED3E3D">
            <w:pPr>
              <w:pStyle w:val="Bullet-Normal"/>
              <w:rPr>
                <w:del w:id="8005" w:author="Fnu, Sonam" w:date="2019-11-27T19:22:00Z"/>
                <w:rFonts w:ascii="Calibri" w:eastAsiaTheme="minorHAnsi" w:hAnsi="Calibri" w:cstheme="minorBidi"/>
                <w:sz w:val="22"/>
                <w:szCs w:val="22"/>
              </w:rPr>
            </w:pPr>
            <w:del w:id="8006" w:author="Fnu, Sonam" w:date="2019-11-27T19:20: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tc>
      </w:tr>
      <w:tr w:rsidR="0092549C" w:rsidRPr="00012DAF" w:rsidDel="00AF0810" w14:paraId="0AA75A0A" w14:textId="310AB72F" w:rsidTr="00ED3E3D">
        <w:trPr>
          <w:del w:id="8007" w:author="Fnu, Sonam" w:date="2019-11-27T19:22:00Z"/>
        </w:trPr>
        <w:tc>
          <w:tcPr>
            <w:tcW w:w="3343" w:type="dxa"/>
          </w:tcPr>
          <w:p w14:paraId="6864FC63" w14:textId="4883B5B8" w:rsidR="0092549C" w:rsidRPr="00064254" w:rsidDel="00AF0810" w:rsidRDefault="0092549C" w:rsidP="00ED3E3D">
            <w:pPr>
              <w:pStyle w:val="Bullet-Normal"/>
              <w:rPr>
                <w:del w:id="8008" w:author="Fnu, Sonam" w:date="2019-11-27T19:22:00Z"/>
                <w:rFonts w:ascii="Calibri" w:eastAsiaTheme="minorHAnsi" w:hAnsi="Calibri" w:cstheme="minorBidi"/>
                <w:sz w:val="22"/>
                <w:szCs w:val="22"/>
              </w:rPr>
            </w:pPr>
            <w:del w:id="8009" w:author="Fnu, Sonam" w:date="2019-11-27T19:20:00Z">
              <w:r w:rsidRPr="00064254" w:rsidDel="00737460">
                <w:rPr>
                  <w:rFonts w:ascii="Calibri" w:eastAsiaTheme="minorHAnsi" w:hAnsi="Calibri" w:cstheme="minorBidi"/>
                  <w:sz w:val="22"/>
                  <w:szCs w:val="22"/>
                </w:rPr>
                <w:delText>Perform bill payment</w:delText>
              </w:r>
            </w:del>
          </w:p>
        </w:tc>
        <w:tc>
          <w:tcPr>
            <w:tcW w:w="5038" w:type="dxa"/>
          </w:tcPr>
          <w:p w14:paraId="05335B34" w14:textId="7817D439" w:rsidR="0092549C" w:rsidRPr="00064254" w:rsidDel="00737460" w:rsidRDefault="0092549C" w:rsidP="00ED3E3D">
            <w:pPr>
              <w:rPr>
                <w:del w:id="8010" w:author="Fnu, Sonam" w:date="2019-11-27T19:20:00Z"/>
                <w:rFonts w:ascii="Calibri" w:hAnsi="Calibri"/>
              </w:rPr>
            </w:pPr>
            <w:del w:id="8011" w:author="Fnu, Sonam" w:date="2019-11-27T19:20: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1E3E8953" w14:textId="35A06968" w:rsidR="0092549C" w:rsidRPr="00064254" w:rsidDel="00737460" w:rsidRDefault="0092549C" w:rsidP="00ED3E3D">
            <w:pPr>
              <w:rPr>
                <w:del w:id="8012" w:author="Fnu, Sonam" w:date="2019-11-27T19:20:00Z"/>
                <w:rFonts w:ascii="Calibri" w:hAnsi="Calibri"/>
              </w:rPr>
            </w:pPr>
            <w:del w:id="8013" w:author="Fnu, Sonam" w:date="2019-11-27T19:20: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 xml:space="preserve"> FNCEBCW028</w:delText>
              </w:r>
            </w:del>
          </w:p>
          <w:p w14:paraId="6026E7CD" w14:textId="5AC5A4E6" w:rsidR="0092549C" w:rsidRPr="00064254" w:rsidDel="00737460" w:rsidRDefault="0092549C" w:rsidP="00ED3E3D">
            <w:pPr>
              <w:rPr>
                <w:del w:id="8014" w:author="Fnu, Sonam" w:date="2019-11-27T19:20:00Z"/>
                <w:rFonts w:ascii="Calibri" w:hAnsi="Calibri"/>
              </w:rPr>
            </w:pPr>
            <w:del w:id="8015" w:author="Fnu, Sonam" w:date="2019-11-27T19:20: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Perform bill payment IS_MANDATORY</w:delText>
              </w:r>
              <w:r w:rsidRPr="00064254" w:rsidDel="00737460">
                <w:rPr>
                  <w:rFonts w:ascii="Calibri" w:hAnsi="Calibri"/>
                </w:rPr>
                <w:sym w:font="Wingdings" w:char="F0DF"/>
              </w:r>
              <w:r w:rsidRPr="00064254" w:rsidDel="00737460">
                <w:rPr>
                  <w:rFonts w:ascii="Calibri" w:hAnsi="Calibri"/>
                </w:rPr>
                <w:delText>0</w:delText>
              </w:r>
            </w:del>
          </w:p>
          <w:p w14:paraId="4F979B95" w14:textId="46EA7994" w:rsidR="0092549C" w:rsidRPr="00064254" w:rsidDel="00737460" w:rsidRDefault="0092549C" w:rsidP="00ED3E3D">
            <w:pPr>
              <w:rPr>
                <w:del w:id="8016" w:author="Fnu, Sonam" w:date="2019-11-27T19:20:00Z"/>
                <w:rFonts w:ascii="Calibri" w:hAnsi="Calibri"/>
              </w:rPr>
            </w:pPr>
            <w:del w:id="8017" w:author="Fnu, Sonam" w:date="2019-11-27T19:20: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CW</w:delText>
              </w:r>
            </w:del>
          </w:p>
          <w:p w14:paraId="0638837E" w14:textId="78DF0145" w:rsidR="0092549C" w:rsidRPr="00012DAF" w:rsidDel="00737460" w:rsidRDefault="0092549C" w:rsidP="00ED3E3D">
            <w:pPr>
              <w:rPr>
                <w:del w:id="8018" w:author="Fnu, Sonam" w:date="2019-11-27T19:20:00Z"/>
                <w:rFonts w:ascii="Calibri" w:eastAsia="Times New Roman" w:hAnsi="Calibri" w:cs="Times New Roman"/>
                <w:color w:val="000000"/>
              </w:rPr>
            </w:pPr>
            <w:del w:id="8019" w:author="Fnu, Sonam" w:date="2019-11-27T19:20:00Z">
              <w:r w:rsidRPr="00064254" w:rsidDel="00737460">
                <w:rPr>
                  <w:rFonts w:ascii="Calibri" w:hAnsi="Calibri"/>
                </w:rPr>
                <w:delText>RECEPENT_</w:delText>
              </w:r>
              <w:r w:rsidRPr="00012DAF" w:rsidDel="00737460">
                <w:rPr>
                  <w:rFonts w:ascii="Calibri" w:eastAsia="Times New Roman" w:hAnsi="Calibri" w:cs="Times New Roman"/>
                  <w:color w:val="000000"/>
                </w:rPr>
                <w:delText>TYPE</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2 [0:Customer, 1: Role, 2: Account Group, 3:Department]</w:delText>
              </w:r>
            </w:del>
          </w:p>
          <w:p w14:paraId="41191C84" w14:textId="1E40B5EB" w:rsidR="0092549C" w:rsidRPr="00064254" w:rsidDel="00737460" w:rsidRDefault="0092549C" w:rsidP="00ED3E3D">
            <w:pPr>
              <w:rPr>
                <w:del w:id="8020" w:author="Fnu, Sonam" w:date="2019-11-27T19:20:00Z"/>
                <w:rFonts w:ascii="Calibri" w:hAnsi="Calibri"/>
              </w:rPr>
            </w:pPr>
          </w:p>
          <w:p w14:paraId="7B67C014" w14:textId="2EF61C33" w:rsidR="0092549C" w:rsidRPr="00064254" w:rsidDel="00737460" w:rsidRDefault="0092549C" w:rsidP="00ED3E3D">
            <w:pPr>
              <w:rPr>
                <w:del w:id="8021" w:author="Fnu, Sonam" w:date="2019-11-27T19:20:00Z"/>
                <w:rFonts w:ascii="Calibri" w:hAnsi="Calibri"/>
              </w:rPr>
            </w:pPr>
            <w:del w:id="8022" w:author="Fnu, Sonam" w:date="2019-11-27T19:20: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1</w:delText>
              </w:r>
            </w:del>
          </w:p>
          <w:p w14:paraId="5640AE15" w14:textId="503AF8F3" w:rsidR="0092549C" w:rsidRPr="00064254" w:rsidDel="00737460" w:rsidRDefault="0092549C" w:rsidP="00ED3E3D">
            <w:pPr>
              <w:rPr>
                <w:del w:id="8023" w:author="Fnu, Sonam" w:date="2019-11-27T19:20:00Z"/>
                <w:rFonts w:ascii="Calibri" w:hAnsi="Calibri"/>
              </w:rPr>
            </w:pPr>
            <w:del w:id="8024" w:author="Fnu, Sonam" w:date="2019-11-27T19:20: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other</w:delText>
              </w:r>
            </w:del>
          </w:p>
          <w:p w14:paraId="0A634E59" w14:textId="0C56FAB7" w:rsidR="0092549C" w:rsidRPr="00064254" w:rsidDel="00737460" w:rsidRDefault="0092549C" w:rsidP="00ED3E3D">
            <w:pPr>
              <w:rPr>
                <w:del w:id="8025" w:author="Fnu, Sonam" w:date="2019-11-27T19:20:00Z"/>
                <w:rFonts w:ascii="Calibri" w:hAnsi="Calibri"/>
              </w:rPr>
            </w:pPr>
            <w:del w:id="8026" w:author="Fnu, Sonam" w:date="2019-11-27T19:20: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0 [0: net, 1: other]</w:delText>
              </w:r>
            </w:del>
          </w:p>
          <w:p w14:paraId="1EC16355" w14:textId="79EE9FC7" w:rsidR="0092549C" w:rsidRPr="00064254" w:rsidDel="00737460" w:rsidRDefault="0092549C" w:rsidP="00ED3E3D">
            <w:pPr>
              <w:rPr>
                <w:del w:id="8027" w:author="Fnu, Sonam" w:date="2019-11-27T19:20:00Z"/>
                <w:rFonts w:ascii="Calibri" w:hAnsi="Calibri"/>
              </w:rPr>
            </w:pPr>
            <w:del w:id="8028" w:author="Fnu, Sonam" w:date="2019-11-27T19:20: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7C0C73CA" w14:textId="5C906C9F" w:rsidR="0092549C" w:rsidRPr="00064254" w:rsidDel="00737460" w:rsidRDefault="0092549C" w:rsidP="00ED3E3D">
            <w:pPr>
              <w:rPr>
                <w:del w:id="8029" w:author="Fnu, Sonam" w:date="2019-11-27T19:20:00Z"/>
                <w:rFonts w:ascii="Calibri" w:hAnsi="Calibri"/>
              </w:rPr>
            </w:pPr>
            <w:del w:id="8030" w:author="Fnu, Sonam" w:date="2019-11-27T19:20: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04C30A44" w14:textId="62BB4506" w:rsidR="0092549C" w:rsidRPr="00064254" w:rsidDel="00737460" w:rsidRDefault="0092549C" w:rsidP="00ED3E3D">
            <w:pPr>
              <w:rPr>
                <w:del w:id="8031" w:author="Fnu, Sonam" w:date="2019-11-27T19:20:00Z"/>
                <w:rFonts w:ascii="Calibri" w:hAnsi="Calibri"/>
              </w:rPr>
            </w:pPr>
            <w:del w:id="8032" w:author="Fnu, Sonam" w:date="2019-11-27T19:20: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496D8C2C" w14:textId="7FDF353F" w:rsidR="0092549C" w:rsidRPr="00064254" w:rsidDel="00AF0810" w:rsidRDefault="0092549C" w:rsidP="00ED3E3D">
            <w:pPr>
              <w:pStyle w:val="Bullet-Normal"/>
              <w:rPr>
                <w:del w:id="8033" w:author="Fnu, Sonam" w:date="2019-11-27T19:22:00Z"/>
                <w:rFonts w:ascii="Calibri" w:eastAsiaTheme="minorHAnsi" w:hAnsi="Calibri" w:cstheme="minorBidi"/>
                <w:sz w:val="22"/>
                <w:szCs w:val="22"/>
              </w:rPr>
            </w:pPr>
            <w:del w:id="8034" w:author="Fnu, Sonam" w:date="2019-11-27T19:20: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tc>
      </w:tr>
      <w:tr w:rsidR="0092549C" w:rsidRPr="00012DAF" w:rsidDel="00AF0810" w14:paraId="1C8A10F1" w14:textId="520565BB" w:rsidTr="00ED3E3D">
        <w:trPr>
          <w:del w:id="8035" w:author="Fnu, Sonam" w:date="2019-11-27T19:22:00Z"/>
        </w:trPr>
        <w:tc>
          <w:tcPr>
            <w:tcW w:w="3343" w:type="dxa"/>
          </w:tcPr>
          <w:p w14:paraId="5135F43E" w14:textId="03226550" w:rsidR="0092549C" w:rsidRPr="00064254" w:rsidDel="00AF0810" w:rsidRDefault="0092549C" w:rsidP="00ED3E3D">
            <w:pPr>
              <w:pStyle w:val="Bullet-Normal"/>
              <w:rPr>
                <w:del w:id="8036" w:author="Fnu, Sonam" w:date="2019-11-27T19:22:00Z"/>
                <w:rFonts w:ascii="Calibri" w:eastAsiaTheme="minorHAnsi" w:hAnsi="Calibri" w:cstheme="minorBidi"/>
                <w:sz w:val="22"/>
                <w:szCs w:val="22"/>
              </w:rPr>
            </w:pPr>
            <w:del w:id="8037" w:author="Fnu, Sonam" w:date="2019-11-27T19:20:00Z">
              <w:r w:rsidRPr="00064254" w:rsidDel="00737460">
                <w:rPr>
                  <w:rFonts w:ascii="Calibri" w:eastAsiaTheme="minorHAnsi" w:hAnsi="Calibri" w:cstheme="minorBidi"/>
                  <w:sz w:val="22"/>
                  <w:szCs w:val="22"/>
                </w:rPr>
                <w:delText xml:space="preserve">login Failed </w:delText>
              </w:r>
            </w:del>
          </w:p>
        </w:tc>
        <w:tc>
          <w:tcPr>
            <w:tcW w:w="5038" w:type="dxa"/>
          </w:tcPr>
          <w:p w14:paraId="1DE7DAB9" w14:textId="3924A220" w:rsidR="0092549C" w:rsidRPr="00064254" w:rsidDel="00737460" w:rsidRDefault="0092549C" w:rsidP="00ED3E3D">
            <w:pPr>
              <w:rPr>
                <w:del w:id="8038" w:author="Fnu, Sonam" w:date="2019-11-27T19:20:00Z"/>
                <w:rFonts w:ascii="Calibri" w:hAnsi="Calibri"/>
              </w:rPr>
            </w:pPr>
            <w:del w:id="8039" w:author="Fnu, Sonam" w:date="2019-11-27T19:20: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62BEA9C5" w14:textId="661DCAE0" w:rsidR="0092549C" w:rsidRPr="00064254" w:rsidDel="00737460" w:rsidRDefault="0092549C" w:rsidP="00ED3E3D">
            <w:pPr>
              <w:rPr>
                <w:del w:id="8040" w:author="Fnu, Sonam" w:date="2019-11-27T19:20:00Z"/>
                <w:rFonts w:ascii="Calibri" w:hAnsi="Calibri"/>
              </w:rPr>
            </w:pPr>
            <w:del w:id="8041" w:author="Fnu, Sonam" w:date="2019-11-27T19:20: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null</w:delText>
              </w:r>
            </w:del>
          </w:p>
          <w:p w14:paraId="4783DE1B" w14:textId="12A53C64" w:rsidR="0092549C" w:rsidRPr="00064254" w:rsidDel="00737460" w:rsidRDefault="0092549C" w:rsidP="00ED3E3D">
            <w:pPr>
              <w:rPr>
                <w:del w:id="8042" w:author="Fnu, Sonam" w:date="2019-11-27T19:20:00Z"/>
                <w:rFonts w:ascii="Calibri" w:hAnsi="Calibri"/>
              </w:rPr>
            </w:pPr>
            <w:del w:id="8043" w:author="Fnu, Sonam" w:date="2019-11-27T19:20: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login Failed </w:delText>
              </w:r>
            </w:del>
          </w:p>
          <w:p w14:paraId="28EC8F19" w14:textId="217E8390" w:rsidR="0092549C" w:rsidRPr="00064254" w:rsidDel="00737460" w:rsidRDefault="0092549C" w:rsidP="00ED3E3D">
            <w:pPr>
              <w:rPr>
                <w:del w:id="8044" w:author="Fnu, Sonam" w:date="2019-11-27T19:20:00Z"/>
                <w:rFonts w:ascii="Calibri" w:hAnsi="Calibri"/>
              </w:rPr>
            </w:pPr>
            <w:del w:id="8045" w:author="Fnu, Sonam" w:date="2019-11-27T19:20:00Z">
              <w:r w:rsidRPr="00064254" w:rsidDel="00737460">
                <w:rPr>
                  <w:rFonts w:ascii="Calibri" w:hAnsi="Calibri"/>
                </w:rPr>
                <w:delText>IS_MANDATORY</w:delText>
              </w:r>
              <w:r w:rsidRPr="00064254" w:rsidDel="00737460">
                <w:rPr>
                  <w:rFonts w:ascii="Calibri" w:hAnsi="Calibri"/>
                </w:rPr>
                <w:sym w:font="Wingdings" w:char="F0DF"/>
              </w:r>
              <w:r w:rsidRPr="00064254" w:rsidDel="00737460">
                <w:rPr>
                  <w:rFonts w:ascii="Calibri" w:hAnsi="Calibri"/>
                </w:rPr>
                <w:delText>1</w:delText>
              </w:r>
            </w:del>
          </w:p>
          <w:p w14:paraId="163A6B08" w14:textId="4354A823" w:rsidR="0092549C" w:rsidRPr="00064254" w:rsidDel="00737460" w:rsidRDefault="0092549C" w:rsidP="00ED3E3D">
            <w:pPr>
              <w:rPr>
                <w:del w:id="8046" w:author="Fnu, Sonam" w:date="2019-11-27T19:20:00Z"/>
                <w:rFonts w:ascii="Calibri" w:hAnsi="Calibri"/>
              </w:rPr>
            </w:pPr>
            <w:del w:id="8047" w:author="Fnu, Sonam" w:date="2019-11-27T19:20:00Z">
              <w:r w:rsidRPr="00064254" w:rsidDel="00737460">
                <w:rPr>
                  <w:rFonts w:ascii="Calibri" w:hAnsi="Calibri"/>
                </w:rPr>
                <w:delText>RECEPENT_</w:delText>
              </w:r>
              <w:r w:rsidRPr="00012DAF" w:rsidDel="00737460">
                <w:rPr>
                  <w:rFonts w:ascii="Calibri" w:eastAsia="Times New Roman" w:hAnsi="Calibri" w:cs="Times New Roman"/>
                  <w:color w:val="000000"/>
                </w:rPr>
                <w:delText xml:space="preserve"> 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CW</w:delText>
              </w:r>
            </w:del>
          </w:p>
          <w:p w14:paraId="5A28C72E" w14:textId="7B673D40" w:rsidR="0092549C" w:rsidRPr="00012DAF" w:rsidDel="00737460" w:rsidRDefault="0092549C" w:rsidP="00ED3E3D">
            <w:pPr>
              <w:rPr>
                <w:del w:id="8048" w:author="Fnu, Sonam" w:date="2019-11-27T19:20:00Z"/>
                <w:rFonts w:ascii="Calibri" w:eastAsia="Times New Roman" w:hAnsi="Calibri" w:cs="Times New Roman"/>
                <w:color w:val="000000"/>
              </w:rPr>
            </w:pPr>
            <w:del w:id="8049" w:author="Fnu, Sonam" w:date="2019-11-27T19:20:00Z">
              <w:r w:rsidRPr="00064254" w:rsidDel="00737460">
                <w:rPr>
                  <w:rFonts w:ascii="Calibri" w:hAnsi="Calibri"/>
                </w:rPr>
                <w:delText>RECEPENT_ TYPE</w:delText>
              </w:r>
              <w:r w:rsidRPr="00012DAF" w:rsidDel="00737460">
                <w:rPr>
                  <w:rFonts w:ascii="Calibri" w:eastAsia="Times New Roman" w:hAnsi="Calibri" w:cs="Times New Roman"/>
                  <w:color w:val="000000"/>
                </w:rPr>
                <w:delText xml:space="preserve"> </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0 [0:Customer, 1: Role, 2: Account Group, 3:Department]</w:delText>
              </w:r>
            </w:del>
          </w:p>
          <w:p w14:paraId="696E0F2B" w14:textId="42A5CA0B" w:rsidR="0092549C" w:rsidRPr="00064254" w:rsidDel="00737460" w:rsidRDefault="0092549C" w:rsidP="00ED3E3D">
            <w:pPr>
              <w:rPr>
                <w:del w:id="8050" w:author="Fnu, Sonam" w:date="2019-11-27T19:20:00Z"/>
                <w:rFonts w:ascii="Calibri" w:hAnsi="Calibri"/>
              </w:rPr>
            </w:pPr>
          </w:p>
          <w:p w14:paraId="3E48CE32" w14:textId="3652D894" w:rsidR="0092549C" w:rsidRPr="00064254" w:rsidDel="00737460" w:rsidRDefault="0092549C" w:rsidP="00ED3E3D">
            <w:pPr>
              <w:rPr>
                <w:del w:id="8051" w:author="Fnu, Sonam" w:date="2019-11-27T19:20:00Z"/>
                <w:rFonts w:ascii="Calibri" w:hAnsi="Calibri"/>
              </w:rPr>
            </w:pPr>
            <w:del w:id="8052" w:author="Fnu, Sonam" w:date="2019-11-27T19:20: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0</w:delText>
              </w:r>
            </w:del>
          </w:p>
          <w:p w14:paraId="0A1B2B62" w14:textId="314DC63D" w:rsidR="0092549C" w:rsidRPr="00064254" w:rsidDel="00737460" w:rsidRDefault="0092549C" w:rsidP="00ED3E3D">
            <w:pPr>
              <w:rPr>
                <w:del w:id="8053" w:author="Fnu, Sonam" w:date="2019-11-27T19:20:00Z"/>
                <w:rFonts w:ascii="Calibri" w:hAnsi="Calibri"/>
              </w:rPr>
            </w:pPr>
            <w:del w:id="8054" w:author="Fnu, Sonam" w:date="2019-11-27T19:20: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0 [0: net, 1: other]</w:delText>
              </w:r>
            </w:del>
          </w:p>
          <w:p w14:paraId="4F5C1290" w14:textId="6CE7EC93" w:rsidR="0092549C" w:rsidRPr="00064254" w:rsidDel="00737460" w:rsidRDefault="0092549C" w:rsidP="00ED3E3D">
            <w:pPr>
              <w:rPr>
                <w:del w:id="8055" w:author="Fnu, Sonam" w:date="2019-11-27T19:20:00Z"/>
                <w:rFonts w:ascii="Calibri" w:hAnsi="Calibri"/>
              </w:rPr>
            </w:pPr>
            <w:del w:id="8056" w:author="Fnu, Sonam" w:date="2019-11-27T19:20: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other</w:delText>
              </w:r>
            </w:del>
          </w:p>
          <w:p w14:paraId="1A40EE7D" w14:textId="44B805C0" w:rsidR="0092549C" w:rsidRPr="00064254" w:rsidDel="00737460" w:rsidRDefault="0092549C" w:rsidP="00ED3E3D">
            <w:pPr>
              <w:rPr>
                <w:del w:id="8057" w:author="Fnu, Sonam" w:date="2019-11-27T19:20:00Z"/>
                <w:rFonts w:ascii="Calibri" w:hAnsi="Calibri"/>
              </w:rPr>
            </w:pPr>
            <w:del w:id="8058" w:author="Fnu, Sonam" w:date="2019-11-27T19:20: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4809F286" w14:textId="511BA81D" w:rsidR="0092549C" w:rsidRPr="00064254" w:rsidDel="00737460" w:rsidRDefault="0092549C" w:rsidP="00ED3E3D">
            <w:pPr>
              <w:rPr>
                <w:del w:id="8059" w:author="Fnu, Sonam" w:date="2019-11-27T19:20:00Z"/>
                <w:rFonts w:ascii="Calibri" w:hAnsi="Calibri"/>
              </w:rPr>
            </w:pPr>
            <w:del w:id="8060" w:author="Fnu, Sonam" w:date="2019-11-27T19:20: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40A9D29A" w14:textId="33F43FB9" w:rsidR="0092549C" w:rsidRPr="00064254" w:rsidDel="00737460" w:rsidRDefault="0092549C" w:rsidP="00ED3E3D">
            <w:pPr>
              <w:rPr>
                <w:del w:id="8061" w:author="Fnu, Sonam" w:date="2019-11-27T19:20:00Z"/>
                <w:rFonts w:ascii="Calibri" w:hAnsi="Calibri"/>
              </w:rPr>
            </w:pPr>
            <w:del w:id="8062" w:author="Fnu, Sonam" w:date="2019-11-27T19:20: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4E012234" w14:textId="59955C5E" w:rsidR="0092549C" w:rsidRPr="00064254" w:rsidDel="00AF0810" w:rsidRDefault="0092549C" w:rsidP="00ED3E3D">
            <w:pPr>
              <w:pStyle w:val="Bullet-Normal"/>
              <w:rPr>
                <w:del w:id="8063" w:author="Fnu, Sonam" w:date="2019-11-27T19:22:00Z"/>
                <w:rFonts w:ascii="Calibri" w:eastAsiaTheme="minorHAnsi" w:hAnsi="Calibri" w:cstheme="minorBidi"/>
                <w:sz w:val="22"/>
                <w:szCs w:val="22"/>
              </w:rPr>
            </w:pPr>
            <w:del w:id="8064" w:author="Fnu, Sonam" w:date="2019-11-27T19:20: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tc>
      </w:tr>
      <w:tr w:rsidR="0092549C" w:rsidRPr="00012DAF" w:rsidDel="00AF0810" w14:paraId="1835EEE4" w14:textId="38DE6656" w:rsidTr="00ED3E3D">
        <w:trPr>
          <w:del w:id="8065" w:author="Fnu, Sonam" w:date="2019-11-27T19:22:00Z"/>
        </w:trPr>
        <w:tc>
          <w:tcPr>
            <w:tcW w:w="3343" w:type="dxa"/>
          </w:tcPr>
          <w:p w14:paraId="77B89E2D" w14:textId="341C90C6" w:rsidR="0092549C" w:rsidRPr="00064254" w:rsidDel="00AF0810" w:rsidRDefault="0092549C" w:rsidP="00ED3E3D">
            <w:pPr>
              <w:pStyle w:val="Bullet-Normal"/>
              <w:rPr>
                <w:del w:id="8066" w:author="Fnu, Sonam" w:date="2019-11-27T19:22:00Z"/>
                <w:rFonts w:ascii="Calibri" w:eastAsiaTheme="minorHAnsi" w:hAnsi="Calibri" w:cstheme="minorBidi"/>
                <w:sz w:val="22"/>
                <w:szCs w:val="22"/>
              </w:rPr>
            </w:pPr>
            <w:del w:id="8067" w:author="Fnu, Sonam" w:date="2019-11-27T19:20:00Z">
              <w:r w:rsidRPr="00064254" w:rsidDel="00737460">
                <w:rPr>
                  <w:rFonts w:ascii="Calibri" w:eastAsiaTheme="minorHAnsi" w:hAnsi="Calibri" w:cstheme="minorBidi"/>
                  <w:sz w:val="22"/>
                  <w:szCs w:val="22"/>
                </w:rPr>
                <w:delText>Customer account is locked out</w:delText>
              </w:r>
            </w:del>
          </w:p>
        </w:tc>
        <w:tc>
          <w:tcPr>
            <w:tcW w:w="5038" w:type="dxa"/>
          </w:tcPr>
          <w:p w14:paraId="00992022" w14:textId="0C7D7CE6" w:rsidR="0092549C" w:rsidRPr="00064254" w:rsidDel="00737460" w:rsidRDefault="0092549C" w:rsidP="00ED3E3D">
            <w:pPr>
              <w:rPr>
                <w:del w:id="8068" w:author="Fnu, Sonam" w:date="2019-11-27T19:19:00Z"/>
                <w:rFonts w:ascii="Calibri" w:hAnsi="Calibri"/>
              </w:rPr>
            </w:pPr>
            <w:del w:id="8069" w:author="Fnu, Sonam" w:date="2019-11-27T19:19: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0D726E87" w14:textId="1DAA6CCE" w:rsidR="0092549C" w:rsidRPr="00064254" w:rsidDel="00737460" w:rsidRDefault="0092549C" w:rsidP="00ED3E3D">
            <w:pPr>
              <w:rPr>
                <w:del w:id="8070" w:author="Fnu, Sonam" w:date="2019-11-27T19:19:00Z"/>
                <w:rFonts w:ascii="Calibri" w:hAnsi="Calibri"/>
              </w:rPr>
            </w:pPr>
            <w:del w:id="8071" w:author="Fnu, Sonam" w:date="2019-11-27T19:19: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null</w:delText>
              </w:r>
            </w:del>
          </w:p>
          <w:p w14:paraId="7A06F108" w14:textId="61F18F67" w:rsidR="0092549C" w:rsidRPr="00064254" w:rsidDel="00737460" w:rsidRDefault="0092549C" w:rsidP="00ED3E3D">
            <w:pPr>
              <w:rPr>
                <w:del w:id="8072" w:author="Fnu, Sonam" w:date="2019-11-27T19:19:00Z"/>
                <w:rFonts w:ascii="Calibri" w:hAnsi="Calibri"/>
              </w:rPr>
            </w:pPr>
            <w:del w:id="8073" w:author="Fnu, Sonam" w:date="2019-11-27T19:19: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Customer account is locked out</w:delText>
              </w:r>
            </w:del>
          </w:p>
          <w:p w14:paraId="7759A9E4" w14:textId="3CFDC50E" w:rsidR="0092549C" w:rsidRPr="00064254" w:rsidDel="00737460" w:rsidRDefault="0092549C" w:rsidP="00ED3E3D">
            <w:pPr>
              <w:rPr>
                <w:del w:id="8074" w:author="Fnu, Sonam" w:date="2019-11-27T19:19:00Z"/>
                <w:rFonts w:ascii="Calibri" w:hAnsi="Calibri"/>
              </w:rPr>
            </w:pPr>
            <w:del w:id="8075" w:author="Fnu, Sonam" w:date="2019-11-27T19:19:00Z">
              <w:r w:rsidRPr="00064254" w:rsidDel="00737460">
                <w:rPr>
                  <w:rFonts w:ascii="Calibri" w:hAnsi="Calibri"/>
                </w:rPr>
                <w:delText>IS_MANDATORY</w:delText>
              </w:r>
              <w:r w:rsidRPr="00064254" w:rsidDel="00737460">
                <w:rPr>
                  <w:rFonts w:ascii="Calibri" w:hAnsi="Calibri"/>
                </w:rPr>
                <w:sym w:font="Wingdings" w:char="F0DF"/>
              </w:r>
              <w:r w:rsidRPr="00064254" w:rsidDel="00737460">
                <w:rPr>
                  <w:rFonts w:ascii="Calibri" w:hAnsi="Calibri"/>
                </w:rPr>
                <w:delText>1</w:delText>
              </w:r>
            </w:del>
          </w:p>
          <w:p w14:paraId="45D77A4D" w14:textId="4CB07DD5" w:rsidR="0092549C" w:rsidRPr="00064254" w:rsidDel="00737460" w:rsidRDefault="0092549C" w:rsidP="00ED3E3D">
            <w:pPr>
              <w:rPr>
                <w:del w:id="8076" w:author="Fnu, Sonam" w:date="2019-11-27T19:19:00Z"/>
                <w:rFonts w:ascii="Calibri" w:hAnsi="Calibri"/>
              </w:rPr>
            </w:pPr>
            <w:del w:id="8077" w:author="Fnu, Sonam" w:date="2019-11-27T19:19: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CW</w:delText>
              </w:r>
            </w:del>
          </w:p>
          <w:p w14:paraId="767BBA28" w14:textId="181098DD" w:rsidR="0092549C" w:rsidRPr="00012DAF" w:rsidDel="00737460" w:rsidRDefault="0092549C" w:rsidP="00ED3E3D">
            <w:pPr>
              <w:rPr>
                <w:del w:id="8078" w:author="Fnu, Sonam" w:date="2019-11-27T19:19:00Z"/>
                <w:rFonts w:ascii="Calibri" w:eastAsia="Times New Roman" w:hAnsi="Calibri" w:cs="Times New Roman"/>
                <w:color w:val="000000"/>
              </w:rPr>
            </w:pPr>
            <w:del w:id="8079" w:author="Fnu, Sonam" w:date="2019-11-27T19:19:00Z">
              <w:r w:rsidRPr="00064254" w:rsidDel="00737460">
                <w:rPr>
                  <w:rFonts w:ascii="Calibri" w:hAnsi="Calibri"/>
                </w:rPr>
                <w:delText>RECEPENT_TYPE</w:delText>
              </w:r>
              <w:r w:rsidRPr="00012DAF" w:rsidDel="00737460">
                <w:rPr>
                  <w:rFonts w:ascii="Calibri" w:eastAsia="Times New Roman" w:hAnsi="Calibri" w:cs="Times New Roman"/>
                  <w:color w:val="000000"/>
                </w:rPr>
                <w:delText xml:space="preserve"> </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0 [0:Customer, 1: Role, 2: Account Group, 3:Department]</w:delText>
              </w:r>
            </w:del>
          </w:p>
          <w:p w14:paraId="03A176BD" w14:textId="4FC51599" w:rsidR="0092549C" w:rsidRPr="00064254" w:rsidDel="00737460" w:rsidRDefault="0092549C" w:rsidP="00ED3E3D">
            <w:pPr>
              <w:rPr>
                <w:del w:id="8080" w:author="Fnu, Sonam" w:date="2019-11-27T19:19:00Z"/>
                <w:rFonts w:ascii="Calibri" w:hAnsi="Calibri"/>
              </w:rPr>
            </w:pPr>
          </w:p>
          <w:p w14:paraId="6454DAD8" w14:textId="0043A834" w:rsidR="0092549C" w:rsidRPr="00064254" w:rsidDel="00737460" w:rsidRDefault="0092549C" w:rsidP="00ED3E3D">
            <w:pPr>
              <w:rPr>
                <w:del w:id="8081" w:author="Fnu, Sonam" w:date="2019-11-27T19:19:00Z"/>
                <w:rFonts w:ascii="Calibri" w:hAnsi="Calibri"/>
              </w:rPr>
            </w:pPr>
            <w:del w:id="8082" w:author="Fnu, Sonam" w:date="2019-11-27T19:19: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0</w:delText>
              </w:r>
            </w:del>
          </w:p>
          <w:p w14:paraId="265C746D" w14:textId="667B2B6F" w:rsidR="0092549C" w:rsidRPr="00064254" w:rsidDel="00737460" w:rsidRDefault="0092549C" w:rsidP="00ED3E3D">
            <w:pPr>
              <w:rPr>
                <w:del w:id="8083" w:author="Fnu, Sonam" w:date="2019-11-27T19:19:00Z"/>
                <w:rFonts w:ascii="Calibri" w:hAnsi="Calibri"/>
              </w:rPr>
            </w:pPr>
            <w:del w:id="8084" w:author="Fnu, Sonam" w:date="2019-11-27T19:19: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0 [0: net, 1: other]</w:delText>
              </w:r>
            </w:del>
          </w:p>
          <w:p w14:paraId="43EB38EA" w14:textId="6CD363BB" w:rsidR="0092549C" w:rsidRPr="00064254" w:rsidDel="00737460" w:rsidRDefault="0092549C" w:rsidP="00ED3E3D">
            <w:pPr>
              <w:rPr>
                <w:del w:id="8085" w:author="Fnu, Sonam" w:date="2019-11-27T19:19:00Z"/>
                <w:rFonts w:ascii="Calibri" w:hAnsi="Calibri"/>
              </w:rPr>
            </w:pPr>
            <w:del w:id="8086" w:author="Fnu, Sonam" w:date="2019-11-27T19:19: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other</w:delText>
              </w:r>
            </w:del>
          </w:p>
          <w:p w14:paraId="31F32F24" w14:textId="710D0C41" w:rsidR="0092549C" w:rsidRPr="00064254" w:rsidDel="00737460" w:rsidRDefault="0092549C" w:rsidP="00ED3E3D">
            <w:pPr>
              <w:rPr>
                <w:del w:id="8087" w:author="Fnu, Sonam" w:date="2019-11-27T19:19:00Z"/>
                <w:rFonts w:ascii="Calibri" w:hAnsi="Calibri"/>
              </w:rPr>
            </w:pPr>
            <w:del w:id="8088" w:author="Fnu, Sonam" w:date="2019-11-27T19:19: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59645284" w14:textId="670EE2F3" w:rsidR="0092549C" w:rsidRPr="00064254" w:rsidDel="00737460" w:rsidRDefault="0092549C" w:rsidP="00ED3E3D">
            <w:pPr>
              <w:rPr>
                <w:del w:id="8089" w:author="Fnu, Sonam" w:date="2019-11-27T19:19:00Z"/>
                <w:rFonts w:ascii="Calibri" w:hAnsi="Calibri"/>
              </w:rPr>
            </w:pPr>
            <w:del w:id="8090" w:author="Fnu, Sonam" w:date="2019-11-27T19:19: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78BE7501" w14:textId="1E490F60" w:rsidR="0092549C" w:rsidRPr="00064254" w:rsidDel="00737460" w:rsidRDefault="0092549C" w:rsidP="00ED3E3D">
            <w:pPr>
              <w:rPr>
                <w:del w:id="8091" w:author="Fnu, Sonam" w:date="2019-11-27T19:19:00Z"/>
                <w:rFonts w:ascii="Calibri" w:hAnsi="Calibri"/>
              </w:rPr>
            </w:pPr>
            <w:del w:id="8092" w:author="Fnu, Sonam" w:date="2019-11-27T19:19: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3D9BAC83" w14:textId="46EACD9A" w:rsidR="0092549C" w:rsidRPr="00064254" w:rsidDel="00AF0810" w:rsidRDefault="0092549C" w:rsidP="00ED3E3D">
            <w:pPr>
              <w:pStyle w:val="Bullet-Normal"/>
              <w:rPr>
                <w:del w:id="8093" w:author="Fnu, Sonam" w:date="2019-11-27T19:22:00Z"/>
                <w:rFonts w:ascii="Calibri" w:eastAsiaTheme="minorHAnsi" w:hAnsi="Calibri" w:cstheme="minorBidi"/>
                <w:sz w:val="22"/>
                <w:szCs w:val="22"/>
              </w:rPr>
            </w:pPr>
            <w:del w:id="8094" w:author="Fnu, Sonam" w:date="2019-11-27T19:19: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tc>
      </w:tr>
      <w:tr w:rsidR="0092549C" w:rsidRPr="00012DAF" w:rsidDel="00737460" w14:paraId="21D8769C" w14:textId="1CABBA5E" w:rsidTr="00ED3E3D">
        <w:trPr>
          <w:del w:id="8095" w:author="Fnu, Sonam" w:date="2019-11-27T19:20:00Z"/>
        </w:trPr>
        <w:tc>
          <w:tcPr>
            <w:tcW w:w="3343" w:type="dxa"/>
          </w:tcPr>
          <w:p w14:paraId="681A5760" w14:textId="277ED78F" w:rsidR="0092549C" w:rsidRPr="00064254" w:rsidDel="00737460" w:rsidRDefault="0092549C" w:rsidP="00ED3E3D">
            <w:pPr>
              <w:pStyle w:val="Bullet-Normal"/>
              <w:rPr>
                <w:del w:id="8096" w:author="Fnu, Sonam" w:date="2019-11-27T19:20:00Z"/>
                <w:rFonts w:ascii="Calibri" w:eastAsiaTheme="minorHAnsi" w:hAnsi="Calibri" w:cstheme="minorBidi"/>
                <w:sz w:val="22"/>
                <w:szCs w:val="22"/>
              </w:rPr>
            </w:pPr>
            <w:del w:id="8097" w:author="Fnu, Sonam" w:date="2019-11-27T19:19:00Z">
              <w:r w:rsidRPr="00064254" w:rsidDel="00737460">
                <w:rPr>
                  <w:rFonts w:ascii="Calibri" w:eastAsiaTheme="minorHAnsi" w:hAnsi="Calibri" w:cstheme="minorBidi"/>
                  <w:sz w:val="22"/>
                  <w:szCs w:val="22"/>
                </w:rPr>
                <w:delText>Customer Change login credentials</w:delText>
              </w:r>
            </w:del>
          </w:p>
        </w:tc>
        <w:tc>
          <w:tcPr>
            <w:tcW w:w="5038" w:type="dxa"/>
          </w:tcPr>
          <w:p w14:paraId="5596E0B4" w14:textId="3B932929" w:rsidR="0092549C" w:rsidRPr="00064254" w:rsidDel="00737460" w:rsidRDefault="0092549C" w:rsidP="00ED3E3D">
            <w:pPr>
              <w:rPr>
                <w:del w:id="8098" w:author="Fnu, Sonam" w:date="2019-11-27T19:19:00Z"/>
                <w:rFonts w:ascii="Calibri" w:hAnsi="Calibri"/>
              </w:rPr>
            </w:pPr>
            <w:del w:id="8099" w:author="Fnu, Sonam" w:date="2019-11-27T19:19: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183749A3" w14:textId="1C97A5FF" w:rsidR="0092549C" w:rsidRPr="00064254" w:rsidDel="00737460" w:rsidRDefault="0092549C" w:rsidP="00ED3E3D">
            <w:pPr>
              <w:rPr>
                <w:del w:id="8100" w:author="Fnu, Sonam" w:date="2019-11-27T19:19:00Z"/>
                <w:rFonts w:ascii="Calibri" w:hAnsi="Calibri"/>
              </w:rPr>
            </w:pPr>
            <w:del w:id="8101" w:author="Fnu, Sonam" w:date="2019-11-27T19:19: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null</w:delText>
              </w:r>
            </w:del>
          </w:p>
          <w:p w14:paraId="1C10A971" w14:textId="7E5915CD" w:rsidR="0092549C" w:rsidRPr="00064254" w:rsidDel="00737460" w:rsidRDefault="0092549C" w:rsidP="00ED3E3D">
            <w:pPr>
              <w:rPr>
                <w:del w:id="8102" w:author="Fnu, Sonam" w:date="2019-11-27T19:19:00Z"/>
                <w:rFonts w:ascii="Calibri" w:hAnsi="Calibri"/>
              </w:rPr>
            </w:pPr>
            <w:del w:id="8103" w:author="Fnu, Sonam" w:date="2019-11-27T19:19: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Customer Change login credentials </w:delText>
              </w:r>
            </w:del>
          </w:p>
          <w:p w14:paraId="46410282" w14:textId="728663F5" w:rsidR="0092549C" w:rsidRPr="00064254" w:rsidDel="00737460" w:rsidRDefault="0092549C" w:rsidP="00ED3E3D">
            <w:pPr>
              <w:rPr>
                <w:del w:id="8104" w:author="Fnu, Sonam" w:date="2019-11-27T19:19:00Z"/>
                <w:rFonts w:ascii="Calibri" w:hAnsi="Calibri"/>
              </w:rPr>
            </w:pPr>
            <w:del w:id="8105" w:author="Fnu, Sonam" w:date="2019-11-27T19:19:00Z">
              <w:r w:rsidRPr="00064254" w:rsidDel="00737460">
                <w:rPr>
                  <w:rFonts w:ascii="Calibri" w:hAnsi="Calibri"/>
                </w:rPr>
                <w:delText>IS_MANDATORY</w:delText>
              </w:r>
              <w:r w:rsidRPr="00064254" w:rsidDel="00737460">
                <w:rPr>
                  <w:rFonts w:ascii="Calibri" w:hAnsi="Calibri"/>
                </w:rPr>
                <w:sym w:font="Wingdings" w:char="F0DF"/>
              </w:r>
              <w:r w:rsidRPr="00064254" w:rsidDel="00737460">
                <w:rPr>
                  <w:rFonts w:ascii="Calibri" w:hAnsi="Calibri"/>
                </w:rPr>
                <w:delText>1</w:delText>
              </w:r>
            </w:del>
          </w:p>
          <w:p w14:paraId="470A0061" w14:textId="75FBB6BC" w:rsidR="0092549C" w:rsidRPr="00064254" w:rsidDel="00737460" w:rsidRDefault="0092549C" w:rsidP="00ED3E3D">
            <w:pPr>
              <w:rPr>
                <w:del w:id="8106" w:author="Fnu, Sonam" w:date="2019-11-27T19:19:00Z"/>
                <w:rFonts w:ascii="Calibri" w:hAnsi="Calibri"/>
              </w:rPr>
            </w:pPr>
            <w:del w:id="8107" w:author="Fnu, Sonam" w:date="2019-11-27T19:19: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CW</w:delText>
              </w:r>
            </w:del>
          </w:p>
          <w:p w14:paraId="65BD6A32" w14:textId="1696C00E" w:rsidR="0092549C" w:rsidRPr="00012DAF" w:rsidDel="00737460" w:rsidRDefault="0092549C" w:rsidP="00ED3E3D">
            <w:pPr>
              <w:rPr>
                <w:del w:id="8108" w:author="Fnu, Sonam" w:date="2019-11-27T19:19:00Z"/>
                <w:rFonts w:ascii="Calibri" w:eastAsia="Times New Roman" w:hAnsi="Calibri" w:cs="Times New Roman"/>
                <w:color w:val="000000"/>
              </w:rPr>
            </w:pPr>
            <w:del w:id="8109" w:author="Fnu, Sonam" w:date="2019-11-27T19:19:00Z">
              <w:r w:rsidRPr="00064254" w:rsidDel="00737460">
                <w:rPr>
                  <w:rFonts w:ascii="Calibri" w:hAnsi="Calibri"/>
                </w:rPr>
                <w:delText>RECEPENT_TYPE</w:delText>
              </w:r>
              <w:r w:rsidRPr="00012DAF" w:rsidDel="00737460">
                <w:rPr>
                  <w:rFonts w:ascii="Calibri" w:eastAsia="Times New Roman" w:hAnsi="Calibri" w:cs="Times New Roman"/>
                  <w:color w:val="000000"/>
                </w:rPr>
                <w:delText xml:space="preserve"> </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0 [0:Customer, 1: Role, 2: Account Group, 3:Department]</w:delText>
              </w:r>
            </w:del>
          </w:p>
          <w:p w14:paraId="2E9FDBA7" w14:textId="305290E9" w:rsidR="0092549C" w:rsidRPr="00064254" w:rsidDel="00737460" w:rsidRDefault="0092549C" w:rsidP="00ED3E3D">
            <w:pPr>
              <w:rPr>
                <w:del w:id="8110" w:author="Fnu, Sonam" w:date="2019-11-27T19:19:00Z"/>
                <w:rFonts w:ascii="Calibri" w:hAnsi="Calibri"/>
              </w:rPr>
            </w:pPr>
          </w:p>
          <w:p w14:paraId="45BA6731" w14:textId="24B7CBAA" w:rsidR="0092549C" w:rsidRPr="00064254" w:rsidDel="00737460" w:rsidRDefault="0092549C" w:rsidP="00ED3E3D">
            <w:pPr>
              <w:rPr>
                <w:del w:id="8111" w:author="Fnu, Sonam" w:date="2019-11-27T19:19:00Z"/>
                <w:rFonts w:ascii="Calibri" w:hAnsi="Calibri"/>
              </w:rPr>
            </w:pPr>
            <w:del w:id="8112" w:author="Fnu, Sonam" w:date="2019-11-27T19:19: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0</w:delText>
              </w:r>
            </w:del>
          </w:p>
          <w:p w14:paraId="1B158E42" w14:textId="4BAABB43" w:rsidR="0092549C" w:rsidRPr="00064254" w:rsidDel="00737460" w:rsidRDefault="0092549C" w:rsidP="00ED3E3D">
            <w:pPr>
              <w:rPr>
                <w:del w:id="8113" w:author="Fnu, Sonam" w:date="2019-11-27T19:19:00Z"/>
                <w:rFonts w:ascii="Calibri" w:hAnsi="Calibri"/>
              </w:rPr>
            </w:pPr>
            <w:del w:id="8114" w:author="Fnu, Sonam" w:date="2019-11-27T19:19: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0 [0: net, 1: other]</w:delText>
              </w:r>
            </w:del>
          </w:p>
          <w:p w14:paraId="24FF2A15" w14:textId="5628240D" w:rsidR="0092549C" w:rsidRPr="00064254" w:rsidDel="00737460" w:rsidRDefault="0092549C" w:rsidP="00ED3E3D">
            <w:pPr>
              <w:rPr>
                <w:del w:id="8115" w:author="Fnu, Sonam" w:date="2019-11-27T19:19:00Z"/>
                <w:rFonts w:ascii="Calibri" w:hAnsi="Calibri"/>
              </w:rPr>
            </w:pPr>
            <w:del w:id="8116" w:author="Fnu, Sonam" w:date="2019-11-27T19:19: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other</w:delText>
              </w:r>
            </w:del>
          </w:p>
          <w:p w14:paraId="6BFE32A1" w14:textId="4FBE46EE" w:rsidR="0092549C" w:rsidRPr="00064254" w:rsidDel="00737460" w:rsidRDefault="0092549C" w:rsidP="00ED3E3D">
            <w:pPr>
              <w:rPr>
                <w:del w:id="8117" w:author="Fnu, Sonam" w:date="2019-11-27T19:19:00Z"/>
                <w:rFonts w:ascii="Calibri" w:hAnsi="Calibri"/>
              </w:rPr>
            </w:pPr>
            <w:del w:id="8118" w:author="Fnu, Sonam" w:date="2019-11-27T19:19: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11E943E0" w14:textId="6F3D125E" w:rsidR="0092549C" w:rsidRPr="00064254" w:rsidDel="00737460" w:rsidRDefault="0092549C" w:rsidP="00ED3E3D">
            <w:pPr>
              <w:rPr>
                <w:del w:id="8119" w:author="Fnu, Sonam" w:date="2019-11-27T19:19:00Z"/>
                <w:rFonts w:ascii="Calibri" w:hAnsi="Calibri"/>
              </w:rPr>
            </w:pPr>
            <w:del w:id="8120" w:author="Fnu, Sonam" w:date="2019-11-27T19:19: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3CDDA5BE" w14:textId="69725E86" w:rsidR="0092549C" w:rsidRPr="00064254" w:rsidDel="00737460" w:rsidRDefault="0092549C" w:rsidP="00ED3E3D">
            <w:pPr>
              <w:rPr>
                <w:del w:id="8121" w:author="Fnu, Sonam" w:date="2019-11-27T19:19:00Z"/>
                <w:rFonts w:ascii="Calibri" w:hAnsi="Calibri"/>
              </w:rPr>
            </w:pPr>
            <w:del w:id="8122" w:author="Fnu, Sonam" w:date="2019-11-27T19:19: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1E2C3ACC" w14:textId="48205D65" w:rsidR="0092549C" w:rsidRPr="00064254" w:rsidDel="00737460" w:rsidRDefault="0092549C" w:rsidP="00ED3E3D">
            <w:pPr>
              <w:pStyle w:val="Bullet-Normal"/>
              <w:rPr>
                <w:del w:id="8123" w:author="Fnu, Sonam" w:date="2019-11-27T19:20:00Z"/>
                <w:rFonts w:ascii="Calibri" w:eastAsiaTheme="minorHAnsi" w:hAnsi="Calibri" w:cstheme="minorBidi"/>
                <w:sz w:val="22"/>
                <w:szCs w:val="22"/>
              </w:rPr>
            </w:pPr>
            <w:del w:id="8124" w:author="Fnu, Sonam" w:date="2019-11-27T19:19: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tc>
      </w:tr>
      <w:tr w:rsidR="0092549C" w:rsidRPr="00012DAF" w:rsidDel="00737460" w14:paraId="6752592D" w14:textId="5B87A90C" w:rsidTr="00ED3E3D">
        <w:trPr>
          <w:del w:id="8125" w:author="Fnu, Sonam" w:date="2019-11-27T19:20:00Z"/>
        </w:trPr>
        <w:tc>
          <w:tcPr>
            <w:tcW w:w="3343" w:type="dxa"/>
          </w:tcPr>
          <w:p w14:paraId="084AF1A0" w14:textId="0319775A" w:rsidR="0092549C" w:rsidRPr="00064254" w:rsidDel="00737460" w:rsidRDefault="0092549C" w:rsidP="00ED3E3D">
            <w:pPr>
              <w:pStyle w:val="Bullet-Normal"/>
              <w:rPr>
                <w:del w:id="8126" w:author="Fnu, Sonam" w:date="2019-11-27T19:20:00Z"/>
                <w:rFonts w:ascii="Calibri" w:eastAsiaTheme="minorHAnsi" w:hAnsi="Calibri" w:cstheme="minorBidi"/>
                <w:sz w:val="22"/>
                <w:szCs w:val="22"/>
              </w:rPr>
            </w:pPr>
            <w:del w:id="8127" w:author="Fnu, Sonam" w:date="2019-11-27T19:19:00Z">
              <w:r w:rsidRPr="00064254" w:rsidDel="00737460">
                <w:rPr>
                  <w:rFonts w:ascii="Calibri" w:eastAsiaTheme="minorHAnsi" w:hAnsi="Calibri" w:cstheme="minorBidi"/>
                  <w:sz w:val="22"/>
                  <w:szCs w:val="22"/>
                </w:rPr>
                <w:delText>The bank reset customer password(s)</w:delText>
              </w:r>
            </w:del>
          </w:p>
        </w:tc>
        <w:tc>
          <w:tcPr>
            <w:tcW w:w="5038" w:type="dxa"/>
          </w:tcPr>
          <w:p w14:paraId="3E244E62" w14:textId="4ABE2FF2" w:rsidR="0092549C" w:rsidRPr="00064254" w:rsidDel="00737460" w:rsidRDefault="0092549C" w:rsidP="00ED3E3D">
            <w:pPr>
              <w:rPr>
                <w:del w:id="8128" w:author="Fnu, Sonam" w:date="2019-11-27T19:19:00Z"/>
                <w:rFonts w:ascii="Calibri" w:hAnsi="Calibri"/>
              </w:rPr>
            </w:pPr>
            <w:del w:id="8129" w:author="Fnu, Sonam" w:date="2019-11-27T19:19: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11DFD57A" w14:textId="581C39D7" w:rsidR="0092549C" w:rsidRPr="00064254" w:rsidDel="00737460" w:rsidRDefault="0092549C" w:rsidP="00ED3E3D">
            <w:pPr>
              <w:rPr>
                <w:del w:id="8130" w:author="Fnu, Sonam" w:date="2019-11-27T19:19:00Z"/>
                <w:rFonts w:ascii="Calibri" w:hAnsi="Calibri"/>
              </w:rPr>
            </w:pPr>
            <w:del w:id="8131" w:author="Fnu, Sonam" w:date="2019-11-27T19:19: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null</w:delText>
              </w:r>
            </w:del>
          </w:p>
          <w:p w14:paraId="530D74EC" w14:textId="0E99F4D6" w:rsidR="0092549C" w:rsidRPr="00064254" w:rsidDel="00737460" w:rsidRDefault="0092549C" w:rsidP="00ED3E3D">
            <w:pPr>
              <w:rPr>
                <w:del w:id="8132" w:author="Fnu, Sonam" w:date="2019-11-27T19:19:00Z"/>
                <w:rFonts w:ascii="Calibri" w:hAnsi="Calibri"/>
              </w:rPr>
            </w:pPr>
            <w:del w:id="8133" w:author="Fnu, Sonam" w:date="2019-11-27T19:19: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The bank reset customer password(s)</w:delText>
              </w:r>
            </w:del>
          </w:p>
          <w:p w14:paraId="464B6623" w14:textId="4ED027B9" w:rsidR="0092549C" w:rsidRPr="00064254" w:rsidDel="00737460" w:rsidRDefault="0092549C" w:rsidP="00ED3E3D">
            <w:pPr>
              <w:rPr>
                <w:del w:id="8134" w:author="Fnu, Sonam" w:date="2019-11-27T19:19:00Z"/>
                <w:rFonts w:ascii="Calibri" w:hAnsi="Calibri"/>
              </w:rPr>
            </w:pPr>
            <w:del w:id="8135" w:author="Fnu, Sonam" w:date="2019-11-27T19:19:00Z">
              <w:r w:rsidRPr="00064254" w:rsidDel="00737460">
                <w:rPr>
                  <w:rFonts w:ascii="Calibri" w:hAnsi="Calibri"/>
                </w:rPr>
                <w:delText>IS_MANDATORY</w:delText>
              </w:r>
              <w:r w:rsidRPr="00064254" w:rsidDel="00737460">
                <w:rPr>
                  <w:rFonts w:ascii="Calibri" w:hAnsi="Calibri"/>
                </w:rPr>
                <w:sym w:font="Wingdings" w:char="F0DF"/>
              </w:r>
              <w:r w:rsidRPr="00064254" w:rsidDel="00737460">
                <w:rPr>
                  <w:rFonts w:ascii="Calibri" w:hAnsi="Calibri"/>
                </w:rPr>
                <w:delText>1</w:delText>
              </w:r>
            </w:del>
          </w:p>
          <w:p w14:paraId="559A35D7" w14:textId="2F234517" w:rsidR="0092549C" w:rsidRPr="00064254" w:rsidDel="00737460" w:rsidRDefault="0092549C" w:rsidP="00ED3E3D">
            <w:pPr>
              <w:rPr>
                <w:del w:id="8136" w:author="Fnu, Sonam" w:date="2019-11-27T19:19:00Z"/>
                <w:rFonts w:ascii="Calibri" w:hAnsi="Calibri"/>
              </w:rPr>
            </w:pPr>
            <w:del w:id="8137" w:author="Fnu, Sonam" w:date="2019-11-27T19:19: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CW</w:delText>
              </w:r>
            </w:del>
          </w:p>
          <w:p w14:paraId="18104CE1" w14:textId="780AAB9F" w:rsidR="0092549C" w:rsidRPr="00012DAF" w:rsidDel="00737460" w:rsidRDefault="0092549C" w:rsidP="00ED3E3D">
            <w:pPr>
              <w:rPr>
                <w:del w:id="8138" w:author="Fnu, Sonam" w:date="2019-11-27T19:19:00Z"/>
                <w:rFonts w:ascii="Calibri" w:eastAsia="Times New Roman" w:hAnsi="Calibri" w:cs="Times New Roman"/>
                <w:color w:val="000000"/>
              </w:rPr>
            </w:pPr>
            <w:del w:id="8139" w:author="Fnu, Sonam" w:date="2019-11-27T19:19:00Z">
              <w:r w:rsidRPr="00064254" w:rsidDel="00737460">
                <w:rPr>
                  <w:rFonts w:ascii="Calibri" w:hAnsi="Calibri"/>
                </w:rPr>
                <w:delText>RECEPENT_TYPE</w:delText>
              </w:r>
              <w:r w:rsidRPr="00012DAF" w:rsidDel="00737460">
                <w:rPr>
                  <w:rFonts w:ascii="Calibri" w:eastAsia="Times New Roman" w:hAnsi="Calibri" w:cs="Times New Roman"/>
                  <w:color w:val="000000"/>
                </w:rPr>
                <w:delText xml:space="preserve"> </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0 [0:Customer, 1: Role, 2: Account Group, 3:Department]</w:delText>
              </w:r>
            </w:del>
          </w:p>
          <w:p w14:paraId="44620A10" w14:textId="4C66E554" w:rsidR="0092549C" w:rsidRPr="00064254" w:rsidDel="00737460" w:rsidRDefault="0092549C" w:rsidP="00ED3E3D">
            <w:pPr>
              <w:rPr>
                <w:del w:id="8140" w:author="Fnu, Sonam" w:date="2019-11-27T19:19:00Z"/>
                <w:rFonts w:ascii="Calibri" w:hAnsi="Calibri"/>
              </w:rPr>
            </w:pPr>
          </w:p>
          <w:p w14:paraId="0028D5BE" w14:textId="3B753E65" w:rsidR="0092549C" w:rsidRPr="00064254" w:rsidDel="00737460" w:rsidRDefault="0092549C" w:rsidP="00ED3E3D">
            <w:pPr>
              <w:rPr>
                <w:del w:id="8141" w:author="Fnu, Sonam" w:date="2019-11-27T19:19:00Z"/>
                <w:rFonts w:ascii="Calibri" w:hAnsi="Calibri"/>
              </w:rPr>
            </w:pPr>
            <w:del w:id="8142" w:author="Fnu, Sonam" w:date="2019-11-27T19:19: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0</w:delText>
              </w:r>
            </w:del>
          </w:p>
          <w:p w14:paraId="399C89E7" w14:textId="31AD477C" w:rsidR="0092549C" w:rsidRPr="00064254" w:rsidDel="00737460" w:rsidRDefault="0092549C" w:rsidP="00ED3E3D">
            <w:pPr>
              <w:rPr>
                <w:del w:id="8143" w:author="Fnu, Sonam" w:date="2019-11-27T19:19:00Z"/>
                <w:rFonts w:ascii="Calibri" w:hAnsi="Calibri"/>
              </w:rPr>
            </w:pPr>
            <w:del w:id="8144" w:author="Fnu, Sonam" w:date="2019-11-27T19:19: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0 [0: net, 1: other]</w:delText>
              </w:r>
            </w:del>
          </w:p>
          <w:p w14:paraId="45633F62" w14:textId="48A3E0B8" w:rsidR="0092549C" w:rsidRPr="00064254" w:rsidDel="00737460" w:rsidRDefault="0092549C" w:rsidP="00ED3E3D">
            <w:pPr>
              <w:rPr>
                <w:del w:id="8145" w:author="Fnu, Sonam" w:date="2019-11-27T19:19:00Z"/>
                <w:rFonts w:ascii="Calibri" w:hAnsi="Calibri"/>
              </w:rPr>
            </w:pPr>
            <w:del w:id="8146" w:author="Fnu, Sonam" w:date="2019-11-27T19:19: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other</w:delText>
              </w:r>
            </w:del>
          </w:p>
          <w:p w14:paraId="0B835A03" w14:textId="0E51B3DF" w:rsidR="0092549C" w:rsidRPr="00064254" w:rsidDel="00737460" w:rsidRDefault="0092549C" w:rsidP="00ED3E3D">
            <w:pPr>
              <w:rPr>
                <w:del w:id="8147" w:author="Fnu, Sonam" w:date="2019-11-27T19:19:00Z"/>
                <w:rFonts w:ascii="Calibri" w:hAnsi="Calibri"/>
              </w:rPr>
            </w:pPr>
            <w:del w:id="8148" w:author="Fnu, Sonam" w:date="2019-11-27T19:19: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4920DC89" w14:textId="40466661" w:rsidR="0092549C" w:rsidRPr="00064254" w:rsidDel="00737460" w:rsidRDefault="0092549C" w:rsidP="00ED3E3D">
            <w:pPr>
              <w:rPr>
                <w:del w:id="8149" w:author="Fnu, Sonam" w:date="2019-11-27T19:19:00Z"/>
                <w:rFonts w:ascii="Calibri" w:hAnsi="Calibri"/>
              </w:rPr>
            </w:pPr>
            <w:del w:id="8150" w:author="Fnu, Sonam" w:date="2019-11-27T19:19: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0CB95D7F" w14:textId="66BDE052" w:rsidR="0092549C" w:rsidRPr="00064254" w:rsidDel="00737460" w:rsidRDefault="0092549C" w:rsidP="00ED3E3D">
            <w:pPr>
              <w:rPr>
                <w:del w:id="8151" w:author="Fnu, Sonam" w:date="2019-11-27T19:19:00Z"/>
                <w:rFonts w:ascii="Calibri" w:hAnsi="Calibri"/>
              </w:rPr>
            </w:pPr>
            <w:del w:id="8152" w:author="Fnu, Sonam" w:date="2019-11-27T19:19: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3E448FED" w14:textId="03046AF3" w:rsidR="0092549C" w:rsidRPr="00064254" w:rsidDel="00737460" w:rsidRDefault="0092549C" w:rsidP="00ED3E3D">
            <w:pPr>
              <w:pStyle w:val="Bullet-Normal"/>
              <w:rPr>
                <w:del w:id="8153" w:author="Fnu, Sonam" w:date="2019-11-27T19:20:00Z"/>
                <w:rFonts w:ascii="Calibri" w:eastAsiaTheme="minorHAnsi" w:hAnsi="Calibri" w:cstheme="minorBidi"/>
                <w:sz w:val="22"/>
                <w:szCs w:val="22"/>
              </w:rPr>
            </w:pPr>
            <w:del w:id="8154" w:author="Fnu, Sonam" w:date="2019-11-27T19:19: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tc>
      </w:tr>
      <w:tr w:rsidR="0092549C" w:rsidRPr="00012DAF" w:rsidDel="00737460" w14:paraId="507BD3E0" w14:textId="1D380781" w:rsidTr="00ED3E3D">
        <w:trPr>
          <w:del w:id="8155" w:author="Fnu, Sonam" w:date="2019-11-27T19:20:00Z"/>
        </w:trPr>
        <w:tc>
          <w:tcPr>
            <w:tcW w:w="3343" w:type="dxa"/>
          </w:tcPr>
          <w:p w14:paraId="5D340AA2" w14:textId="7E6D07BE" w:rsidR="0092549C" w:rsidRPr="00064254" w:rsidDel="00737460" w:rsidRDefault="0092549C" w:rsidP="00ED3E3D">
            <w:pPr>
              <w:pStyle w:val="Bullet-Normal"/>
              <w:rPr>
                <w:del w:id="8156" w:author="Fnu, Sonam" w:date="2019-11-27T19:20:00Z"/>
                <w:rFonts w:ascii="Calibri" w:eastAsiaTheme="minorHAnsi" w:hAnsi="Calibri" w:cstheme="minorBidi"/>
                <w:sz w:val="22"/>
                <w:szCs w:val="22"/>
              </w:rPr>
            </w:pPr>
            <w:del w:id="8157" w:author="Fnu, Sonam" w:date="2019-11-27T19:19:00Z">
              <w:r w:rsidRPr="00064254" w:rsidDel="00737460">
                <w:rPr>
                  <w:rFonts w:ascii="Calibri" w:eastAsiaTheme="minorHAnsi" w:hAnsi="Calibri" w:cstheme="minorBidi"/>
                  <w:sz w:val="22"/>
                  <w:szCs w:val="22"/>
                </w:rPr>
                <w:delText>The bank reset customer security question(s)</w:delText>
              </w:r>
            </w:del>
          </w:p>
        </w:tc>
        <w:tc>
          <w:tcPr>
            <w:tcW w:w="5038" w:type="dxa"/>
          </w:tcPr>
          <w:p w14:paraId="3088C949" w14:textId="5B8E1BB9" w:rsidR="0092549C" w:rsidRPr="00064254" w:rsidDel="00737460" w:rsidRDefault="0092549C" w:rsidP="00ED3E3D">
            <w:pPr>
              <w:rPr>
                <w:del w:id="8158" w:author="Fnu, Sonam" w:date="2019-11-27T19:19:00Z"/>
                <w:rFonts w:ascii="Calibri" w:hAnsi="Calibri"/>
              </w:rPr>
            </w:pPr>
            <w:del w:id="8159" w:author="Fnu, Sonam" w:date="2019-11-27T19:19: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0A9EC698" w14:textId="48CD54CD" w:rsidR="0092549C" w:rsidRPr="00064254" w:rsidDel="00737460" w:rsidRDefault="0092549C" w:rsidP="00ED3E3D">
            <w:pPr>
              <w:rPr>
                <w:del w:id="8160" w:author="Fnu, Sonam" w:date="2019-11-27T19:19:00Z"/>
                <w:rFonts w:ascii="Calibri" w:hAnsi="Calibri"/>
              </w:rPr>
            </w:pPr>
            <w:del w:id="8161" w:author="Fnu, Sonam" w:date="2019-11-27T19:19: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null</w:delText>
              </w:r>
            </w:del>
          </w:p>
          <w:p w14:paraId="08357D3B" w14:textId="1D826056" w:rsidR="0092549C" w:rsidRPr="00064254" w:rsidDel="00737460" w:rsidRDefault="0092549C" w:rsidP="00ED3E3D">
            <w:pPr>
              <w:rPr>
                <w:del w:id="8162" w:author="Fnu, Sonam" w:date="2019-11-27T19:19:00Z"/>
                <w:rFonts w:ascii="Calibri" w:hAnsi="Calibri"/>
              </w:rPr>
            </w:pPr>
            <w:del w:id="8163" w:author="Fnu, Sonam" w:date="2019-11-27T19:19: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The bank reset customer security question(s)</w:delText>
              </w:r>
            </w:del>
          </w:p>
          <w:p w14:paraId="0711E2E8" w14:textId="1A068A02" w:rsidR="0092549C" w:rsidRPr="00064254" w:rsidDel="00737460" w:rsidRDefault="0092549C" w:rsidP="00ED3E3D">
            <w:pPr>
              <w:rPr>
                <w:del w:id="8164" w:author="Fnu, Sonam" w:date="2019-11-27T19:19:00Z"/>
                <w:rFonts w:ascii="Calibri" w:hAnsi="Calibri"/>
              </w:rPr>
            </w:pPr>
            <w:del w:id="8165" w:author="Fnu, Sonam" w:date="2019-11-27T19:19:00Z">
              <w:r w:rsidRPr="00064254" w:rsidDel="00737460">
                <w:rPr>
                  <w:rFonts w:ascii="Calibri" w:hAnsi="Calibri"/>
                </w:rPr>
                <w:delText>IS_MANDATORY</w:delText>
              </w:r>
              <w:r w:rsidRPr="00064254" w:rsidDel="00737460">
                <w:rPr>
                  <w:rFonts w:ascii="Calibri" w:hAnsi="Calibri"/>
                </w:rPr>
                <w:sym w:font="Wingdings" w:char="F0DF"/>
              </w:r>
              <w:r w:rsidRPr="00064254" w:rsidDel="00737460">
                <w:rPr>
                  <w:rFonts w:ascii="Calibri" w:hAnsi="Calibri"/>
                </w:rPr>
                <w:delText>1</w:delText>
              </w:r>
            </w:del>
          </w:p>
          <w:p w14:paraId="543A80AC" w14:textId="675DF174" w:rsidR="0092549C" w:rsidRPr="00064254" w:rsidDel="00737460" w:rsidRDefault="0092549C" w:rsidP="00ED3E3D">
            <w:pPr>
              <w:rPr>
                <w:del w:id="8166" w:author="Fnu, Sonam" w:date="2019-11-27T19:19:00Z"/>
                <w:rFonts w:ascii="Calibri" w:hAnsi="Calibri"/>
              </w:rPr>
            </w:pPr>
            <w:del w:id="8167" w:author="Fnu, Sonam" w:date="2019-11-27T19:19: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CW</w:delText>
              </w:r>
            </w:del>
          </w:p>
          <w:p w14:paraId="63672EA2" w14:textId="772EF867" w:rsidR="0092549C" w:rsidRPr="00012DAF" w:rsidDel="00737460" w:rsidRDefault="0092549C" w:rsidP="00ED3E3D">
            <w:pPr>
              <w:rPr>
                <w:del w:id="8168" w:author="Fnu, Sonam" w:date="2019-11-27T19:19:00Z"/>
                <w:rFonts w:ascii="Calibri" w:eastAsia="Times New Roman" w:hAnsi="Calibri" w:cs="Times New Roman"/>
                <w:color w:val="000000"/>
              </w:rPr>
            </w:pPr>
            <w:del w:id="8169" w:author="Fnu, Sonam" w:date="2019-11-27T19:19:00Z">
              <w:r w:rsidRPr="00064254" w:rsidDel="00737460">
                <w:rPr>
                  <w:rFonts w:ascii="Calibri" w:hAnsi="Calibri"/>
                </w:rPr>
                <w:delText>RECEPENT_TYPE</w:delText>
              </w:r>
              <w:r w:rsidRPr="00012DAF" w:rsidDel="00737460">
                <w:rPr>
                  <w:rFonts w:ascii="Calibri" w:eastAsia="Times New Roman" w:hAnsi="Calibri" w:cs="Times New Roman"/>
                  <w:color w:val="000000"/>
                </w:rPr>
                <w:delText xml:space="preserve"> </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0 [0:Customer, 1: Role, 2: Account Group, 3:Department]</w:delText>
              </w:r>
            </w:del>
          </w:p>
          <w:p w14:paraId="0874E920" w14:textId="5FFC86F2" w:rsidR="0092549C" w:rsidRPr="00064254" w:rsidDel="00737460" w:rsidRDefault="0092549C" w:rsidP="00ED3E3D">
            <w:pPr>
              <w:rPr>
                <w:del w:id="8170" w:author="Fnu, Sonam" w:date="2019-11-27T19:19:00Z"/>
                <w:rFonts w:ascii="Calibri" w:hAnsi="Calibri"/>
              </w:rPr>
            </w:pPr>
          </w:p>
          <w:p w14:paraId="0820362A" w14:textId="0E66CE56" w:rsidR="0092549C" w:rsidRPr="00064254" w:rsidDel="00737460" w:rsidRDefault="0092549C" w:rsidP="00ED3E3D">
            <w:pPr>
              <w:rPr>
                <w:del w:id="8171" w:author="Fnu, Sonam" w:date="2019-11-27T19:19:00Z"/>
                <w:rFonts w:ascii="Calibri" w:hAnsi="Calibri"/>
              </w:rPr>
            </w:pPr>
            <w:del w:id="8172" w:author="Fnu, Sonam" w:date="2019-11-27T19:19: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0</w:delText>
              </w:r>
            </w:del>
          </w:p>
          <w:p w14:paraId="56CA8BF3" w14:textId="6072BFAD" w:rsidR="0092549C" w:rsidRPr="00064254" w:rsidDel="00737460" w:rsidRDefault="0092549C" w:rsidP="00ED3E3D">
            <w:pPr>
              <w:rPr>
                <w:del w:id="8173" w:author="Fnu, Sonam" w:date="2019-11-27T19:19:00Z"/>
                <w:rFonts w:ascii="Calibri" w:hAnsi="Calibri"/>
              </w:rPr>
            </w:pPr>
            <w:del w:id="8174" w:author="Fnu, Sonam" w:date="2019-11-27T19:19: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0 [0: net, 1: other]</w:delText>
              </w:r>
            </w:del>
          </w:p>
          <w:p w14:paraId="3367C6F0" w14:textId="794C4C0E" w:rsidR="0092549C" w:rsidRPr="00064254" w:rsidDel="00737460" w:rsidRDefault="0092549C" w:rsidP="00ED3E3D">
            <w:pPr>
              <w:rPr>
                <w:del w:id="8175" w:author="Fnu, Sonam" w:date="2019-11-27T19:19:00Z"/>
                <w:rFonts w:ascii="Calibri" w:hAnsi="Calibri"/>
              </w:rPr>
            </w:pPr>
            <w:del w:id="8176" w:author="Fnu, Sonam" w:date="2019-11-27T19:19: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other</w:delText>
              </w:r>
            </w:del>
          </w:p>
          <w:p w14:paraId="2F47C0FA" w14:textId="4792D779" w:rsidR="0092549C" w:rsidRPr="00064254" w:rsidDel="00737460" w:rsidRDefault="0092549C" w:rsidP="00ED3E3D">
            <w:pPr>
              <w:rPr>
                <w:del w:id="8177" w:author="Fnu, Sonam" w:date="2019-11-27T19:19:00Z"/>
                <w:rFonts w:ascii="Calibri" w:hAnsi="Calibri"/>
              </w:rPr>
            </w:pPr>
            <w:del w:id="8178" w:author="Fnu, Sonam" w:date="2019-11-27T19:19: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6EC2FDDA" w14:textId="37DA3FD6" w:rsidR="0092549C" w:rsidRPr="00064254" w:rsidDel="00737460" w:rsidRDefault="0092549C" w:rsidP="00ED3E3D">
            <w:pPr>
              <w:rPr>
                <w:del w:id="8179" w:author="Fnu, Sonam" w:date="2019-11-27T19:19:00Z"/>
                <w:rFonts w:ascii="Calibri" w:hAnsi="Calibri"/>
              </w:rPr>
            </w:pPr>
            <w:del w:id="8180" w:author="Fnu, Sonam" w:date="2019-11-27T19:19: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49917587" w14:textId="79E5FEE2" w:rsidR="0092549C" w:rsidRPr="00064254" w:rsidDel="00737460" w:rsidRDefault="0092549C" w:rsidP="00ED3E3D">
            <w:pPr>
              <w:rPr>
                <w:del w:id="8181" w:author="Fnu, Sonam" w:date="2019-11-27T19:19:00Z"/>
                <w:rFonts w:ascii="Calibri" w:hAnsi="Calibri"/>
              </w:rPr>
            </w:pPr>
            <w:del w:id="8182" w:author="Fnu, Sonam" w:date="2019-11-27T19:19: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6C569415" w14:textId="37CF0D25" w:rsidR="0092549C" w:rsidRPr="00064254" w:rsidDel="00737460" w:rsidRDefault="0092549C" w:rsidP="00ED3E3D">
            <w:pPr>
              <w:pStyle w:val="Bullet-Normal"/>
              <w:rPr>
                <w:del w:id="8183" w:author="Fnu, Sonam" w:date="2019-11-27T19:20:00Z"/>
                <w:rFonts w:ascii="Calibri" w:eastAsiaTheme="minorHAnsi" w:hAnsi="Calibri" w:cstheme="minorBidi"/>
                <w:sz w:val="22"/>
                <w:szCs w:val="22"/>
              </w:rPr>
            </w:pPr>
            <w:del w:id="8184" w:author="Fnu, Sonam" w:date="2019-11-27T19:19: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tc>
      </w:tr>
      <w:tr w:rsidR="0092549C" w:rsidRPr="00012DAF" w:rsidDel="00737460" w14:paraId="5D37C8E4" w14:textId="276D9401" w:rsidTr="00ED3E3D">
        <w:trPr>
          <w:del w:id="8185" w:author="Fnu, Sonam" w:date="2019-11-27T19:20:00Z"/>
        </w:trPr>
        <w:tc>
          <w:tcPr>
            <w:tcW w:w="3343" w:type="dxa"/>
          </w:tcPr>
          <w:p w14:paraId="397C2818" w14:textId="03168FB5" w:rsidR="0092549C" w:rsidRPr="00064254" w:rsidDel="00737460" w:rsidRDefault="0092549C" w:rsidP="00ED3E3D">
            <w:pPr>
              <w:pStyle w:val="Bullet-Normal"/>
              <w:rPr>
                <w:del w:id="8186" w:author="Fnu, Sonam" w:date="2019-11-27T19:20:00Z"/>
                <w:rFonts w:ascii="Calibri" w:eastAsiaTheme="minorHAnsi" w:hAnsi="Calibri" w:cstheme="minorBidi"/>
                <w:sz w:val="22"/>
                <w:szCs w:val="22"/>
              </w:rPr>
            </w:pPr>
            <w:del w:id="8187" w:author="Fnu, Sonam" w:date="2019-11-27T19:19:00Z">
              <w:r w:rsidRPr="00064254" w:rsidDel="00737460">
                <w:rPr>
                  <w:rFonts w:ascii="Calibri" w:eastAsiaTheme="minorHAnsi" w:hAnsi="Calibri" w:cstheme="minorBidi"/>
                  <w:sz w:val="22"/>
                  <w:szCs w:val="22"/>
                </w:rPr>
                <w:delText xml:space="preserve">Customer login in different sessions in the same time </w:delText>
              </w:r>
            </w:del>
          </w:p>
        </w:tc>
        <w:tc>
          <w:tcPr>
            <w:tcW w:w="5038" w:type="dxa"/>
          </w:tcPr>
          <w:p w14:paraId="6B1AF3E3" w14:textId="6FB7A4C6" w:rsidR="0092549C" w:rsidRPr="00064254" w:rsidDel="00737460" w:rsidRDefault="0092549C" w:rsidP="00ED3E3D">
            <w:pPr>
              <w:rPr>
                <w:del w:id="8188" w:author="Fnu, Sonam" w:date="2019-11-27T19:19:00Z"/>
                <w:rFonts w:ascii="Calibri" w:hAnsi="Calibri"/>
              </w:rPr>
            </w:pPr>
            <w:del w:id="8189" w:author="Fnu, Sonam" w:date="2019-11-27T19:19: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040B3D23" w14:textId="1323A732" w:rsidR="0092549C" w:rsidRPr="00064254" w:rsidDel="00737460" w:rsidRDefault="0092549C" w:rsidP="00ED3E3D">
            <w:pPr>
              <w:rPr>
                <w:del w:id="8190" w:author="Fnu, Sonam" w:date="2019-11-27T19:19:00Z"/>
                <w:rFonts w:ascii="Calibri" w:hAnsi="Calibri"/>
              </w:rPr>
            </w:pPr>
            <w:del w:id="8191" w:author="Fnu, Sonam" w:date="2019-11-27T19:19: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null</w:delText>
              </w:r>
            </w:del>
          </w:p>
          <w:p w14:paraId="3E3509F5" w14:textId="5BD61FB6" w:rsidR="0092549C" w:rsidRPr="00064254" w:rsidDel="00737460" w:rsidRDefault="0092549C" w:rsidP="00ED3E3D">
            <w:pPr>
              <w:rPr>
                <w:del w:id="8192" w:author="Fnu, Sonam" w:date="2019-11-27T19:19:00Z"/>
                <w:rFonts w:ascii="Calibri" w:hAnsi="Calibri"/>
              </w:rPr>
            </w:pPr>
            <w:del w:id="8193" w:author="Fnu, Sonam" w:date="2019-11-27T19:19: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Customer login in different sessions in the same time</w:delText>
              </w:r>
            </w:del>
          </w:p>
          <w:p w14:paraId="13CBD638" w14:textId="20EFB470" w:rsidR="0092549C" w:rsidRPr="00064254" w:rsidDel="00737460" w:rsidRDefault="0092549C" w:rsidP="00ED3E3D">
            <w:pPr>
              <w:rPr>
                <w:del w:id="8194" w:author="Fnu, Sonam" w:date="2019-11-27T19:19:00Z"/>
                <w:rFonts w:ascii="Calibri" w:hAnsi="Calibri"/>
              </w:rPr>
            </w:pPr>
            <w:del w:id="8195" w:author="Fnu, Sonam" w:date="2019-11-27T19:19:00Z">
              <w:r w:rsidRPr="00064254" w:rsidDel="00737460">
                <w:rPr>
                  <w:rFonts w:ascii="Calibri" w:hAnsi="Calibri"/>
                </w:rPr>
                <w:delText>IS_MANDATORY</w:delText>
              </w:r>
              <w:r w:rsidRPr="00064254" w:rsidDel="00737460">
                <w:rPr>
                  <w:rFonts w:ascii="Calibri" w:hAnsi="Calibri"/>
                </w:rPr>
                <w:sym w:font="Wingdings" w:char="F0DF"/>
              </w:r>
              <w:r w:rsidRPr="00064254" w:rsidDel="00737460">
                <w:rPr>
                  <w:rFonts w:ascii="Calibri" w:hAnsi="Calibri"/>
                </w:rPr>
                <w:delText>1</w:delText>
              </w:r>
            </w:del>
          </w:p>
          <w:p w14:paraId="0DE5F07F" w14:textId="2791F6F6" w:rsidR="0092549C" w:rsidRPr="00064254" w:rsidDel="00737460" w:rsidRDefault="0092549C" w:rsidP="00ED3E3D">
            <w:pPr>
              <w:rPr>
                <w:del w:id="8196" w:author="Fnu, Sonam" w:date="2019-11-27T19:19:00Z"/>
                <w:rFonts w:ascii="Calibri" w:hAnsi="Calibri"/>
              </w:rPr>
            </w:pPr>
            <w:del w:id="8197" w:author="Fnu, Sonam" w:date="2019-11-27T19:19: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CW</w:delText>
              </w:r>
            </w:del>
          </w:p>
          <w:p w14:paraId="4947FCEC" w14:textId="5255F8F5" w:rsidR="0092549C" w:rsidRPr="00012DAF" w:rsidDel="00737460" w:rsidRDefault="0092549C" w:rsidP="00ED3E3D">
            <w:pPr>
              <w:rPr>
                <w:del w:id="8198" w:author="Fnu, Sonam" w:date="2019-11-27T19:19:00Z"/>
                <w:rFonts w:ascii="Calibri" w:eastAsia="Times New Roman" w:hAnsi="Calibri" w:cs="Times New Roman"/>
                <w:color w:val="000000"/>
              </w:rPr>
            </w:pPr>
            <w:del w:id="8199" w:author="Fnu, Sonam" w:date="2019-11-27T19:19:00Z">
              <w:r w:rsidRPr="00064254" w:rsidDel="00737460">
                <w:rPr>
                  <w:rFonts w:ascii="Calibri" w:hAnsi="Calibri"/>
                </w:rPr>
                <w:delText>RECEPENT_TYPE</w:delText>
              </w:r>
              <w:r w:rsidRPr="00012DAF" w:rsidDel="00737460">
                <w:rPr>
                  <w:rFonts w:ascii="Calibri" w:eastAsia="Times New Roman" w:hAnsi="Calibri" w:cs="Times New Roman"/>
                  <w:color w:val="000000"/>
                </w:rPr>
                <w:delText xml:space="preserve"> </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0 [0:Customer, 1: Role, 2: Account Group, 3:Department]</w:delText>
              </w:r>
            </w:del>
          </w:p>
          <w:p w14:paraId="69BEB9D5" w14:textId="473CB834" w:rsidR="0092549C" w:rsidRPr="00064254" w:rsidDel="00737460" w:rsidRDefault="0092549C" w:rsidP="00ED3E3D">
            <w:pPr>
              <w:rPr>
                <w:del w:id="8200" w:author="Fnu, Sonam" w:date="2019-11-27T19:19:00Z"/>
                <w:rFonts w:ascii="Calibri" w:hAnsi="Calibri"/>
              </w:rPr>
            </w:pPr>
          </w:p>
          <w:p w14:paraId="54EC00E3" w14:textId="469B456D" w:rsidR="0092549C" w:rsidRPr="00064254" w:rsidDel="00737460" w:rsidRDefault="0092549C" w:rsidP="00ED3E3D">
            <w:pPr>
              <w:rPr>
                <w:del w:id="8201" w:author="Fnu, Sonam" w:date="2019-11-27T19:19:00Z"/>
                <w:rFonts w:ascii="Calibri" w:hAnsi="Calibri"/>
              </w:rPr>
            </w:pPr>
            <w:del w:id="8202" w:author="Fnu, Sonam" w:date="2019-11-27T19:19: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0</w:delText>
              </w:r>
            </w:del>
          </w:p>
          <w:p w14:paraId="7CEADC81" w14:textId="57EFBEA2" w:rsidR="0092549C" w:rsidRPr="00064254" w:rsidDel="00737460" w:rsidRDefault="0092549C" w:rsidP="00ED3E3D">
            <w:pPr>
              <w:rPr>
                <w:del w:id="8203" w:author="Fnu, Sonam" w:date="2019-11-27T19:19:00Z"/>
                <w:rFonts w:ascii="Calibri" w:hAnsi="Calibri"/>
              </w:rPr>
            </w:pPr>
            <w:del w:id="8204" w:author="Fnu, Sonam" w:date="2019-11-27T19:19: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0 [0: net, 1: other]</w:delText>
              </w:r>
            </w:del>
          </w:p>
          <w:p w14:paraId="591A2B1C" w14:textId="23C27423" w:rsidR="0092549C" w:rsidRPr="00064254" w:rsidDel="00737460" w:rsidRDefault="0092549C" w:rsidP="00ED3E3D">
            <w:pPr>
              <w:rPr>
                <w:del w:id="8205" w:author="Fnu, Sonam" w:date="2019-11-27T19:19:00Z"/>
                <w:rFonts w:ascii="Calibri" w:hAnsi="Calibri"/>
              </w:rPr>
            </w:pPr>
            <w:del w:id="8206" w:author="Fnu, Sonam" w:date="2019-11-27T19:19: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other</w:delText>
              </w:r>
            </w:del>
          </w:p>
          <w:p w14:paraId="5BF4C0E3" w14:textId="388A68F0" w:rsidR="0092549C" w:rsidRPr="00064254" w:rsidDel="00737460" w:rsidRDefault="0092549C" w:rsidP="00ED3E3D">
            <w:pPr>
              <w:rPr>
                <w:del w:id="8207" w:author="Fnu, Sonam" w:date="2019-11-27T19:19:00Z"/>
                <w:rFonts w:ascii="Calibri" w:hAnsi="Calibri"/>
              </w:rPr>
            </w:pPr>
            <w:del w:id="8208" w:author="Fnu, Sonam" w:date="2019-11-27T19:19: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5798BDFF" w14:textId="2C1F771E" w:rsidR="0092549C" w:rsidRPr="00064254" w:rsidDel="00737460" w:rsidRDefault="0092549C" w:rsidP="00ED3E3D">
            <w:pPr>
              <w:rPr>
                <w:del w:id="8209" w:author="Fnu, Sonam" w:date="2019-11-27T19:19:00Z"/>
                <w:rFonts w:ascii="Calibri" w:hAnsi="Calibri"/>
              </w:rPr>
            </w:pPr>
            <w:del w:id="8210" w:author="Fnu, Sonam" w:date="2019-11-27T19:19: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19BDD14E" w14:textId="324EA796" w:rsidR="0092549C" w:rsidRPr="00064254" w:rsidDel="00737460" w:rsidRDefault="0092549C" w:rsidP="00ED3E3D">
            <w:pPr>
              <w:rPr>
                <w:del w:id="8211" w:author="Fnu, Sonam" w:date="2019-11-27T19:19:00Z"/>
                <w:rFonts w:ascii="Calibri" w:hAnsi="Calibri"/>
              </w:rPr>
            </w:pPr>
            <w:del w:id="8212" w:author="Fnu, Sonam" w:date="2019-11-27T19:19: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221365DE" w14:textId="1393C808" w:rsidR="0092549C" w:rsidRPr="00064254" w:rsidDel="00737460" w:rsidRDefault="0092549C" w:rsidP="00ED3E3D">
            <w:pPr>
              <w:pStyle w:val="Bullet-Normal"/>
              <w:rPr>
                <w:del w:id="8213" w:author="Fnu, Sonam" w:date="2019-11-27T19:20:00Z"/>
                <w:rFonts w:ascii="Calibri" w:eastAsiaTheme="minorHAnsi" w:hAnsi="Calibri" w:cstheme="minorBidi"/>
                <w:sz w:val="22"/>
                <w:szCs w:val="22"/>
              </w:rPr>
            </w:pPr>
            <w:del w:id="8214" w:author="Fnu, Sonam" w:date="2019-11-27T19:19: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tc>
      </w:tr>
      <w:tr w:rsidR="0092549C" w:rsidRPr="00012DAF" w:rsidDel="00737460" w14:paraId="0E946867" w14:textId="5B200F27" w:rsidTr="00ED3E3D">
        <w:trPr>
          <w:del w:id="8215" w:author="Fnu, Sonam" w:date="2019-11-27T19:20:00Z"/>
        </w:trPr>
        <w:tc>
          <w:tcPr>
            <w:tcW w:w="3343" w:type="dxa"/>
          </w:tcPr>
          <w:p w14:paraId="4022CB77" w14:textId="31D3C494" w:rsidR="0092549C" w:rsidRPr="00064254" w:rsidDel="00737460" w:rsidRDefault="0092549C" w:rsidP="00ED3E3D">
            <w:pPr>
              <w:pStyle w:val="Bullet-Normal"/>
              <w:rPr>
                <w:del w:id="8216" w:author="Fnu, Sonam" w:date="2019-11-27T19:20:00Z"/>
                <w:rFonts w:ascii="Calibri" w:eastAsiaTheme="minorHAnsi" w:hAnsi="Calibri" w:cstheme="minorBidi"/>
                <w:sz w:val="22"/>
                <w:szCs w:val="22"/>
              </w:rPr>
            </w:pPr>
            <w:del w:id="8217" w:author="Fnu, Sonam" w:date="2019-11-27T19:19:00Z">
              <w:r w:rsidRPr="00064254" w:rsidDel="00737460">
                <w:rPr>
                  <w:rFonts w:ascii="Calibri" w:eastAsiaTheme="minorHAnsi" w:hAnsi="Calibri" w:cstheme="minorBidi"/>
                  <w:sz w:val="22"/>
                  <w:szCs w:val="22"/>
                </w:rPr>
                <w:delText xml:space="preserve">Customer login in different sessions in the same time </w:delText>
              </w:r>
            </w:del>
          </w:p>
        </w:tc>
        <w:tc>
          <w:tcPr>
            <w:tcW w:w="5038" w:type="dxa"/>
          </w:tcPr>
          <w:p w14:paraId="11E458A5" w14:textId="191128FA" w:rsidR="0092549C" w:rsidRPr="00064254" w:rsidDel="00737460" w:rsidRDefault="0092549C" w:rsidP="00ED3E3D">
            <w:pPr>
              <w:rPr>
                <w:del w:id="8218" w:author="Fnu, Sonam" w:date="2019-11-27T19:19:00Z"/>
                <w:rFonts w:ascii="Calibri" w:hAnsi="Calibri"/>
              </w:rPr>
            </w:pPr>
            <w:del w:id="8219" w:author="Fnu, Sonam" w:date="2019-11-27T19:19: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00295F34" w14:textId="36BEDC02" w:rsidR="0092549C" w:rsidRPr="00064254" w:rsidDel="00737460" w:rsidRDefault="0092549C" w:rsidP="00ED3E3D">
            <w:pPr>
              <w:rPr>
                <w:del w:id="8220" w:author="Fnu, Sonam" w:date="2019-11-27T19:19:00Z"/>
                <w:rFonts w:ascii="Calibri" w:hAnsi="Calibri"/>
              </w:rPr>
            </w:pPr>
            <w:del w:id="8221" w:author="Fnu, Sonam" w:date="2019-11-27T19:19: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null</w:delText>
              </w:r>
            </w:del>
          </w:p>
          <w:p w14:paraId="4E35F647" w14:textId="0EA08E93" w:rsidR="0092549C" w:rsidRPr="00064254" w:rsidDel="00737460" w:rsidRDefault="0092549C" w:rsidP="00ED3E3D">
            <w:pPr>
              <w:rPr>
                <w:del w:id="8222" w:author="Fnu, Sonam" w:date="2019-11-27T19:19:00Z"/>
                <w:rFonts w:ascii="Calibri" w:hAnsi="Calibri"/>
              </w:rPr>
            </w:pPr>
            <w:del w:id="8223" w:author="Fnu, Sonam" w:date="2019-11-27T19:19: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Customer login in different sessions in the same time</w:delText>
              </w:r>
            </w:del>
          </w:p>
          <w:p w14:paraId="0735D7F7" w14:textId="2225F459" w:rsidR="0092549C" w:rsidRPr="00064254" w:rsidDel="00737460" w:rsidRDefault="0092549C" w:rsidP="00ED3E3D">
            <w:pPr>
              <w:rPr>
                <w:del w:id="8224" w:author="Fnu, Sonam" w:date="2019-11-27T19:19:00Z"/>
                <w:rFonts w:ascii="Calibri" w:hAnsi="Calibri"/>
              </w:rPr>
            </w:pPr>
            <w:del w:id="8225" w:author="Fnu, Sonam" w:date="2019-11-27T19:19:00Z">
              <w:r w:rsidRPr="00064254" w:rsidDel="00737460">
                <w:rPr>
                  <w:rFonts w:ascii="Calibri" w:hAnsi="Calibri"/>
                </w:rPr>
                <w:delText>IS_MANDATORY</w:delText>
              </w:r>
              <w:r w:rsidRPr="00064254" w:rsidDel="00737460">
                <w:rPr>
                  <w:rFonts w:ascii="Calibri" w:hAnsi="Calibri"/>
                </w:rPr>
                <w:sym w:font="Wingdings" w:char="F0DF"/>
              </w:r>
              <w:r w:rsidRPr="00064254" w:rsidDel="00737460">
                <w:rPr>
                  <w:rFonts w:ascii="Calibri" w:hAnsi="Calibri"/>
                </w:rPr>
                <w:delText>0</w:delText>
              </w:r>
            </w:del>
          </w:p>
          <w:p w14:paraId="37AADC3F" w14:textId="07A409FC" w:rsidR="0092549C" w:rsidRPr="00064254" w:rsidDel="00737460" w:rsidRDefault="0092549C" w:rsidP="00ED3E3D">
            <w:pPr>
              <w:rPr>
                <w:del w:id="8226" w:author="Fnu, Sonam" w:date="2019-11-27T19:19:00Z"/>
                <w:rFonts w:ascii="Calibri" w:hAnsi="Calibri"/>
              </w:rPr>
            </w:pPr>
            <w:del w:id="8227" w:author="Fnu, Sonam" w:date="2019-11-27T19:19: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BB</w:delText>
              </w:r>
            </w:del>
          </w:p>
          <w:p w14:paraId="30D03B99" w14:textId="2239D5D8" w:rsidR="0092549C" w:rsidRPr="00012DAF" w:rsidDel="00737460" w:rsidRDefault="0092549C" w:rsidP="00ED3E3D">
            <w:pPr>
              <w:rPr>
                <w:del w:id="8228" w:author="Fnu, Sonam" w:date="2019-11-27T19:19:00Z"/>
                <w:rFonts w:ascii="Calibri" w:eastAsia="Times New Roman" w:hAnsi="Calibri" w:cs="Times New Roman"/>
                <w:color w:val="000000"/>
              </w:rPr>
            </w:pPr>
            <w:del w:id="8229" w:author="Fnu, Sonam" w:date="2019-11-27T19:19:00Z">
              <w:r w:rsidRPr="00064254" w:rsidDel="00737460">
                <w:rPr>
                  <w:rFonts w:ascii="Calibri" w:hAnsi="Calibri"/>
                </w:rPr>
                <w:delText>RECEPENT_TYPE</w:delText>
              </w:r>
              <w:r w:rsidRPr="00012DAF" w:rsidDel="00737460">
                <w:rPr>
                  <w:rFonts w:ascii="Calibri" w:eastAsia="Times New Roman" w:hAnsi="Calibri" w:cs="Times New Roman"/>
                  <w:color w:val="000000"/>
                </w:rPr>
                <w:delText xml:space="preserve"> </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3 [0:Customer, 1: Role, 2: Account Group, 3:Department]</w:delText>
              </w:r>
            </w:del>
          </w:p>
          <w:p w14:paraId="3F8B26D6" w14:textId="1FCD8408" w:rsidR="0092549C" w:rsidRPr="00012DAF" w:rsidDel="00737460" w:rsidRDefault="0092549C" w:rsidP="00ED3E3D">
            <w:pPr>
              <w:rPr>
                <w:del w:id="8230" w:author="Fnu, Sonam" w:date="2019-11-27T19:19:00Z"/>
                <w:rFonts w:ascii="Calibri" w:eastAsia="Times New Roman" w:hAnsi="Calibri" w:cs="Times New Roman"/>
                <w:color w:val="000000"/>
              </w:rPr>
            </w:pPr>
          </w:p>
          <w:p w14:paraId="585DB9CE" w14:textId="2ECE5467" w:rsidR="0092549C" w:rsidRPr="00064254" w:rsidDel="00737460" w:rsidRDefault="0092549C" w:rsidP="00ED3E3D">
            <w:pPr>
              <w:rPr>
                <w:del w:id="8231" w:author="Fnu, Sonam" w:date="2019-11-27T19:19:00Z"/>
                <w:rFonts w:ascii="Calibri" w:hAnsi="Calibri"/>
              </w:rPr>
            </w:pPr>
            <w:del w:id="8232" w:author="Fnu, Sonam" w:date="2019-11-27T19:19: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0</w:delText>
              </w:r>
            </w:del>
          </w:p>
          <w:p w14:paraId="1EADFA6A" w14:textId="416738BA" w:rsidR="0092549C" w:rsidRPr="00064254" w:rsidDel="00737460" w:rsidRDefault="0092549C" w:rsidP="00ED3E3D">
            <w:pPr>
              <w:rPr>
                <w:del w:id="8233" w:author="Fnu, Sonam" w:date="2019-11-27T19:19:00Z"/>
                <w:rFonts w:ascii="Calibri" w:hAnsi="Calibri"/>
              </w:rPr>
            </w:pPr>
            <w:del w:id="8234" w:author="Fnu, Sonam" w:date="2019-11-27T19:19: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0 [0: net, 1: other]</w:delText>
              </w:r>
            </w:del>
          </w:p>
          <w:p w14:paraId="136C818A" w14:textId="15C8AE1F" w:rsidR="0092549C" w:rsidRPr="00064254" w:rsidDel="00737460" w:rsidRDefault="0092549C" w:rsidP="00ED3E3D">
            <w:pPr>
              <w:rPr>
                <w:del w:id="8235" w:author="Fnu, Sonam" w:date="2019-11-27T19:19:00Z"/>
                <w:rFonts w:ascii="Calibri" w:hAnsi="Calibri"/>
              </w:rPr>
            </w:pPr>
            <w:del w:id="8236" w:author="Fnu, Sonam" w:date="2019-11-27T19:19: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other</w:delText>
              </w:r>
            </w:del>
          </w:p>
          <w:p w14:paraId="44B2341E" w14:textId="0209DAA4" w:rsidR="0092549C" w:rsidRPr="00064254" w:rsidDel="00737460" w:rsidRDefault="0092549C" w:rsidP="00ED3E3D">
            <w:pPr>
              <w:rPr>
                <w:del w:id="8237" w:author="Fnu, Sonam" w:date="2019-11-27T19:19:00Z"/>
                <w:rFonts w:ascii="Calibri" w:hAnsi="Calibri"/>
              </w:rPr>
            </w:pPr>
            <w:del w:id="8238" w:author="Fnu, Sonam" w:date="2019-11-27T19:19: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03864A74" w14:textId="1E148949" w:rsidR="0092549C" w:rsidRPr="00064254" w:rsidDel="00737460" w:rsidRDefault="0092549C" w:rsidP="00ED3E3D">
            <w:pPr>
              <w:rPr>
                <w:del w:id="8239" w:author="Fnu, Sonam" w:date="2019-11-27T19:19:00Z"/>
                <w:rFonts w:ascii="Calibri" w:hAnsi="Calibri"/>
              </w:rPr>
            </w:pPr>
            <w:del w:id="8240" w:author="Fnu, Sonam" w:date="2019-11-27T19:19: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51E2F8AA" w14:textId="45B912EC" w:rsidR="0092549C" w:rsidRPr="00064254" w:rsidDel="00737460" w:rsidRDefault="0092549C" w:rsidP="00ED3E3D">
            <w:pPr>
              <w:rPr>
                <w:del w:id="8241" w:author="Fnu, Sonam" w:date="2019-11-27T19:19:00Z"/>
                <w:rFonts w:ascii="Calibri" w:hAnsi="Calibri"/>
              </w:rPr>
            </w:pPr>
            <w:del w:id="8242" w:author="Fnu, Sonam" w:date="2019-11-27T19:19: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0B6A7843" w14:textId="24292FEB" w:rsidR="0092549C" w:rsidRPr="00064254" w:rsidDel="00737460" w:rsidRDefault="0092549C" w:rsidP="00ED3E3D">
            <w:pPr>
              <w:pStyle w:val="Bullet-Normal"/>
              <w:rPr>
                <w:del w:id="8243" w:author="Fnu, Sonam" w:date="2019-11-27T19:20:00Z"/>
                <w:rFonts w:ascii="Calibri" w:eastAsiaTheme="minorHAnsi" w:hAnsi="Calibri" w:cstheme="minorBidi"/>
                <w:sz w:val="22"/>
                <w:szCs w:val="22"/>
              </w:rPr>
            </w:pPr>
            <w:del w:id="8244" w:author="Fnu, Sonam" w:date="2019-11-27T19:19: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tc>
      </w:tr>
      <w:tr w:rsidR="0092549C" w:rsidRPr="00012DAF" w:rsidDel="00737460" w14:paraId="521EA04A" w14:textId="7BD617AD" w:rsidTr="00ED3E3D">
        <w:trPr>
          <w:del w:id="8245" w:author="Fnu, Sonam" w:date="2019-11-27T19:20:00Z"/>
        </w:trPr>
        <w:tc>
          <w:tcPr>
            <w:tcW w:w="3343" w:type="dxa"/>
          </w:tcPr>
          <w:p w14:paraId="6E75E486" w14:textId="77F241A0" w:rsidR="0092549C" w:rsidRPr="00064254" w:rsidDel="00737460" w:rsidRDefault="0092549C" w:rsidP="00ED3E3D">
            <w:pPr>
              <w:pStyle w:val="Bullet-Normal"/>
              <w:rPr>
                <w:del w:id="8246" w:author="Fnu, Sonam" w:date="2019-11-27T19:20:00Z"/>
                <w:rFonts w:ascii="Calibri" w:eastAsiaTheme="minorHAnsi" w:hAnsi="Calibri" w:cstheme="minorBidi"/>
                <w:sz w:val="22"/>
                <w:szCs w:val="22"/>
              </w:rPr>
            </w:pPr>
            <w:del w:id="8247" w:author="Fnu, Sonam" w:date="2019-11-27T19:19:00Z">
              <w:r w:rsidRPr="00064254" w:rsidDel="00737460">
                <w:rPr>
                  <w:rFonts w:ascii="Calibri" w:eastAsiaTheme="minorHAnsi" w:hAnsi="Calibri" w:cstheme="minorBidi"/>
                  <w:sz w:val="22"/>
                  <w:szCs w:val="22"/>
                </w:rPr>
                <w:delText>Customer transfer from account doesn't belong to him</w:delText>
              </w:r>
            </w:del>
          </w:p>
        </w:tc>
        <w:tc>
          <w:tcPr>
            <w:tcW w:w="5038" w:type="dxa"/>
          </w:tcPr>
          <w:p w14:paraId="3BCCCFDB" w14:textId="1284DC3D" w:rsidR="0092549C" w:rsidRPr="00064254" w:rsidDel="00737460" w:rsidRDefault="0092549C" w:rsidP="00ED3E3D">
            <w:pPr>
              <w:rPr>
                <w:del w:id="8248" w:author="Fnu, Sonam" w:date="2019-11-27T19:19:00Z"/>
                <w:rFonts w:ascii="Calibri" w:hAnsi="Calibri"/>
              </w:rPr>
            </w:pPr>
            <w:del w:id="8249" w:author="Fnu, Sonam" w:date="2019-11-27T19:19: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3B4EE30B" w14:textId="729965EE" w:rsidR="0092549C" w:rsidRPr="00064254" w:rsidDel="00737460" w:rsidRDefault="0092549C" w:rsidP="00ED3E3D">
            <w:pPr>
              <w:rPr>
                <w:del w:id="8250" w:author="Fnu, Sonam" w:date="2019-11-27T19:19:00Z"/>
                <w:rFonts w:ascii="Calibri" w:hAnsi="Calibri"/>
              </w:rPr>
            </w:pPr>
            <w:del w:id="8251" w:author="Fnu, Sonam" w:date="2019-11-27T19:19: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null</w:delText>
              </w:r>
            </w:del>
          </w:p>
          <w:p w14:paraId="5C68F8B5" w14:textId="25EEE8DA" w:rsidR="0092549C" w:rsidRPr="00064254" w:rsidDel="00737460" w:rsidRDefault="0092549C" w:rsidP="00ED3E3D">
            <w:pPr>
              <w:rPr>
                <w:del w:id="8252" w:author="Fnu, Sonam" w:date="2019-11-27T19:19:00Z"/>
                <w:rFonts w:ascii="Calibri" w:hAnsi="Calibri"/>
              </w:rPr>
            </w:pPr>
            <w:del w:id="8253" w:author="Fnu, Sonam" w:date="2019-11-27T19:19: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Customer transfer from account doesn't belong to him </w:delText>
              </w:r>
            </w:del>
          </w:p>
          <w:p w14:paraId="421A1E2E" w14:textId="311B8F52" w:rsidR="0092549C" w:rsidRPr="00064254" w:rsidDel="00737460" w:rsidRDefault="0092549C" w:rsidP="00ED3E3D">
            <w:pPr>
              <w:rPr>
                <w:del w:id="8254" w:author="Fnu, Sonam" w:date="2019-11-27T19:19:00Z"/>
                <w:rFonts w:ascii="Calibri" w:hAnsi="Calibri"/>
              </w:rPr>
            </w:pPr>
            <w:del w:id="8255" w:author="Fnu, Sonam" w:date="2019-11-27T19:19:00Z">
              <w:r w:rsidRPr="00064254" w:rsidDel="00737460">
                <w:rPr>
                  <w:rFonts w:ascii="Calibri" w:hAnsi="Calibri"/>
                </w:rPr>
                <w:delText>IS_MANDATORY</w:delText>
              </w:r>
              <w:r w:rsidRPr="00064254" w:rsidDel="00737460">
                <w:rPr>
                  <w:rFonts w:ascii="Calibri" w:hAnsi="Calibri"/>
                </w:rPr>
                <w:sym w:font="Wingdings" w:char="F0DF"/>
              </w:r>
              <w:r w:rsidRPr="00064254" w:rsidDel="00737460">
                <w:rPr>
                  <w:rFonts w:ascii="Calibri" w:hAnsi="Calibri"/>
                </w:rPr>
                <w:delText>0</w:delText>
              </w:r>
            </w:del>
          </w:p>
          <w:p w14:paraId="7F04B029" w14:textId="1A49D1D5" w:rsidR="0092549C" w:rsidRPr="00064254" w:rsidDel="00737460" w:rsidRDefault="0092549C" w:rsidP="00ED3E3D">
            <w:pPr>
              <w:rPr>
                <w:del w:id="8256" w:author="Fnu, Sonam" w:date="2019-11-27T19:19:00Z"/>
                <w:rFonts w:ascii="Calibri" w:hAnsi="Calibri"/>
              </w:rPr>
            </w:pPr>
            <w:del w:id="8257" w:author="Fnu, Sonam" w:date="2019-11-27T19:19: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BB</w:delText>
              </w:r>
            </w:del>
          </w:p>
          <w:p w14:paraId="71E712D9" w14:textId="4EC52C8D" w:rsidR="0092549C" w:rsidRPr="00012DAF" w:rsidDel="00737460" w:rsidRDefault="0092549C" w:rsidP="00ED3E3D">
            <w:pPr>
              <w:rPr>
                <w:del w:id="8258" w:author="Fnu, Sonam" w:date="2019-11-27T19:19:00Z"/>
                <w:rFonts w:ascii="Calibri" w:eastAsia="Times New Roman" w:hAnsi="Calibri" w:cs="Times New Roman"/>
                <w:color w:val="000000"/>
              </w:rPr>
            </w:pPr>
            <w:del w:id="8259" w:author="Fnu, Sonam" w:date="2019-11-27T19:19:00Z">
              <w:r w:rsidRPr="00064254" w:rsidDel="00737460">
                <w:rPr>
                  <w:rFonts w:ascii="Calibri" w:hAnsi="Calibri"/>
                </w:rPr>
                <w:delText>RECEPENT_TYPE</w:delText>
              </w:r>
              <w:r w:rsidRPr="00012DAF" w:rsidDel="00737460">
                <w:rPr>
                  <w:rFonts w:ascii="Calibri" w:eastAsia="Times New Roman" w:hAnsi="Calibri" w:cs="Times New Roman"/>
                  <w:color w:val="000000"/>
                </w:rPr>
                <w:delText xml:space="preserve"> </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3 [0:Customer, 1: Role, 2: Account Group, 3:Department]</w:delText>
              </w:r>
            </w:del>
          </w:p>
          <w:p w14:paraId="48CAF5B5" w14:textId="47D336A2" w:rsidR="0092549C" w:rsidRPr="00064254" w:rsidDel="00737460" w:rsidRDefault="0092549C" w:rsidP="00ED3E3D">
            <w:pPr>
              <w:rPr>
                <w:del w:id="8260" w:author="Fnu, Sonam" w:date="2019-11-27T19:19:00Z"/>
                <w:rFonts w:ascii="Calibri" w:hAnsi="Calibri"/>
              </w:rPr>
            </w:pPr>
            <w:del w:id="8261" w:author="Fnu, Sonam" w:date="2019-11-27T19:19: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0</w:delText>
              </w:r>
            </w:del>
          </w:p>
          <w:p w14:paraId="2D4109BB" w14:textId="02182740" w:rsidR="0092549C" w:rsidRPr="00064254" w:rsidDel="00737460" w:rsidRDefault="0092549C" w:rsidP="00ED3E3D">
            <w:pPr>
              <w:rPr>
                <w:del w:id="8262" w:author="Fnu, Sonam" w:date="2019-11-27T19:19:00Z"/>
                <w:rFonts w:ascii="Calibri" w:hAnsi="Calibri"/>
              </w:rPr>
            </w:pPr>
            <w:del w:id="8263" w:author="Fnu, Sonam" w:date="2019-11-27T19:19: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0 [0: net, 1: other]</w:delText>
              </w:r>
            </w:del>
          </w:p>
          <w:p w14:paraId="331F10C5" w14:textId="61665754" w:rsidR="0092549C" w:rsidRPr="00064254" w:rsidDel="00737460" w:rsidRDefault="0092549C" w:rsidP="00ED3E3D">
            <w:pPr>
              <w:rPr>
                <w:del w:id="8264" w:author="Fnu, Sonam" w:date="2019-11-27T19:19:00Z"/>
                <w:rFonts w:ascii="Calibri" w:hAnsi="Calibri"/>
              </w:rPr>
            </w:pPr>
            <w:del w:id="8265" w:author="Fnu, Sonam" w:date="2019-11-27T19:19: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other</w:delText>
              </w:r>
            </w:del>
          </w:p>
          <w:p w14:paraId="49D31422" w14:textId="42B66C15" w:rsidR="0092549C" w:rsidRPr="00064254" w:rsidDel="00737460" w:rsidRDefault="0092549C" w:rsidP="00ED3E3D">
            <w:pPr>
              <w:rPr>
                <w:del w:id="8266" w:author="Fnu, Sonam" w:date="2019-11-27T19:19:00Z"/>
                <w:rFonts w:ascii="Calibri" w:hAnsi="Calibri"/>
              </w:rPr>
            </w:pPr>
            <w:del w:id="8267" w:author="Fnu, Sonam" w:date="2019-11-27T19:19: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41B82987" w14:textId="6BE3C464" w:rsidR="0092549C" w:rsidRPr="00064254" w:rsidDel="00737460" w:rsidRDefault="0092549C" w:rsidP="00ED3E3D">
            <w:pPr>
              <w:rPr>
                <w:del w:id="8268" w:author="Fnu, Sonam" w:date="2019-11-27T19:19:00Z"/>
                <w:rFonts w:ascii="Calibri" w:hAnsi="Calibri"/>
              </w:rPr>
            </w:pPr>
            <w:del w:id="8269" w:author="Fnu, Sonam" w:date="2019-11-27T19:19: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511DFD54" w14:textId="4E84E10B" w:rsidR="0092549C" w:rsidRPr="00064254" w:rsidDel="00737460" w:rsidRDefault="0092549C" w:rsidP="00ED3E3D">
            <w:pPr>
              <w:rPr>
                <w:del w:id="8270" w:author="Fnu, Sonam" w:date="2019-11-27T19:19:00Z"/>
                <w:rFonts w:ascii="Calibri" w:hAnsi="Calibri"/>
              </w:rPr>
            </w:pPr>
            <w:del w:id="8271" w:author="Fnu, Sonam" w:date="2019-11-27T19:19: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068C5ED4" w14:textId="23CC9DFF" w:rsidR="0092549C" w:rsidRPr="00064254" w:rsidDel="00737460" w:rsidRDefault="0092549C" w:rsidP="00ED3E3D">
            <w:pPr>
              <w:pStyle w:val="Bullet-Normal"/>
              <w:rPr>
                <w:del w:id="8272" w:author="Fnu, Sonam" w:date="2019-11-27T19:20:00Z"/>
                <w:rFonts w:ascii="Calibri" w:eastAsiaTheme="minorHAnsi" w:hAnsi="Calibri" w:cstheme="minorBidi"/>
                <w:sz w:val="22"/>
                <w:szCs w:val="22"/>
              </w:rPr>
            </w:pPr>
            <w:del w:id="8273" w:author="Fnu, Sonam" w:date="2019-11-27T19:19: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tc>
      </w:tr>
      <w:tr w:rsidR="0092549C" w:rsidRPr="00012DAF" w:rsidDel="00737460" w14:paraId="5CB5E80B" w14:textId="26041F9C" w:rsidTr="00ED3E3D">
        <w:trPr>
          <w:del w:id="8274" w:author="Fnu, Sonam" w:date="2019-11-27T19:19:00Z"/>
        </w:trPr>
        <w:tc>
          <w:tcPr>
            <w:tcW w:w="3343" w:type="dxa"/>
          </w:tcPr>
          <w:p w14:paraId="7BF81657" w14:textId="12466B6B" w:rsidR="0092549C" w:rsidRPr="00064254" w:rsidDel="00737460" w:rsidRDefault="0092549C" w:rsidP="00ED3E3D">
            <w:pPr>
              <w:pStyle w:val="Bullet-Normal"/>
              <w:rPr>
                <w:del w:id="8275" w:author="Fnu, Sonam" w:date="2019-11-27T19:19:00Z"/>
                <w:rFonts w:ascii="Calibri" w:eastAsiaTheme="minorHAnsi" w:hAnsi="Calibri" w:cstheme="minorBidi"/>
                <w:sz w:val="22"/>
                <w:szCs w:val="22"/>
              </w:rPr>
            </w:pPr>
            <w:del w:id="8276" w:author="Fnu, Sonam" w:date="2019-11-27T19:19:00Z">
              <w:r w:rsidRPr="00064254" w:rsidDel="00737460">
                <w:rPr>
                  <w:rFonts w:ascii="Calibri" w:eastAsiaTheme="minorHAnsi" w:hAnsi="Calibri" w:cstheme="minorBidi"/>
                  <w:sz w:val="22"/>
                  <w:szCs w:val="22"/>
                </w:rPr>
                <w:delText>Customer transfer to beneficiary doesn't belong to him</w:delText>
              </w:r>
            </w:del>
          </w:p>
        </w:tc>
        <w:tc>
          <w:tcPr>
            <w:tcW w:w="5038" w:type="dxa"/>
          </w:tcPr>
          <w:p w14:paraId="777DF12D" w14:textId="5F7FC505" w:rsidR="0092549C" w:rsidRPr="00064254" w:rsidDel="00737460" w:rsidRDefault="0092549C" w:rsidP="00ED3E3D">
            <w:pPr>
              <w:rPr>
                <w:del w:id="8277" w:author="Fnu, Sonam" w:date="2019-11-27T19:19:00Z"/>
                <w:rFonts w:ascii="Calibri" w:hAnsi="Calibri"/>
              </w:rPr>
            </w:pPr>
            <w:del w:id="8278" w:author="Fnu, Sonam" w:date="2019-11-27T19:19: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359A4901" w14:textId="4271B48D" w:rsidR="0092549C" w:rsidRPr="00064254" w:rsidDel="00737460" w:rsidRDefault="0092549C" w:rsidP="00ED3E3D">
            <w:pPr>
              <w:rPr>
                <w:del w:id="8279" w:author="Fnu, Sonam" w:date="2019-11-27T19:19:00Z"/>
                <w:rFonts w:ascii="Calibri" w:hAnsi="Calibri"/>
              </w:rPr>
            </w:pPr>
            <w:del w:id="8280" w:author="Fnu, Sonam" w:date="2019-11-27T19:19: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null</w:delText>
              </w:r>
            </w:del>
          </w:p>
          <w:p w14:paraId="7AEF765D" w14:textId="38E842B1" w:rsidR="0092549C" w:rsidRPr="00064254" w:rsidDel="00737460" w:rsidRDefault="0092549C" w:rsidP="00ED3E3D">
            <w:pPr>
              <w:rPr>
                <w:del w:id="8281" w:author="Fnu, Sonam" w:date="2019-11-27T19:19:00Z"/>
                <w:rFonts w:ascii="Calibri" w:hAnsi="Calibri"/>
              </w:rPr>
            </w:pPr>
            <w:del w:id="8282" w:author="Fnu, Sonam" w:date="2019-11-27T19:19: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Customer transfer to beneficiary doesn't belong to him</w:delText>
              </w:r>
            </w:del>
          </w:p>
          <w:p w14:paraId="4F9CC72B" w14:textId="1F047C51" w:rsidR="0092549C" w:rsidRPr="00064254" w:rsidDel="00737460" w:rsidRDefault="0092549C" w:rsidP="00ED3E3D">
            <w:pPr>
              <w:rPr>
                <w:del w:id="8283" w:author="Fnu, Sonam" w:date="2019-11-27T19:19:00Z"/>
                <w:rFonts w:ascii="Calibri" w:hAnsi="Calibri"/>
              </w:rPr>
            </w:pPr>
            <w:del w:id="8284" w:author="Fnu, Sonam" w:date="2019-11-27T19:19:00Z">
              <w:r w:rsidRPr="00064254" w:rsidDel="00737460">
                <w:rPr>
                  <w:rFonts w:ascii="Calibri" w:hAnsi="Calibri"/>
                </w:rPr>
                <w:delText>IS_MANDATORY</w:delText>
              </w:r>
              <w:r w:rsidRPr="00064254" w:rsidDel="00737460">
                <w:rPr>
                  <w:rFonts w:ascii="Calibri" w:hAnsi="Calibri"/>
                </w:rPr>
                <w:sym w:font="Wingdings" w:char="F0DF"/>
              </w:r>
              <w:r w:rsidRPr="00064254" w:rsidDel="00737460">
                <w:rPr>
                  <w:rFonts w:ascii="Calibri" w:hAnsi="Calibri"/>
                </w:rPr>
                <w:delText>0</w:delText>
              </w:r>
            </w:del>
          </w:p>
          <w:p w14:paraId="4C91A05A" w14:textId="4AF4EE9D" w:rsidR="0092549C" w:rsidRPr="00064254" w:rsidDel="00737460" w:rsidRDefault="0092549C" w:rsidP="00ED3E3D">
            <w:pPr>
              <w:rPr>
                <w:del w:id="8285" w:author="Fnu, Sonam" w:date="2019-11-27T19:19:00Z"/>
                <w:rFonts w:ascii="Calibri" w:hAnsi="Calibri"/>
              </w:rPr>
            </w:pPr>
            <w:del w:id="8286" w:author="Fnu, Sonam" w:date="2019-11-27T19:19: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BB</w:delText>
              </w:r>
            </w:del>
          </w:p>
          <w:p w14:paraId="09C16D79" w14:textId="5F6CF36D" w:rsidR="0092549C" w:rsidRPr="00012DAF" w:rsidDel="00737460" w:rsidRDefault="0092549C" w:rsidP="00ED3E3D">
            <w:pPr>
              <w:rPr>
                <w:del w:id="8287" w:author="Fnu, Sonam" w:date="2019-11-27T19:19:00Z"/>
                <w:rFonts w:ascii="Calibri" w:eastAsia="Times New Roman" w:hAnsi="Calibri" w:cs="Times New Roman"/>
                <w:color w:val="000000"/>
              </w:rPr>
            </w:pPr>
            <w:del w:id="8288" w:author="Fnu, Sonam" w:date="2019-11-27T19:19:00Z">
              <w:r w:rsidRPr="00064254" w:rsidDel="00737460">
                <w:rPr>
                  <w:rFonts w:ascii="Calibri" w:hAnsi="Calibri"/>
                </w:rPr>
                <w:delText>RECEPENT_TYPE</w:delText>
              </w:r>
              <w:r w:rsidRPr="00012DAF" w:rsidDel="00737460">
                <w:rPr>
                  <w:rFonts w:ascii="Calibri" w:eastAsia="Times New Roman" w:hAnsi="Calibri" w:cs="Times New Roman"/>
                  <w:color w:val="000000"/>
                </w:rPr>
                <w:delText xml:space="preserve"> </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3 [0:Customer, 1: Role, 2: Account Group, 3:Department]</w:delText>
              </w:r>
            </w:del>
          </w:p>
          <w:p w14:paraId="5C916717" w14:textId="71C3801A" w:rsidR="0092549C" w:rsidRPr="00064254" w:rsidDel="00737460" w:rsidRDefault="0092549C" w:rsidP="00ED3E3D">
            <w:pPr>
              <w:rPr>
                <w:del w:id="8289" w:author="Fnu, Sonam" w:date="2019-11-27T19:19:00Z"/>
                <w:rFonts w:ascii="Calibri" w:hAnsi="Calibri"/>
              </w:rPr>
            </w:pPr>
          </w:p>
          <w:p w14:paraId="512CB6AB" w14:textId="70E4E07F" w:rsidR="0092549C" w:rsidRPr="00064254" w:rsidDel="00737460" w:rsidRDefault="0092549C" w:rsidP="00ED3E3D">
            <w:pPr>
              <w:rPr>
                <w:del w:id="8290" w:author="Fnu, Sonam" w:date="2019-11-27T19:19:00Z"/>
                <w:rFonts w:ascii="Calibri" w:hAnsi="Calibri"/>
              </w:rPr>
            </w:pPr>
            <w:del w:id="8291" w:author="Fnu, Sonam" w:date="2019-11-27T19:19: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0</w:delText>
              </w:r>
            </w:del>
          </w:p>
          <w:p w14:paraId="3B68ABBE" w14:textId="1B67F9BC" w:rsidR="0092549C" w:rsidRPr="00064254" w:rsidDel="00737460" w:rsidRDefault="0092549C" w:rsidP="00ED3E3D">
            <w:pPr>
              <w:rPr>
                <w:del w:id="8292" w:author="Fnu, Sonam" w:date="2019-11-27T19:19:00Z"/>
                <w:rFonts w:ascii="Calibri" w:hAnsi="Calibri"/>
              </w:rPr>
            </w:pPr>
            <w:del w:id="8293" w:author="Fnu, Sonam" w:date="2019-11-27T19:19: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0 [0: net, 1: other]</w:delText>
              </w:r>
            </w:del>
          </w:p>
          <w:p w14:paraId="399167E6" w14:textId="07482CF2" w:rsidR="0092549C" w:rsidRPr="00064254" w:rsidDel="00737460" w:rsidRDefault="0092549C" w:rsidP="00ED3E3D">
            <w:pPr>
              <w:rPr>
                <w:del w:id="8294" w:author="Fnu, Sonam" w:date="2019-11-27T19:19:00Z"/>
                <w:rFonts w:ascii="Calibri" w:hAnsi="Calibri"/>
              </w:rPr>
            </w:pPr>
            <w:del w:id="8295" w:author="Fnu, Sonam" w:date="2019-11-27T19:19: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other</w:delText>
              </w:r>
            </w:del>
          </w:p>
          <w:p w14:paraId="1A4BAE29" w14:textId="097A7163" w:rsidR="0092549C" w:rsidRPr="00064254" w:rsidDel="00737460" w:rsidRDefault="0092549C" w:rsidP="00ED3E3D">
            <w:pPr>
              <w:rPr>
                <w:del w:id="8296" w:author="Fnu, Sonam" w:date="2019-11-27T19:19:00Z"/>
                <w:rFonts w:ascii="Calibri" w:hAnsi="Calibri"/>
              </w:rPr>
            </w:pPr>
            <w:del w:id="8297" w:author="Fnu, Sonam" w:date="2019-11-27T19:19: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646518EF" w14:textId="2BDCC056" w:rsidR="0092549C" w:rsidRPr="00064254" w:rsidDel="00737460" w:rsidRDefault="0092549C" w:rsidP="00ED3E3D">
            <w:pPr>
              <w:rPr>
                <w:del w:id="8298" w:author="Fnu, Sonam" w:date="2019-11-27T19:19:00Z"/>
                <w:rFonts w:ascii="Calibri" w:hAnsi="Calibri"/>
              </w:rPr>
            </w:pPr>
            <w:del w:id="8299" w:author="Fnu, Sonam" w:date="2019-11-27T19:19: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157A71F4" w14:textId="48CD9061" w:rsidR="0092549C" w:rsidRPr="00064254" w:rsidDel="00737460" w:rsidRDefault="0092549C" w:rsidP="00ED3E3D">
            <w:pPr>
              <w:rPr>
                <w:del w:id="8300" w:author="Fnu, Sonam" w:date="2019-11-27T19:19:00Z"/>
                <w:rFonts w:ascii="Calibri" w:hAnsi="Calibri"/>
              </w:rPr>
            </w:pPr>
            <w:del w:id="8301" w:author="Fnu, Sonam" w:date="2019-11-27T19:19: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15724B0D" w14:textId="2FB3F67E" w:rsidR="0092549C" w:rsidRPr="00064254" w:rsidDel="00737460" w:rsidRDefault="0092549C" w:rsidP="00ED3E3D">
            <w:pPr>
              <w:pStyle w:val="Bullet-Normal"/>
              <w:rPr>
                <w:del w:id="8302" w:author="Fnu, Sonam" w:date="2019-11-27T19:19:00Z"/>
                <w:rFonts w:ascii="Calibri" w:eastAsiaTheme="minorHAnsi" w:hAnsi="Calibri" w:cstheme="minorBidi"/>
                <w:sz w:val="22"/>
                <w:szCs w:val="22"/>
              </w:rPr>
            </w:pPr>
            <w:del w:id="8303" w:author="Fnu, Sonam" w:date="2019-11-27T19:19: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tc>
      </w:tr>
    </w:tbl>
    <w:p w14:paraId="4993E249" w14:textId="073D635D" w:rsidR="0092549C" w:rsidRPr="00064254" w:rsidDel="00737460" w:rsidRDefault="0092549C" w:rsidP="0092549C">
      <w:pPr>
        <w:pStyle w:val="Bullet-Normal"/>
        <w:ind w:left="1242"/>
        <w:rPr>
          <w:del w:id="8304" w:author="Fnu, Sonam" w:date="2019-11-27T19:19:00Z"/>
          <w:rFonts w:ascii="Calibri" w:eastAsiaTheme="minorHAnsi" w:hAnsi="Calibri" w:cstheme="minorBidi"/>
          <w:sz w:val="22"/>
          <w:szCs w:val="22"/>
        </w:rPr>
      </w:pPr>
    </w:p>
    <w:p w14:paraId="495CE0C3" w14:textId="1C5EB065" w:rsidR="0092549C" w:rsidRPr="00064254" w:rsidDel="00737460" w:rsidRDefault="0092549C" w:rsidP="0092549C">
      <w:pPr>
        <w:pStyle w:val="Bullet-Normal"/>
        <w:numPr>
          <w:ilvl w:val="0"/>
          <w:numId w:val="56"/>
        </w:numPr>
        <w:rPr>
          <w:del w:id="8305" w:author="Fnu, Sonam" w:date="2019-11-27T19:19:00Z"/>
          <w:rFonts w:ascii="Calibri" w:eastAsiaTheme="minorHAnsi" w:hAnsi="Calibri" w:cstheme="minorBidi"/>
          <w:sz w:val="22"/>
          <w:szCs w:val="22"/>
        </w:rPr>
      </w:pPr>
      <w:del w:id="8306" w:author="Fnu, Sonam" w:date="2019-11-27T19:19:00Z">
        <w:r w:rsidRPr="00064254" w:rsidDel="00737460">
          <w:rPr>
            <w:rFonts w:ascii="Calibri" w:eastAsiaTheme="minorHAnsi" w:hAnsi="Calibri" w:cstheme="minorBidi"/>
            <w:sz w:val="22"/>
            <w:szCs w:val="22"/>
          </w:rPr>
          <w:delText>Import all notifications from ETHIX-Contact (refer to ETHIX-Contact team), for all those notifications set the below columns values:</w:delText>
        </w:r>
      </w:del>
    </w:p>
    <w:p w14:paraId="0B27754E" w14:textId="77A1DFDD" w:rsidR="0092549C" w:rsidRPr="00064254" w:rsidDel="00737460" w:rsidRDefault="0092549C" w:rsidP="0092549C">
      <w:pPr>
        <w:pStyle w:val="Bullet-Normal"/>
        <w:ind w:left="1242"/>
        <w:rPr>
          <w:del w:id="8307" w:author="Fnu, Sonam" w:date="2019-11-27T19:19:00Z"/>
          <w:rFonts w:ascii="Calibri" w:eastAsiaTheme="minorHAnsi" w:hAnsi="Calibri" w:cstheme="minorBidi"/>
          <w:sz w:val="22"/>
          <w:szCs w:val="22"/>
        </w:rPr>
      </w:pPr>
    </w:p>
    <w:p w14:paraId="03CBEA5C" w14:textId="14C95E43" w:rsidR="0092549C" w:rsidRPr="00064254" w:rsidDel="00737460" w:rsidRDefault="0092549C" w:rsidP="0092549C">
      <w:pPr>
        <w:ind w:left="1242"/>
        <w:rPr>
          <w:del w:id="8308" w:author="Fnu, Sonam" w:date="2019-11-27T19:19:00Z"/>
          <w:rFonts w:ascii="Calibri" w:hAnsi="Calibri"/>
        </w:rPr>
      </w:pPr>
      <w:del w:id="8309" w:author="Fnu, Sonam" w:date="2019-11-27T19:19:00Z">
        <w:r w:rsidRPr="00064254" w:rsidDel="00737460">
          <w:rPr>
            <w:rFonts w:ascii="Calibri" w:hAnsi="Calibri"/>
          </w:rPr>
          <w:delText>ID</w:delText>
        </w:r>
        <w:r w:rsidRPr="00064254" w:rsidDel="00737460">
          <w:rPr>
            <w:rFonts w:ascii="Calibri" w:hAnsi="Calibri"/>
          </w:rPr>
          <w:sym w:font="Wingdings" w:char="F0DF"/>
        </w:r>
        <w:r w:rsidRPr="00064254" w:rsidDel="00737460">
          <w:rPr>
            <w:rFonts w:ascii="Calibri" w:hAnsi="Calibri"/>
          </w:rPr>
          <w:delText>[unique id]</w:delText>
        </w:r>
      </w:del>
    </w:p>
    <w:p w14:paraId="40EA87AA" w14:textId="637C5246" w:rsidR="0092549C" w:rsidRPr="00064254" w:rsidDel="00737460" w:rsidRDefault="0092549C" w:rsidP="0092549C">
      <w:pPr>
        <w:ind w:left="1242"/>
        <w:rPr>
          <w:del w:id="8310" w:author="Fnu, Sonam" w:date="2019-11-27T19:19:00Z"/>
          <w:rFonts w:ascii="Calibri" w:hAnsi="Calibri"/>
        </w:rPr>
      </w:pPr>
      <w:del w:id="8311" w:author="Fnu, Sonam" w:date="2019-11-27T19:19:00Z">
        <w:r w:rsidRPr="00064254" w:rsidDel="00737460">
          <w:rPr>
            <w:rFonts w:ascii="Calibri" w:hAnsi="Calibri"/>
          </w:rPr>
          <w:delText>FUNCTION_ID</w:delText>
        </w:r>
        <w:r w:rsidRPr="00064254" w:rsidDel="00737460">
          <w:rPr>
            <w:rFonts w:ascii="Calibri" w:hAnsi="Calibri"/>
          </w:rPr>
          <w:sym w:font="Wingdings" w:char="F0DF"/>
        </w:r>
        <w:r w:rsidRPr="00064254" w:rsidDel="00737460">
          <w:rPr>
            <w:rFonts w:ascii="Calibri" w:hAnsi="Calibri"/>
          </w:rPr>
          <w:delText>null</w:delText>
        </w:r>
      </w:del>
    </w:p>
    <w:p w14:paraId="00636019" w14:textId="77896CB0" w:rsidR="0092549C" w:rsidRPr="00064254" w:rsidDel="00737460" w:rsidRDefault="0092549C" w:rsidP="0092549C">
      <w:pPr>
        <w:ind w:left="1242"/>
        <w:rPr>
          <w:del w:id="8312" w:author="Fnu, Sonam" w:date="2019-11-27T19:19:00Z"/>
          <w:rFonts w:ascii="Calibri" w:hAnsi="Calibri"/>
        </w:rPr>
      </w:pPr>
      <w:del w:id="8313" w:author="Fnu, Sonam" w:date="2019-11-27T19:19:00Z">
        <w:r w:rsidRPr="00064254" w:rsidDel="00737460">
          <w:rPr>
            <w:rFonts w:ascii="Calibri" w:hAnsi="Calibri"/>
          </w:rPr>
          <w:delText>DESCRIPTION</w:delText>
        </w:r>
        <w:r w:rsidRPr="00064254" w:rsidDel="00737460">
          <w:rPr>
            <w:rFonts w:ascii="Calibri" w:hAnsi="Calibri"/>
          </w:rPr>
          <w:sym w:font="Wingdings" w:char="F0DF"/>
        </w:r>
        <w:r w:rsidRPr="00064254" w:rsidDel="00737460">
          <w:rPr>
            <w:rFonts w:ascii="Calibri" w:hAnsi="Calibri"/>
          </w:rPr>
          <w:delText xml:space="preserve"> [notification description from ETHIX-Contact]</w:delText>
        </w:r>
      </w:del>
    </w:p>
    <w:p w14:paraId="7F6A62AA" w14:textId="3213305F" w:rsidR="0092549C" w:rsidRPr="00064254" w:rsidDel="00737460" w:rsidRDefault="0092549C" w:rsidP="0092549C">
      <w:pPr>
        <w:ind w:left="1242"/>
        <w:rPr>
          <w:del w:id="8314" w:author="Fnu, Sonam" w:date="2019-11-27T19:19:00Z"/>
          <w:rFonts w:ascii="Calibri" w:hAnsi="Calibri"/>
        </w:rPr>
      </w:pPr>
      <w:del w:id="8315" w:author="Fnu, Sonam" w:date="2019-11-27T19:19:00Z">
        <w:r w:rsidRPr="00064254" w:rsidDel="00737460">
          <w:rPr>
            <w:rFonts w:ascii="Calibri" w:hAnsi="Calibri"/>
          </w:rPr>
          <w:delText>IS_MANDATORY</w:delText>
        </w:r>
        <w:r w:rsidRPr="00064254" w:rsidDel="00737460">
          <w:rPr>
            <w:rFonts w:ascii="Calibri" w:hAnsi="Calibri"/>
          </w:rPr>
          <w:sym w:font="Wingdings" w:char="F0DF"/>
        </w:r>
        <w:r w:rsidRPr="00064254" w:rsidDel="00737460">
          <w:rPr>
            <w:rFonts w:ascii="Calibri" w:hAnsi="Calibri"/>
          </w:rPr>
          <w:delText>0</w:delText>
        </w:r>
      </w:del>
    </w:p>
    <w:p w14:paraId="2F580DD2" w14:textId="2C18BAF2" w:rsidR="0092549C" w:rsidRPr="00064254" w:rsidDel="00737460" w:rsidRDefault="0092549C" w:rsidP="0092549C">
      <w:pPr>
        <w:ind w:left="1242"/>
        <w:rPr>
          <w:del w:id="8316" w:author="Fnu, Sonam" w:date="2019-11-27T19:19:00Z"/>
          <w:rFonts w:ascii="Calibri" w:hAnsi="Calibri"/>
        </w:rPr>
      </w:pPr>
      <w:del w:id="8317" w:author="Fnu, Sonam" w:date="2019-11-27T19:19:00Z">
        <w:r w:rsidRPr="00064254" w:rsidDel="00737460">
          <w:rPr>
            <w:rFonts w:ascii="Calibri" w:hAnsi="Calibri"/>
          </w:rPr>
          <w:delText>RECEPENT_</w:delText>
        </w:r>
        <w:r w:rsidRPr="00012DAF" w:rsidDel="00737460">
          <w:rPr>
            <w:rFonts w:ascii="Calibri" w:eastAsia="Times New Roman" w:hAnsi="Calibri" w:cs="Times New Roman"/>
            <w:color w:val="000000"/>
          </w:rPr>
          <w:delText>CATEGORY</w:delText>
        </w:r>
        <w:r w:rsidRPr="00064254" w:rsidDel="00737460">
          <w:rPr>
            <w:rFonts w:ascii="Calibri" w:hAnsi="Calibri"/>
          </w:rPr>
          <w:delText xml:space="preserve"> </w:delText>
        </w:r>
        <w:r w:rsidRPr="00064254" w:rsidDel="00737460">
          <w:rPr>
            <w:rFonts w:ascii="Calibri" w:hAnsi="Calibri"/>
          </w:rPr>
          <w:sym w:font="Wingdings" w:char="F0DF"/>
        </w:r>
        <w:r w:rsidRPr="00064254" w:rsidDel="00737460">
          <w:rPr>
            <w:rFonts w:ascii="Calibri" w:hAnsi="Calibri"/>
          </w:rPr>
          <w:delText>CW</w:delText>
        </w:r>
      </w:del>
    </w:p>
    <w:p w14:paraId="6016EF1A" w14:textId="30833B02" w:rsidR="0092549C" w:rsidRPr="00012DAF" w:rsidDel="00737460" w:rsidRDefault="0092549C">
      <w:pPr>
        <w:ind w:left="1242"/>
        <w:rPr>
          <w:del w:id="8318" w:author="Fnu, Sonam" w:date="2019-11-27T19:19:00Z"/>
          <w:rFonts w:ascii="Calibri" w:eastAsia="Times New Roman" w:hAnsi="Calibri" w:cs="Times New Roman"/>
          <w:color w:val="000000"/>
        </w:rPr>
      </w:pPr>
      <w:del w:id="8319" w:author="Fnu, Sonam" w:date="2019-11-27T19:19:00Z">
        <w:r w:rsidRPr="00064254" w:rsidDel="00737460">
          <w:rPr>
            <w:rFonts w:ascii="Calibri" w:hAnsi="Calibri"/>
          </w:rPr>
          <w:delText>RECEPENT_TYPE</w:delText>
        </w:r>
        <w:r w:rsidRPr="00012DAF" w:rsidDel="00737460">
          <w:rPr>
            <w:rFonts w:ascii="Calibri" w:eastAsia="Times New Roman" w:hAnsi="Calibri" w:cs="Times New Roman"/>
            <w:color w:val="000000"/>
          </w:rPr>
          <w:delText xml:space="preserve"> </w:delText>
        </w:r>
        <w:r w:rsidRPr="00012DAF" w:rsidDel="00737460">
          <w:rPr>
            <w:rFonts w:ascii="Calibri" w:eastAsia="Times New Roman" w:hAnsi="Calibri" w:cs="Times New Roman"/>
            <w:color w:val="000000"/>
          </w:rPr>
          <w:sym w:font="Wingdings" w:char="F0DF"/>
        </w:r>
        <w:r w:rsidRPr="00012DAF" w:rsidDel="00737460">
          <w:rPr>
            <w:rFonts w:ascii="Calibri" w:eastAsia="Times New Roman" w:hAnsi="Calibri" w:cs="Times New Roman"/>
            <w:color w:val="000000"/>
          </w:rPr>
          <w:delText>2 [0:Customer, 1: Role, 2: Account Group, 3:Department]</w:delText>
        </w:r>
      </w:del>
    </w:p>
    <w:p w14:paraId="6ADFB307" w14:textId="392FFB8B" w:rsidR="0092549C" w:rsidRPr="00064254" w:rsidDel="00737460" w:rsidRDefault="0092549C">
      <w:pPr>
        <w:ind w:left="1242"/>
        <w:rPr>
          <w:del w:id="8320" w:author="Fnu, Sonam" w:date="2019-11-27T19:19:00Z"/>
          <w:rFonts w:ascii="Calibri" w:hAnsi="Calibri"/>
        </w:rPr>
      </w:pPr>
      <w:del w:id="8321" w:author="Fnu, Sonam" w:date="2019-11-27T19:19:00Z">
        <w:r w:rsidRPr="00064254" w:rsidDel="00737460">
          <w:rPr>
            <w:rFonts w:ascii="Calibri" w:hAnsi="Calibri"/>
          </w:rPr>
          <w:delText>IS_ACCOUNT_RELATED</w:delText>
        </w:r>
        <w:r w:rsidRPr="00064254" w:rsidDel="00737460">
          <w:rPr>
            <w:rFonts w:ascii="Calibri" w:hAnsi="Calibri"/>
          </w:rPr>
          <w:sym w:font="Wingdings" w:char="F0DF"/>
        </w:r>
        <w:r w:rsidRPr="00064254" w:rsidDel="00737460">
          <w:rPr>
            <w:rFonts w:ascii="Calibri" w:hAnsi="Calibri"/>
          </w:rPr>
          <w:delText>1</w:delText>
        </w:r>
      </w:del>
    </w:p>
    <w:p w14:paraId="22E3F3AE" w14:textId="7BE4AD69" w:rsidR="0092549C" w:rsidRPr="00064254" w:rsidDel="00737460" w:rsidRDefault="0092549C" w:rsidP="0092549C">
      <w:pPr>
        <w:ind w:left="1242"/>
        <w:rPr>
          <w:del w:id="8322" w:author="Fnu, Sonam" w:date="2019-11-27T19:19:00Z"/>
          <w:rFonts w:ascii="Calibri" w:hAnsi="Calibri"/>
        </w:rPr>
      </w:pPr>
      <w:del w:id="8323" w:author="Fnu, Sonam" w:date="2019-11-27T19:19:00Z">
        <w:r w:rsidRPr="00064254" w:rsidDel="00737460">
          <w:rPr>
            <w:rFonts w:ascii="Calibri" w:hAnsi="Calibri"/>
          </w:rPr>
          <w:delText>SOURCE_CHANNEL</w:delText>
        </w:r>
        <w:r w:rsidRPr="00064254" w:rsidDel="00737460">
          <w:rPr>
            <w:rFonts w:ascii="Calibri" w:hAnsi="Calibri"/>
          </w:rPr>
          <w:sym w:font="Wingdings" w:char="F0DF"/>
        </w:r>
        <w:r w:rsidRPr="00064254" w:rsidDel="00737460">
          <w:rPr>
            <w:rFonts w:ascii="Calibri" w:hAnsi="Calibri"/>
          </w:rPr>
          <w:delText>1 [0: net, 1: other]</w:delText>
        </w:r>
      </w:del>
    </w:p>
    <w:p w14:paraId="1E080F7D" w14:textId="0E00321C" w:rsidR="0092549C" w:rsidRPr="00064254" w:rsidDel="00737460" w:rsidRDefault="0092549C" w:rsidP="0092549C">
      <w:pPr>
        <w:ind w:left="1242"/>
        <w:rPr>
          <w:del w:id="8324" w:author="Fnu, Sonam" w:date="2019-11-27T19:19:00Z"/>
          <w:rFonts w:ascii="Calibri" w:hAnsi="Calibri"/>
        </w:rPr>
      </w:pPr>
      <w:del w:id="8325" w:author="Fnu, Sonam" w:date="2019-11-27T19:19:00Z">
        <w:r w:rsidRPr="00064254" w:rsidDel="00737460">
          <w:rPr>
            <w:rFonts w:ascii="Calibri" w:hAnsi="Calibri"/>
          </w:rPr>
          <w:delText>SERVICE_TYPE</w:delText>
        </w:r>
        <w:r w:rsidRPr="00064254" w:rsidDel="00737460">
          <w:rPr>
            <w:rFonts w:ascii="Calibri" w:hAnsi="Calibri"/>
          </w:rPr>
          <w:sym w:font="Wingdings" w:char="F0DF"/>
        </w:r>
        <w:r w:rsidRPr="00064254" w:rsidDel="00737460">
          <w:rPr>
            <w:rFonts w:ascii="Calibri" w:hAnsi="Calibri"/>
          </w:rPr>
          <w:delText>[Service type as retrieved from ETHIX-Contact Alert or schedule]</w:delText>
        </w:r>
      </w:del>
    </w:p>
    <w:p w14:paraId="3646E782" w14:textId="63A471C0" w:rsidR="0092549C" w:rsidRPr="00064254" w:rsidDel="00737460" w:rsidRDefault="0092549C" w:rsidP="0092549C">
      <w:pPr>
        <w:ind w:left="1242"/>
        <w:rPr>
          <w:del w:id="8326" w:author="Fnu, Sonam" w:date="2019-11-27T19:19:00Z"/>
          <w:rFonts w:ascii="Calibri" w:hAnsi="Calibri"/>
        </w:rPr>
      </w:pPr>
      <w:del w:id="8327" w:author="Fnu, Sonam" w:date="2019-11-27T19:19:00Z">
        <w:r w:rsidRPr="00064254" w:rsidDel="00737460">
          <w:rPr>
            <w:rFonts w:ascii="Calibri" w:hAnsi="Calibri"/>
          </w:rPr>
          <w:delText>STATUS</w:delText>
        </w:r>
        <w:r w:rsidRPr="00064254" w:rsidDel="00737460">
          <w:rPr>
            <w:rFonts w:ascii="Calibri" w:hAnsi="Calibri"/>
          </w:rPr>
          <w:sym w:font="Wingdings" w:char="F0DF"/>
        </w:r>
        <w:r w:rsidRPr="00064254" w:rsidDel="00737460">
          <w:rPr>
            <w:rFonts w:ascii="Calibri" w:hAnsi="Calibri"/>
          </w:rPr>
          <w:delText>001</w:delText>
        </w:r>
      </w:del>
    </w:p>
    <w:p w14:paraId="592C2970" w14:textId="7BE40805" w:rsidR="0092549C" w:rsidRPr="00064254" w:rsidDel="00737460" w:rsidRDefault="0092549C" w:rsidP="0092549C">
      <w:pPr>
        <w:ind w:left="1242"/>
        <w:rPr>
          <w:del w:id="8328" w:author="Fnu, Sonam" w:date="2019-11-27T19:19:00Z"/>
          <w:rFonts w:ascii="Calibri" w:hAnsi="Calibri"/>
        </w:rPr>
      </w:pPr>
      <w:del w:id="8329" w:author="Fnu, Sonam" w:date="2019-11-27T19:19:00Z">
        <w:r w:rsidRPr="00064254" w:rsidDel="00737460">
          <w:rPr>
            <w:rFonts w:ascii="Calibri" w:hAnsi="Calibri"/>
          </w:rPr>
          <w:delText>CREATED_BY</w:delText>
        </w:r>
        <w:r w:rsidRPr="00064254" w:rsidDel="00737460">
          <w:rPr>
            <w:rFonts w:ascii="Calibri" w:hAnsi="Calibri"/>
          </w:rPr>
          <w:sym w:font="Wingdings" w:char="F0DF"/>
        </w:r>
        <w:r w:rsidRPr="00064254" w:rsidDel="00737460">
          <w:rPr>
            <w:rFonts w:ascii="Calibri" w:hAnsi="Calibri"/>
          </w:rPr>
          <w:delText>system</w:delText>
        </w:r>
      </w:del>
    </w:p>
    <w:p w14:paraId="0E3E84E8" w14:textId="55C92A1E" w:rsidR="0092549C" w:rsidRPr="00064254" w:rsidDel="00737460" w:rsidRDefault="0092549C" w:rsidP="0092549C">
      <w:pPr>
        <w:ind w:left="1242"/>
        <w:rPr>
          <w:del w:id="8330" w:author="Fnu, Sonam" w:date="2019-11-27T19:19:00Z"/>
          <w:rFonts w:ascii="Calibri" w:hAnsi="Calibri"/>
        </w:rPr>
      </w:pPr>
      <w:del w:id="8331" w:author="Fnu, Sonam" w:date="2019-11-27T19:19:00Z">
        <w:r w:rsidRPr="00064254" w:rsidDel="00737460">
          <w:rPr>
            <w:rFonts w:ascii="Calibri" w:hAnsi="Calibri"/>
          </w:rPr>
          <w:delText>CREATED_TIME</w:delText>
        </w:r>
        <w:r w:rsidRPr="00064254" w:rsidDel="00737460">
          <w:rPr>
            <w:rFonts w:ascii="Calibri" w:hAnsi="Calibri"/>
          </w:rPr>
          <w:sym w:font="Wingdings" w:char="F0DF"/>
        </w:r>
        <w:r w:rsidRPr="00064254" w:rsidDel="00737460">
          <w:rPr>
            <w:rFonts w:ascii="Calibri" w:hAnsi="Calibri"/>
          </w:rPr>
          <w:delText>[current date time]</w:delText>
        </w:r>
        <w:r w:rsidRPr="00064254" w:rsidDel="00737460">
          <w:rPr>
            <w:rFonts w:ascii="Calibri" w:hAnsi="Calibri"/>
          </w:rPr>
          <w:br/>
          <w:delText>MODIFIED_BY</w:delText>
        </w:r>
        <w:r w:rsidRPr="00064254" w:rsidDel="00737460">
          <w:rPr>
            <w:rFonts w:ascii="Calibri" w:hAnsi="Calibri"/>
          </w:rPr>
          <w:sym w:font="Wingdings" w:char="F0DF"/>
        </w:r>
        <w:r w:rsidRPr="00064254" w:rsidDel="00737460">
          <w:rPr>
            <w:rFonts w:ascii="Calibri" w:hAnsi="Calibri"/>
          </w:rPr>
          <w:delText>null</w:delText>
        </w:r>
      </w:del>
    </w:p>
    <w:p w14:paraId="0F7D7C3F" w14:textId="357DEA1F" w:rsidR="0092549C" w:rsidRPr="00064254" w:rsidDel="00737460" w:rsidRDefault="0092549C" w:rsidP="0092549C">
      <w:pPr>
        <w:ind w:left="1242"/>
        <w:rPr>
          <w:del w:id="8332" w:author="Fnu, Sonam" w:date="2019-11-27T19:19:00Z"/>
          <w:rFonts w:ascii="Calibri" w:hAnsi="Calibri"/>
        </w:rPr>
      </w:pPr>
      <w:del w:id="8333" w:author="Fnu, Sonam" w:date="2019-11-27T19:19:00Z">
        <w:r w:rsidRPr="00064254" w:rsidDel="00737460">
          <w:rPr>
            <w:rFonts w:ascii="Calibri" w:hAnsi="Calibri"/>
          </w:rPr>
          <w:delText>MODIFIED_TIME</w:delText>
        </w:r>
        <w:r w:rsidRPr="00064254" w:rsidDel="00737460">
          <w:rPr>
            <w:rFonts w:ascii="Calibri" w:hAnsi="Calibri"/>
          </w:rPr>
          <w:sym w:font="Wingdings" w:char="F0DF"/>
        </w:r>
        <w:r w:rsidRPr="00064254" w:rsidDel="00737460">
          <w:rPr>
            <w:rFonts w:ascii="Calibri" w:hAnsi="Calibri"/>
          </w:rPr>
          <w:delText>null</w:delText>
        </w:r>
      </w:del>
    </w:p>
    <w:p w14:paraId="5C1426B2" w14:textId="3A8B81B3" w:rsidR="0092549C" w:rsidRPr="00064254" w:rsidRDefault="0092549C" w:rsidP="0092549C">
      <w:pPr>
        <w:pStyle w:val="Bullet-Normal"/>
        <w:ind w:left="2160" w:firstLine="720"/>
        <w:rPr>
          <w:rFonts w:ascii="Calibri" w:hAnsi="Calibri"/>
        </w:rPr>
      </w:pPr>
      <w:del w:id="8334" w:author="Fnu, Sonam" w:date="2019-11-27T19:19:00Z">
        <w:r w:rsidRPr="00064254" w:rsidDel="00737460">
          <w:rPr>
            <w:rFonts w:ascii="Calibri" w:hAnsi="Calibri"/>
          </w:rPr>
          <w:delText xml:space="preserve"> </w:delText>
        </w:r>
      </w:del>
    </w:p>
    <w:p w14:paraId="4D76D78F" w14:textId="3656F6EE" w:rsidR="00721872" w:rsidRPr="00064254" w:rsidRDefault="0092549C" w:rsidP="002476BD">
      <w:pPr>
        <w:pStyle w:val="Bullet-Normal"/>
        <w:ind w:left="2160" w:firstLine="720"/>
        <w:rPr>
          <w:rFonts w:ascii="Calibri" w:hAnsi="Calibri"/>
        </w:rPr>
      </w:pPr>
      <w:r w:rsidRPr="00064254" w:rsidDel="0092549C">
        <w:rPr>
          <w:rFonts w:ascii="Calibri" w:hAnsi="Calibri"/>
        </w:rPr>
        <w:t xml:space="preserve"> </w:t>
      </w:r>
    </w:p>
    <w:p w14:paraId="68EA8F50" w14:textId="4C806986" w:rsidR="00B83C5B" w:rsidRPr="00064254" w:rsidDel="00737460" w:rsidRDefault="00B83C5B" w:rsidP="007E0683">
      <w:pPr>
        <w:pStyle w:val="Heading2"/>
        <w:numPr>
          <w:ilvl w:val="1"/>
          <w:numId w:val="71"/>
        </w:numPr>
        <w:rPr>
          <w:del w:id="8335" w:author="Fnu, Sonam" w:date="2019-11-27T19:19:00Z"/>
          <w:rFonts w:ascii="Calibri" w:hAnsi="Calibri"/>
        </w:rPr>
      </w:pPr>
      <w:bookmarkStart w:id="8336" w:name="_Toc5265653"/>
      <w:del w:id="8337" w:author="Fnu, Sonam" w:date="2019-11-27T19:19:00Z">
        <w:r w:rsidRPr="00064254" w:rsidDel="00737460">
          <w:rPr>
            <w:rFonts w:ascii="Calibri" w:hAnsi="Calibri"/>
          </w:rPr>
          <w:delText>Accounting Entries:</w:delText>
        </w:r>
        <w:bookmarkEnd w:id="8336"/>
      </w:del>
    </w:p>
    <w:p w14:paraId="62DB5060" w14:textId="0CCB9DA0" w:rsidR="00B83C5B" w:rsidRPr="00064254" w:rsidDel="00737460" w:rsidRDefault="00B83C5B" w:rsidP="00E40689">
      <w:pPr>
        <w:ind w:left="162" w:firstLine="720"/>
        <w:rPr>
          <w:del w:id="8338" w:author="Fnu, Sonam" w:date="2019-11-27T19:19:00Z"/>
          <w:rFonts w:ascii="Calibri" w:hAnsi="Calibri"/>
          <w:b/>
          <w:bCs/>
          <w:sz w:val="24"/>
          <w:szCs w:val="24"/>
        </w:rPr>
      </w:pPr>
      <w:del w:id="8339" w:author="Fnu, Sonam" w:date="2019-11-27T19:19:00Z">
        <w:r w:rsidRPr="00064254" w:rsidDel="00737460">
          <w:rPr>
            <w:rFonts w:ascii="Calibri" w:hAnsi="Calibri"/>
            <w:b/>
            <w:bCs/>
            <w:sz w:val="24"/>
            <w:szCs w:val="24"/>
          </w:rPr>
          <w:delText>Package Name</w:delText>
        </w:r>
      </w:del>
    </w:p>
    <w:p w14:paraId="12A76FA2" w14:textId="69B59195" w:rsidR="00B83C5B" w:rsidRPr="00064254" w:rsidDel="00737460" w:rsidRDefault="00B83C5B" w:rsidP="00B83C5B">
      <w:pPr>
        <w:rPr>
          <w:del w:id="8340" w:author="Fnu, Sonam" w:date="2019-11-27T19:19:00Z"/>
          <w:rFonts w:ascii="Calibri" w:hAnsi="Calibri"/>
        </w:rPr>
      </w:pPr>
      <w:del w:id="8341" w:author="Fnu, Sonam" w:date="2019-11-27T19:19:00Z">
        <w:r w:rsidRPr="00064254" w:rsidDel="00737460">
          <w:rPr>
            <w:rFonts w:ascii="Calibri" w:hAnsi="Calibri"/>
          </w:rPr>
          <w:delText>&lt;Package Description and conditions&gt;</w:delText>
        </w:r>
      </w:del>
    </w:p>
    <w:tbl>
      <w:tblPr>
        <w:tblStyle w:val="TableGrid"/>
        <w:tblW w:w="0" w:type="auto"/>
        <w:tblLayout w:type="fixed"/>
        <w:tblLook w:val="04A0" w:firstRow="1" w:lastRow="0" w:firstColumn="1" w:lastColumn="0" w:noHBand="0" w:noVBand="1"/>
      </w:tblPr>
      <w:tblGrid>
        <w:gridCol w:w="648"/>
        <w:gridCol w:w="1170"/>
        <w:gridCol w:w="720"/>
        <w:gridCol w:w="1440"/>
        <w:gridCol w:w="1080"/>
        <w:gridCol w:w="1179"/>
        <w:gridCol w:w="3591"/>
      </w:tblGrid>
      <w:tr w:rsidR="00B83C5B" w:rsidRPr="00012DAF" w:rsidDel="00737460" w14:paraId="371FB1AA" w14:textId="67AE4EFE" w:rsidTr="00B83C5B">
        <w:trPr>
          <w:cantSplit/>
          <w:trHeight w:val="291"/>
          <w:del w:id="8342" w:author="Fnu, Sonam" w:date="2019-11-27T19:19:00Z"/>
        </w:trPr>
        <w:tc>
          <w:tcPr>
            <w:tcW w:w="648"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725DE3" w14:textId="6DAD0673" w:rsidR="00B83C5B" w:rsidRPr="00064254" w:rsidDel="00737460" w:rsidRDefault="00B83C5B" w:rsidP="00B83C5B">
            <w:pPr>
              <w:rPr>
                <w:del w:id="8343" w:author="Fnu, Sonam" w:date="2019-11-27T19:19:00Z"/>
                <w:rFonts w:ascii="Calibri" w:hAnsi="Calibri"/>
                <w:b/>
                <w:bCs/>
              </w:rPr>
            </w:pPr>
            <w:del w:id="8344" w:author="Fnu, Sonam" w:date="2019-11-27T19:19:00Z">
              <w:r w:rsidRPr="00064254" w:rsidDel="00737460">
                <w:rPr>
                  <w:rFonts w:ascii="Calibri" w:hAnsi="Calibri"/>
                  <w:b/>
                  <w:bCs/>
                </w:rPr>
                <w:delText>Step</w:delText>
              </w:r>
            </w:del>
          </w:p>
        </w:tc>
        <w:tc>
          <w:tcPr>
            <w:tcW w:w="9180" w:type="dxa"/>
            <w:gridSpan w:val="6"/>
            <w:tcBorders>
              <w:top w:val="single" w:sz="4" w:space="0" w:color="auto"/>
              <w:left w:val="single" w:sz="4" w:space="0" w:color="auto"/>
              <w:bottom w:val="single" w:sz="4" w:space="0" w:color="auto"/>
              <w:right w:val="single" w:sz="4" w:space="0" w:color="auto"/>
            </w:tcBorders>
            <w:hideMark/>
          </w:tcPr>
          <w:p w14:paraId="0A88A49C" w14:textId="42663FE7" w:rsidR="00B83C5B" w:rsidRPr="00064254" w:rsidDel="00737460" w:rsidRDefault="00B83C5B" w:rsidP="00B83C5B">
            <w:pPr>
              <w:rPr>
                <w:del w:id="8345" w:author="Fnu, Sonam" w:date="2019-11-27T19:19:00Z"/>
                <w:rFonts w:ascii="Calibri" w:hAnsi="Calibri"/>
              </w:rPr>
            </w:pPr>
            <w:del w:id="8346" w:author="Fnu, Sonam" w:date="2019-11-27T19:19:00Z">
              <w:r w:rsidRPr="00064254" w:rsidDel="00737460">
                <w:rPr>
                  <w:rFonts w:ascii="Calibri" w:hAnsi="Calibri"/>
                </w:rPr>
                <w:delText>&lt;Create/Approve&gt;</w:delText>
              </w:r>
            </w:del>
          </w:p>
        </w:tc>
      </w:tr>
      <w:tr w:rsidR="00B83C5B" w:rsidRPr="00012DAF" w:rsidDel="00737460" w14:paraId="741F94B8" w14:textId="73161DF1" w:rsidTr="00B83C5B">
        <w:trPr>
          <w:cantSplit/>
          <w:trHeight w:val="155"/>
          <w:del w:id="8347" w:author="Fnu, Sonam" w:date="2019-11-27T19:19:00Z"/>
        </w:trPr>
        <w:tc>
          <w:tcPr>
            <w:tcW w:w="648" w:type="dxa"/>
            <w:vMerge/>
            <w:tcBorders>
              <w:top w:val="single" w:sz="4" w:space="0" w:color="auto"/>
              <w:left w:val="single" w:sz="4" w:space="0" w:color="auto"/>
              <w:bottom w:val="single" w:sz="4" w:space="0" w:color="auto"/>
              <w:right w:val="single" w:sz="4" w:space="0" w:color="auto"/>
            </w:tcBorders>
            <w:vAlign w:val="center"/>
            <w:hideMark/>
          </w:tcPr>
          <w:p w14:paraId="55EF9B0D" w14:textId="25194A74" w:rsidR="00B83C5B" w:rsidRPr="00064254" w:rsidDel="00737460" w:rsidRDefault="00B83C5B" w:rsidP="00B83C5B">
            <w:pPr>
              <w:rPr>
                <w:del w:id="8348" w:author="Fnu, Sonam" w:date="2019-11-27T19:19:00Z"/>
                <w:rFonts w:ascii="Calibri" w:hAnsi="Calibri"/>
                <w:b/>
                <w:bCs/>
              </w:rPr>
            </w:pPr>
          </w:p>
        </w:tc>
        <w:tc>
          <w:tcPr>
            <w:tcW w:w="117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1C28D2" w14:textId="7395618D" w:rsidR="00B83C5B" w:rsidRPr="00064254" w:rsidDel="00737460" w:rsidRDefault="00B83C5B" w:rsidP="00B83C5B">
            <w:pPr>
              <w:jc w:val="center"/>
              <w:rPr>
                <w:del w:id="8349" w:author="Fnu, Sonam" w:date="2019-11-27T19:19:00Z"/>
                <w:rFonts w:ascii="Calibri" w:hAnsi="Calibri"/>
                <w:b/>
                <w:bCs/>
              </w:rPr>
            </w:pPr>
            <w:del w:id="8350" w:author="Fnu, Sonam" w:date="2019-11-27T19:19:00Z">
              <w:r w:rsidRPr="00064254" w:rsidDel="00737460">
                <w:rPr>
                  <w:rFonts w:ascii="Calibri" w:hAnsi="Calibri"/>
                  <w:b/>
                  <w:bCs/>
                </w:rPr>
                <w:delText>Condition</w:delText>
              </w:r>
            </w:del>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56FE18" w14:textId="38AD6CAF" w:rsidR="00B83C5B" w:rsidRPr="00064254" w:rsidDel="00737460" w:rsidRDefault="00B83C5B" w:rsidP="00B83C5B">
            <w:pPr>
              <w:jc w:val="center"/>
              <w:rPr>
                <w:del w:id="8351" w:author="Fnu, Sonam" w:date="2019-11-27T19:19:00Z"/>
                <w:rFonts w:ascii="Calibri" w:hAnsi="Calibri"/>
                <w:b/>
                <w:bCs/>
              </w:rPr>
            </w:pPr>
            <w:del w:id="8352" w:author="Fnu, Sonam" w:date="2019-11-27T19:19:00Z">
              <w:r w:rsidRPr="00064254" w:rsidDel="00737460">
                <w:rPr>
                  <w:rFonts w:ascii="Calibri" w:hAnsi="Calibri"/>
                  <w:b/>
                  <w:bCs/>
                </w:rPr>
                <w:delText>Entry Type</w:delText>
              </w:r>
            </w:del>
          </w:p>
        </w:tc>
        <w:tc>
          <w:tcPr>
            <w:tcW w:w="14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5EB795" w14:textId="605CFA51" w:rsidR="00B83C5B" w:rsidRPr="00064254" w:rsidDel="00737460" w:rsidRDefault="00B83C5B" w:rsidP="00B83C5B">
            <w:pPr>
              <w:jc w:val="center"/>
              <w:rPr>
                <w:del w:id="8353" w:author="Fnu, Sonam" w:date="2019-11-27T19:19:00Z"/>
                <w:rFonts w:ascii="Calibri" w:hAnsi="Calibri"/>
                <w:b/>
                <w:bCs/>
              </w:rPr>
            </w:pPr>
            <w:del w:id="8354" w:author="Fnu, Sonam" w:date="2019-11-27T19:19:00Z">
              <w:r w:rsidRPr="00064254" w:rsidDel="00737460">
                <w:rPr>
                  <w:rFonts w:ascii="Calibri" w:hAnsi="Calibri"/>
                  <w:b/>
                  <w:bCs/>
                </w:rPr>
                <w:delText>Account Name</w:delText>
              </w:r>
            </w:del>
          </w:p>
        </w:tc>
        <w:tc>
          <w:tcPr>
            <w:tcW w:w="10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B5B94C" w14:textId="0169FA68" w:rsidR="00B83C5B" w:rsidRPr="00064254" w:rsidDel="00737460" w:rsidRDefault="00B83C5B" w:rsidP="00B83C5B">
            <w:pPr>
              <w:jc w:val="center"/>
              <w:rPr>
                <w:del w:id="8355" w:author="Fnu, Sonam" w:date="2019-11-27T19:19:00Z"/>
                <w:rFonts w:ascii="Calibri" w:hAnsi="Calibri"/>
                <w:b/>
                <w:bCs/>
              </w:rPr>
            </w:pPr>
            <w:del w:id="8356" w:author="Fnu, Sonam" w:date="2019-11-27T19:19:00Z">
              <w:r w:rsidRPr="00064254" w:rsidDel="00737460">
                <w:rPr>
                  <w:rFonts w:ascii="Calibri" w:hAnsi="Calibri"/>
                  <w:b/>
                  <w:bCs/>
                </w:rPr>
                <w:delText>Currency</w:delText>
              </w:r>
            </w:del>
          </w:p>
        </w:tc>
        <w:tc>
          <w:tcPr>
            <w:tcW w:w="117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92A792" w14:textId="07004465" w:rsidR="00B83C5B" w:rsidRPr="00064254" w:rsidDel="00737460" w:rsidRDefault="00B83C5B" w:rsidP="00B83C5B">
            <w:pPr>
              <w:jc w:val="center"/>
              <w:rPr>
                <w:del w:id="8357" w:author="Fnu, Sonam" w:date="2019-11-27T19:19:00Z"/>
                <w:rFonts w:ascii="Calibri" w:hAnsi="Calibri"/>
                <w:b/>
                <w:bCs/>
              </w:rPr>
            </w:pPr>
            <w:del w:id="8358" w:author="Fnu, Sonam" w:date="2019-11-27T19:19:00Z">
              <w:r w:rsidRPr="00064254" w:rsidDel="00737460">
                <w:rPr>
                  <w:rFonts w:ascii="Calibri" w:hAnsi="Calibri"/>
                  <w:b/>
                  <w:bCs/>
                </w:rPr>
                <w:delText>Amount</w:delText>
              </w:r>
            </w:del>
          </w:p>
        </w:tc>
        <w:tc>
          <w:tcPr>
            <w:tcW w:w="359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337BC3" w14:textId="21311598" w:rsidR="00B83C5B" w:rsidRPr="00064254" w:rsidDel="00737460" w:rsidRDefault="00B83C5B" w:rsidP="00B83C5B">
            <w:pPr>
              <w:jc w:val="center"/>
              <w:rPr>
                <w:del w:id="8359" w:author="Fnu, Sonam" w:date="2019-11-27T19:19:00Z"/>
                <w:rFonts w:ascii="Calibri" w:hAnsi="Calibri"/>
                <w:b/>
                <w:bCs/>
              </w:rPr>
            </w:pPr>
            <w:del w:id="8360" w:author="Fnu, Sonam" w:date="2019-11-27T19:19:00Z">
              <w:r w:rsidRPr="00064254" w:rsidDel="00737460">
                <w:rPr>
                  <w:rFonts w:ascii="Calibri" w:hAnsi="Calibri"/>
                  <w:b/>
                  <w:bCs/>
                </w:rPr>
                <w:delText>Description</w:delText>
              </w:r>
            </w:del>
          </w:p>
        </w:tc>
      </w:tr>
      <w:tr w:rsidR="00B83C5B" w:rsidRPr="00012DAF" w:rsidDel="00737460" w14:paraId="545A2FC7" w14:textId="4C4380DA" w:rsidTr="00B83C5B">
        <w:trPr>
          <w:cantSplit/>
          <w:trHeight w:val="291"/>
          <w:del w:id="8361" w:author="Fnu, Sonam" w:date="2019-11-27T19:19:00Z"/>
        </w:trPr>
        <w:tc>
          <w:tcPr>
            <w:tcW w:w="648" w:type="dxa"/>
            <w:tcBorders>
              <w:top w:val="single" w:sz="4" w:space="0" w:color="auto"/>
              <w:left w:val="single" w:sz="4" w:space="0" w:color="auto"/>
              <w:bottom w:val="single" w:sz="4" w:space="0" w:color="auto"/>
              <w:right w:val="single" w:sz="4" w:space="0" w:color="auto"/>
            </w:tcBorders>
          </w:tcPr>
          <w:p w14:paraId="7A994F7A" w14:textId="32878975" w:rsidR="00B83C5B" w:rsidRPr="00064254" w:rsidDel="00737460" w:rsidRDefault="00B83C5B" w:rsidP="00B83C5B">
            <w:pPr>
              <w:rPr>
                <w:del w:id="8362" w:author="Fnu, Sonam" w:date="2019-11-27T19:19:00Z"/>
                <w:rFonts w:ascii="Calibri" w:hAnsi="Calibri"/>
              </w:rPr>
            </w:pPr>
          </w:p>
        </w:tc>
        <w:tc>
          <w:tcPr>
            <w:tcW w:w="1170" w:type="dxa"/>
            <w:tcBorders>
              <w:top w:val="single" w:sz="4" w:space="0" w:color="auto"/>
              <w:left w:val="single" w:sz="4" w:space="0" w:color="auto"/>
              <w:bottom w:val="single" w:sz="4" w:space="0" w:color="auto"/>
              <w:right w:val="single" w:sz="4" w:space="0" w:color="auto"/>
            </w:tcBorders>
          </w:tcPr>
          <w:p w14:paraId="668AE63E" w14:textId="14B11E5B" w:rsidR="00B83C5B" w:rsidRPr="00064254" w:rsidDel="00737460" w:rsidRDefault="00B83C5B" w:rsidP="00B83C5B">
            <w:pPr>
              <w:rPr>
                <w:del w:id="8363" w:author="Fnu, Sonam" w:date="2019-11-27T19:19:00Z"/>
                <w:rFonts w:ascii="Calibri" w:hAnsi="Calibri"/>
              </w:rPr>
            </w:pPr>
          </w:p>
        </w:tc>
        <w:tc>
          <w:tcPr>
            <w:tcW w:w="720" w:type="dxa"/>
            <w:tcBorders>
              <w:top w:val="single" w:sz="4" w:space="0" w:color="auto"/>
              <w:left w:val="single" w:sz="4" w:space="0" w:color="auto"/>
              <w:bottom w:val="single" w:sz="4" w:space="0" w:color="auto"/>
              <w:right w:val="single" w:sz="4" w:space="0" w:color="auto"/>
            </w:tcBorders>
          </w:tcPr>
          <w:p w14:paraId="79AFBA27" w14:textId="409EC617" w:rsidR="00B83C5B" w:rsidRPr="00064254" w:rsidDel="00737460" w:rsidRDefault="00B83C5B" w:rsidP="00B83C5B">
            <w:pPr>
              <w:rPr>
                <w:del w:id="8364" w:author="Fnu, Sonam" w:date="2019-11-27T19:19:00Z"/>
                <w:rFonts w:ascii="Calibri" w:hAnsi="Calibri"/>
              </w:rPr>
            </w:pPr>
            <w:del w:id="8365" w:author="Fnu, Sonam" w:date="2019-11-27T19:19:00Z">
              <w:r w:rsidRPr="00064254" w:rsidDel="00737460">
                <w:rPr>
                  <w:rFonts w:ascii="Calibri" w:hAnsi="Calibri"/>
                </w:rPr>
                <w:delText>Dr/Cr</w:delText>
              </w:r>
            </w:del>
          </w:p>
        </w:tc>
        <w:tc>
          <w:tcPr>
            <w:tcW w:w="1440" w:type="dxa"/>
            <w:tcBorders>
              <w:top w:val="single" w:sz="4" w:space="0" w:color="auto"/>
              <w:left w:val="single" w:sz="4" w:space="0" w:color="auto"/>
              <w:bottom w:val="single" w:sz="4" w:space="0" w:color="auto"/>
              <w:right w:val="single" w:sz="4" w:space="0" w:color="auto"/>
            </w:tcBorders>
          </w:tcPr>
          <w:p w14:paraId="65855E01" w14:textId="262227FD" w:rsidR="00B83C5B" w:rsidRPr="00064254" w:rsidDel="00737460" w:rsidRDefault="00B83C5B" w:rsidP="00B83C5B">
            <w:pPr>
              <w:rPr>
                <w:del w:id="8366" w:author="Fnu, Sonam" w:date="2019-11-27T19:19:00Z"/>
                <w:rFonts w:ascii="Calibri" w:hAnsi="Calibri"/>
              </w:rPr>
            </w:pPr>
          </w:p>
        </w:tc>
        <w:tc>
          <w:tcPr>
            <w:tcW w:w="1080" w:type="dxa"/>
            <w:tcBorders>
              <w:top w:val="single" w:sz="4" w:space="0" w:color="auto"/>
              <w:left w:val="single" w:sz="4" w:space="0" w:color="auto"/>
              <w:bottom w:val="single" w:sz="4" w:space="0" w:color="auto"/>
              <w:right w:val="single" w:sz="4" w:space="0" w:color="auto"/>
            </w:tcBorders>
          </w:tcPr>
          <w:p w14:paraId="487445AC" w14:textId="0764E144" w:rsidR="00B83C5B" w:rsidRPr="00064254" w:rsidDel="00737460" w:rsidRDefault="00B83C5B" w:rsidP="00B83C5B">
            <w:pPr>
              <w:rPr>
                <w:del w:id="8367" w:author="Fnu, Sonam" w:date="2019-11-27T19:19:00Z"/>
                <w:rFonts w:ascii="Calibri" w:hAnsi="Calibri"/>
              </w:rPr>
            </w:pPr>
          </w:p>
        </w:tc>
        <w:tc>
          <w:tcPr>
            <w:tcW w:w="1179" w:type="dxa"/>
            <w:tcBorders>
              <w:top w:val="single" w:sz="4" w:space="0" w:color="auto"/>
              <w:left w:val="single" w:sz="4" w:space="0" w:color="auto"/>
              <w:bottom w:val="single" w:sz="4" w:space="0" w:color="auto"/>
              <w:right w:val="single" w:sz="4" w:space="0" w:color="auto"/>
            </w:tcBorders>
          </w:tcPr>
          <w:p w14:paraId="2FA1B43F" w14:textId="4422A4B3" w:rsidR="00B83C5B" w:rsidRPr="00064254" w:rsidDel="00737460" w:rsidRDefault="00B83C5B" w:rsidP="00B83C5B">
            <w:pPr>
              <w:rPr>
                <w:del w:id="8368" w:author="Fnu, Sonam" w:date="2019-11-27T19:19:00Z"/>
                <w:rFonts w:ascii="Calibri" w:hAnsi="Calibri"/>
              </w:rPr>
            </w:pPr>
          </w:p>
        </w:tc>
        <w:tc>
          <w:tcPr>
            <w:tcW w:w="3591" w:type="dxa"/>
            <w:tcBorders>
              <w:top w:val="single" w:sz="4" w:space="0" w:color="auto"/>
              <w:left w:val="single" w:sz="4" w:space="0" w:color="auto"/>
              <w:bottom w:val="single" w:sz="4" w:space="0" w:color="auto"/>
              <w:right w:val="single" w:sz="4" w:space="0" w:color="auto"/>
            </w:tcBorders>
          </w:tcPr>
          <w:p w14:paraId="698CA9C7" w14:textId="00154D4F" w:rsidR="00B83C5B" w:rsidRPr="00064254" w:rsidDel="00737460" w:rsidRDefault="00B83C5B" w:rsidP="00B83C5B">
            <w:pPr>
              <w:rPr>
                <w:del w:id="8369" w:author="Fnu, Sonam" w:date="2019-11-27T19:19:00Z"/>
                <w:rFonts w:ascii="Calibri" w:hAnsi="Calibri"/>
              </w:rPr>
            </w:pPr>
          </w:p>
        </w:tc>
      </w:tr>
      <w:tr w:rsidR="00B83C5B" w:rsidRPr="00012DAF" w:rsidDel="00737460" w14:paraId="78615E1E" w14:textId="7CF4DB78" w:rsidTr="00B83C5B">
        <w:trPr>
          <w:cantSplit/>
          <w:trHeight w:val="291"/>
          <w:del w:id="8370" w:author="Fnu, Sonam" w:date="2019-11-27T19:19:00Z"/>
        </w:trPr>
        <w:tc>
          <w:tcPr>
            <w:tcW w:w="648" w:type="dxa"/>
            <w:tcBorders>
              <w:top w:val="single" w:sz="4" w:space="0" w:color="auto"/>
              <w:left w:val="single" w:sz="4" w:space="0" w:color="auto"/>
              <w:bottom w:val="single" w:sz="4" w:space="0" w:color="auto"/>
              <w:right w:val="single" w:sz="4" w:space="0" w:color="auto"/>
            </w:tcBorders>
          </w:tcPr>
          <w:p w14:paraId="22E7C222" w14:textId="54B30B07" w:rsidR="00B83C5B" w:rsidRPr="00064254" w:rsidDel="00737460" w:rsidRDefault="00B83C5B" w:rsidP="00B83C5B">
            <w:pPr>
              <w:rPr>
                <w:del w:id="8371" w:author="Fnu, Sonam" w:date="2019-11-27T19:19:00Z"/>
                <w:rFonts w:ascii="Calibri" w:hAnsi="Calibri"/>
              </w:rPr>
            </w:pPr>
          </w:p>
        </w:tc>
        <w:tc>
          <w:tcPr>
            <w:tcW w:w="1170" w:type="dxa"/>
            <w:tcBorders>
              <w:top w:val="single" w:sz="4" w:space="0" w:color="auto"/>
              <w:left w:val="single" w:sz="4" w:space="0" w:color="auto"/>
              <w:bottom w:val="single" w:sz="4" w:space="0" w:color="auto"/>
              <w:right w:val="single" w:sz="4" w:space="0" w:color="auto"/>
            </w:tcBorders>
          </w:tcPr>
          <w:p w14:paraId="300F47DA" w14:textId="73BAFF3B" w:rsidR="00B83C5B" w:rsidRPr="00064254" w:rsidDel="00737460" w:rsidRDefault="00B83C5B" w:rsidP="00B83C5B">
            <w:pPr>
              <w:rPr>
                <w:del w:id="8372" w:author="Fnu, Sonam" w:date="2019-11-27T19:19:00Z"/>
                <w:rFonts w:ascii="Calibri" w:hAnsi="Calibri"/>
              </w:rPr>
            </w:pPr>
          </w:p>
        </w:tc>
        <w:tc>
          <w:tcPr>
            <w:tcW w:w="720" w:type="dxa"/>
            <w:tcBorders>
              <w:top w:val="single" w:sz="4" w:space="0" w:color="auto"/>
              <w:left w:val="single" w:sz="4" w:space="0" w:color="auto"/>
              <w:bottom w:val="single" w:sz="4" w:space="0" w:color="auto"/>
              <w:right w:val="single" w:sz="4" w:space="0" w:color="auto"/>
            </w:tcBorders>
          </w:tcPr>
          <w:p w14:paraId="55444432" w14:textId="67DE65A7" w:rsidR="00B83C5B" w:rsidRPr="00064254" w:rsidDel="00737460" w:rsidRDefault="00B83C5B" w:rsidP="00B83C5B">
            <w:pPr>
              <w:rPr>
                <w:del w:id="8373" w:author="Fnu, Sonam" w:date="2019-11-27T19:19:00Z"/>
                <w:rFonts w:ascii="Calibri" w:hAnsi="Calibri"/>
              </w:rPr>
            </w:pPr>
          </w:p>
        </w:tc>
        <w:tc>
          <w:tcPr>
            <w:tcW w:w="1440" w:type="dxa"/>
            <w:tcBorders>
              <w:top w:val="single" w:sz="4" w:space="0" w:color="auto"/>
              <w:left w:val="single" w:sz="4" w:space="0" w:color="auto"/>
              <w:bottom w:val="single" w:sz="4" w:space="0" w:color="auto"/>
              <w:right w:val="single" w:sz="4" w:space="0" w:color="auto"/>
            </w:tcBorders>
          </w:tcPr>
          <w:p w14:paraId="36F90F60" w14:textId="59EEB52C" w:rsidR="00B83C5B" w:rsidRPr="00064254" w:rsidDel="00737460" w:rsidRDefault="00B83C5B" w:rsidP="00B83C5B">
            <w:pPr>
              <w:rPr>
                <w:del w:id="8374" w:author="Fnu, Sonam" w:date="2019-11-27T19:19:00Z"/>
                <w:rFonts w:ascii="Calibri" w:hAnsi="Calibri"/>
              </w:rPr>
            </w:pPr>
          </w:p>
        </w:tc>
        <w:tc>
          <w:tcPr>
            <w:tcW w:w="1080" w:type="dxa"/>
            <w:tcBorders>
              <w:top w:val="single" w:sz="4" w:space="0" w:color="auto"/>
              <w:left w:val="single" w:sz="4" w:space="0" w:color="auto"/>
              <w:bottom w:val="single" w:sz="4" w:space="0" w:color="auto"/>
              <w:right w:val="single" w:sz="4" w:space="0" w:color="auto"/>
            </w:tcBorders>
          </w:tcPr>
          <w:p w14:paraId="0BCFAE38" w14:textId="35A93C57" w:rsidR="00B83C5B" w:rsidRPr="00064254" w:rsidDel="00737460" w:rsidRDefault="00B83C5B" w:rsidP="00B83C5B">
            <w:pPr>
              <w:rPr>
                <w:del w:id="8375" w:author="Fnu, Sonam" w:date="2019-11-27T19:19:00Z"/>
                <w:rFonts w:ascii="Calibri" w:hAnsi="Calibri"/>
              </w:rPr>
            </w:pPr>
          </w:p>
        </w:tc>
        <w:tc>
          <w:tcPr>
            <w:tcW w:w="1179" w:type="dxa"/>
            <w:tcBorders>
              <w:top w:val="single" w:sz="4" w:space="0" w:color="auto"/>
              <w:left w:val="single" w:sz="4" w:space="0" w:color="auto"/>
              <w:bottom w:val="single" w:sz="4" w:space="0" w:color="auto"/>
              <w:right w:val="single" w:sz="4" w:space="0" w:color="auto"/>
            </w:tcBorders>
          </w:tcPr>
          <w:p w14:paraId="395B53BD" w14:textId="387CA9E7" w:rsidR="00B83C5B" w:rsidRPr="00064254" w:rsidDel="00737460" w:rsidRDefault="00B83C5B" w:rsidP="00B83C5B">
            <w:pPr>
              <w:rPr>
                <w:del w:id="8376" w:author="Fnu, Sonam" w:date="2019-11-27T19:19:00Z"/>
                <w:rFonts w:ascii="Calibri" w:hAnsi="Calibri"/>
              </w:rPr>
            </w:pPr>
          </w:p>
        </w:tc>
        <w:tc>
          <w:tcPr>
            <w:tcW w:w="3591" w:type="dxa"/>
            <w:tcBorders>
              <w:top w:val="single" w:sz="4" w:space="0" w:color="auto"/>
              <w:left w:val="single" w:sz="4" w:space="0" w:color="auto"/>
              <w:bottom w:val="single" w:sz="4" w:space="0" w:color="auto"/>
              <w:right w:val="single" w:sz="4" w:space="0" w:color="auto"/>
            </w:tcBorders>
          </w:tcPr>
          <w:p w14:paraId="7FA858BE" w14:textId="218EC3A8" w:rsidR="00B83C5B" w:rsidRPr="00064254" w:rsidDel="00737460" w:rsidRDefault="00B83C5B" w:rsidP="00B83C5B">
            <w:pPr>
              <w:rPr>
                <w:del w:id="8377" w:author="Fnu, Sonam" w:date="2019-11-27T19:19:00Z"/>
                <w:rFonts w:ascii="Calibri" w:hAnsi="Calibri"/>
              </w:rPr>
            </w:pPr>
          </w:p>
        </w:tc>
      </w:tr>
    </w:tbl>
    <w:p w14:paraId="13EC3CF0" w14:textId="77777777" w:rsidR="00B83C5B" w:rsidRPr="00064254" w:rsidRDefault="00B83C5B" w:rsidP="002476BD">
      <w:pPr>
        <w:pStyle w:val="Bullet-Normal"/>
        <w:ind w:left="2160" w:firstLine="720"/>
        <w:rPr>
          <w:rFonts w:ascii="Calibri" w:hAnsi="Calibri"/>
        </w:rPr>
      </w:pPr>
    </w:p>
    <w:p w14:paraId="50C3036A" w14:textId="1C52FBE7" w:rsidR="002476BD" w:rsidRPr="00064254" w:rsidDel="00737460" w:rsidRDefault="002476BD" w:rsidP="007E0683">
      <w:pPr>
        <w:pStyle w:val="Heading2"/>
        <w:numPr>
          <w:ilvl w:val="1"/>
          <w:numId w:val="71"/>
        </w:numPr>
        <w:rPr>
          <w:del w:id="8378" w:author="Fnu, Sonam" w:date="2019-11-27T19:19:00Z"/>
          <w:rFonts w:ascii="Calibri" w:hAnsi="Calibri"/>
        </w:rPr>
      </w:pPr>
      <w:bookmarkStart w:id="8379" w:name="_Toc375398171"/>
      <w:bookmarkStart w:id="8380" w:name="_Toc5265654"/>
      <w:del w:id="8381" w:author="Fnu, Sonam" w:date="2019-11-27T19:19:00Z">
        <w:r w:rsidRPr="00064254" w:rsidDel="00737460">
          <w:rPr>
            <w:rFonts w:ascii="Calibri" w:hAnsi="Calibri"/>
          </w:rPr>
          <w:delText>Assumptions</w:delText>
        </w:r>
        <w:bookmarkEnd w:id="8379"/>
        <w:r w:rsidR="000E2789" w:rsidRPr="00064254" w:rsidDel="00737460">
          <w:rPr>
            <w:rFonts w:ascii="Calibri" w:hAnsi="Calibri"/>
          </w:rPr>
          <w:delText xml:space="preserve"> &amp; Constrains</w:delText>
        </w:r>
        <w:bookmarkEnd w:id="8380"/>
        <w:r w:rsidR="000E2789" w:rsidRPr="00064254" w:rsidDel="00737460">
          <w:rPr>
            <w:rFonts w:ascii="Calibri" w:hAnsi="Calibri"/>
          </w:rPr>
          <w:delText xml:space="preserve"> </w:delText>
        </w:r>
      </w:del>
    </w:p>
    <w:p w14:paraId="19A15BDB" w14:textId="77777777" w:rsidR="00E40689" w:rsidRPr="00064254" w:rsidRDefault="00E40689" w:rsidP="00E40689">
      <w:pPr>
        <w:rPr>
          <w:rFonts w:ascii="Calibri" w:hAnsi="Calibri"/>
        </w:rPr>
      </w:pPr>
    </w:p>
    <w:p w14:paraId="6A1DC788" w14:textId="54F0CA2B" w:rsidR="000E2789" w:rsidRPr="00064254" w:rsidDel="00737460" w:rsidRDefault="002476BD" w:rsidP="00D43D5F">
      <w:pPr>
        <w:pStyle w:val="Bullet-Normal"/>
        <w:ind w:left="2160" w:firstLine="720"/>
        <w:rPr>
          <w:del w:id="8382" w:author="Fnu, Sonam" w:date="2019-11-27T19:19:00Z"/>
          <w:rFonts w:ascii="Calibri" w:hAnsi="Calibri"/>
        </w:rPr>
      </w:pPr>
      <w:del w:id="8383" w:author="Fnu, Sonam" w:date="2019-11-27T19:19:00Z">
        <w:r w:rsidRPr="00064254" w:rsidDel="00737460">
          <w:rPr>
            <w:rFonts w:ascii="Calibri" w:hAnsi="Calibri"/>
          </w:rPr>
          <w:delText>[Your text goes here]</w:delText>
        </w:r>
      </w:del>
    </w:p>
    <w:p w14:paraId="2C002782" w14:textId="3C81B807" w:rsidR="000E2789" w:rsidRPr="00064254" w:rsidDel="00737460" w:rsidRDefault="000E2789" w:rsidP="007E0683">
      <w:pPr>
        <w:pStyle w:val="Heading2"/>
        <w:numPr>
          <w:ilvl w:val="1"/>
          <w:numId w:val="71"/>
        </w:numPr>
        <w:rPr>
          <w:del w:id="8384" w:author="Fnu, Sonam" w:date="2019-11-27T19:19:00Z"/>
          <w:rFonts w:ascii="Calibri" w:hAnsi="Calibri"/>
        </w:rPr>
      </w:pPr>
      <w:bookmarkStart w:id="8385" w:name="_Toc5265655"/>
      <w:del w:id="8386" w:author="Fnu, Sonam" w:date="2019-11-27T19:19:00Z">
        <w:r w:rsidRPr="00064254" w:rsidDel="00737460">
          <w:rPr>
            <w:rFonts w:ascii="Calibri" w:hAnsi="Calibri"/>
          </w:rPr>
          <w:delText>Out of Scope</w:delText>
        </w:r>
        <w:bookmarkEnd w:id="8385"/>
      </w:del>
    </w:p>
    <w:p w14:paraId="1CF86BB0" w14:textId="0D7A27AA" w:rsidR="000E2789" w:rsidRPr="00064254" w:rsidDel="00737460" w:rsidRDefault="00E40689" w:rsidP="000E2789">
      <w:pPr>
        <w:pStyle w:val="Bullet-Normal"/>
        <w:ind w:left="2160" w:firstLine="720"/>
        <w:rPr>
          <w:del w:id="8387" w:author="Fnu, Sonam" w:date="2019-11-27T19:19:00Z"/>
          <w:rFonts w:ascii="Calibri" w:hAnsi="Calibri"/>
        </w:rPr>
      </w:pPr>
      <w:del w:id="8388" w:author="Fnu, Sonam" w:date="2019-11-27T19:19:00Z">
        <w:r w:rsidRPr="00064254" w:rsidDel="00737460">
          <w:rPr>
            <w:rFonts w:ascii="Calibri" w:hAnsi="Calibri"/>
          </w:rPr>
          <w:delText xml:space="preserve">   </w:delText>
        </w:r>
        <w:r w:rsidR="000E2789" w:rsidRPr="00064254" w:rsidDel="00737460">
          <w:rPr>
            <w:rFonts w:ascii="Calibri" w:hAnsi="Calibri"/>
          </w:rPr>
          <w:delText>[Your text goes here]</w:delText>
        </w:r>
      </w:del>
    </w:p>
    <w:p w14:paraId="216405C0" w14:textId="0A2B6642" w:rsidR="00907E9B" w:rsidRPr="00064254" w:rsidDel="00737460" w:rsidRDefault="00907E9B" w:rsidP="007E0683">
      <w:pPr>
        <w:pStyle w:val="Heading1"/>
        <w:numPr>
          <w:ilvl w:val="0"/>
          <w:numId w:val="71"/>
        </w:numPr>
        <w:rPr>
          <w:del w:id="8389" w:author="Fnu, Sonam" w:date="2019-11-27T19:19:00Z"/>
          <w:rFonts w:ascii="Calibri" w:hAnsi="Calibri"/>
        </w:rPr>
      </w:pPr>
      <w:bookmarkStart w:id="8390" w:name="_Toc5265656"/>
      <w:del w:id="8391" w:author="Fnu, Sonam" w:date="2019-11-27T19:19:00Z">
        <w:r w:rsidRPr="00064254" w:rsidDel="00737460">
          <w:rPr>
            <w:rFonts w:ascii="Calibri" w:hAnsi="Calibri"/>
          </w:rPr>
          <w:delText>Supplementary Design Topics:</w:delText>
        </w:r>
        <w:bookmarkEnd w:id="8390"/>
      </w:del>
    </w:p>
    <w:p w14:paraId="1E29316F" w14:textId="3DFE97BE" w:rsidR="00414BB9" w:rsidRPr="00064254" w:rsidDel="00737460" w:rsidRDefault="00414BB9" w:rsidP="00414BB9">
      <w:pPr>
        <w:rPr>
          <w:del w:id="8392" w:author="Fnu, Sonam" w:date="2019-11-27T19:19:00Z"/>
          <w:rFonts w:ascii="Calibri" w:hAnsi="Calibri"/>
        </w:rPr>
      </w:pPr>
    </w:p>
    <w:p w14:paraId="3E7CB41B" w14:textId="6B101C7A" w:rsidR="00531C1C" w:rsidRPr="00064254" w:rsidRDefault="00326B25" w:rsidP="00323742">
      <w:pPr>
        <w:ind w:left="1440" w:firstLine="720"/>
        <w:rPr>
          <w:rFonts w:ascii="Calibri" w:eastAsiaTheme="majorEastAsia" w:hAnsi="Calibri" w:cstheme="majorBidi"/>
          <w:b/>
          <w:bCs/>
          <w:sz w:val="28"/>
          <w:szCs w:val="28"/>
        </w:rPr>
      </w:pPr>
      <w:del w:id="8393" w:author="Fnu, Sonam" w:date="2019-11-27T19:19:00Z">
        <w:r w:rsidRPr="00064254" w:rsidDel="00737460">
          <w:rPr>
            <w:rFonts w:ascii="Calibri" w:hAnsi="Calibri"/>
          </w:rPr>
          <w:delText>&lt;Fill in your Supplementary Design Topics &gt;</w:delText>
        </w:r>
      </w:del>
      <w:r w:rsidR="00531C1C" w:rsidRPr="00064254">
        <w:rPr>
          <w:rFonts w:ascii="Calibri" w:hAnsi="Calibri"/>
        </w:rPr>
        <w:br w:type="page"/>
      </w:r>
    </w:p>
    <w:p w14:paraId="44954D72" w14:textId="0CF9F7E1" w:rsidR="004F69A6" w:rsidRPr="00064254" w:rsidDel="00737460" w:rsidRDefault="00246788" w:rsidP="007E0683">
      <w:pPr>
        <w:pStyle w:val="Heading1"/>
        <w:numPr>
          <w:ilvl w:val="0"/>
          <w:numId w:val="71"/>
        </w:numPr>
        <w:rPr>
          <w:del w:id="8394" w:author="Fnu, Sonam" w:date="2019-11-27T19:18:00Z"/>
          <w:rFonts w:ascii="Calibri" w:hAnsi="Calibri"/>
        </w:rPr>
      </w:pPr>
      <w:bookmarkStart w:id="8395" w:name="_Toc5265657"/>
      <w:del w:id="8396" w:author="Fnu, Sonam" w:date="2019-11-27T19:18:00Z">
        <w:r w:rsidRPr="00064254" w:rsidDel="00737460">
          <w:rPr>
            <w:rFonts w:ascii="Calibri" w:hAnsi="Calibri"/>
          </w:rPr>
          <w:lastRenderedPageBreak/>
          <w:delText>Business Examples</w:delText>
        </w:r>
        <w:r w:rsidR="006F52BC" w:rsidRPr="00064254" w:rsidDel="00737460">
          <w:rPr>
            <w:rFonts w:ascii="Calibri" w:hAnsi="Calibri"/>
          </w:rPr>
          <w:delText>/Scenarios</w:delText>
        </w:r>
        <w:r w:rsidRPr="00064254" w:rsidDel="00737460">
          <w:rPr>
            <w:rFonts w:ascii="Calibri" w:hAnsi="Calibri"/>
          </w:rPr>
          <w:delText>:</w:delText>
        </w:r>
        <w:bookmarkEnd w:id="8395"/>
      </w:del>
    </w:p>
    <w:p w14:paraId="168C1335" w14:textId="2A692DE4" w:rsidR="00623320" w:rsidRPr="00064254" w:rsidDel="00737460" w:rsidRDefault="00623320" w:rsidP="00623320">
      <w:pPr>
        <w:rPr>
          <w:del w:id="8397" w:author="Fnu, Sonam" w:date="2019-11-27T19:18:00Z"/>
          <w:rFonts w:ascii="Calibri" w:hAnsi="Calibri"/>
        </w:rPr>
      </w:pPr>
      <w:del w:id="8398" w:author="Fnu, Sonam" w:date="2019-11-27T19:18:00Z">
        <w:r w:rsidRPr="00064254" w:rsidDel="00737460">
          <w:rPr>
            <w:rFonts w:ascii="Calibri" w:hAnsi="Calibri"/>
          </w:rPr>
          <w:delText>&lt;Your Business Example/Scenario will be added here if needed&gt;</w:delText>
        </w:r>
      </w:del>
    </w:p>
    <w:p w14:paraId="6391F049" w14:textId="20125AE6" w:rsidR="00482F69" w:rsidRPr="00064254" w:rsidDel="00737460" w:rsidRDefault="00482F69" w:rsidP="00623320">
      <w:pPr>
        <w:rPr>
          <w:del w:id="8399" w:author="Fnu, Sonam" w:date="2019-11-27T19:18:00Z"/>
          <w:rFonts w:ascii="Calibri" w:hAnsi="Calibri"/>
        </w:rPr>
      </w:pPr>
    </w:p>
    <w:p w14:paraId="70BC0F30" w14:textId="7B35DF93" w:rsidR="00482F69" w:rsidRPr="00064254" w:rsidDel="00737460" w:rsidRDefault="00482F69" w:rsidP="00623320">
      <w:pPr>
        <w:rPr>
          <w:del w:id="8400" w:author="Fnu, Sonam" w:date="2019-11-27T19:18:00Z"/>
          <w:rFonts w:ascii="Calibri" w:hAnsi="Calibri"/>
        </w:rPr>
      </w:pPr>
    </w:p>
    <w:p w14:paraId="220E1152" w14:textId="0DA01071" w:rsidR="00946684" w:rsidRPr="00064254" w:rsidDel="00737460" w:rsidRDefault="008B112E" w:rsidP="007E0683">
      <w:pPr>
        <w:pStyle w:val="Heading1"/>
        <w:numPr>
          <w:ilvl w:val="0"/>
          <w:numId w:val="71"/>
        </w:numPr>
        <w:rPr>
          <w:del w:id="8401" w:author="Fnu, Sonam" w:date="2019-11-27T19:18:00Z"/>
          <w:rFonts w:ascii="Calibri" w:hAnsi="Calibri"/>
        </w:rPr>
      </w:pPr>
      <w:bookmarkStart w:id="8402" w:name="_Toc5265658"/>
      <w:del w:id="8403" w:author="Fnu, Sonam" w:date="2019-11-27T19:18:00Z">
        <w:r w:rsidRPr="00064254" w:rsidDel="00737460">
          <w:rPr>
            <w:rFonts w:ascii="Calibri" w:hAnsi="Calibri"/>
          </w:rPr>
          <w:delText>Comments:</w:delText>
        </w:r>
        <w:bookmarkEnd w:id="8402"/>
      </w:del>
    </w:p>
    <w:p w14:paraId="5E9D19A9" w14:textId="50A373A6" w:rsidR="008B112E" w:rsidRPr="00064254" w:rsidDel="00737460" w:rsidRDefault="008B112E" w:rsidP="008B112E">
      <w:pPr>
        <w:rPr>
          <w:del w:id="8404" w:author="Fnu, Sonam" w:date="2019-11-27T19:18:00Z"/>
          <w:rFonts w:ascii="Calibri" w:hAnsi="Calibri"/>
        </w:rPr>
      </w:pPr>
    </w:p>
    <w:tbl>
      <w:tblPr>
        <w:tblStyle w:val="TableGrid"/>
        <w:tblW w:w="4989" w:type="pct"/>
        <w:tblLook w:val="04A0" w:firstRow="1" w:lastRow="0" w:firstColumn="1" w:lastColumn="0" w:noHBand="0" w:noVBand="1"/>
        <w:tblPrChange w:id="8405" w:author="Fnu, Sonam" w:date="2019-11-27T19:18:00Z">
          <w:tblPr>
            <w:tblStyle w:val="TableGrid"/>
            <w:tblW w:w="4989" w:type="pct"/>
            <w:tblLook w:val="04A0" w:firstRow="1" w:lastRow="0" w:firstColumn="1" w:lastColumn="0" w:noHBand="0" w:noVBand="1"/>
          </w:tblPr>
        </w:tblPrChange>
      </w:tblPr>
      <w:tblGrid>
        <w:gridCol w:w="1868"/>
        <w:gridCol w:w="1342"/>
        <w:gridCol w:w="2965"/>
        <w:gridCol w:w="1847"/>
        <w:gridCol w:w="1580"/>
        <w:tblGridChange w:id="8406">
          <w:tblGrid>
            <w:gridCol w:w="1866"/>
            <w:gridCol w:w="1342"/>
            <w:gridCol w:w="2965"/>
            <w:gridCol w:w="1847"/>
            <w:gridCol w:w="1582"/>
          </w:tblGrid>
        </w:tblGridChange>
      </w:tblGrid>
      <w:tr w:rsidR="00FB2467" w:rsidRPr="00012DAF" w:rsidDel="00737460" w14:paraId="76F46A7E" w14:textId="6085A5D2" w:rsidTr="00737460">
        <w:trPr>
          <w:cantSplit/>
          <w:del w:id="8407" w:author="Fnu, Sonam" w:date="2019-11-27T19:18:00Z"/>
          <w:trPrChange w:id="8408" w:author="Fnu, Sonam" w:date="2019-11-27T19:18:00Z">
            <w:trPr>
              <w:cantSplit/>
            </w:trPr>
          </w:trPrChange>
        </w:trPr>
        <w:tc>
          <w:tcPr>
            <w:tcW w:w="9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8409" w:author="Fnu, Sonam" w:date="2019-11-27T19:18:00Z">
              <w:tcPr>
                <w:tcW w:w="97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tcPrChange>
          </w:tcPr>
          <w:p w14:paraId="5FA9988A" w14:textId="0595A348" w:rsidR="00FB2467" w:rsidRPr="00064254" w:rsidDel="00737460" w:rsidRDefault="00FB2467" w:rsidP="007F23CF">
            <w:pPr>
              <w:jc w:val="center"/>
              <w:rPr>
                <w:del w:id="8410" w:author="Fnu, Sonam" w:date="2019-11-27T19:18:00Z"/>
                <w:rFonts w:ascii="Calibri" w:hAnsi="Calibri"/>
                <w:b/>
                <w:bCs/>
              </w:rPr>
            </w:pPr>
            <w:del w:id="8411" w:author="Fnu, Sonam" w:date="2019-11-27T19:18:00Z">
              <w:r w:rsidRPr="00064254" w:rsidDel="00737460">
                <w:rPr>
                  <w:rFonts w:ascii="Calibri" w:hAnsi="Calibri"/>
                  <w:b/>
                  <w:bCs/>
                </w:rPr>
                <w:delText>Comment</w:delText>
              </w:r>
              <w:r w:rsidR="00142C22" w:rsidRPr="00064254" w:rsidDel="00737460">
                <w:rPr>
                  <w:rFonts w:ascii="Calibri" w:hAnsi="Calibri"/>
                  <w:b/>
                  <w:bCs/>
                </w:rPr>
                <w:delText xml:space="preserve"> Srl.</w:delText>
              </w:r>
            </w:del>
          </w:p>
        </w:tc>
        <w:tc>
          <w:tcPr>
            <w:tcW w:w="699"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Change w:id="8412" w:author="Fnu, Sonam" w:date="2019-11-27T19:18:00Z">
              <w:tcPr>
                <w:tcW w:w="699"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tcPrChange>
          </w:tcPr>
          <w:p w14:paraId="084DC0CD" w14:textId="69880B94" w:rsidR="00FB2467" w:rsidRPr="00064254" w:rsidDel="00737460" w:rsidRDefault="00FB2467" w:rsidP="007F23CF">
            <w:pPr>
              <w:jc w:val="center"/>
              <w:rPr>
                <w:del w:id="8413" w:author="Fnu, Sonam" w:date="2019-11-27T19:18:00Z"/>
                <w:rFonts w:ascii="Calibri" w:hAnsi="Calibri"/>
                <w:b/>
                <w:bCs/>
              </w:rPr>
            </w:pPr>
            <w:del w:id="8414" w:author="Fnu, Sonam" w:date="2019-11-27T19:18:00Z">
              <w:r w:rsidRPr="00064254" w:rsidDel="00737460">
                <w:rPr>
                  <w:rFonts w:ascii="Calibri" w:hAnsi="Calibri"/>
                  <w:b/>
                  <w:bCs/>
                </w:rPr>
                <w:delText>Who</w:delText>
              </w:r>
            </w:del>
          </w:p>
        </w:tc>
        <w:tc>
          <w:tcPr>
            <w:tcW w:w="1544"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Change w:id="8415" w:author="Fnu, Sonam" w:date="2019-11-27T19:18:00Z">
              <w:tcPr>
                <w:tcW w:w="1544"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tcPrChange>
          </w:tcPr>
          <w:p w14:paraId="29EA23B5" w14:textId="301B5D54" w:rsidR="00FB2467" w:rsidRPr="00064254" w:rsidDel="00737460" w:rsidRDefault="00FB2467" w:rsidP="007F23CF">
            <w:pPr>
              <w:jc w:val="center"/>
              <w:rPr>
                <w:del w:id="8416" w:author="Fnu, Sonam" w:date="2019-11-27T19:18:00Z"/>
                <w:rFonts w:ascii="Calibri" w:hAnsi="Calibri"/>
                <w:b/>
                <w:bCs/>
              </w:rPr>
            </w:pPr>
            <w:del w:id="8417" w:author="Fnu, Sonam" w:date="2019-11-27T19:18:00Z">
              <w:r w:rsidRPr="00064254" w:rsidDel="00737460">
                <w:rPr>
                  <w:rFonts w:ascii="Calibri" w:hAnsi="Calibri"/>
                  <w:b/>
                  <w:bCs/>
                </w:rPr>
                <w:delText>Comment</w:delText>
              </w:r>
            </w:del>
          </w:p>
        </w:tc>
        <w:tc>
          <w:tcPr>
            <w:tcW w:w="962"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Change w:id="8418" w:author="Fnu, Sonam" w:date="2019-11-27T19:18:00Z">
              <w:tcPr>
                <w:tcW w:w="962"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tcPrChange>
          </w:tcPr>
          <w:p w14:paraId="4C94790B" w14:textId="13DB63BA" w:rsidR="00FB2467" w:rsidRPr="00064254" w:rsidDel="00737460" w:rsidRDefault="00FB2467" w:rsidP="007F23CF">
            <w:pPr>
              <w:jc w:val="center"/>
              <w:rPr>
                <w:del w:id="8419" w:author="Fnu, Sonam" w:date="2019-11-27T19:18:00Z"/>
                <w:rFonts w:ascii="Calibri" w:hAnsi="Calibri"/>
                <w:b/>
                <w:bCs/>
              </w:rPr>
            </w:pPr>
            <w:del w:id="8420" w:author="Fnu, Sonam" w:date="2019-11-27T19:18:00Z">
              <w:r w:rsidRPr="00064254" w:rsidDel="00737460">
                <w:rPr>
                  <w:rFonts w:ascii="Calibri" w:hAnsi="Calibri"/>
                  <w:b/>
                  <w:bCs/>
                </w:rPr>
                <w:delText>Date</w:delText>
              </w:r>
            </w:del>
          </w:p>
        </w:tc>
        <w:tc>
          <w:tcPr>
            <w:tcW w:w="8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8421" w:author="Fnu, Sonam" w:date="2019-11-27T19:18:00Z">
              <w:tcPr>
                <w:tcW w:w="8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tcPrChange>
          </w:tcPr>
          <w:p w14:paraId="07401C0B" w14:textId="6E4B799E" w:rsidR="00FB2467" w:rsidRPr="00064254" w:rsidDel="00737460" w:rsidRDefault="00FB2467" w:rsidP="007F23CF">
            <w:pPr>
              <w:jc w:val="center"/>
              <w:rPr>
                <w:del w:id="8422" w:author="Fnu, Sonam" w:date="2019-11-27T19:18:00Z"/>
                <w:rFonts w:ascii="Calibri" w:hAnsi="Calibri"/>
                <w:b/>
                <w:bCs/>
              </w:rPr>
            </w:pPr>
            <w:del w:id="8423" w:author="Fnu, Sonam" w:date="2019-11-27T19:18:00Z">
              <w:r w:rsidRPr="00064254" w:rsidDel="00737460">
                <w:rPr>
                  <w:rFonts w:ascii="Calibri" w:hAnsi="Calibri"/>
                  <w:b/>
                  <w:bCs/>
                </w:rPr>
                <w:delText>Status</w:delText>
              </w:r>
            </w:del>
          </w:p>
        </w:tc>
      </w:tr>
      <w:tr w:rsidR="00FB2467" w:rsidRPr="00012DAF" w:rsidDel="00737460" w14:paraId="46989592" w14:textId="5AB8D22C" w:rsidTr="00737460">
        <w:trPr>
          <w:cantSplit/>
          <w:del w:id="8424" w:author="Fnu, Sonam" w:date="2019-11-27T19:18:00Z"/>
          <w:trPrChange w:id="8425" w:author="Fnu, Sonam" w:date="2019-11-27T19:18:00Z">
            <w:trPr>
              <w:cantSplit/>
            </w:trPr>
          </w:trPrChange>
        </w:trPr>
        <w:tc>
          <w:tcPr>
            <w:tcW w:w="972" w:type="pct"/>
            <w:tcBorders>
              <w:top w:val="single" w:sz="4" w:space="0" w:color="auto"/>
              <w:left w:val="single" w:sz="4" w:space="0" w:color="auto"/>
              <w:bottom w:val="single" w:sz="4" w:space="0" w:color="auto"/>
              <w:right w:val="single" w:sz="4" w:space="0" w:color="auto"/>
            </w:tcBorders>
            <w:tcPrChange w:id="8426" w:author="Fnu, Sonam" w:date="2019-11-27T19:18:00Z">
              <w:tcPr>
                <w:tcW w:w="971" w:type="pct"/>
                <w:tcBorders>
                  <w:top w:val="single" w:sz="4" w:space="0" w:color="auto"/>
                  <w:left w:val="single" w:sz="4" w:space="0" w:color="auto"/>
                  <w:bottom w:val="single" w:sz="4" w:space="0" w:color="auto"/>
                  <w:right w:val="single" w:sz="4" w:space="0" w:color="auto"/>
                </w:tcBorders>
              </w:tcPr>
            </w:tcPrChange>
          </w:tcPr>
          <w:p w14:paraId="19A65943" w14:textId="02375A36" w:rsidR="00FB2467" w:rsidRPr="00064254" w:rsidDel="00737460" w:rsidRDefault="00FB2467" w:rsidP="007F23CF">
            <w:pPr>
              <w:jc w:val="center"/>
              <w:rPr>
                <w:del w:id="8427" w:author="Fnu, Sonam" w:date="2019-11-27T19:18:00Z"/>
                <w:rFonts w:ascii="Calibri" w:hAnsi="Calibri"/>
              </w:rPr>
            </w:pPr>
          </w:p>
        </w:tc>
        <w:tc>
          <w:tcPr>
            <w:tcW w:w="699" w:type="pct"/>
            <w:tcBorders>
              <w:top w:val="single" w:sz="4" w:space="0" w:color="auto"/>
              <w:left w:val="single" w:sz="4" w:space="0" w:color="auto"/>
              <w:bottom w:val="single" w:sz="4" w:space="0" w:color="auto"/>
              <w:right w:val="single" w:sz="4" w:space="0" w:color="auto"/>
            </w:tcBorders>
            <w:tcPrChange w:id="8428" w:author="Fnu, Sonam" w:date="2019-11-27T19:18:00Z">
              <w:tcPr>
                <w:tcW w:w="699" w:type="pct"/>
                <w:tcBorders>
                  <w:top w:val="single" w:sz="4" w:space="0" w:color="auto"/>
                  <w:left w:val="single" w:sz="4" w:space="0" w:color="auto"/>
                  <w:bottom w:val="single" w:sz="4" w:space="0" w:color="auto"/>
                  <w:right w:val="single" w:sz="4" w:space="0" w:color="auto"/>
                </w:tcBorders>
              </w:tcPr>
            </w:tcPrChange>
          </w:tcPr>
          <w:p w14:paraId="1DBB31FD" w14:textId="208C72D4" w:rsidR="00FB2467" w:rsidRPr="00064254" w:rsidDel="00737460" w:rsidRDefault="00FB2467" w:rsidP="007F23CF">
            <w:pPr>
              <w:jc w:val="center"/>
              <w:rPr>
                <w:del w:id="8429" w:author="Fnu, Sonam" w:date="2019-11-27T19:18:00Z"/>
                <w:rFonts w:ascii="Calibri" w:hAnsi="Calibri"/>
              </w:rPr>
            </w:pPr>
          </w:p>
        </w:tc>
        <w:tc>
          <w:tcPr>
            <w:tcW w:w="1544" w:type="pct"/>
            <w:tcBorders>
              <w:top w:val="single" w:sz="4" w:space="0" w:color="auto"/>
              <w:left w:val="single" w:sz="4" w:space="0" w:color="auto"/>
              <w:bottom w:val="single" w:sz="4" w:space="0" w:color="auto"/>
              <w:right w:val="single" w:sz="4" w:space="0" w:color="auto"/>
            </w:tcBorders>
            <w:tcPrChange w:id="8430" w:author="Fnu, Sonam" w:date="2019-11-27T19:18:00Z">
              <w:tcPr>
                <w:tcW w:w="1544" w:type="pct"/>
                <w:tcBorders>
                  <w:top w:val="single" w:sz="4" w:space="0" w:color="auto"/>
                  <w:left w:val="single" w:sz="4" w:space="0" w:color="auto"/>
                  <w:bottom w:val="single" w:sz="4" w:space="0" w:color="auto"/>
                  <w:right w:val="single" w:sz="4" w:space="0" w:color="auto"/>
                </w:tcBorders>
              </w:tcPr>
            </w:tcPrChange>
          </w:tcPr>
          <w:p w14:paraId="317977CD" w14:textId="471E051C" w:rsidR="00FB2467" w:rsidRPr="00064254" w:rsidDel="00737460" w:rsidRDefault="00FB2467" w:rsidP="007F23CF">
            <w:pPr>
              <w:jc w:val="center"/>
              <w:rPr>
                <w:del w:id="8431" w:author="Fnu, Sonam" w:date="2019-11-27T19:18:00Z"/>
                <w:rFonts w:ascii="Calibri" w:hAnsi="Calibri"/>
              </w:rPr>
            </w:pPr>
          </w:p>
        </w:tc>
        <w:tc>
          <w:tcPr>
            <w:tcW w:w="962" w:type="pct"/>
            <w:tcBorders>
              <w:top w:val="single" w:sz="4" w:space="0" w:color="auto"/>
              <w:left w:val="single" w:sz="4" w:space="0" w:color="auto"/>
              <w:bottom w:val="single" w:sz="4" w:space="0" w:color="auto"/>
              <w:right w:val="single" w:sz="4" w:space="0" w:color="auto"/>
            </w:tcBorders>
            <w:tcPrChange w:id="8432" w:author="Fnu, Sonam" w:date="2019-11-27T19:18:00Z">
              <w:tcPr>
                <w:tcW w:w="962" w:type="pct"/>
                <w:tcBorders>
                  <w:top w:val="single" w:sz="4" w:space="0" w:color="auto"/>
                  <w:left w:val="single" w:sz="4" w:space="0" w:color="auto"/>
                  <w:bottom w:val="single" w:sz="4" w:space="0" w:color="auto"/>
                  <w:right w:val="single" w:sz="4" w:space="0" w:color="auto"/>
                </w:tcBorders>
              </w:tcPr>
            </w:tcPrChange>
          </w:tcPr>
          <w:p w14:paraId="4A9EBBD4" w14:textId="65B6E8B3" w:rsidR="00FB2467" w:rsidRPr="00064254" w:rsidDel="00737460" w:rsidRDefault="00FB2467" w:rsidP="007F23CF">
            <w:pPr>
              <w:jc w:val="center"/>
              <w:rPr>
                <w:del w:id="8433" w:author="Fnu, Sonam" w:date="2019-11-27T19:18:00Z"/>
                <w:rFonts w:ascii="Calibri" w:hAnsi="Calibri"/>
              </w:rPr>
            </w:pPr>
          </w:p>
        </w:tc>
        <w:tc>
          <w:tcPr>
            <w:tcW w:w="824" w:type="pct"/>
            <w:tcBorders>
              <w:top w:val="single" w:sz="4" w:space="0" w:color="auto"/>
              <w:left w:val="single" w:sz="4" w:space="0" w:color="auto"/>
              <w:bottom w:val="single" w:sz="4" w:space="0" w:color="auto"/>
              <w:right w:val="single" w:sz="4" w:space="0" w:color="auto"/>
            </w:tcBorders>
            <w:tcPrChange w:id="8434" w:author="Fnu, Sonam" w:date="2019-11-27T19:18:00Z">
              <w:tcPr>
                <w:tcW w:w="824" w:type="pct"/>
                <w:tcBorders>
                  <w:top w:val="single" w:sz="4" w:space="0" w:color="auto"/>
                  <w:left w:val="single" w:sz="4" w:space="0" w:color="auto"/>
                  <w:bottom w:val="single" w:sz="4" w:space="0" w:color="auto"/>
                  <w:right w:val="single" w:sz="4" w:space="0" w:color="auto"/>
                </w:tcBorders>
              </w:tcPr>
            </w:tcPrChange>
          </w:tcPr>
          <w:p w14:paraId="78DB3827" w14:textId="3509F996" w:rsidR="00FB2467" w:rsidRPr="00064254" w:rsidDel="00737460" w:rsidRDefault="00FB2467" w:rsidP="007F23CF">
            <w:pPr>
              <w:jc w:val="center"/>
              <w:rPr>
                <w:del w:id="8435" w:author="Fnu, Sonam" w:date="2019-11-27T19:18:00Z"/>
                <w:rFonts w:ascii="Calibri" w:hAnsi="Calibri"/>
              </w:rPr>
            </w:pPr>
          </w:p>
        </w:tc>
      </w:tr>
      <w:tr w:rsidR="00FB2467" w:rsidRPr="00012DAF" w:rsidDel="00737460" w14:paraId="6C0BD852" w14:textId="3F7F63B7" w:rsidTr="00737460">
        <w:trPr>
          <w:cantSplit/>
          <w:del w:id="8436" w:author="Fnu, Sonam" w:date="2019-11-27T19:18:00Z"/>
          <w:trPrChange w:id="8437" w:author="Fnu, Sonam" w:date="2019-11-27T19:18:00Z">
            <w:trPr>
              <w:cantSplit/>
            </w:trPr>
          </w:trPrChange>
        </w:trPr>
        <w:tc>
          <w:tcPr>
            <w:tcW w:w="972" w:type="pct"/>
            <w:tcBorders>
              <w:top w:val="single" w:sz="4" w:space="0" w:color="auto"/>
              <w:left w:val="single" w:sz="4" w:space="0" w:color="auto"/>
              <w:bottom w:val="single" w:sz="4" w:space="0" w:color="auto"/>
              <w:right w:val="single" w:sz="4" w:space="0" w:color="auto"/>
            </w:tcBorders>
            <w:tcPrChange w:id="8438" w:author="Fnu, Sonam" w:date="2019-11-27T19:18:00Z">
              <w:tcPr>
                <w:tcW w:w="971" w:type="pct"/>
                <w:tcBorders>
                  <w:top w:val="single" w:sz="4" w:space="0" w:color="auto"/>
                  <w:left w:val="single" w:sz="4" w:space="0" w:color="auto"/>
                  <w:bottom w:val="single" w:sz="4" w:space="0" w:color="auto"/>
                  <w:right w:val="single" w:sz="4" w:space="0" w:color="auto"/>
                </w:tcBorders>
              </w:tcPr>
            </w:tcPrChange>
          </w:tcPr>
          <w:p w14:paraId="66AEEEE8" w14:textId="7F63C449" w:rsidR="00FB2467" w:rsidRPr="00064254" w:rsidDel="00737460" w:rsidRDefault="00FB2467" w:rsidP="007F23CF">
            <w:pPr>
              <w:jc w:val="center"/>
              <w:rPr>
                <w:del w:id="8439" w:author="Fnu, Sonam" w:date="2019-11-27T19:18:00Z"/>
                <w:rFonts w:ascii="Calibri" w:hAnsi="Calibri"/>
              </w:rPr>
            </w:pPr>
          </w:p>
        </w:tc>
        <w:tc>
          <w:tcPr>
            <w:tcW w:w="699" w:type="pct"/>
            <w:tcBorders>
              <w:top w:val="single" w:sz="4" w:space="0" w:color="auto"/>
              <w:left w:val="single" w:sz="4" w:space="0" w:color="auto"/>
              <w:bottom w:val="single" w:sz="4" w:space="0" w:color="auto"/>
              <w:right w:val="single" w:sz="4" w:space="0" w:color="auto"/>
            </w:tcBorders>
            <w:tcPrChange w:id="8440" w:author="Fnu, Sonam" w:date="2019-11-27T19:18:00Z">
              <w:tcPr>
                <w:tcW w:w="699" w:type="pct"/>
                <w:tcBorders>
                  <w:top w:val="single" w:sz="4" w:space="0" w:color="auto"/>
                  <w:left w:val="single" w:sz="4" w:space="0" w:color="auto"/>
                  <w:bottom w:val="single" w:sz="4" w:space="0" w:color="auto"/>
                  <w:right w:val="single" w:sz="4" w:space="0" w:color="auto"/>
                </w:tcBorders>
              </w:tcPr>
            </w:tcPrChange>
          </w:tcPr>
          <w:p w14:paraId="6010378F" w14:textId="316E30B6" w:rsidR="00FB2467" w:rsidRPr="00064254" w:rsidDel="00737460" w:rsidRDefault="00FB2467" w:rsidP="007F23CF">
            <w:pPr>
              <w:jc w:val="center"/>
              <w:rPr>
                <w:del w:id="8441" w:author="Fnu, Sonam" w:date="2019-11-27T19:18:00Z"/>
                <w:rFonts w:ascii="Calibri" w:hAnsi="Calibri"/>
              </w:rPr>
            </w:pPr>
          </w:p>
        </w:tc>
        <w:tc>
          <w:tcPr>
            <w:tcW w:w="1544" w:type="pct"/>
            <w:tcBorders>
              <w:top w:val="single" w:sz="4" w:space="0" w:color="auto"/>
              <w:left w:val="single" w:sz="4" w:space="0" w:color="auto"/>
              <w:bottom w:val="single" w:sz="4" w:space="0" w:color="auto"/>
              <w:right w:val="single" w:sz="4" w:space="0" w:color="auto"/>
            </w:tcBorders>
            <w:tcPrChange w:id="8442" w:author="Fnu, Sonam" w:date="2019-11-27T19:18:00Z">
              <w:tcPr>
                <w:tcW w:w="1544" w:type="pct"/>
                <w:tcBorders>
                  <w:top w:val="single" w:sz="4" w:space="0" w:color="auto"/>
                  <w:left w:val="single" w:sz="4" w:space="0" w:color="auto"/>
                  <w:bottom w:val="single" w:sz="4" w:space="0" w:color="auto"/>
                  <w:right w:val="single" w:sz="4" w:space="0" w:color="auto"/>
                </w:tcBorders>
              </w:tcPr>
            </w:tcPrChange>
          </w:tcPr>
          <w:p w14:paraId="69305DC3" w14:textId="6B4F8A42" w:rsidR="00FB2467" w:rsidRPr="00064254" w:rsidDel="00737460" w:rsidRDefault="00FB2467" w:rsidP="007F23CF">
            <w:pPr>
              <w:jc w:val="center"/>
              <w:rPr>
                <w:del w:id="8443" w:author="Fnu, Sonam" w:date="2019-11-27T19:18:00Z"/>
                <w:rFonts w:ascii="Calibri" w:hAnsi="Calibri"/>
              </w:rPr>
            </w:pPr>
          </w:p>
        </w:tc>
        <w:tc>
          <w:tcPr>
            <w:tcW w:w="962" w:type="pct"/>
            <w:tcBorders>
              <w:top w:val="single" w:sz="4" w:space="0" w:color="auto"/>
              <w:left w:val="single" w:sz="4" w:space="0" w:color="auto"/>
              <w:bottom w:val="single" w:sz="4" w:space="0" w:color="auto"/>
              <w:right w:val="single" w:sz="4" w:space="0" w:color="auto"/>
            </w:tcBorders>
            <w:tcPrChange w:id="8444" w:author="Fnu, Sonam" w:date="2019-11-27T19:18:00Z">
              <w:tcPr>
                <w:tcW w:w="962" w:type="pct"/>
                <w:tcBorders>
                  <w:top w:val="single" w:sz="4" w:space="0" w:color="auto"/>
                  <w:left w:val="single" w:sz="4" w:space="0" w:color="auto"/>
                  <w:bottom w:val="single" w:sz="4" w:space="0" w:color="auto"/>
                  <w:right w:val="single" w:sz="4" w:space="0" w:color="auto"/>
                </w:tcBorders>
              </w:tcPr>
            </w:tcPrChange>
          </w:tcPr>
          <w:p w14:paraId="401B229E" w14:textId="65780581" w:rsidR="00FB2467" w:rsidRPr="00064254" w:rsidDel="00737460" w:rsidRDefault="00FB2467" w:rsidP="007F23CF">
            <w:pPr>
              <w:jc w:val="center"/>
              <w:rPr>
                <w:del w:id="8445" w:author="Fnu, Sonam" w:date="2019-11-27T19:18:00Z"/>
                <w:rFonts w:ascii="Calibri" w:hAnsi="Calibri"/>
              </w:rPr>
            </w:pPr>
          </w:p>
        </w:tc>
        <w:tc>
          <w:tcPr>
            <w:tcW w:w="824" w:type="pct"/>
            <w:tcBorders>
              <w:top w:val="single" w:sz="4" w:space="0" w:color="auto"/>
              <w:left w:val="single" w:sz="4" w:space="0" w:color="auto"/>
              <w:bottom w:val="single" w:sz="4" w:space="0" w:color="auto"/>
              <w:right w:val="single" w:sz="4" w:space="0" w:color="auto"/>
            </w:tcBorders>
            <w:tcPrChange w:id="8446" w:author="Fnu, Sonam" w:date="2019-11-27T19:18:00Z">
              <w:tcPr>
                <w:tcW w:w="824" w:type="pct"/>
                <w:tcBorders>
                  <w:top w:val="single" w:sz="4" w:space="0" w:color="auto"/>
                  <w:left w:val="single" w:sz="4" w:space="0" w:color="auto"/>
                  <w:bottom w:val="single" w:sz="4" w:space="0" w:color="auto"/>
                  <w:right w:val="single" w:sz="4" w:space="0" w:color="auto"/>
                </w:tcBorders>
              </w:tcPr>
            </w:tcPrChange>
          </w:tcPr>
          <w:p w14:paraId="42AE107F" w14:textId="487805B2" w:rsidR="00FB2467" w:rsidRPr="00064254" w:rsidDel="00737460" w:rsidRDefault="00FB2467" w:rsidP="007F23CF">
            <w:pPr>
              <w:jc w:val="center"/>
              <w:rPr>
                <w:del w:id="8447" w:author="Fnu, Sonam" w:date="2019-11-27T19:18:00Z"/>
                <w:rFonts w:ascii="Calibri" w:hAnsi="Calibri"/>
              </w:rPr>
            </w:pPr>
          </w:p>
        </w:tc>
      </w:tr>
      <w:tr w:rsidR="008F748A" w:rsidRPr="00012DAF" w:rsidDel="00737460" w14:paraId="011EBB87" w14:textId="4DE4562B" w:rsidTr="00737460">
        <w:trPr>
          <w:cantSplit/>
          <w:del w:id="8448" w:author="Fnu, Sonam" w:date="2019-11-27T19:18:00Z"/>
          <w:trPrChange w:id="8449" w:author="Fnu, Sonam" w:date="2019-11-27T19:18:00Z">
            <w:trPr>
              <w:cantSplit/>
            </w:trPr>
          </w:trPrChange>
        </w:trPr>
        <w:tc>
          <w:tcPr>
            <w:tcW w:w="9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8450" w:author="Fnu, Sonam" w:date="2019-11-27T19:18:00Z">
              <w:tcPr>
                <w:tcW w:w="97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tcPrChange>
          </w:tcPr>
          <w:p w14:paraId="064F54C1" w14:textId="57799C05" w:rsidR="008F748A" w:rsidRPr="00064254" w:rsidDel="00737460" w:rsidRDefault="008F748A" w:rsidP="007F23CF">
            <w:pPr>
              <w:jc w:val="center"/>
              <w:rPr>
                <w:del w:id="8451" w:author="Fnu, Sonam" w:date="2019-11-27T19:18:00Z"/>
                <w:rFonts w:ascii="Calibri" w:hAnsi="Calibri"/>
              </w:rPr>
            </w:pPr>
            <w:del w:id="8452" w:author="Fnu, Sonam" w:date="2019-11-27T19:18:00Z">
              <w:r w:rsidRPr="00064254" w:rsidDel="00737460">
                <w:rPr>
                  <w:rFonts w:ascii="Calibri" w:hAnsi="Calibri"/>
                </w:rPr>
                <w:delText>Status</w:delText>
              </w:r>
            </w:del>
          </w:p>
        </w:tc>
        <w:tc>
          <w:tcPr>
            <w:tcW w:w="4028" w:type="pct"/>
            <w:gridSpan w:val="4"/>
            <w:tcBorders>
              <w:top w:val="single" w:sz="4" w:space="0" w:color="auto"/>
              <w:left w:val="single" w:sz="4" w:space="0" w:color="auto"/>
              <w:bottom w:val="single" w:sz="4" w:space="0" w:color="auto"/>
              <w:right w:val="single" w:sz="4" w:space="0" w:color="auto"/>
            </w:tcBorders>
            <w:tcPrChange w:id="8453" w:author="Fnu, Sonam" w:date="2019-11-27T19:18:00Z">
              <w:tcPr>
                <w:tcW w:w="4029" w:type="pct"/>
                <w:gridSpan w:val="4"/>
                <w:tcBorders>
                  <w:top w:val="single" w:sz="4" w:space="0" w:color="auto"/>
                  <w:left w:val="single" w:sz="4" w:space="0" w:color="auto"/>
                  <w:bottom w:val="single" w:sz="4" w:space="0" w:color="auto"/>
                  <w:right w:val="single" w:sz="4" w:space="0" w:color="auto"/>
                </w:tcBorders>
              </w:tcPr>
            </w:tcPrChange>
          </w:tcPr>
          <w:p w14:paraId="0409A57F" w14:textId="6F6341E8" w:rsidR="008F748A" w:rsidRPr="00064254" w:rsidDel="00737460" w:rsidRDefault="008F748A" w:rsidP="007F23CF">
            <w:pPr>
              <w:jc w:val="center"/>
              <w:rPr>
                <w:del w:id="8454" w:author="Fnu, Sonam" w:date="2019-11-27T19:18:00Z"/>
                <w:rFonts w:ascii="Calibri" w:hAnsi="Calibri"/>
              </w:rPr>
            </w:pPr>
          </w:p>
        </w:tc>
      </w:tr>
    </w:tbl>
    <w:p w14:paraId="5C355A71" w14:textId="3E9149FC" w:rsidR="00074A25" w:rsidRPr="00064254" w:rsidDel="00737460" w:rsidRDefault="00074A25" w:rsidP="007E0683">
      <w:pPr>
        <w:pStyle w:val="Heading1"/>
        <w:numPr>
          <w:ilvl w:val="0"/>
          <w:numId w:val="71"/>
        </w:numPr>
        <w:rPr>
          <w:del w:id="8455" w:author="Fnu, Sonam" w:date="2019-11-27T19:18:00Z"/>
          <w:rFonts w:ascii="Calibri" w:hAnsi="Calibri"/>
        </w:rPr>
      </w:pPr>
      <w:bookmarkStart w:id="8456" w:name="_Toc5265659"/>
      <w:del w:id="8457" w:author="Fnu, Sonam" w:date="2019-11-27T19:18:00Z">
        <w:r w:rsidRPr="00064254" w:rsidDel="00737460">
          <w:rPr>
            <w:rFonts w:ascii="Calibri" w:hAnsi="Calibri"/>
          </w:rPr>
          <w:delText>Customer Signature:</w:delText>
        </w:r>
        <w:bookmarkEnd w:id="8456"/>
      </w:del>
    </w:p>
    <w:p w14:paraId="10BB4C49" w14:textId="3B57CDEE" w:rsidR="00946684" w:rsidRPr="00064254" w:rsidDel="00737460" w:rsidRDefault="00946684" w:rsidP="005C6182">
      <w:pPr>
        <w:rPr>
          <w:del w:id="8458" w:author="Fnu, Sonam" w:date="2019-11-27T19:18:00Z"/>
          <w:rFonts w:ascii="Calibri" w:hAnsi="Calibri"/>
        </w:rPr>
      </w:pPr>
    </w:p>
    <w:tbl>
      <w:tblPr>
        <w:tblStyle w:val="TableGrid"/>
        <w:tblW w:w="4989" w:type="pct"/>
        <w:tblLook w:val="04A0" w:firstRow="1" w:lastRow="0" w:firstColumn="1" w:lastColumn="0" w:noHBand="0" w:noVBand="1"/>
      </w:tblPr>
      <w:tblGrid>
        <w:gridCol w:w="1865"/>
        <w:gridCol w:w="7737"/>
      </w:tblGrid>
      <w:tr w:rsidR="007F23CF" w:rsidRPr="00012DAF" w:rsidDel="00737460" w14:paraId="35D03FE4" w14:textId="1331F270" w:rsidTr="009C16FF">
        <w:trPr>
          <w:cantSplit/>
          <w:del w:id="8459" w:author="Fnu, Sonam" w:date="2019-11-27T19:18:00Z"/>
        </w:trPr>
        <w:tc>
          <w:tcPr>
            <w:tcW w:w="97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161F0" w14:textId="0B827131" w:rsidR="007F23CF" w:rsidRPr="00064254" w:rsidDel="00737460" w:rsidRDefault="007F23CF" w:rsidP="007F23CF">
            <w:pPr>
              <w:jc w:val="center"/>
              <w:rPr>
                <w:del w:id="8460" w:author="Fnu, Sonam" w:date="2019-11-27T19:18:00Z"/>
                <w:rFonts w:ascii="Calibri" w:hAnsi="Calibri"/>
              </w:rPr>
            </w:pPr>
            <w:del w:id="8461" w:author="Fnu, Sonam" w:date="2019-11-27T19:18:00Z">
              <w:r w:rsidRPr="00064254" w:rsidDel="00737460">
                <w:rPr>
                  <w:rFonts w:ascii="Calibri" w:hAnsi="Calibri"/>
                </w:rPr>
                <w:delText>Signature</w:delText>
              </w:r>
            </w:del>
          </w:p>
        </w:tc>
        <w:tc>
          <w:tcPr>
            <w:tcW w:w="4029" w:type="pct"/>
            <w:tcBorders>
              <w:top w:val="single" w:sz="4" w:space="0" w:color="auto"/>
              <w:left w:val="single" w:sz="4" w:space="0" w:color="auto"/>
              <w:bottom w:val="single" w:sz="4" w:space="0" w:color="auto"/>
              <w:right w:val="single" w:sz="4" w:space="0" w:color="auto"/>
            </w:tcBorders>
          </w:tcPr>
          <w:p w14:paraId="7B7730A4" w14:textId="263D27F0" w:rsidR="007F23CF" w:rsidRPr="00064254" w:rsidDel="00737460" w:rsidRDefault="007F23CF" w:rsidP="007F23CF">
            <w:pPr>
              <w:jc w:val="center"/>
              <w:rPr>
                <w:del w:id="8462" w:author="Fnu, Sonam" w:date="2019-11-27T19:18:00Z"/>
                <w:rFonts w:ascii="Calibri" w:hAnsi="Calibri"/>
              </w:rPr>
            </w:pPr>
          </w:p>
        </w:tc>
      </w:tr>
      <w:tr w:rsidR="007F23CF" w:rsidRPr="00012DAF" w:rsidDel="00737460" w14:paraId="73282553" w14:textId="4481120D" w:rsidTr="009C16FF">
        <w:trPr>
          <w:cantSplit/>
          <w:del w:id="8463" w:author="Fnu, Sonam" w:date="2019-11-27T19:18:00Z"/>
        </w:trPr>
        <w:tc>
          <w:tcPr>
            <w:tcW w:w="97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FD444" w14:textId="5828A75D" w:rsidR="007F23CF" w:rsidRPr="00064254" w:rsidDel="00737460" w:rsidRDefault="007F23CF" w:rsidP="007F23CF">
            <w:pPr>
              <w:jc w:val="center"/>
              <w:rPr>
                <w:del w:id="8464" w:author="Fnu, Sonam" w:date="2019-11-27T19:18:00Z"/>
                <w:rFonts w:ascii="Calibri" w:hAnsi="Calibri"/>
              </w:rPr>
            </w:pPr>
            <w:del w:id="8465" w:author="Fnu, Sonam" w:date="2019-11-27T19:18:00Z">
              <w:r w:rsidRPr="00064254" w:rsidDel="00737460">
                <w:rPr>
                  <w:rFonts w:ascii="Calibri" w:hAnsi="Calibri"/>
                </w:rPr>
                <w:delText>Title of Signor</w:delText>
              </w:r>
            </w:del>
          </w:p>
        </w:tc>
        <w:tc>
          <w:tcPr>
            <w:tcW w:w="4029" w:type="pct"/>
            <w:tcBorders>
              <w:top w:val="single" w:sz="4" w:space="0" w:color="auto"/>
              <w:left w:val="single" w:sz="4" w:space="0" w:color="auto"/>
              <w:bottom w:val="single" w:sz="4" w:space="0" w:color="auto"/>
              <w:right w:val="single" w:sz="4" w:space="0" w:color="auto"/>
            </w:tcBorders>
          </w:tcPr>
          <w:p w14:paraId="72EEDE49" w14:textId="2AA985DC" w:rsidR="007F23CF" w:rsidRPr="00064254" w:rsidDel="00737460" w:rsidRDefault="007F23CF" w:rsidP="007F23CF">
            <w:pPr>
              <w:jc w:val="center"/>
              <w:rPr>
                <w:del w:id="8466" w:author="Fnu, Sonam" w:date="2019-11-27T19:18:00Z"/>
                <w:rFonts w:ascii="Calibri" w:hAnsi="Calibri"/>
              </w:rPr>
            </w:pPr>
          </w:p>
        </w:tc>
      </w:tr>
      <w:tr w:rsidR="009C16FF" w:rsidRPr="00012DAF" w:rsidDel="00737460" w14:paraId="52E6C724" w14:textId="3E82899D" w:rsidTr="009C16FF">
        <w:trPr>
          <w:cantSplit/>
          <w:del w:id="8467" w:author="Fnu, Sonam" w:date="2019-11-27T19:18:00Z"/>
        </w:trPr>
        <w:tc>
          <w:tcPr>
            <w:tcW w:w="97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2CD058" w14:textId="2509915D" w:rsidR="009C16FF" w:rsidRPr="00064254" w:rsidDel="00737460" w:rsidRDefault="009C16FF" w:rsidP="007F23CF">
            <w:pPr>
              <w:jc w:val="center"/>
              <w:rPr>
                <w:del w:id="8468" w:author="Fnu, Sonam" w:date="2019-11-27T19:18:00Z"/>
                <w:rFonts w:ascii="Calibri" w:hAnsi="Calibri"/>
              </w:rPr>
            </w:pPr>
            <w:del w:id="8469" w:author="Fnu, Sonam" w:date="2019-11-27T19:18:00Z">
              <w:r w:rsidRPr="00064254" w:rsidDel="00737460">
                <w:rPr>
                  <w:rFonts w:ascii="Calibri" w:hAnsi="Calibri"/>
                </w:rPr>
                <w:delText>Date</w:delText>
              </w:r>
            </w:del>
          </w:p>
        </w:tc>
        <w:tc>
          <w:tcPr>
            <w:tcW w:w="4029" w:type="pct"/>
            <w:tcBorders>
              <w:top w:val="single" w:sz="4" w:space="0" w:color="auto"/>
              <w:left w:val="single" w:sz="4" w:space="0" w:color="auto"/>
              <w:bottom w:val="single" w:sz="4" w:space="0" w:color="auto"/>
              <w:right w:val="single" w:sz="4" w:space="0" w:color="auto"/>
            </w:tcBorders>
          </w:tcPr>
          <w:p w14:paraId="758ED16D" w14:textId="7B1A6430" w:rsidR="009C16FF" w:rsidRPr="00064254" w:rsidDel="00737460" w:rsidRDefault="009C16FF" w:rsidP="007F23CF">
            <w:pPr>
              <w:jc w:val="center"/>
              <w:rPr>
                <w:del w:id="8470" w:author="Fnu, Sonam" w:date="2019-11-27T19:18:00Z"/>
                <w:rFonts w:ascii="Calibri" w:hAnsi="Calibri"/>
              </w:rPr>
            </w:pPr>
          </w:p>
        </w:tc>
      </w:tr>
    </w:tbl>
    <w:p w14:paraId="7E1FD65E" w14:textId="77777777" w:rsidR="00E61637" w:rsidRPr="00064254" w:rsidRDefault="00E61637" w:rsidP="005C6182">
      <w:pPr>
        <w:rPr>
          <w:rFonts w:ascii="Calibri" w:hAnsi="Calibri"/>
        </w:rPr>
      </w:pPr>
    </w:p>
    <w:p w14:paraId="1781EB86" w14:textId="77777777" w:rsidR="006E1AE7" w:rsidRPr="00064254" w:rsidRDefault="006E1AE7" w:rsidP="005C6182">
      <w:pPr>
        <w:rPr>
          <w:rFonts w:ascii="Calibri" w:hAnsi="Calibri"/>
        </w:rPr>
      </w:pPr>
    </w:p>
    <w:p w14:paraId="43C759AC" w14:textId="77777777" w:rsidR="00E567DB" w:rsidRPr="00064254" w:rsidRDefault="00E567DB" w:rsidP="00E567DB">
      <w:pPr>
        <w:rPr>
          <w:rFonts w:ascii="Calibri" w:hAnsi="Calibri"/>
        </w:rPr>
      </w:pPr>
    </w:p>
    <w:p w14:paraId="27AF6C90" w14:textId="77777777" w:rsidR="007F430D" w:rsidRPr="00064254" w:rsidRDefault="007F430D" w:rsidP="007F430D">
      <w:pPr>
        <w:rPr>
          <w:rFonts w:ascii="Calibri" w:hAnsi="Calibri"/>
        </w:rPr>
      </w:pPr>
    </w:p>
    <w:p w14:paraId="42744D06" w14:textId="77777777" w:rsidR="006D51E8" w:rsidRPr="00064254" w:rsidRDefault="006D51E8" w:rsidP="006D51E8">
      <w:pPr>
        <w:rPr>
          <w:rFonts w:ascii="Calibri" w:hAnsi="Calibri"/>
        </w:rPr>
      </w:pPr>
    </w:p>
    <w:p w14:paraId="390430A7" w14:textId="77777777" w:rsidR="006D51E8" w:rsidRPr="00064254" w:rsidRDefault="006D51E8" w:rsidP="006D51E8">
      <w:pPr>
        <w:rPr>
          <w:rFonts w:ascii="Calibri" w:hAnsi="Calibri"/>
        </w:rPr>
      </w:pPr>
    </w:p>
    <w:p w14:paraId="79F21365" w14:textId="77777777" w:rsidR="003E5CE0" w:rsidRPr="00064254" w:rsidRDefault="003E5CE0" w:rsidP="003E5CE0">
      <w:pPr>
        <w:rPr>
          <w:rFonts w:ascii="Calibri" w:hAnsi="Calibri"/>
        </w:rPr>
      </w:pPr>
    </w:p>
    <w:p w14:paraId="0ACBEF53" w14:textId="77777777" w:rsidR="00895AC9" w:rsidRPr="00064254" w:rsidRDefault="00895AC9" w:rsidP="00895AC9">
      <w:pPr>
        <w:rPr>
          <w:rFonts w:ascii="Calibri" w:hAnsi="Calibri"/>
        </w:rPr>
      </w:pPr>
    </w:p>
    <w:sectPr w:rsidR="00895AC9" w:rsidRPr="00064254" w:rsidSect="001B42EE">
      <w:headerReference w:type="default" r:id="rId89"/>
      <w:footerReference w:type="default" r:id="rId90"/>
      <w:pgSz w:w="11909" w:h="16834" w:code="1"/>
      <w:pgMar w:top="1138" w:right="1138" w:bottom="1138" w:left="113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84" w:author="mayada samir" w:date="2018-05-13T11:01:00Z" w:initials="ms">
    <w:p w14:paraId="57BD3770" w14:textId="4B0C650D" w:rsidR="00AE3561" w:rsidRDefault="00AE3561">
      <w:pPr>
        <w:pStyle w:val="CommentText"/>
      </w:pPr>
      <w:r>
        <w:rPr>
          <w:rStyle w:val="CommentReference"/>
        </w:rPr>
        <w:annotationRef/>
      </w:r>
      <w:r>
        <w:t>Islam. Need to remove  2 suspicious beneficiary and account from list not till find another solution</w:t>
      </w:r>
    </w:p>
  </w:comment>
  <w:comment w:id="2528" w:author="mayada samir" w:date="2018-12-20T13:28:00Z" w:initials="ms">
    <w:p w14:paraId="4E8C795A" w14:textId="54B82F0C" w:rsidR="00AE3561" w:rsidRDefault="00AE3561">
      <w:pPr>
        <w:pStyle w:val="CommentText"/>
      </w:pPr>
      <w:r>
        <w:rPr>
          <w:rStyle w:val="CommentReference"/>
        </w:rPr>
        <w:annotationRef/>
      </w:r>
      <w:r>
        <w:t>To mention table name for department in LLD</w:t>
      </w:r>
    </w:p>
  </w:comment>
  <w:comment w:id="2570" w:author="mayada samir" w:date="2018-12-20T13:42:00Z" w:initials="ms">
    <w:p w14:paraId="1FE107A3" w14:textId="2E57A665" w:rsidR="00AE3561" w:rsidRDefault="00AE3561" w:rsidP="00DC4495">
      <w:pPr>
        <w:pStyle w:val="CommentText"/>
        <w:numPr>
          <w:ilvl w:val="0"/>
          <w:numId w:val="143"/>
        </w:numPr>
      </w:pPr>
      <w:r>
        <w:t xml:space="preserve"> </w:t>
      </w:r>
      <w:r>
        <w:rPr>
          <w:rStyle w:val="CommentReference"/>
        </w:rPr>
        <w:annotationRef/>
      </w:r>
      <w:r>
        <w:t>Language drop table will be filled from ‘SYS_ENUM’</w:t>
      </w:r>
    </w:p>
    <w:p w14:paraId="643C0918" w14:textId="7E782C2E" w:rsidR="00AE3561" w:rsidRDefault="00AE3561" w:rsidP="00F12E2E">
      <w:pPr>
        <w:pStyle w:val="CommentText"/>
        <w:numPr>
          <w:ilvl w:val="0"/>
          <w:numId w:val="143"/>
        </w:numPr>
      </w:pPr>
      <w:r>
        <w:t xml:space="preserve"> Bank user can language ID to set outgoing message for selected language  </w:t>
      </w:r>
    </w:p>
    <w:p w14:paraId="6343DC1E" w14:textId="76FE960F" w:rsidR="00AE3561" w:rsidRDefault="00AE3561" w:rsidP="00F12E2E">
      <w:pPr>
        <w:pStyle w:val="CommentText"/>
        <w:numPr>
          <w:ilvl w:val="0"/>
          <w:numId w:val="143"/>
        </w:numPr>
      </w:pPr>
      <w:r>
        <w:t xml:space="preserve"> Customer @ login select default language to open application with</w:t>
      </w:r>
    </w:p>
    <w:p w14:paraId="0FB39242" w14:textId="40618F86" w:rsidR="00AE3561" w:rsidRDefault="00AE3561" w:rsidP="00F12E2E">
      <w:pPr>
        <w:pStyle w:val="CommentText"/>
        <w:numPr>
          <w:ilvl w:val="0"/>
          <w:numId w:val="143"/>
        </w:numPr>
      </w:pPr>
      <w:r>
        <w:t>Or bank set default language to always use in application</w:t>
      </w:r>
    </w:p>
    <w:p w14:paraId="6EB8BE18" w14:textId="5A0706E2" w:rsidR="00AE3561" w:rsidRDefault="00AE3561" w:rsidP="00F12E2E">
      <w:pPr>
        <w:pStyle w:val="CommentText"/>
        <w:numPr>
          <w:ilvl w:val="0"/>
          <w:numId w:val="143"/>
        </w:numPr>
      </w:pPr>
      <w:r>
        <w:t>This selected language will be saved in customer session and will be used to get outgoing message when send notification.</w:t>
      </w:r>
    </w:p>
    <w:p w14:paraId="1C59DB92" w14:textId="77777777" w:rsidR="00AE3561" w:rsidRDefault="00AE3561">
      <w:pPr>
        <w:pStyle w:val="CommentText"/>
      </w:pPr>
    </w:p>
  </w:comment>
  <w:comment w:id="2571" w:author="mayada samir" w:date="2018-10-02T10:58:00Z" w:initials="ms">
    <w:p w14:paraId="09A76927" w14:textId="4DCCFD16" w:rsidR="00AE3561" w:rsidRDefault="00AE3561">
      <w:pPr>
        <w:pStyle w:val="CommentText"/>
      </w:pPr>
      <w:r>
        <w:rPr>
          <w:rStyle w:val="CommentReference"/>
        </w:rPr>
        <w:annotationRef/>
      </w:r>
      <w:r>
        <w:t>Customer language is not defined in NET</w:t>
      </w:r>
    </w:p>
    <w:p w14:paraId="1C784A74" w14:textId="6C9E607C" w:rsidR="00AE3561" w:rsidRDefault="00AE3561">
      <w:pPr>
        <w:pStyle w:val="CommentText"/>
      </w:pPr>
      <w:r>
        <w:t>Set Default Language for case where current Session language is not defined</w:t>
      </w:r>
    </w:p>
  </w:comment>
  <w:comment w:id="2611" w:author="mayada samir" w:date="2018-12-20T15:03:00Z" w:initials="ms">
    <w:p w14:paraId="0DA76DEE" w14:textId="0ED7D756" w:rsidR="00AE3561" w:rsidRDefault="00AE3561">
      <w:pPr>
        <w:pStyle w:val="CommentText"/>
      </w:pPr>
      <w:r>
        <w:rPr>
          <w:rStyle w:val="CommentReference"/>
        </w:rPr>
        <w:annotationRef/>
      </w:r>
      <w:r>
        <w:t>US 3 , to mention in LLD any DEV steps</w:t>
      </w:r>
    </w:p>
  </w:comment>
  <w:comment w:id="2619" w:author="mayada samir" w:date="2018-12-20T14:55:00Z" w:initials="ms">
    <w:p w14:paraId="5C3DD1A5" w14:textId="52F24D25" w:rsidR="00AE3561" w:rsidRDefault="00AE3561" w:rsidP="006916E0">
      <w:pPr>
        <w:pStyle w:val="CommentText"/>
      </w:pPr>
      <w:r>
        <w:rPr>
          <w:rStyle w:val="CommentReference"/>
        </w:rPr>
        <w:annotationRef/>
      </w:r>
      <w:r>
        <w:t xml:space="preserve">US 4 – To mention in LLD steps </w:t>
      </w:r>
    </w:p>
  </w:comment>
  <w:comment w:id="2627" w:author="mayada samir" w:date="2018-12-20T14:55:00Z" w:initials="ms">
    <w:p w14:paraId="05A0F370" w14:textId="7E2C8997" w:rsidR="00AE3561" w:rsidRDefault="00AE3561">
      <w:pPr>
        <w:pStyle w:val="CommentText"/>
      </w:pPr>
      <w:r>
        <w:rPr>
          <w:rStyle w:val="CommentReference"/>
        </w:rPr>
        <w:annotationRef/>
      </w:r>
      <w:r>
        <w:t xml:space="preserve">US 5 to mention in LLD any steps to that </w:t>
      </w:r>
    </w:p>
  </w:comment>
  <w:comment w:id="3330" w:author="mayada samir" w:date="2018-12-20T14:36:00Z" w:initials="ms">
    <w:p w14:paraId="0FC90E6C" w14:textId="4986B49F" w:rsidR="00AE3561" w:rsidRDefault="00AE3561">
      <w:pPr>
        <w:pStyle w:val="CommentText"/>
      </w:pPr>
      <w:r>
        <w:rPr>
          <w:rStyle w:val="CommentReference"/>
        </w:rPr>
        <w:annotationRef/>
      </w:r>
      <w:r>
        <w:t>If bank configured to use SMS in notification methods</w:t>
      </w:r>
    </w:p>
    <w:p w14:paraId="55DB66C5" w14:textId="5FEBF095" w:rsidR="00AE3561" w:rsidRDefault="00AE3561">
      <w:pPr>
        <w:pStyle w:val="CommentText"/>
      </w:pPr>
      <w:r>
        <w:t xml:space="preserve">So in customer registration mobile number must be mandatory  </w:t>
      </w:r>
    </w:p>
  </w:comment>
  <w:comment w:id="3385" w:author="mayada samir" w:date="2018-12-20T14:42:00Z" w:initials="ms">
    <w:p w14:paraId="58406C2D" w14:textId="4929DA91" w:rsidR="00AE3561" w:rsidRDefault="00AE3561">
      <w:pPr>
        <w:pStyle w:val="CommentText"/>
      </w:pPr>
      <w:r>
        <w:rPr>
          <w:rStyle w:val="CommentReference"/>
        </w:rPr>
        <w:annotationRef/>
      </w:r>
      <w:r>
        <w:t>US 1 in xls sheet</w:t>
      </w:r>
    </w:p>
  </w:comment>
  <w:comment w:id="3677" w:author="mayada samir" w:date="2018-12-20T14:44:00Z" w:initials="ms">
    <w:p w14:paraId="65B2B5F4" w14:textId="73ACFF5D" w:rsidR="00AE3561" w:rsidRDefault="00AE3561">
      <w:pPr>
        <w:pStyle w:val="CommentText"/>
      </w:pPr>
      <w:r>
        <w:rPr>
          <w:rStyle w:val="CommentReference"/>
        </w:rPr>
        <w:annotationRef/>
      </w:r>
      <w:r>
        <w:t xml:space="preserve">US 2 </w:t>
      </w:r>
    </w:p>
  </w:comment>
  <w:comment w:id="3814" w:author="mayada samir" w:date="2018-12-20T14:46:00Z" w:initials="ms">
    <w:p w14:paraId="4ECD8FEA" w14:textId="52E1BE02" w:rsidR="00AE3561" w:rsidRDefault="00AE3561">
      <w:pPr>
        <w:pStyle w:val="CommentText"/>
      </w:pPr>
      <w:r>
        <w:rPr>
          <w:rStyle w:val="CommentReference"/>
        </w:rPr>
        <w:annotationRef/>
      </w:r>
      <w:r>
        <w:t>US 23</w:t>
      </w:r>
    </w:p>
  </w:comment>
  <w:comment w:id="3815" w:author="mayada samir" w:date="2018-12-20T15:56:00Z" w:initials="ms">
    <w:p w14:paraId="072EE3B2" w14:textId="267F3E6C" w:rsidR="00AE3561" w:rsidRDefault="00AE3561" w:rsidP="006916E0">
      <w:pPr>
        <w:pStyle w:val="CommentText"/>
      </w:pPr>
      <w:r>
        <w:rPr>
          <w:rStyle w:val="CommentReference"/>
        </w:rPr>
        <w:annotationRef/>
      </w:r>
      <w:r>
        <w:t>Added workflow Processing page</w:t>
      </w:r>
    </w:p>
  </w:comment>
  <w:comment w:id="3891" w:author="mayada samir" w:date="2019-02-27T11:06:00Z" w:initials="ms">
    <w:p w14:paraId="0EBA92D1" w14:textId="41AF9F8C" w:rsidR="00AE3561" w:rsidRDefault="00AE3561">
      <w:pPr>
        <w:pStyle w:val="CommentText"/>
      </w:pPr>
      <w:r>
        <w:rPr>
          <w:rStyle w:val="CommentReference"/>
        </w:rPr>
        <w:annotationRef/>
      </w:r>
      <w:r>
        <w:t>Scenario of this popup</w:t>
      </w:r>
    </w:p>
  </w:comment>
  <w:comment w:id="3932" w:author="mayada samir" w:date="2018-12-20T14:20:00Z" w:initials="ms">
    <w:p w14:paraId="0D3D908B" w14:textId="01798C40" w:rsidR="00AE3561" w:rsidRDefault="00AE3561">
      <w:pPr>
        <w:pStyle w:val="CommentText"/>
      </w:pPr>
      <w:r>
        <w:rPr>
          <w:rStyle w:val="CommentReference"/>
        </w:rPr>
        <w:annotationRef/>
      </w:r>
      <w:r>
        <w:t>Same message will be sent for both Email and SMS message on mobile</w:t>
      </w:r>
    </w:p>
  </w:comment>
  <w:comment w:id="3950" w:author="mayada samir" w:date="2018-10-02T11:29:00Z" w:initials="ms">
    <w:p w14:paraId="25919A82" w14:textId="2AAA0475" w:rsidR="00AE3561" w:rsidRDefault="00AE3561">
      <w:pPr>
        <w:pStyle w:val="CommentText"/>
      </w:pPr>
      <w:r>
        <w:rPr>
          <w:rStyle w:val="CommentReference"/>
        </w:rPr>
        <w:annotationRef/>
      </w:r>
      <w:r>
        <w:t>Added in review</w:t>
      </w:r>
    </w:p>
  </w:comment>
  <w:comment w:id="4678" w:author="mayada samir" w:date="2018-09-23T12:10:00Z" w:initials="ms">
    <w:p w14:paraId="4A24E093" w14:textId="26BE9828" w:rsidR="00AE3561" w:rsidRDefault="00AE3561">
      <w:pPr>
        <w:pStyle w:val="CommentText"/>
      </w:pPr>
      <w:r>
        <w:rPr>
          <w:rStyle w:val="CommentReference"/>
        </w:rPr>
        <w:annotationRef/>
      </w:r>
      <w:r>
        <w:t>Screen for Corporate</w:t>
      </w:r>
    </w:p>
    <w:p w14:paraId="362AE5CC" w14:textId="77777777" w:rsidR="00AE3561" w:rsidRDefault="00AE3561">
      <w:pPr>
        <w:pStyle w:val="CommentText"/>
      </w:pPr>
    </w:p>
  </w:comment>
  <w:comment w:id="4872" w:author="mayada samir" w:date="2018-12-20T14:52:00Z" w:initials="ms">
    <w:p w14:paraId="61BF88E2" w14:textId="093FB0AD" w:rsidR="00AE3561" w:rsidRDefault="00AE3561">
      <w:pPr>
        <w:pStyle w:val="CommentText"/>
      </w:pPr>
      <w:r>
        <w:rPr>
          <w:rStyle w:val="CommentReference"/>
        </w:rPr>
        <w:annotationRef/>
      </w:r>
      <w:r>
        <w:t>US 9</w:t>
      </w:r>
    </w:p>
  </w:comment>
  <w:comment w:id="4916" w:author="mayada samir" w:date="2018-09-23T11:50:00Z" w:initials="ms">
    <w:p w14:paraId="265F4EB1" w14:textId="2FEB5044" w:rsidR="00AE3561" w:rsidRDefault="00AE3561" w:rsidP="00E63690">
      <w:pPr>
        <w:pStyle w:val="CommentText"/>
      </w:pPr>
      <w:r>
        <w:rPr>
          <w:rStyle w:val="CommentReference"/>
        </w:rPr>
        <w:annotationRef/>
      </w:r>
      <w:r>
        <w:t xml:space="preserve">Add corporate recipient list </w:t>
      </w:r>
    </w:p>
  </w:comment>
  <w:comment w:id="5125" w:author="mayada samir" w:date="2018-09-23T11:51:00Z" w:initials="ms">
    <w:p w14:paraId="71731226" w14:textId="1C72BAB6" w:rsidR="00AE3561" w:rsidRDefault="00AE3561" w:rsidP="00E63690">
      <w:pPr>
        <w:pStyle w:val="CommentText"/>
      </w:pPr>
      <w:r>
        <w:rPr>
          <w:rStyle w:val="CommentReference"/>
        </w:rPr>
        <w:annotationRef/>
      </w:r>
      <w:r>
        <w:t>Clarify which call SMS service and which save in NET DB</w:t>
      </w:r>
    </w:p>
  </w:comment>
  <w:comment w:id="5344" w:author="mayada samir" w:date="2018-12-20T14:52:00Z" w:initials="ms">
    <w:p w14:paraId="6B6984C8" w14:textId="11D571E2" w:rsidR="00AE3561" w:rsidRDefault="00AE3561">
      <w:pPr>
        <w:pStyle w:val="CommentText"/>
      </w:pPr>
      <w:r>
        <w:rPr>
          <w:rStyle w:val="CommentReference"/>
        </w:rPr>
        <w:annotationRef/>
      </w:r>
      <w:r>
        <w:t>US 10</w:t>
      </w:r>
    </w:p>
  </w:comment>
  <w:comment w:id="6116" w:author="mayada samir" w:date="2018-12-24T14:42:00Z" w:initials="ms">
    <w:p w14:paraId="54952A2D" w14:textId="3A01A82D" w:rsidR="00AE3561" w:rsidRDefault="00AE3561">
      <w:pPr>
        <w:pStyle w:val="CommentText"/>
      </w:pPr>
      <w:r>
        <w:rPr>
          <w:rStyle w:val="CommentReference"/>
        </w:rPr>
        <w:annotationRef/>
      </w:r>
      <w:r>
        <w:t>review</w:t>
      </w:r>
    </w:p>
  </w:comment>
  <w:comment w:id="6495" w:author="mayada samir" w:date="2018-05-09T13:16:00Z" w:initials="ms">
    <w:p w14:paraId="4579C772" w14:textId="77777777" w:rsidR="00AE3561" w:rsidRDefault="00AE3561" w:rsidP="00EF7801">
      <w:pPr>
        <w:pStyle w:val="CommentText"/>
      </w:pPr>
      <w:r>
        <w:rPr>
          <w:rStyle w:val="CommentReference"/>
        </w:rPr>
        <w:annotationRef/>
      </w:r>
      <w:r>
        <w:t xml:space="preserve">Will need to be archived </w:t>
      </w:r>
    </w:p>
    <w:p w14:paraId="6BE5330F" w14:textId="77777777" w:rsidR="00AE3561" w:rsidRDefault="00AE3561" w:rsidP="00EF7801">
      <w:pPr>
        <w:pStyle w:val="CommentText"/>
      </w:pPr>
      <w:r>
        <w:t>As DB administration task</w:t>
      </w:r>
    </w:p>
  </w:comment>
  <w:comment w:id="7258" w:author="mayada samir" w:date="2018-05-07T14:08:00Z" w:initials="ms">
    <w:p w14:paraId="5611D7A5" w14:textId="77777777" w:rsidR="00AE3561" w:rsidRDefault="00AE3561" w:rsidP="006534FD">
      <w:pPr>
        <w:pStyle w:val="CommentText"/>
      </w:pPr>
      <w:r>
        <w:rPr>
          <w:rStyle w:val="CommentReference"/>
        </w:rPr>
        <w:annotationRef/>
      </w:r>
      <w:r>
        <w:t>To be optional and to send list of all subscribed services on accounts</w:t>
      </w:r>
    </w:p>
  </w:comment>
  <w:comment w:id="7271" w:author="mayada samir" w:date="2018-05-07T14:09:00Z" w:initials="ms">
    <w:p w14:paraId="058ABAC6" w14:textId="77777777" w:rsidR="00AE3561" w:rsidRDefault="00AE3561" w:rsidP="006534FD">
      <w:pPr>
        <w:pStyle w:val="CommentText"/>
      </w:pPr>
      <w:r>
        <w:rPr>
          <w:rStyle w:val="CommentReference"/>
        </w:rPr>
        <w:annotationRef/>
      </w:r>
      <w:r>
        <w:t>Depend on account to be optional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BD3770" w15:done="0"/>
  <w15:commentEx w15:paraId="4E8C795A" w15:done="0"/>
  <w15:commentEx w15:paraId="1C59DB92" w15:done="0"/>
  <w15:commentEx w15:paraId="1C784A74" w15:done="0"/>
  <w15:commentEx w15:paraId="0DA76DEE" w15:done="0"/>
  <w15:commentEx w15:paraId="5C3DD1A5" w15:done="0"/>
  <w15:commentEx w15:paraId="05A0F370" w15:done="0"/>
  <w15:commentEx w15:paraId="55DB66C5" w15:done="0"/>
  <w15:commentEx w15:paraId="58406C2D" w15:done="0"/>
  <w15:commentEx w15:paraId="65B2B5F4" w15:done="0"/>
  <w15:commentEx w15:paraId="4ECD8FEA" w15:done="0"/>
  <w15:commentEx w15:paraId="072EE3B2" w15:done="0"/>
  <w15:commentEx w15:paraId="0EBA92D1" w15:done="0"/>
  <w15:commentEx w15:paraId="0D3D908B" w15:done="0"/>
  <w15:commentEx w15:paraId="25919A82" w15:done="0"/>
  <w15:commentEx w15:paraId="362AE5CC" w15:done="0"/>
  <w15:commentEx w15:paraId="61BF88E2" w15:done="0"/>
  <w15:commentEx w15:paraId="265F4EB1" w15:done="0"/>
  <w15:commentEx w15:paraId="71731226" w15:done="0"/>
  <w15:commentEx w15:paraId="6B6984C8" w15:done="0"/>
  <w15:commentEx w15:paraId="54952A2D" w15:done="0"/>
  <w15:commentEx w15:paraId="6BE5330F" w15:done="0"/>
  <w15:commentEx w15:paraId="5611D7A5" w15:done="0"/>
  <w15:commentEx w15:paraId="058ABA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BD3770" w16cid:durableId="2187CFFF"/>
  <w16cid:commentId w16cid:paraId="4E8C795A" w16cid:durableId="2187D000"/>
  <w16cid:commentId w16cid:paraId="1C59DB92" w16cid:durableId="2187D001"/>
  <w16cid:commentId w16cid:paraId="1C784A74" w16cid:durableId="2187D002"/>
  <w16cid:commentId w16cid:paraId="0DA76DEE" w16cid:durableId="2187D003"/>
  <w16cid:commentId w16cid:paraId="5C3DD1A5" w16cid:durableId="2187D004"/>
  <w16cid:commentId w16cid:paraId="05A0F370" w16cid:durableId="2187D005"/>
  <w16cid:commentId w16cid:paraId="55DB66C5" w16cid:durableId="2187D006"/>
  <w16cid:commentId w16cid:paraId="58406C2D" w16cid:durableId="2187D007"/>
  <w16cid:commentId w16cid:paraId="65B2B5F4" w16cid:durableId="2187D008"/>
  <w16cid:commentId w16cid:paraId="072EE3B2" w16cid:durableId="2187D009"/>
  <w16cid:commentId w16cid:paraId="0EBA92D1" w16cid:durableId="2187D00A"/>
  <w16cid:commentId w16cid:paraId="0D3D908B" w16cid:durableId="2187D00B"/>
  <w16cid:commentId w16cid:paraId="25919A82" w16cid:durableId="2187D00C"/>
  <w16cid:commentId w16cid:paraId="362AE5CC" w16cid:durableId="2187D00D"/>
  <w16cid:commentId w16cid:paraId="61BF88E2" w16cid:durableId="2187D00E"/>
  <w16cid:commentId w16cid:paraId="265F4EB1" w16cid:durableId="2187D00F"/>
  <w16cid:commentId w16cid:paraId="71731226" w16cid:durableId="2187D010"/>
  <w16cid:commentId w16cid:paraId="6B6984C8" w16cid:durableId="2187D011"/>
  <w16cid:commentId w16cid:paraId="54952A2D" w16cid:durableId="2187D012"/>
  <w16cid:commentId w16cid:paraId="6BE5330F" w16cid:durableId="2187D013"/>
  <w16cid:commentId w16cid:paraId="5611D7A5" w16cid:durableId="2187D014"/>
  <w16cid:commentId w16cid:paraId="058ABAC6" w16cid:durableId="2187D0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DA638" w14:textId="77777777" w:rsidR="00A011A8" w:rsidRDefault="00A011A8" w:rsidP="00C57632">
      <w:pPr>
        <w:spacing w:after="0" w:line="240" w:lineRule="auto"/>
      </w:pPr>
      <w:r>
        <w:separator/>
      </w:r>
    </w:p>
  </w:endnote>
  <w:endnote w:type="continuationSeparator" w:id="0">
    <w:p w14:paraId="562EE433" w14:textId="77777777" w:rsidR="00A011A8" w:rsidRDefault="00A011A8" w:rsidP="00C57632">
      <w:pPr>
        <w:spacing w:after="0" w:line="240" w:lineRule="auto"/>
      </w:pPr>
      <w:r>
        <w:continuationSeparator/>
      </w:r>
    </w:p>
  </w:endnote>
  <w:endnote w:type="continuationNotice" w:id="1">
    <w:p w14:paraId="61DE6C63" w14:textId="77777777" w:rsidR="00A011A8" w:rsidRDefault="00A011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5647827"/>
      <w:docPartObj>
        <w:docPartGallery w:val="Page Numbers (Bottom of Page)"/>
        <w:docPartUnique/>
      </w:docPartObj>
    </w:sdtPr>
    <w:sdtEndPr>
      <w:rPr>
        <w:noProof/>
      </w:rPr>
    </w:sdtEndPr>
    <w:sdtContent>
      <w:p w14:paraId="4EEB2C87" w14:textId="77777777" w:rsidR="00AE3561" w:rsidRPr="00D116B2" w:rsidRDefault="00AE3561" w:rsidP="000D765F">
        <w:pPr>
          <w:pStyle w:val="Footer"/>
          <w:pBdr>
            <w:top w:val="single" w:sz="4" w:space="1" w:color="auto"/>
          </w:pBdr>
          <w:tabs>
            <w:tab w:val="clear" w:pos="9360"/>
            <w:tab w:val="center" w:pos="4820"/>
            <w:tab w:val="right" w:pos="9356"/>
          </w:tabs>
          <w:rPr>
            <w:rFonts w:cs="Arial"/>
          </w:rPr>
        </w:pPr>
        <w:r w:rsidRPr="00D116B2">
          <w:rPr>
            <w:rFonts w:cs="Arial"/>
          </w:rPr>
          <w:fldChar w:fldCharType="begin"/>
        </w:r>
        <w:r w:rsidRPr="00D116B2">
          <w:rPr>
            <w:rFonts w:cs="Arial"/>
          </w:rPr>
          <w:instrText xml:space="preserve"> FILENAME </w:instrText>
        </w:r>
        <w:r w:rsidRPr="00D116B2">
          <w:rPr>
            <w:rFonts w:cs="Arial"/>
          </w:rPr>
          <w:fldChar w:fldCharType="separate"/>
        </w:r>
        <w:r>
          <w:rPr>
            <w:rFonts w:cs="Arial"/>
            <w:noProof/>
          </w:rPr>
          <w:t>Document1</w:t>
        </w:r>
        <w:r w:rsidRPr="00D116B2">
          <w:rPr>
            <w:rFonts w:cs="Arial"/>
          </w:rPr>
          <w:fldChar w:fldCharType="end"/>
        </w:r>
        <w:r w:rsidRPr="00D116B2">
          <w:rPr>
            <w:rFonts w:cs="Arial"/>
          </w:rPr>
          <w:tab/>
          <w:t>Version. 1.0</w:t>
        </w:r>
        <w:r w:rsidRPr="00D116B2">
          <w:rPr>
            <w:rFonts w:cs="Arial"/>
          </w:rPr>
          <w:tab/>
          <w:t xml:space="preserve">Page </w:t>
        </w:r>
        <w:r w:rsidRPr="00D116B2">
          <w:rPr>
            <w:rFonts w:cs="Arial"/>
          </w:rPr>
          <w:fldChar w:fldCharType="begin"/>
        </w:r>
        <w:r w:rsidRPr="00D116B2">
          <w:rPr>
            <w:rFonts w:cs="Arial"/>
          </w:rPr>
          <w:instrText xml:space="preserve"> PAGE </w:instrText>
        </w:r>
        <w:r w:rsidRPr="00D116B2">
          <w:rPr>
            <w:rFonts w:cs="Arial"/>
          </w:rPr>
          <w:fldChar w:fldCharType="separate"/>
        </w:r>
        <w:r>
          <w:rPr>
            <w:rFonts w:cs="Arial"/>
            <w:noProof/>
          </w:rPr>
          <w:t>1</w:t>
        </w:r>
        <w:r w:rsidRPr="00D116B2">
          <w:rPr>
            <w:rFonts w:cs="Arial"/>
          </w:rPr>
          <w:fldChar w:fldCharType="end"/>
        </w:r>
        <w:r w:rsidRPr="00D116B2">
          <w:rPr>
            <w:rFonts w:cs="Arial"/>
          </w:rPr>
          <w:t xml:space="preserve"> of </w:t>
        </w:r>
        <w:r w:rsidRPr="00D116B2">
          <w:rPr>
            <w:rFonts w:cs="Arial"/>
          </w:rPr>
          <w:fldChar w:fldCharType="begin"/>
        </w:r>
        <w:r w:rsidRPr="00D116B2">
          <w:rPr>
            <w:rFonts w:cs="Arial"/>
          </w:rPr>
          <w:instrText xml:space="preserve"> NUMPAGES </w:instrText>
        </w:r>
        <w:r w:rsidRPr="00D116B2">
          <w:rPr>
            <w:rFonts w:cs="Arial"/>
          </w:rPr>
          <w:fldChar w:fldCharType="separate"/>
        </w:r>
        <w:r>
          <w:rPr>
            <w:rFonts w:cs="Arial"/>
            <w:noProof/>
          </w:rPr>
          <w:t>89</w:t>
        </w:r>
        <w:r w:rsidRPr="00D116B2">
          <w:rPr>
            <w:rFonts w:cs="Arial"/>
          </w:rPr>
          <w:fldChar w:fldCharType="end"/>
        </w:r>
      </w:p>
      <w:p w14:paraId="2F181AEC" w14:textId="77777777" w:rsidR="00AE3561" w:rsidRPr="00D116B2" w:rsidRDefault="00AE3561" w:rsidP="000D765F">
        <w:pPr>
          <w:pStyle w:val="Footer"/>
          <w:pBdr>
            <w:top w:val="single" w:sz="4" w:space="1" w:color="auto"/>
          </w:pBdr>
          <w:tabs>
            <w:tab w:val="center" w:pos="4820"/>
          </w:tabs>
          <w:rPr>
            <w:rFonts w:cs="Arial"/>
          </w:rPr>
        </w:pPr>
        <w:r w:rsidRPr="00D116B2">
          <w:rPr>
            <w:rFonts w:cs="Arial"/>
          </w:rPr>
          <w:t>©ITS-GBS Egypt – Internal Use Only</w:t>
        </w:r>
        <w:r w:rsidRPr="00D116B2">
          <w:rPr>
            <w:rFonts w:cs="Arial"/>
          </w:rPr>
          <w:tab/>
          <w:t>Template Version 1.0</w:t>
        </w:r>
      </w:p>
      <w:p w14:paraId="0C4A42B3" w14:textId="2EA6C548" w:rsidR="00AE3561" w:rsidRDefault="00AE3561" w:rsidP="000D765F">
        <w:pPr>
          <w:pStyle w:val="Footer"/>
          <w:jc w:val="right"/>
        </w:pPr>
      </w:p>
    </w:sdtContent>
  </w:sdt>
  <w:p w14:paraId="0C4A42B4" w14:textId="77777777" w:rsidR="00AE3561" w:rsidRDefault="00AE3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C89CA" w14:textId="77777777" w:rsidR="00A011A8" w:rsidRDefault="00A011A8" w:rsidP="00C57632">
      <w:pPr>
        <w:spacing w:after="0" w:line="240" w:lineRule="auto"/>
      </w:pPr>
      <w:r>
        <w:separator/>
      </w:r>
    </w:p>
  </w:footnote>
  <w:footnote w:type="continuationSeparator" w:id="0">
    <w:p w14:paraId="0E1C57B3" w14:textId="77777777" w:rsidR="00A011A8" w:rsidRDefault="00A011A8" w:rsidP="00C57632">
      <w:pPr>
        <w:spacing w:after="0" w:line="240" w:lineRule="auto"/>
      </w:pPr>
      <w:r>
        <w:continuationSeparator/>
      </w:r>
    </w:p>
  </w:footnote>
  <w:footnote w:type="continuationNotice" w:id="1">
    <w:p w14:paraId="3DCFFB13" w14:textId="77777777" w:rsidR="00A011A8" w:rsidRDefault="00A011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A42B2" w14:textId="05AB093E" w:rsidR="00AE3561" w:rsidRDefault="00AE3561" w:rsidP="00F772B3">
    <w:pPr>
      <w:pStyle w:val="Header"/>
      <w:pBdr>
        <w:bottom w:val="single" w:sz="6" w:space="1" w:color="auto"/>
      </w:pBdr>
      <w:rPr>
        <w:rFonts w:asciiTheme="majorHAnsi" w:eastAsiaTheme="majorEastAsia" w:hAnsiTheme="majorHAnsi" w:cstheme="majorBidi"/>
        <w:sz w:val="20"/>
        <w:szCs w:val="20"/>
      </w:rPr>
    </w:pPr>
    <w:r>
      <w:rPr>
        <w:rFonts w:asciiTheme="majorHAnsi" w:eastAsiaTheme="majorEastAsia" w:hAnsiTheme="majorHAnsi" w:cstheme="majorBidi"/>
        <w:sz w:val="20"/>
        <w:szCs w:val="20"/>
      </w:rPr>
      <w:t>Functional Requirement Specification (FRS)</w:t>
    </w: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r>
      <w:rPr>
        <w:rFonts w:cs="Arial"/>
        <w:noProof/>
        <w:szCs w:val="28"/>
      </w:rPr>
      <w:drawing>
        <wp:inline distT="0" distB="0" distL="0" distR="0" wp14:anchorId="0D8E3ECE" wp14:editId="250C2FEB">
          <wp:extent cx="762000" cy="361950"/>
          <wp:effectExtent l="0" t="0" r="0" b="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3619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10DDC"/>
    <w:multiLevelType w:val="hybridMultilevel"/>
    <w:tmpl w:val="E9F4B75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316B"/>
    <w:multiLevelType w:val="multilevel"/>
    <w:tmpl w:val="0F26A456"/>
    <w:lvl w:ilvl="0">
      <w:start w:val="2"/>
      <w:numFmt w:val="decimal"/>
      <w:lvlText w:val="%1"/>
      <w:lvlJc w:val="left"/>
      <w:pPr>
        <w:ind w:left="360" w:hanging="36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1C10518"/>
    <w:multiLevelType w:val="hybridMultilevel"/>
    <w:tmpl w:val="DE7A6924"/>
    <w:lvl w:ilvl="0" w:tplc="FEFEFEEC">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A454D"/>
    <w:multiLevelType w:val="hybridMultilevel"/>
    <w:tmpl w:val="968ADB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31747FB"/>
    <w:multiLevelType w:val="multilevel"/>
    <w:tmpl w:val="783C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15F0A"/>
    <w:multiLevelType w:val="hybridMultilevel"/>
    <w:tmpl w:val="33049A82"/>
    <w:lvl w:ilvl="0" w:tplc="1794FCCE">
      <w:start w:val="201"/>
      <w:numFmt w:val="decimal"/>
      <w:lvlText w:val="%1"/>
      <w:lvlJc w:val="left"/>
      <w:pPr>
        <w:ind w:left="1890" w:hanging="45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57F0DA6"/>
    <w:multiLevelType w:val="hybridMultilevel"/>
    <w:tmpl w:val="0ADE4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1E2A38"/>
    <w:multiLevelType w:val="hybridMultilevel"/>
    <w:tmpl w:val="C8DC3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4C0921"/>
    <w:multiLevelType w:val="multilevel"/>
    <w:tmpl w:val="D22EA952"/>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090C3052"/>
    <w:multiLevelType w:val="hybridMultilevel"/>
    <w:tmpl w:val="F56E34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98E50B3"/>
    <w:multiLevelType w:val="hybridMultilevel"/>
    <w:tmpl w:val="334E7D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C245D"/>
    <w:multiLevelType w:val="hybridMultilevel"/>
    <w:tmpl w:val="57C6D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A04933"/>
    <w:multiLevelType w:val="hybridMultilevel"/>
    <w:tmpl w:val="CB9A8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B30FA0"/>
    <w:multiLevelType w:val="hybridMultilevel"/>
    <w:tmpl w:val="55F641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128570A"/>
    <w:multiLevelType w:val="hybridMultilevel"/>
    <w:tmpl w:val="8140D60A"/>
    <w:lvl w:ilvl="0" w:tplc="AA2CEA7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2B3668"/>
    <w:multiLevelType w:val="hybridMultilevel"/>
    <w:tmpl w:val="3A88F4B4"/>
    <w:lvl w:ilvl="0" w:tplc="D724322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6F56D3"/>
    <w:multiLevelType w:val="hybridMultilevel"/>
    <w:tmpl w:val="25EEA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78411B"/>
    <w:multiLevelType w:val="hybridMultilevel"/>
    <w:tmpl w:val="D6EE163A"/>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12A041B2"/>
    <w:multiLevelType w:val="hybridMultilevel"/>
    <w:tmpl w:val="0C50AA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BA1121"/>
    <w:multiLevelType w:val="hybridMultilevel"/>
    <w:tmpl w:val="725A402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8D683D60">
      <w:start w:val="2"/>
      <w:numFmt w:val="bullet"/>
      <w:lvlText w:val="-"/>
      <w:lvlJc w:val="left"/>
      <w:pPr>
        <w:ind w:left="2160" w:hanging="360"/>
      </w:pPr>
      <w:rPr>
        <w:rFonts w:ascii="Calibri" w:eastAsiaTheme="minorHAnsi" w:hAnsi="Calibri" w:cstheme="minorBidi" w:hint="default"/>
      </w:rPr>
    </w:lvl>
    <w:lvl w:ilvl="3" w:tplc="B128E68A">
      <w:start w:val="1"/>
      <w:numFmt w:val="decimal"/>
      <w:lvlText w:val="%4-"/>
      <w:lvlJc w:val="left"/>
      <w:pPr>
        <w:ind w:left="1800" w:hanging="360"/>
      </w:pPr>
      <w:rPr>
        <w:rFonts w:hint="default"/>
      </w:rPr>
    </w:lvl>
    <w:lvl w:ilvl="4" w:tplc="04090003">
      <w:start w:val="1"/>
      <w:numFmt w:val="bullet"/>
      <w:lvlText w:val="o"/>
      <w:lvlJc w:val="left"/>
      <w:pPr>
        <w:ind w:left="3600" w:hanging="360"/>
      </w:pPr>
      <w:rPr>
        <w:rFonts w:ascii="Courier New" w:hAnsi="Courier New" w:cs="Courier New" w:hint="default"/>
      </w:rPr>
    </w:lvl>
    <w:lvl w:ilvl="5" w:tplc="EE283D02">
      <w:start w:val="1"/>
      <w:numFmt w:val="upperLetter"/>
      <w:lvlText w:val="%6."/>
      <w:lvlJc w:val="left"/>
      <w:pPr>
        <w:ind w:left="2880" w:hanging="360"/>
      </w:pPr>
      <w:rPr>
        <w:rFonts w:asciiTheme="minorHAnsi" w:eastAsiaTheme="minorHAnsi" w:hAnsiTheme="minorHAnsi" w:cstheme="minorBidi"/>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1F4605"/>
    <w:multiLevelType w:val="hybridMultilevel"/>
    <w:tmpl w:val="F1760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822405"/>
    <w:multiLevelType w:val="hybridMultilevel"/>
    <w:tmpl w:val="BF165E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932F53"/>
    <w:multiLevelType w:val="hybridMultilevel"/>
    <w:tmpl w:val="7026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EF1D36"/>
    <w:multiLevelType w:val="hybridMultilevel"/>
    <w:tmpl w:val="C3867AE2"/>
    <w:lvl w:ilvl="0" w:tplc="04090001">
      <w:start w:val="1"/>
      <w:numFmt w:val="bullet"/>
      <w:lvlText w:val=""/>
      <w:lvlJc w:val="left"/>
      <w:pPr>
        <w:ind w:left="1990" w:hanging="360"/>
      </w:pPr>
      <w:rPr>
        <w:rFonts w:ascii="Symbol" w:hAnsi="Symbol" w:hint="default"/>
      </w:rPr>
    </w:lvl>
    <w:lvl w:ilvl="1" w:tplc="04090003" w:tentative="1">
      <w:start w:val="1"/>
      <w:numFmt w:val="bullet"/>
      <w:lvlText w:val="o"/>
      <w:lvlJc w:val="left"/>
      <w:pPr>
        <w:ind w:left="2710" w:hanging="360"/>
      </w:pPr>
      <w:rPr>
        <w:rFonts w:ascii="Courier New" w:hAnsi="Courier New" w:cs="Courier New" w:hint="default"/>
      </w:rPr>
    </w:lvl>
    <w:lvl w:ilvl="2" w:tplc="04090005" w:tentative="1">
      <w:start w:val="1"/>
      <w:numFmt w:val="bullet"/>
      <w:lvlText w:val=""/>
      <w:lvlJc w:val="left"/>
      <w:pPr>
        <w:ind w:left="3430" w:hanging="360"/>
      </w:pPr>
      <w:rPr>
        <w:rFonts w:ascii="Wingdings" w:hAnsi="Wingdings" w:hint="default"/>
      </w:rPr>
    </w:lvl>
    <w:lvl w:ilvl="3" w:tplc="04090001" w:tentative="1">
      <w:start w:val="1"/>
      <w:numFmt w:val="bullet"/>
      <w:lvlText w:val=""/>
      <w:lvlJc w:val="left"/>
      <w:pPr>
        <w:ind w:left="4150" w:hanging="360"/>
      </w:pPr>
      <w:rPr>
        <w:rFonts w:ascii="Symbol" w:hAnsi="Symbol" w:hint="default"/>
      </w:rPr>
    </w:lvl>
    <w:lvl w:ilvl="4" w:tplc="04090003" w:tentative="1">
      <w:start w:val="1"/>
      <w:numFmt w:val="bullet"/>
      <w:lvlText w:val="o"/>
      <w:lvlJc w:val="left"/>
      <w:pPr>
        <w:ind w:left="4870" w:hanging="360"/>
      </w:pPr>
      <w:rPr>
        <w:rFonts w:ascii="Courier New" w:hAnsi="Courier New" w:cs="Courier New" w:hint="default"/>
      </w:rPr>
    </w:lvl>
    <w:lvl w:ilvl="5" w:tplc="04090005" w:tentative="1">
      <w:start w:val="1"/>
      <w:numFmt w:val="bullet"/>
      <w:lvlText w:val=""/>
      <w:lvlJc w:val="left"/>
      <w:pPr>
        <w:ind w:left="5590" w:hanging="360"/>
      </w:pPr>
      <w:rPr>
        <w:rFonts w:ascii="Wingdings" w:hAnsi="Wingdings" w:hint="default"/>
      </w:rPr>
    </w:lvl>
    <w:lvl w:ilvl="6" w:tplc="04090001" w:tentative="1">
      <w:start w:val="1"/>
      <w:numFmt w:val="bullet"/>
      <w:lvlText w:val=""/>
      <w:lvlJc w:val="left"/>
      <w:pPr>
        <w:ind w:left="6310" w:hanging="360"/>
      </w:pPr>
      <w:rPr>
        <w:rFonts w:ascii="Symbol" w:hAnsi="Symbol" w:hint="default"/>
      </w:rPr>
    </w:lvl>
    <w:lvl w:ilvl="7" w:tplc="04090003" w:tentative="1">
      <w:start w:val="1"/>
      <w:numFmt w:val="bullet"/>
      <w:lvlText w:val="o"/>
      <w:lvlJc w:val="left"/>
      <w:pPr>
        <w:ind w:left="7030" w:hanging="360"/>
      </w:pPr>
      <w:rPr>
        <w:rFonts w:ascii="Courier New" w:hAnsi="Courier New" w:cs="Courier New" w:hint="default"/>
      </w:rPr>
    </w:lvl>
    <w:lvl w:ilvl="8" w:tplc="04090005" w:tentative="1">
      <w:start w:val="1"/>
      <w:numFmt w:val="bullet"/>
      <w:lvlText w:val=""/>
      <w:lvlJc w:val="left"/>
      <w:pPr>
        <w:ind w:left="7750" w:hanging="360"/>
      </w:pPr>
      <w:rPr>
        <w:rFonts w:ascii="Wingdings" w:hAnsi="Wingdings" w:hint="default"/>
      </w:rPr>
    </w:lvl>
  </w:abstractNum>
  <w:abstractNum w:abstractNumId="24" w15:restartNumberingAfterBreak="0">
    <w:nsid w:val="163228D0"/>
    <w:multiLevelType w:val="hybridMultilevel"/>
    <w:tmpl w:val="B67C3A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65A3E65"/>
    <w:multiLevelType w:val="multilevel"/>
    <w:tmpl w:val="34BC5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E33D25"/>
    <w:multiLevelType w:val="hybridMultilevel"/>
    <w:tmpl w:val="0ADE4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815AFF"/>
    <w:multiLevelType w:val="hybridMultilevel"/>
    <w:tmpl w:val="AAC86076"/>
    <w:lvl w:ilvl="0" w:tplc="C8BA1EA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DF71D2"/>
    <w:multiLevelType w:val="hybridMultilevel"/>
    <w:tmpl w:val="AAC86076"/>
    <w:lvl w:ilvl="0" w:tplc="C8BA1EA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D9025A"/>
    <w:multiLevelType w:val="hybridMultilevel"/>
    <w:tmpl w:val="EC702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991165B"/>
    <w:multiLevelType w:val="multilevel"/>
    <w:tmpl w:val="C5B446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1A445CC8"/>
    <w:multiLevelType w:val="hybridMultilevel"/>
    <w:tmpl w:val="0ADE4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ADA633F"/>
    <w:multiLevelType w:val="hybridMultilevel"/>
    <w:tmpl w:val="7ABCFF62"/>
    <w:lvl w:ilvl="0" w:tplc="41F8172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F01C99"/>
    <w:multiLevelType w:val="hybridMultilevel"/>
    <w:tmpl w:val="5E4E4A1C"/>
    <w:lvl w:ilvl="0" w:tplc="9E1E88D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1B251D12"/>
    <w:multiLevelType w:val="multilevel"/>
    <w:tmpl w:val="C5B446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1B74673D"/>
    <w:multiLevelType w:val="multilevel"/>
    <w:tmpl w:val="A61C01B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1BB22FDE"/>
    <w:multiLevelType w:val="hybridMultilevel"/>
    <w:tmpl w:val="7EFCFBAE"/>
    <w:lvl w:ilvl="0" w:tplc="B1EE7B2A">
      <w:start w:val="1"/>
      <w:numFmt w:val="decimal"/>
      <w:lvlText w:val="%1-"/>
      <w:lvlJc w:val="left"/>
      <w:pPr>
        <w:ind w:left="2304" w:hanging="360"/>
      </w:pPr>
      <w:rPr>
        <w:rFonts w:hint="default"/>
      </w:rPr>
    </w:lvl>
    <w:lvl w:ilvl="1" w:tplc="04090019">
      <w:start w:val="1"/>
      <w:numFmt w:val="lowerLetter"/>
      <w:lvlText w:val="%2."/>
      <w:lvlJc w:val="left"/>
      <w:pPr>
        <w:ind w:left="3024" w:hanging="360"/>
      </w:pPr>
    </w:lvl>
    <w:lvl w:ilvl="2" w:tplc="0409001B" w:tentative="1">
      <w:start w:val="1"/>
      <w:numFmt w:val="lowerRoman"/>
      <w:lvlText w:val="%3."/>
      <w:lvlJc w:val="right"/>
      <w:pPr>
        <w:ind w:left="3744" w:hanging="180"/>
      </w:pPr>
    </w:lvl>
    <w:lvl w:ilvl="3" w:tplc="0409000F" w:tentative="1">
      <w:start w:val="1"/>
      <w:numFmt w:val="decimal"/>
      <w:lvlText w:val="%4."/>
      <w:lvlJc w:val="left"/>
      <w:pPr>
        <w:ind w:left="4464" w:hanging="360"/>
      </w:pPr>
    </w:lvl>
    <w:lvl w:ilvl="4" w:tplc="04090019" w:tentative="1">
      <w:start w:val="1"/>
      <w:numFmt w:val="lowerLetter"/>
      <w:lvlText w:val="%5."/>
      <w:lvlJc w:val="left"/>
      <w:pPr>
        <w:ind w:left="5184" w:hanging="360"/>
      </w:pPr>
    </w:lvl>
    <w:lvl w:ilvl="5" w:tplc="0409001B" w:tentative="1">
      <w:start w:val="1"/>
      <w:numFmt w:val="lowerRoman"/>
      <w:lvlText w:val="%6."/>
      <w:lvlJc w:val="right"/>
      <w:pPr>
        <w:ind w:left="5904" w:hanging="180"/>
      </w:pPr>
    </w:lvl>
    <w:lvl w:ilvl="6" w:tplc="0409000F" w:tentative="1">
      <w:start w:val="1"/>
      <w:numFmt w:val="decimal"/>
      <w:lvlText w:val="%7."/>
      <w:lvlJc w:val="left"/>
      <w:pPr>
        <w:ind w:left="6624" w:hanging="360"/>
      </w:pPr>
    </w:lvl>
    <w:lvl w:ilvl="7" w:tplc="04090019" w:tentative="1">
      <w:start w:val="1"/>
      <w:numFmt w:val="lowerLetter"/>
      <w:lvlText w:val="%8."/>
      <w:lvlJc w:val="left"/>
      <w:pPr>
        <w:ind w:left="7344" w:hanging="360"/>
      </w:pPr>
    </w:lvl>
    <w:lvl w:ilvl="8" w:tplc="0409001B" w:tentative="1">
      <w:start w:val="1"/>
      <w:numFmt w:val="lowerRoman"/>
      <w:lvlText w:val="%9."/>
      <w:lvlJc w:val="right"/>
      <w:pPr>
        <w:ind w:left="8064" w:hanging="180"/>
      </w:pPr>
    </w:lvl>
  </w:abstractNum>
  <w:abstractNum w:abstractNumId="37" w15:restartNumberingAfterBreak="0">
    <w:nsid w:val="1C5C2513"/>
    <w:multiLevelType w:val="hybridMultilevel"/>
    <w:tmpl w:val="0ADE4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DC37F6A"/>
    <w:multiLevelType w:val="hybridMultilevel"/>
    <w:tmpl w:val="C4A215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E043CE4"/>
    <w:multiLevelType w:val="hybridMultilevel"/>
    <w:tmpl w:val="FAEAA9DC"/>
    <w:lvl w:ilvl="0" w:tplc="6B1227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F292820"/>
    <w:multiLevelType w:val="hybridMultilevel"/>
    <w:tmpl w:val="376E0834"/>
    <w:lvl w:ilvl="0" w:tplc="04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15:restartNumberingAfterBreak="0">
    <w:nsid w:val="1FA66274"/>
    <w:multiLevelType w:val="hybridMultilevel"/>
    <w:tmpl w:val="75ACD0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566579"/>
    <w:multiLevelType w:val="hybridMultilevel"/>
    <w:tmpl w:val="24EE14E4"/>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51B3FD2"/>
    <w:multiLevelType w:val="hybridMultilevel"/>
    <w:tmpl w:val="DE7A6924"/>
    <w:lvl w:ilvl="0" w:tplc="FEFEFEEC">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56D0259"/>
    <w:multiLevelType w:val="hybridMultilevel"/>
    <w:tmpl w:val="5B9252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5752749"/>
    <w:multiLevelType w:val="hybridMultilevel"/>
    <w:tmpl w:val="924C03F2"/>
    <w:lvl w:ilvl="0" w:tplc="E4AE87C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5B65F5B"/>
    <w:multiLevelType w:val="hybridMultilevel"/>
    <w:tmpl w:val="924C03F2"/>
    <w:lvl w:ilvl="0" w:tplc="E4AE87C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7581879"/>
    <w:multiLevelType w:val="hybridMultilevel"/>
    <w:tmpl w:val="4CF4B1C2"/>
    <w:lvl w:ilvl="0" w:tplc="6D1652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27C456C3"/>
    <w:multiLevelType w:val="hybridMultilevel"/>
    <w:tmpl w:val="AAC86076"/>
    <w:lvl w:ilvl="0" w:tplc="C8BA1EA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C82E8C"/>
    <w:multiLevelType w:val="hybridMultilevel"/>
    <w:tmpl w:val="F12CE1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9E16201"/>
    <w:multiLevelType w:val="hybridMultilevel"/>
    <w:tmpl w:val="C04CDF2C"/>
    <w:lvl w:ilvl="0" w:tplc="C5CEE3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A181FC9"/>
    <w:multiLevelType w:val="hybridMultilevel"/>
    <w:tmpl w:val="230A8A6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AFA015C"/>
    <w:multiLevelType w:val="hybridMultilevel"/>
    <w:tmpl w:val="C2D268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B213B33"/>
    <w:multiLevelType w:val="hybridMultilevel"/>
    <w:tmpl w:val="CF884B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B4F4282"/>
    <w:multiLevelType w:val="hybridMultilevel"/>
    <w:tmpl w:val="5776DCBC"/>
    <w:lvl w:ilvl="0" w:tplc="4DDAF4E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2B575C64"/>
    <w:multiLevelType w:val="hybridMultilevel"/>
    <w:tmpl w:val="4D845862"/>
    <w:lvl w:ilvl="0" w:tplc="04090005">
      <w:start w:val="1"/>
      <w:numFmt w:val="bullet"/>
      <w:lvlText w:val=""/>
      <w:lvlJc w:val="left"/>
      <w:pPr>
        <w:ind w:left="1800" w:hanging="360"/>
      </w:pPr>
      <w:rPr>
        <w:rFonts w:ascii="Wingdings" w:hAnsi="Wingdings" w:hint="default"/>
      </w:rPr>
    </w:lvl>
    <w:lvl w:ilvl="1" w:tplc="0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2B8247F1"/>
    <w:multiLevelType w:val="multilevel"/>
    <w:tmpl w:val="68889DCC"/>
    <w:lvl w:ilvl="0">
      <w:start w:val="2"/>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7" w15:restartNumberingAfterBreak="0">
    <w:nsid w:val="2BD13B0F"/>
    <w:multiLevelType w:val="hybridMultilevel"/>
    <w:tmpl w:val="1E7A705E"/>
    <w:lvl w:ilvl="0" w:tplc="58C8724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BED5F75"/>
    <w:multiLevelType w:val="multilevel"/>
    <w:tmpl w:val="C5B446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2CC966EA"/>
    <w:multiLevelType w:val="hybridMultilevel"/>
    <w:tmpl w:val="C630A5CA"/>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2CD816CE"/>
    <w:multiLevelType w:val="multilevel"/>
    <w:tmpl w:val="0C00BA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2DA66BB1"/>
    <w:multiLevelType w:val="hybridMultilevel"/>
    <w:tmpl w:val="251881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FF51EE"/>
    <w:multiLevelType w:val="hybridMultilevel"/>
    <w:tmpl w:val="E8F826B8"/>
    <w:lvl w:ilvl="0" w:tplc="51022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264B4F"/>
    <w:multiLevelType w:val="hybridMultilevel"/>
    <w:tmpl w:val="681C550A"/>
    <w:lvl w:ilvl="0" w:tplc="7D300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2872976"/>
    <w:multiLevelType w:val="multilevel"/>
    <w:tmpl w:val="B784F9E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32A230D4"/>
    <w:multiLevelType w:val="hybridMultilevel"/>
    <w:tmpl w:val="845E8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2A634B2"/>
    <w:multiLevelType w:val="multilevel"/>
    <w:tmpl w:val="B7908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EC4FE2"/>
    <w:multiLevelType w:val="hybridMultilevel"/>
    <w:tmpl w:val="3BF6DE8A"/>
    <w:lvl w:ilvl="0" w:tplc="8D18687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3592BA4"/>
    <w:multiLevelType w:val="hybridMultilevel"/>
    <w:tmpl w:val="708E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3D65D04"/>
    <w:multiLevelType w:val="multilevel"/>
    <w:tmpl w:val="739A3ECE"/>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34137C33"/>
    <w:multiLevelType w:val="hybridMultilevel"/>
    <w:tmpl w:val="1AF4766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62A301D"/>
    <w:multiLevelType w:val="multilevel"/>
    <w:tmpl w:val="28CC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7FE49B1"/>
    <w:multiLevelType w:val="multilevel"/>
    <w:tmpl w:val="82080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92E639C"/>
    <w:multiLevelType w:val="hybridMultilevel"/>
    <w:tmpl w:val="6154406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A7A2718"/>
    <w:multiLevelType w:val="hybridMultilevel"/>
    <w:tmpl w:val="EC621BA4"/>
    <w:lvl w:ilvl="0" w:tplc="41F8172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C6D515E"/>
    <w:multiLevelType w:val="hybridMultilevel"/>
    <w:tmpl w:val="B606A95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C7B011F"/>
    <w:multiLevelType w:val="hybridMultilevel"/>
    <w:tmpl w:val="CF1CFB1A"/>
    <w:lvl w:ilvl="0" w:tplc="04090001">
      <w:start w:val="1"/>
      <w:numFmt w:val="bullet"/>
      <w:lvlText w:val=""/>
      <w:lvlJc w:val="left"/>
      <w:pPr>
        <w:ind w:left="720" w:hanging="360"/>
      </w:pPr>
      <w:rPr>
        <w:rFonts w:ascii="Symbol" w:hAnsi="Symbol" w:hint="default"/>
      </w:rPr>
    </w:lvl>
    <w:lvl w:ilvl="1" w:tplc="41F81726">
      <w:start w:val="6"/>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CB07BFF"/>
    <w:multiLevelType w:val="multilevel"/>
    <w:tmpl w:val="94CCD268"/>
    <w:lvl w:ilvl="0">
      <w:start w:val="2"/>
      <w:numFmt w:val="decimal"/>
      <w:lvlText w:val="%1"/>
      <w:lvlJc w:val="left"/>
      <w:pPr>
        <w:ind w:left="36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8" w15:restartNumberingAfterBreak="0">
    <w:nsid w:val="3CDA2A2B"/>
    <w:multiLevelType w:val="hybridMultilevel"/>
    <w:tmpl w:val="EC621BA4"/>
    <w:lvl w:ilvl="0" w:tplc="41F8172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F7F39FF"/>
    <w:multiLevelType w:val="multilevel"/>
    <w:tmpl w:val="55EA435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0" w15:restartNumberingAfterBreak="0">
    <w:nsid w:val="40792C8B"/>
    <w:multiLevelType w:val="hybridMultilevel"/>
    <w:tmpl w:val="ABC2B74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0A777CA"/>
    <w:multiLevelType w:val="hybridMultilevel"/>
    <w:tmpl w:val="BE16ED8A"/>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2" w15:restartNumberingAfterBreak="0">
    <w:nsid w:val="455B7BCE"/>
    <w:multiLevelType w:val="multilevel"/>
    <w:tmpl w:val="9462E752"/>
    <w:lvl w:ilvl="0">
      <w:start w:val="1"/>
      <w:numFmt w:val="decimal"/>
      <w:lvlText w:val="%1."/>
      <w:lvlJc w:val="left"/>
      <w:pPr>
        <w:ind w:left="432" w:hanging="360"/>
      </w:pPr>
      <w:rPr>
        <w:rFonts w:asciiTheme="minorHAnsi" w:eastAsiaTheme="minorHAnsi" w:hAnsiTheme="minorHAnsi" w:cstheme="minorBidi" w:hint="default"/>
        <w:color w:val="auto"/>
      </w:rPr>
    </w:lvl>
    <w:lvl w:ilvl="1">
      <w:start w:val="5"/>
      <w:numFmt w:val="decimal"/>
      <w:isLgl/>
      <w:lvlText w:val="%1.%2"/>
      <w:lvlJc w:val="left"/>
      <w:pPr>
        <w:ind w:left="801"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088" w:hanging="720"/>
      </w:pPr>
      <w:rPr>
        <w:rFonts w:hint="default"/>
      </w:rPr>
    </w:lvl>
    <w:lvl w:ilvl="5">
      <w:start w:val="1"/>
      <w:numFmt w:val="decimal"/>
      <w:isLgl/>
      <w:lvlText w:val="%1.%2.%3.%4.%5.%6"/>
      <w:lvlJc w:val="left"/>
      <w:pPr>
        <w:ind w:left="2772" w:hanging="1080"/>
      </w:pPr>
      <w:rPr>
        <w:rFonts w:hint="default"/>
      </w:rPr>
    </w:lvl>
    <w:lvl w:ilvl="6">
      <w:start w:val="1"/>
      <w:numFmt w:val="decimal"/>
      <w:isLgl/>
      <w:lvlText w:val="%1.%2.%3.%4.%5.%6.%7"/>
      <w:lvlJc w:val="left"/>
      <w:pPr>
        <w:ind w:left="3096" w:hanging="108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104" w:hanging="1440"/>
      </w:pPr>
      <w:rPr>
        <w:rFonts w:hint="default"/>
      </w:rPr>
    </w:lvl>
  </w:abstractNum>
  <w:abstractNum w:abstractNumId="83" w15:restartNumberingAfterBreak="0">
    <w:nsid w:val="47223217"/>
    <w:multiLevelType w:val="hybridMultilevel"/>
    <w:tmpl w:val="D46A9F9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9080E2F"/>
    <w:multiLevelType w:val="hybridMultilevel"/>
    <w:tmpl w:val="0ADE4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9D23E4C"/>
    <w:multiLevelType w:val="multilevel"/>
    <w:tmpl w:val="B0A08A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49FF08AB"/>
    <w:multiLevelType w:val="multilevel"/>
    <w:tmpl w:val="8824480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7" w15:restartNumberingAfterBreak="0">
    <w:nsid w:val="4B1C42F0"/>
    <w:multiLevelType w:val="hybridMultilevel"/>
    <w:tmpl w:val="3B4070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B28017D"/>
    <w:multiLevelType w:val="hybridMultilevel"/>
    <w:tmpl w:val="7B6A3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B4265E6"/>
    <w:multiLevelType w:val="multilevel"/>
    <w:tmpl w:val="08CE207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4B5F3CDF"/>
    <w:multiLevelType w:val="multilevel"/>
    <w:tmpl w:val="D5C8140E"/>
    <w:lvl w:ilvl="0">
      <w:start w:val="3"/>
      <w:numFmt w:val="decimal"/>
      <w:lvlText w:val="%1."/>
      <w:lvlJc w:val="left"/>
      <w:pPr>
        <w:ind w:left="360" w:hanging="360"/>
      </w:pPr>
      <w:rPr>
        <w:rFonts w:hint="default"/>
      </w:rPr>
    </w:lvl>
    <w:lvl w:ilvl="1">
      <w:start w:val="1"/>
      <w:numFmt w:val="decimal"/>
      <w:lvlText w:val="%1.%2."/>
      <w:lvlJc w:val="left"/>
      <w:pPr>
        <w:ind w:left="882" w:hanging="432"/>
      </w:pPr>
      <w:rPr>
        <w:rFonts w:hint="default"/>
      </w:rPr>
    </w:lvl>
    <w:lvl w:ilvl="2">
      <w:start w:val="1"/>
      <w:numFmt w:val="decimal"/>
      <w:lvlText w:val="%1.%2.%3."/>
      <w:lvlJc w:val="left"/>
      <w:pPr>
        <w:ind w:left="167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4CEC4E23"/>
    <w:multiLevelType w:val="hybridMultilevel"/>
    <w:tmpl w:val="0ADE4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D6C69A4"/>
    <w:multiLevelType w:val="hybridMultilevel"/>
    <w:tmpl w:val="0D6E92A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E235A93"/>
    <w:multiLevelType w:val="multilevel"/>
    <w:tmpl w:val="1020F6CA"/>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4" w15:restartNumberingAfterBreak="0">
    <w:nsid w:val="4EB9497A"/>
    <w:multiLevelType w:val="hybridMultilevel"/>
    <w:tmpl w:val="669E50AA"/>
    <w:lvl w:ilvl="0" w:tplc="04090001">
      <w:start w:val="1"/>
      <w:numFmt w:val="bullet"/>
      <w:lvlText w:val=""/>
      <w:lvlJc w:val="left"/>
      <w:pPr>
        <w:ind w:left="720" w:hanging="360"/>
      </w:pPr>
      <w:rPr>
        <w:rFonts w:ascii="Symbol" w:hAnsi="Symbol" w:hint="default"/>
      </w:rPr>
    </w:lvl>
    <w:lvl w:ilvl="1" w:tplc="E0A23EE2">
      <w:start w:val="1"/>
      <w:numFmt w:val="decimal"/>
      <w:lvlText w:val="%2-"/>
      <w:lvlJc w:val="left"/>
      <w:pPr>
        <w:ind w:left="1440" w:hanging="360"/>
      </w:pPr>
      <w:rPr>
        <w:rFonts w:asciiTheme="minorHAnsi" w:eastAsiaTheme="minorHAnsi" w:hAnsiTheme="minorHAnsi" w:cstheme="minorBidi"/>
        <w:b w:val="0"/>
        <w:bCs w:val="0"/>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FF647D8"/>
    <w:multiLevelType w:val="multilevel"/>
    <w:tmpl w:val="C5364D4A"/>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4FFA6BBF"/>
    <w:multiLevelType w:val="hybridMultilevel"/>
    <w:tmpl w:val="AC9E9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08D07FD"/>
    <w:multiLevelType w:val="hybridMultilevel"/>
    <w:tmpl w:val="F15CE354"/>
    <w:lvl w:ilvl="0" w:tplc="E554860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0A10078"/>
    <w:multiLevelType w:val="multilevel"/>
    <w:tmpl w:val="596E2F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516311C6"/>
    <w:multiLevelType w:val="hybridMultilevel"/>
    <w:tmpl w:val="3B4070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23462AD"/>
    <w:multiLevelType w:val="hybridMultilevel"/>
    <w:tmpl w:val="9D3EE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27E6998"/>
    <w:multiLevelType w:val="hybridMultilevel"/>
    <w:tmpl w:val="97D0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28D2AA5"/>
    <w:multiLevelType w:val="hybridMultilevel"/>
    <w:tmpl w:val="FF0AEAA0"/>
    <w:lvl w:ilvl="0" w:tplc="83B2C6D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338593F"/>
    <w:multiLevelType w:val="hybridMultilevel"/>
    <w:tmpl w:val="A816DBF0"/>
    <w:lvl w:ilvl="0" w:tplc="0EC8566A">
      <w:start w:val="1"/>
      <w:numFmt w:val="decimal"/>
      <w:lvlText w:val="%1-"/>
      <w:lvlJc w:val="left"/>
      <w:pPr>
        <w:ind w:left="720" w:hanging="360"/>
      </w:pPr>
      <w:rPr>
        <w:rFonts w:hint="default"/>
        <w:color w:val="auto"/>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37B58DB"/>
    <w:multiLevelType w:val="hybridMultilevel"/>
    <w:tmpl w:val="21FACA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49B0FB9"/>
    <w:multiLevelType w:val="multilevel"/>
    <w:tmpl w:val="DCE4D6DA"/>
    <w:lvl w:ilvl="0">
      <w:start w:val="1"/>
      <w:numFmt w:val="bullet"/>
      <w:lvlText w:val=""/>
      <w:lvlJc w:val="left"/>
      <w:pPr>
        <w:ind w:left="720" w:hanging="360"/>
      </w:pPr>
      <w:rPr>
        <w:rFonts w:ascii="Wingdings" w:hAnsi="Wingding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6" w15:restartNumberingAfterBreak="0">
    <w:nsid w:val="55E74CD2"/>
    <w:multiLevelType w:val="hybridMultilevel"/>
    <w:tmpl w:val="0ADE4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8C0139F"/>
    <w:multiLevelType w:val="hybridMultilevel"/>
    <w:tmpl w:val="F15CE354"/>
    <w:lvl w:ilvl="0" w:tplc="E554860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9596C61"/>
    <w:multiLevelType w:val="multilevel"/>
    <w:tmpl w:val="48BCA0E8"/>
    <w:lvl w:ilvl="0">
      <w:start w:val="1"/>
      <w:numFmt w:val="bullet"/>
      <w:lvlText w:val=""/>
      <w:lvlJc w:val="left"/>
      <w:pPr>
        <w:ind w:left="360" w:hanging="360"/>
      </w:pPr>
      <w:rPr>
        <w:rFonts w:ascii="Wingdings" w:hAnsi="Wingding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9" w15:restartNumberingAfterBreak="0">
    <w:nsid w:val="5ACE61A2"/>
    <w:multiLevelType w:val="hybridMultilevel"/>
    <w:tmpl w:val="A2646C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0" w15:restartNumberingAfterBreak="0">
    <w:nsid w:val="5BE81397"/>
    <w:multiLevelType w:val="hybridMultilevel"/>
    <w:tmpl w:val="0ADE4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C475B79"/>
    <w:multiLevelType w:val="multilevel"/>
    <w:tmpl w:val="D5C8140E"/>
    <w:lvl w:ilvl="0">
      <w:start w:val="3"/>
      <w:numFmt w:val="decimal"/>
      <w:lvlText w:val="%1."/>
      <w:lvlJc w:val="left"/>
      <w:pPr>
        <w:ind w:left="360" w:hanging="360"/>
      </w:pPr>
      <w:rPr>
        <w:rFonts w:hint="default"/>
      </w:rPr>
    </w:lvl>
    <w:lvl w:ilvl="1">
      <w:start w:val="1"/>
      <w:numFmt w:val="decimal"/>
      <w:lvlText w:val="%1.%2."/>
      <w:lvlJc w:val="left"/>
      <w:pPr>
        <w:ind w:left="882" w:hanging="432"/>
      </w:pPr>
      <w:rPr>
        <w:rFonts w:hint="default"/>
      </w:rPr>
    </w:lvl>
    <w:lvl w:ilvl="2">
      <w:start w:val="1"/>
      <w:numFmt w:val="decimal"/>
      <w:lvlText w:val="%1.%2.%3."/>
      <w:lvlJc w:val="left"/>
      <w:pPr>
        <w:ind w:left="167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2" w15:restartNumberingAfterBreak="0">
    <w:nsid w:val="5CCA0E8F"/>
    <w:multiLevelType w:val="multilevel"/>
    <w:tmpl w:val="5ED82228"/>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3" w15:restartNumberingAfterBreak="0">
    <w:nsid w:val="5E1F280C"/>
    <w:multiLevelType w:val="hybridMultilevel"/>
    <w:tmpl w:val="2EACED72"/>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FDB2B1A"/>
    <w:multiLevelType w:val="hybridMultilevel"/>
    <w:tmpl w:val="878CAB12"/>
    <w:lvl w:ilvl="0" w:tplc="0409000F">
      <w:start w:val="1"/>
      <w:numFmt w:val="decimal"/>
      <w:lvlText w:val="%1."/>
      <w:lvlJc w:val="left"/>
      <w:pPr>
        <w:ind w:left="1242" w:hanging="360"/>
      </w:pPr>
    </w:lvl>
    <w:lvl w:ilvl="1" w:tplc="38963A26">
      <w:numFmt w:val="bullet"/>
      <w:lvlText w:val="•"/>
      <w:lvlJc w:val="left"/>
      <w:pPr>
        <w:ind w:left="1962" w:hanging="360"/>
      </w:pPr>
      <w:rPr>
        <w:rFonts w:ascii="Calibri" w:eastAsiaTheme="minorHAnsi" w:hAnsi="Calibri" w:cstheme="minorBidi" w:hint="default"/>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15" w15:restartNumberingAfterBreak="0">
    <w:nsid w:val="604E64DF"/>
    <w:multiLevelType w:val="hybridMultilevel"/>
    <w:tmpl w:val="EC621BA4"/>
    <w:lvl w:ilvl="0" w:tplc="41F8172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32606A2"/>
    <w:multiLevelType w:val="hybridMultilevel"/>
    <w:tmpl w:val="430CB3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42535B7"/>
    <w:multiLevelType w:val="hybridMultilevel"/>
    <w:tmpl w:val="B2FAD20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64E97D48"/>
    <w:multiLevelType w:val="hybridMultilevel"/>
    <w:tmpl w:val="8384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5A245F2"/>
    <w:multiLevelType w:val="hybridMultilevel"/>
    <w:tmpl w:val="4AEEF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5B46453"/>
    <w:multiLevelType w:val="hybridMultilevel"/>
    <w:tmpl w:val="2D7A2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65A68B7"/>
    <w:multiLevelType w:val="hybridMultilevel"/>
    <w:tmpl w:val="F962B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66041B0"/>
    <w:multiLevelType w:val="multilevel"/>
    <w:tmpl w:val="E7203A0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23" w15:restartNumberingAfterBreak="0">
    <w:nsid w:val="66A34024"/>
    <w:multiLevelType w:val="hybridMultilevel"/>
    <w:tmpl w:val="B994048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77F3F2C"/>
    <w:multiLevelType w:val="multilevel"/>
    <w:tmpl w:val="79D69D48"/>
    <w:lvl w:ilvl="0">
      <w:start w:val="1"/>
      <w:numFmt w:val="bullet"/>
      <w:lvlText w:val=""/>
      <w:lvlJc w:val="left"/>
      <w:pPr>
        <w:ind w:left="360" w:hanging="360"/>
      </w:pPr>
      <w:rPr>
        <w:rFonts w:ascii="Wingdings" w:hAnsi="Wingding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5" w15:restartNumberingAfterBreak="0">
    <w:nsid w:val="68D34763"/>
    <w:multiLevelType w:val="multilevel"/>
    <w:tmpl w:val="A36A87B8"/>
    <w:lvl w:ilvl="0">
      <w:start w:val="1"/>
      <w:numFmt w:val="bullet"/>
      <w:lvlText w:val=""/>
      <w:lvlJc w:val="left"/>
      <w:pPr>
        <w:ind w:left="360" w:hanging="360"/>
      </w:pPr>
      <w:rPr>
        <w:rFonts w:ascii="Wingdings" w:hAnsi="Wingding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6" w15:restartNumberingAfterBreak="0">
    <w:nsid w:val="695532E3"/>
    <w:multiLevelType w:val="multilevel"/>
    <w:tmpl w:val="B6765A9E"/>
    <w:lvl w:ilvl="0">
      <w:start w:val="3"/>
      <w:numFmt w:val="decimal"/>
      <w:lvlText w:val="%1"/>
      <w:lvlJc w:val="left"/>
      <w:pPr>
        <w:ind w:left="360" w:hanging="36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7" w15:restartNumberingAfterBreak="0">
    <w:nsid w:val="69A41838"/>
    <w:multiLevelType w:val="multilevel"/>
    <w:tmpl w:val="9D5C6A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
      <w:lvlJc w:val="left"/>
      <w:pPr>
        <w:ind w:left="2736" w:hanging="936"/>
      </w:pPr>
      <w:rPr>
        <w:rFonts w:ascii="Wingdings" w:hAnsi="Wingdings" w:hint="default"/>
      </w:rPr>
    </w:lvl>
    <w:lvl w:ilvl="6">
      <w:start w:val="1"/>
      <w:numFmt w:val="bullet"/>
      <w:lvlText w:val=""/>
      <w:lvlJc w:val="left"/>
      <w:pPr>
        <w:ind w:left="3240" w:hanging="108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8" w15:restartNumberingAfterBreak="0">
    <w:nsid w:val="6A6C0867"/>
    <w:multiLevelType w:val="multilevel"/>
    <w:tmpl w:val="1652C58A"/>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9" w15:restartNumberingAfterBreak="0">
    <w:nsid w:val="6B501BE9"/>
    <w:multiLevelType w:val="hybridMultilevel"/>
    <w:tmpl w:val="AAC86076"/>
    <w:lvl w:ilvl="0" w:tplc="C8BA1EA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B586F50"/>
    <w:multiLevelType w:val="hybridMultilevel"/>
    <w:tmpl w:val="2F66D9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B590A92"/>
    <w:multiLevelType w:val="multilevel"/>
    <w:tmpl w:val="5FE6817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2" w15:restartNumberingAfterBreak="0">
    <w:nsid w:val="6DBD4183"/>
    <w:multiLevelType w:val="multilevel"/>
    <w:tmpl w:val="E294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6B3F44"/>
    <w:multiLevelType w:val="hybridMultilevel"/>
    <w:tmpl w:val="099CFC92"/>
    <w:lvl w:ilvl="0" w:tplc="1C0694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6EE17828"/>
    <w:multiLevelType w:val="multilevel"/>
    <w:tmpl w:val="D5C8140E"/>
    <w:lvl w:ilvl="0">
      <w:start w:val="3"/>
      <w:numFmt w:val="decimal"/>
      <w:lvlText w:val="%1."/>
      <w:lvlJc w:val="left"/>
      <w:pPr>
        <w:ind w:left="360" w:hanging="360"/>
      </w:pPr>
      <w:rPr>
        <w:rFonts w:hint="default"/>
      </w:rPr>
    </w:lvl>
    <w:lvl w:ilvl="1">
      <w:start w:val="1"/>
      <w:numFmt w:val="decimal"/>
      <w:lvlText w:val="%1.%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5" w15:restartNumberingAfterBreak="0">
    <w:nsid w:val="6F78253A"/>
    <w:multiLevelType w:val="hybridMultilevel"/>
    <w:tmpl w:val="A584410A"/>
    <w:lvl w:ilvl="0" w:tplc="045448BC">
      <w:numFmt w:val="bullet"/>
      <w:lvlText w:val="-"/>
      <w:lvlJc w:val="left"/>
      <w:pPr>
        <w:ind w:left="1584" w:hanging="360"/>
      </w:pPr>
      <w:rPr>
        <w:rFonts w:ascii="Calibri" w:eastAsiaTheme="minorHAnsi" w:hAnsi="Calibri" w:cstheme="min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6" w15:restartNumberingAfterBreak="0">
    <w:nsid w:val="6FA01D95"/>
    <w:multiLevelType w:val="multilevel"/>
    <w:tmpl w:val="15EC44F6"/>
    <w:lvl w:ilvl="0">
      <w:start w:val="1"/>
      <w:numFmt w:val="decimal"/>
      <w:lvlText w:val="%1"/>
      <w:lvlJc w:val="left"/>
      <w:pPr>
        <w:ind w:left="450" w:hanging="450"/>
      </w:pPr>
      <w:rPr>
        <w:rFonts w:asciiTheme="minorHAnsi" w:eastAsiaTheme="minorHAnsi" w:hAnsiTheme="minorHAnsi" w:cstheme="minorBidi" w:hint="default"/>
        <w:sz w:val="22"/>
      </w:rPr>
    </w:lvl>
    <w:lvl w:ilvl="1">
      <w:start w:val="2"/>
      <w:numFmt w:val="decimal"/>
      <w:lvlText w:val="%1.%2"/>
      <w:lvlJc w:val="left"/>
      <w:pPr>
        <w:ind w:left="970" w:hanging="450"/>
      </w:pPr>
      <w:rPr>
        <w:rFonts w:asciiTheme="minorHAnsi" w:eastAsiaTheme="minorHAnsi" w:hAnsiTheme="minorHAnsi" w:cstheme="minorBidi" w:hint="default"/>
        <w:sz w:val="22"/>
      </w:rPr>
    </w:lvl>
    <w:lvl w:ilvl="2">
      <w:start w:val="1"/>
      <w:numFmt w:val="decimal"/>
      <w:lvlText w:val="%1.%2.%3"/>
      <w:lvlJc w:val="left"/>
      <w:pPr>
        <w:ind w:left="1760" w:hanging="720"/>
      </w:pPr>
      <w:rPr>
        <w:rFonts w:asciiTheme="minorHAnsi" w:eastAsiaTheme="minorHAnsi" w:hAnsiTheme="minorHAnsi" w:cstheme="minorBidi" w:hint="default"/>
        <w:sz w:val="22"/>
      </w:rPr>
    </w:lvl>
    <w:lvl w:ilvl="3">
      <w:start w:val="1"/>
      <w:numFmt w:val="decimal"/>
      <w:lvlText w:val="%1.%2.%3.%4"/>
      <w:lvlJc w:val="left"/>
      <w:pPr>
        <w:ind w:left="2640" w:hanging="1080"/>
      </w:pPr>
      <w:rPr>
        <w:rFonts w:asciiTheme="minorHAnsi" w:eastAsiaTheme="minorHAnsi" w:hAnsiTheme="minorHAnsi" w:cstheme="minorBidi" w:hint="default"/>
        <w:sz w:val="22"/>
      </w:rPr>
    </w:lvl>
    <w:lvl w:ilvl="4">
      <w:start w:val="1"/>
      <w:numFmt w:val="decimal"/>
      <w:lvlText w:val="%1.%2.%3.%4.%5"/>
      <w:lvlJc w:val="left"/>
      <w:pPr>
        <w:ind w:left="3160" w:hanging="1080"/>
      </w:pPr>
      <w:rPr>
        <w:rFonts w:asciiTheme="minorHAnsi" w:eastAsiaTheme="minorHAnsi" w:hAnsiTheme="minorHAnsi" w:cstheme="minorBidi" w:hint="default"/>
        <w:sz w:val="22"/>
      </w:rPr>
    </w:lvl>
    <w:lvl w:ilvl="5">
      <w:start w:val="1"/>
      <w:numFmt w:val="decimal"/>
      <w:lvlText w:val="%1.%2.%3.%4.%5.%6"/>
      <w:lvlJc w:val="left"/>
      <w:pPr>
        <w:ind w:left="4040" w:hanging="1440"/>
      </w:pPr>
      <w:rPr>
        <w:rFonts w:asciiTheme="minorHAnsi" w:eastAsiaTheme="minorHAnsi" w:hAnsiTheme="minorHAnsi" w:cstheme="minorBidi" w:hint="default"/>
        <w:sz w:val="22"/>
      </w:rPr>
    </w:lvl>
    <w:lvl w:ilvl="6">
      <w:start w:val="1"/>
      <w:numFmt w:val="decimal"/>
      <w:lvlText w:val="%1.%2.%3.%4.%5.%6.%7"/>
      <w:lvlJc w:val="left"/>
      <w:pPr>
        <w:ind w:left="4560" w:hanging="1440"/>
      </w:pPr>
      <w:rPr>
        <w:rFonts w:asciiTheme="minorHAnsi" w:eastAsiaTheme="minorHAnsi" w:hAnsiTheme="minorHAnsi" w:cstheme="minorBidi" w:hint="default"/>
        <w:sz w:val="22"/>
      </w:rPr>
    </w:lvl>
    <w:lvl w:ilvl="7">
      <w:start w:val="1"/>
      <w:numFmt w:val="decimal"/>
      <w:lvlText w:val="%1.%2.%3.%4.%5.%6.%7.%8"/>
      <w:lvlJc w:val="left"/>
      <w:pPr>
        <w:ind w:left="5440" w:hanging="1800"/>
      </w:pPr>
      <w:rPr>
        <w:rFonts w:asciiTheme="minorHAnsi" w:eastAsiaTheme="minorHAnsi" w:hAnsiTheme="minorHAnsi" w:cstheme="minorBidi" w:hint="default"/>
        <w:sz w:val="22"/>
      </w:rPr>
    </w:lvl>
    <w:lvl w:ilvl="8">
      <w:start w:val="1"/>
      <w:numFmt w:val="decimal"/>
      <w:lvlText w:val="%1.%2.%3.%4.%5.%6.%7.%8.%9"/>
      <w:lvlJc w:val="left"/>
      <w:pPr>
        <w:ind w:left="5960" w:hanging="1800"/>
      </w:pPr>
      <w:rPr>
        <w:rFonts w:asciiTheme="minorHAnsi" w:eastAsiaTheme="minorHAnsi" w:hAnsiTheme="minorHAnsi" w:cstheme="minorBidi" w:hint="default"/>
        <w:sz w:val="22"/>
      </w:rPr>
    </w:lvl>
  </w:abstractNum>
  <w:abstractNum w:abstractNumId="137" w15:restartNumberingAfterBreak="0">
    <w:nsid w:val="70293021"/>
    <w:multiLevelType w:val="multilevel"/>
    <w:tmpl w:val="23000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101107B"/>
    <w:multiLevelType w:val="multilevel"/>
    <w:tmpl w:val="0F26A456"/>
    <w:lvl w:ilvl="0">
      <w:start w:val="2"/>
      <w:numFmt w:val="decimal"/>
      <w:lvlText w:val="%1"/>
      <w:lvlJc w:val="left"/>
      <w:pPr>
        <w:ind w:left="360" w:hanging="36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9" w15:restartNumberingAfterBreak="0">
    <w:nsid w:val="72586F87"/>
    <w:multiLevelType w:val="hybridMultilevel"/>
    <w:tmpl w:val="3310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29E71A7"/>
    <w:multiLevelType w:val="hybridMultilevel"/>
    <w:tmpl w:val="C6787644"/>
    <w:lvl w:ilvl="0" w:tplc="E12E46CE">
      <w:start w:val="1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42A3054"/>
    <w:multiLevelType w:val="hybridMultilevel"/>
    <w:tmpl w:val="451A48D4"/>
    <w:lvl w:ilvl="0" w:tplc="8C2C1C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5B605C5"/>
    <w:multiLevelType w:val="multilevel"/>
    <w:tmpl w:val="69541A9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3" w15:restartNumberingAfterBreak="0">
    <w:nsid w:val="774277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4" w15:restartNumberingAfterBreak="0">
    <w:nsid w:val="77B776FF"/>
    <w:multiLevelType w:val="hybridMultilevel"/>
    <w:tmpl w:val="CEF65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7C92280"/>
    <w:multiLevelType w:val="hybridMultilevel"/>
    <w:tmpl w:val="965A8FBE"/>
    <w:lvl w:ilvl="0" w:tplc="47DE65FA">
      <w:start w:val="1"/>
      <w:numFmt w:val="decimal"/>
      <w:lvlText w:val="%1-"/>
      <w:lvlJc w:val="left"/>
      <w:pPr>
        <w:ind w:left="1584" w:hanging="360"/>
      </w:pPr>
      <w:rPr>
        <w:rFonts w:hint="default"/>
      </w:r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6" w15:restartNumberingAfterBreak="0">
    <w:nsid w:val="77DC7828"/>
    <w:multiLevelType w:val="multilevel"/>
    <w:tmpl w:val="C5B446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7" w15:restartNumberingAfterBreak="0">
    <w:nsid w:val="79AF71A0"/>
    <w:multiLevelType w:val="hybridMultilevel"/>
    <w:tmpl w:val="BCFC98A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 w15:restartNumberingAfterBreak="0">
    <w:nsid w:val="7A4F0C85"/>
    <w:multiLevelType w:val="hybridMultilevel"/>
    <w:tmpl w:val="4A807E76"/>
    <w:lvl w:ilvl="0" w:tplc="C8BA1EA0">
      <w:start w:val="6"/>
      <w:numFmt w:val="decimal"/>
      <w:lvlText w:val="%1."/>
      <w:lvlJc w:val="left"/>
      <w:pPr>
        <w:ind w:left="720" w:hanging="360"/>
      </w:pPr>
      <w:rPr>
        <w:rFonts w:hint="default"/>
      </w:rPr>
    </w:lvl>
    <w:lvl w:ilvl="1" w:tplc="04090019">
      <w:start w:val="1"/>
      <w:numFmt w:val="lowerLetter"/>
      <w:lvlText w:val="%2."/>
      <w:lvlJc w:val="left"/>
      <w:pPr>
        <w:ind w:left="243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4030D930">
      <w:start w:val="5"/>
      <w:numFmt w:val="decimal"/>
      <w:lvlText w:val="%5-"/>
      <w:lvlJc w:val="left"/>
      <w:pPr>
        <w:ind w:left="2430" w:hanging="360"/>
      </w:pPr>
      <w:rPr>
        <w:rFonts w:hint="default"/>
      </w:rPr>
    </w:lvl>
    <w:lvl w:ilvl="5" w:tplc="EF8C604A">
      <w:start w:val="1"/>
      <w:numFmt w:val="lowerLetter"/>
      <w:lvlText w:val="%6."/>
      <w:lvlJc w:val="left"/>
      <w:pPr>
        <w:ind w:left="3060" w:hanging="360"/>
      </w:pPr>
      <w:rPr>
        <w:rFonts w:asciiTheme="minorHAnsi" w:eastAsiaTheme="minorHAnsi" w:hAnsiTheme="minorHAnsi" w:cstheme="minorBidi"/>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D643F91"/>
    <w:multiLevelType w:val="hybridMultilevel"/>
    <w:tmpl w:val="B232CDFE"/>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DAF0290"/>
    <w:multiLevelType w:val="hybridMultilevel"/>
    <w:tmpl w:val="2AEC07CA"/>
    <w:lvl w:ilvl="0" w:tplc="93A23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E2D5238"/>
    <w:multiLevelType w:val="hybridMultilevel"/>
    <w:tmpl w:val="845E8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E682379"/>
    <w:multiLevelType w:val="hybridMultilevel"/>
    <w:tmpl w:val="3A88F4B4"/>
    <w:lvl w:ilvl="0" w:tplc="D724322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E82162A"/>
    <w:multiLevelType w:val="hybridMultilevel"/>
    <w:tmpl w:val="DAC69E86"/>
    <w:lvl w:ilvl="0" w:tplc="0409001B">
      <w:start w:val="1"/>
      <w:numFmt w:val="lowerRoman"/>
      <w:lvlText w:val="%1."/>
      <w:lvlJc w:val="righ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4" w15:restartNumberingAfterBreak="0">
    <w:nsid w:val="7E8C1F16"/>
    <w:multiLevelType w:val="hybridMultilevel"/>
    <w:tmpl w:val="ABC2B74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EB246CF"/>
    <w:multiLevelType w:val="hybridMultilevel"/>
    <w:tmpl w:val="50B498EE"/>
    <w:lvl w:ilvl="0" w:tplc="0409000D">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6" w15:restartNumberingAfterBreak="0">
    <w:nsid w:val="7F652667"/>
    <w:multiLevelType w:val="hybridMultilevel"/>
    <w:tmpl w:val="AAC86076"/>
    <w:lvl w:ilvl="0" w:tplc="C8BA1EA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FA94CB0"/>
    <w:multiLevelType w:val="multilevel"/>
    <w:tmpl w:val="861677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
      <w:lvlJc w:val="left"/>
      <w:pPr>
        <w:ind w:left="2736" w:hanging="936"/>
      </w:pPr>
      <w:rPr>
        <w:rFonts w:ascii="Wingdings" w:hAnsi="Wingdings"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8"/>
  </w:num>
  <w:num w:numId="2">
    <w:abstractNumId w:val="82"/>
  </w:num>
  <w:num w:numId="3">
    <w:abstractNumId w:val="111"/>
  </w:num>
  <w:num w:numId="4">
    <w:abstractNumId w:val="96"/>
  </w:num>
  <w:num w:numId="5">
    <w:abstractNumId w:val="18"/>
  </w:num>
  <w:num w:numId="6">
    <w:abstractNumId w:val="122"/>
  </w:num>
  <w:num w:numId="7">
    <w:abstractNumId w:val="17"/>
  </w:num>
  <w:num w:numId="8">
    <w:abstractNumId w:val="54"/>
  </w:num>
  <w:num w:numId="9">
    <w:abstractNumId w:val="130"/>
  </w:num>
  <w:num w:numId="10">
    <w:abstractNumId w:val="145"/>
  </w:num>
  <w:num w:numId="11">
    <w:abstractNumId w:val="36"/>
  </w:num>
  <w:num w:numId="12">
    <w:abstractNumId w:val="135"/>
  </w:num>
  <w:num w:numId="13">
    <w:abstractNumId w:val="10"/>
  </w:num>
  <w:num w:numId="14">
    <w:abstractNumId w:val="29"/>
  </w:num>
  <w:num w:numId="15">
    <w:abstractNumId w:val="133"/>
  </w:num>
  <w:num w:numId="16">
    <w:abstractNumId w:val="50"/>
  </w:num>
  <w:num w:numId="17">
    <w:abstractNumId w:val="103"/>
  </w:num>
  <w:num w:numId="18">
    <w:abstractNumId w:val="117"/>
  </w:num>
  <w:num w:numId="19">
    <w:abstractNumId w:val="147"/>
  </w:num>
  <w:num w:numId="20">
    <w:abstractNumId w:val="53"/>
  </w:num>
  <w:num w:numId="21">
    <w:abstractNumId w:val="57"/>
  </w:num>
  <w:num w:numId="22">
    <w:abstractNumId w:val="13"/>
  </w:num>
  <w:num w:numId="23">
    <w:abstractNumId w:val="9"/>
  </w:num>
  <w:num w:numId="24">
    <w:abstractNumId w:val="143"/>
  </w:num>
  <w:num w:numId="25">
    <w:abstractNumId w:val="21"/>
  </w:num>
  <w:num w:numId="26">
    <w:abstractNumId w:val="61"/>
  </w:num>
  <w:num w:numId="27">
    <w:abstractNumId w:val="80"/>
  </w:num>
  <w:num w:numId="28">
    <w:abstractNumId w:val="20"/>
  </w:num>
  <w:num w:numId="29">
    <w:abstractNumId w:val="154"/>
  </w:num>
  <w:num w:numId="30">
    <w:abstractNumId w:val="153"/>
  </w:num>
  <w:num w:numId="31">
    <w:abstractNumId w:val="56"/>
  </w:num>
  <w:num w:numId="32">
    <w:abstractNumId w:val="60"/>
  </w:num>
  <w:num w:numId="33">
    <w:abstractNumId w:val="93"/>
  </w:num>
  <w:num w:numId="34">
    <w:abstractNumId w:val="110"/>
  </w:num>
  <w:num w:numId="35">
    <w:abstractNumId w:val="121"/>
  </w:num>
  <w:num w:numId="36">
    <w:abstractNumId w:val="19"/>
  </w:num>
  <w:num w:numId="37">
    <w:abstractNumId w:val="99"/>
  </w:num>
  <w:num w:numId="38">
    <w:abstractNumId w:val="139"/>
  </w:num>
  <w:num w:numId="39">
    <w:abstractNumId w:val="22"/>
  </w:num>
  <w:num w:numId="40">
    <w:abstractNumId w:val="68"/>
  </w:num>
  <w:num w:numId="41">
    <w:abstractNumId w:val="101"/>
  </w:num>
  <w:num w:numId="42">
    <w:abstractNumId w:val="118"/>
  </w:num>
  <w:num w:numId="43">
    <w:abstractNumId w:val="100"/>
  </w:num>
  <w:num w:numId="44">
    <w:abstractNumId w:val="16"/>
  </w:num>
  <w:num w:numId="45">
    <w:abstractNumId w:val="88"/>
  </w:num>
  <w:num w:numId="46">
    <w:abstractNumId w:val="120"/>
  </w:num>
  <w:num w:numId="47">
    <w:abstractNumId w:val="75"/>
  </w:num>
  <w:num w:numId="48">
    <w:abstractNumId w:val="155"/>
  </w:num>
  <w:num w:numId="49">
    <w:abstractNumId w:val="51"/>
  </w:num>
  <w:num w:numId="50">
    <w:abstractNumId w:val="94"/>
  </w:num>
  <w:num w:numId="51">
    <w:abstractNumId w:val="11"/>
  </w:num>
  <w:num w:numId="52">
    <w:abstractNumId w:val="85"/>
  </w:num>
  <w:num w:numId="53">
    <w:abstractNumId w:val="49"/>
  </w:num>
  <w:num w:numId="54">
    <w:abstractNumId w:val="52"/>
  </w:num>
  <w:num w:numId="55">
    <w:abstractNumId w:val="73"/>
  </w:num>
  <w:num w:numId="56">
    <w:abstractNumId w:val="114"/>
  </w:num>
  <w:num w:numId="57">
    <w:abstractNumId w:val="24"/>
  </w:num>
  <w:num w:numId="58">
    <w:abstractNumId w:val="84"/>
  </w:num>
  <w:num w:numId="59">
    <w:abstractNumId w:val="30"/>
  </w:num>
  <w:num w:numId="60">
    <w:abstractNumId w:val="146"/>
  </w:num>
  <w:num w:numId="61">
    <w:abstractNumId w:val="34"/>
  </w:num>
  <w:num w:numId="62">
    <w:abstractNumId w:val="142"/>
  </w:num>
  <w:num w:numId="63">
    <w:abstractNumId w:val="95"/>
  </w:num>
  <w:num w:numId="64">
    <w:abstractNumId w:val="26"/>
  </w:num>
  <w:num w:numId="65">
    <w:abstractNumId w:val="37"/>
  </w:num>
  <w:num w:numId="66">
    <w:abstractNumId w:val="28"/>
  </w:num>
  <w:num w:numId="67">
    <w:abstractNumId w:val="27"/>
  </w:num>
  <w:num w:numId="68">
    <w:abstractNumId w:val="148"/>
  </w:num>
  <w:num w:numId="69">
    <w:abstractNumId w:val="129"/>
  </w:num>
  <w:num w:numId="70">
    <w:abstractNumId w:val="156"/>
  </w:num>
  <w:num w:numId="71">
    <w:abstractNumId w:val="90"/>
  </w:num>
  <w:num w:numId="72">
    <w:abstractNumId w:val="91"/>
  </w:num>
  <w:num w:numId="73">
    <w:abstractNumId w:val="48"/>
  </w:num>
  <w:num w:numId="74">
    <w:abstractNumId w:val="107"/>
  </w:num>
  <w:num w:numId="75">
    <w:abstractNumId w:val="45"/>
  </w:num>
  <w:num w:numId="76">
    <w:abstractNumId w:val="31"/>
  </w:num>
  <w:num w:numId="77">
    <w:abstractNumId w:val="106"/>
  </w:num>
  <w:num w:numId="78">
    <w:abstractNumId w:val="78"/>
  </w:num>
  <w:num w:numId="79">
    <w:abstractNumId w:val="74"/>
  </w:num>
  <w:num w:numId="80">
    <w:abstractNumId w:val="115"/>
  </w:num>
  <w:num w:numId="81">
    <w:abstractNumId w:val="32"/>
  </w:num>
  <w:num w:numId="82">
    <w:abstractNumId w:val="76"/>
  </w:num>
  <w:num w:numId="83">
    <w:abstractNumId w:val="43"/>
  </w:num>
  <w:num w:numId="84">
    <w:abstractNumId w:val="2"/>
  </w:num>
  <w:num w:numId="85">
    <w:abstractNumId w:val="134"/>
  </w:num>
  <w:num w:numId="86">
    <w:abstractNumId w:val="58"/>
  </w:num>
  <w:num w:numId="87">
    <w:abstractNumId w:val="6"/>
  </w:num>
  <w:num w:numId="88">
    <w:abstractNumId w:val="97"/>
  </w:num>
  <w:num w:numId="89">
    <w:abstractNumId w:val="46"/>
  </w:num>
  <w:num w:numId="90">
    <w:abstractNumId w:val="87"/>
  </w:num>
  <w:num w:numId="91">
    <w:abstractNumId w:val="81"/>
  </w:num>
  <w:num w:numId="92">
    <w:abstractNumId w:val="144"/>
  </w:num>
  <w:num w:numId="93">
    <w:abstractNumId w:val="3"/>
  </w:num>
  <w:num w:numId="94">
    <w:abstractNumId w:val="41"/>
  </w:num>
  <w:num w:numId="95">
    <w:abstractNumId w:val="47"/>
  </w:num>
  <w:num w:numId="96">
    <w:abstractNumId w:val="150"/>
  </w:num>
  <w:num w:numId="97">
    <w:abstractNumId w:val="39"/>
  </w:num>
  <w:num w:numId="9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0"/>
  </w:num>
  <w:num w:numId="100">
    <w:abstractNumId w:val="38"/>
  </w:num>
  <w:num w:numId="101">
    <w:abstractNumId w:val="67"/>
  </w:num>
  <w:num w:numId="102">
    <w:abstractNumId w:val="62"/>
  </w:num>
  <w:num w:numId="103">
    <w:abstractNumId w:val="14"/>
  </w:num>
  <w:num w:numId="104">
    <w:abstractNumId w:val="5"/>
  </w:num>
  <w:num w:numId="105">
    <w:abstractNumId w:val="77"/>
  </w:num>
  <w:num w:numId="106">
    <w:abstractNumId w:val="141"/>
  </w:num>
  <w:num w:numId="107">
    <w:abstractNumId w:val="126"/>
  </w:num>
  <w:num w:numId="108">
    <w:abstractNumId w:val="119"/>
  </w:num>
  <w:num w:numId="109">
    <w:abstractNumId w:val="70"/>
  </w:num>
  <w:num w:numId="110">
    <w:abstractNumId w:val="42"/>
  </w:num>
  <w:num w:numId="111">
    <w:abstractNumId w:val="152"/>
  </w:num>
  <w:num w:numId="112">
    <w:abstractNumId w:val="1"/>
  </w:num>
  <w:num w:numId="113">
    <w:abstractNumId w:val="108"/>
  </w:num>
  <w:num w:numId="114">
    <w:abstractNumId w:val="116"/>
  </w:num>
  <w:num w:numId="115">
    <w:abstractNumId w:val="69"/>
  </w:num>
  <w:num w:numId="116">
    <w:abstractNumId w:val="44"/>
  </w:num>
  <w:num w:numId="117">
    <w:abstractNumId w:val="92"/>
  </w:num>
  <w:num w:numId="118">
    <w:abstractNumId w:val="123"/>
  </w:num>
  <w:num w:numId="119">
    <w:abstractNumId w:val="105"/>
  </w:num>
  <w:num w:numId="120">
    <w:abstractNumId w:val="112"/>
  </w:num>
  <w:num w:numId="121">
    <w:abstractNumId w:val="35"/>
  </w:num>
  <w:num w:numId="122">
    <w:abstractNumId w:val="64"/>
  </w:num>
  <w:num w:numId="123">
    <w:abstractNumId w:val="157"/>
  </w:num>
  <w:num w:numId="124">
    <w:abstractNumId w:val="127"/>
  </w:num>
  <w:num w:numId="125">
    <w:abstractNumId w:val="128"/>
  </w:num>
  <w:num w:numId="126">
    <w:abstractNumId w:val="8"/>
  </w:num>
  <w:num w:numId="127">
    <w:abstractNumId w:val="83"/>
  </w:num>
  <w:num w:numId="128">
    <w:abstractNumId w:val="125"/>
  </w:num>
  <w:num w:numId="129">
    <w:abstractNumId w:val="124"/>
  </w:num>
  <w:num w:numId="130">
    <w:abstractNumId w:val="79"/>
  </w:num>
  <w:num w:numId="131">
    <w:abstractNumId w:val="138"/>
  </w:num>
  <w:num w:numId="132">
    <w:abstractNumId w:val="63"/>
  </w:num>
  <w:num w:numId="133">
    <w:abstractNumId w:val="15"/>
  </w:num>
  <w:num w:numId="134">
    <w:abstractNumId w:val="104"/>
  </w:num>
  <w:num w:numId="135">
    <w:abstractNumId w:val="113"/>
  </w:num>
  <w:num w:numId="136">
    <w:abstractNumId w:val="149"/>
  </w:num>
  <w:num w:numId="137">
    <w:abstractNumId w:val="59"/>
  </w:num>
  <w:num w:numId="138">
    <w:abstractNumId w:val="55"/>
  </w:num>
  <w:num w:numId="139">
    <w:abstractNumId w:val="89"/>
  </w:num>
  <w:num w:numId="140">
    <w:abstractNumId w:val="86"/>
  </w:num>
  <w:num w:numId="141">
    <w:abstractNumId w:val="131"/>
  </w:num>
  <w:num w:numId="142">
    <w:abstractNumId w:val="12"/>
  </w:num>
  <w:num w:numId="143">
    <w:abstractNumId w:val="140"/>
  </w:num>
  <w:num w:numId="144">
    <w:abstractNumId w:val="102"/>
  </w:num>
  <w:num w:numId="145">
    <w:abstractNumId w:val="71"/>
  </w:num>
  <w:num w:numId="146">
    <w:abstractNumId w:val="132"/>
  </w:num>
  <w:num w:numId="147">
    <w:abstractNumId w:val="25"/>
  </w:num>
  <w:num w:numId="148">
    <w:abstractNumId w:val="136"/>
  </w:num>
  <w:num w:numId="149">
    <w:abstractNumId w:val="23"/>
  </w:num>
  <w:num w:numId="150">
    <w:abstractNumId w:val="40"/>
  </w:num>
  <w:num w:numId="151">
    <w:abstractNumId w:val="72"/>
  </w:num>
  <w:num w:numId="152">
    <w:abstractNumId w:val="109"/>
  </w:num>
  <w:num w:numId="153">
    <w:abstractNumId w:val="66"/>
  </w:num>
  <w:num w:numId="154">
    <w:abstractNumId w:val="137"/>
  </w:num>
  <w:num w:numId="155">
    <w:abstractNumId w:val="4"/>
  </w:num>
  <w:num w:numId="156">
    <w:abstractNumId w:val="7"/>
  </w:num>
  <w:num w:numId="157">
    <w:abstractNumId w:val="65"/>
  </w:num>
  <w:num w:numId="158">
    <w:abstractNumId w:val="151"/>
  </w:num>
  <w:numIdMacAtCleanup w:val="1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nu, Sonam">
    <w15:presenceInfo w15:providerId="AD" w15:userId="S::sofnu@deloitte.com::1812620f-eeb0-4386-9fd0-3e2dbe8fab5c"/>
  </w15:person>
  <w15:person w15:author="mayada samir">
    <w15:presenceInfo w15:providerId="AD" w15:userId="S-1-5-21-1715567821-1979792683-725345543-6164"/>
  </w15:person>
  <w15:person w15:author="moustafa elsaadany">
    <w15:presenceInfo w15:providerId="AD" w15:userId="S-1-5-21-1715567821-1979792683-725345543-15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7FA"/>
    <w:rsid w:val="0000001C"/>
    <w:rsid w:val="000005C5"/>
    <w:rsid w:val="00005EBE"/>
    <w:rsid w:val="00012DAF"/>
    <w:rsid w:val="00015C96"/>
    <w:rsid w:val="00022BC4"/>
    <w:rsid w:val="00027F6B"/>
    <w:rsid w:val="00030382"/>
    <w:rsid w:val="00032DCB"/>
    <w:rsid w:val="00033D5F"/>
    <w:rsid w:val="00036F80"/>
    <w:rsid w:val="00037AC8"/>
    <w:rsid w:val="0004111A"/>
    <w:rsid w:val="000452B6"/>
    <w:rsid w:val="00045A40"/>
    <w:rsid w:val="00047511"/>
    <w:rsid w:val="0005206A"/>
    <w:rsid w:val="000553C8"/>
    <w:rsid w:val="00056B2E"/>
    <w:rsid w:val="00057793"/>
    <w:rsid w:val="000618F8"/>
    <w:rsid w:val="00063183"/>
    <w:rsid w:val="00063617"/>
    <w:rsid w:val="00064254"/>
    <w:rsid w:val="0006478B"/>
    <w:rsid w:val="00065441"/>
    <w:rsid w:val="00067270"/>
    <w:rsid w:val="000677AE"/>
    <w:rsid w:val="000739A3"/>
    <w:rsid w:val="00073CFC"/>
    <w:rsid w:val="00074A25"/>
    <w:rsid w:val="0007572F"/>
    <w:rsid w:val="00075D16"/>
    <w:rsid w:val="00075E51"/>
    <w:rsid w:val="0007610F"/>
    <w:rsid w:val="00076ED7"/>
    <w:rsid w:val="0008087C"/>
    <w:rsid w:val="00081DC8"/>
    <w:rsid w:val="00085902"/>
    <w:rsid w:val="00097651"/>
    <w:rsid w:val="000978B9"/>
    <w:rsid w:val="000A06CD"/>
    <w:rsid w:val="000A184C"/>
    <w:rsid w:val="000A1A79"/>
    <w:rsid w:val="000A2176"/>
    <w:rsid w:val="000A21FB"/>
    <w:rsid w:val="000A4496"/>
    <w:rsid w:val="000A4A83"/>
    <w:rsid w:val="000B076B"/>
    <w:rsid w:val="000B3001"/>
    <w:rsid w:val="000B38AA"/>
    <w:rsid w:val="000B6770"/>
    <w:rsid w:val="000B7187"/>
    <w:rsid w:val="000B7446"/>
    <w:rsid w:val="000C30E1"/>
    <w:rsid w:val="000C3B90"/>
    <w:rsid w:val="000C5AD7"/>
    <w:rsid w:val="000C6E76"/>
    <w:rsid w:val="000D24E0"/>
    <w:rsid w:val="000D54C8"/>
    <w:rsid w:val="000D7333"/>
    <w:rsid w:val="000D765F"/>
    <w:rsid w:val="000D7976"/>
    <w:rsid w:val="000D7ED5"/>
    <w:rsid w:val="000E0036"/>
    <w:rsid w:val="000E112E"/>
    <w:rsid w:val="000E1A1C"/>
    <w:rsid w:val="000E2789"/>
    <w:rsid w:val="000E3206"/>
    <w:rsid w:val="000E4487"/>
    <w:rsid w:val="000E6669"/>
    <w:rsid w:val="000E67C4"/>
    <w:rsid w:val="000F2012"/>
    <w:rsid w:val="000F319A"/>
    <w:rsid w:val="000F4347"/>
    <w:rsid w:val="000F4AFB"/>
    <w:rsid w:val="000F58D1"/>
    <w:rsid w:val="000F6062"/>
    <w:rsid w:val="00100004"/>
    <w:rsid w:val="00100EC1"/>
    <w:rsid w:val="00101035"/>
    <w:rsid w:val="001031FC"/>
    <w:rsid w:val="001046C1"/>
    <w:rsid w:val="00104FBC"/>
    <w:rsid w:val="00104FFB"/>
    <w:rsid w:val="0010558F"/>
    <w:rsid w:val="00106127"/>
    <w:rsid w:val="00106B10"/>
    <w:rsid w:val="00112D18"/>
    <w:rsid w:val="00113166"/>
    <w:rsid w:val="00117ABB"/>
    <w:rsid w:val="0012307C"/>
    <w:rsid w:val="001309F5"/>
    <w:rsid w:val="00131A94"/>
    <w:rsid w:val="00133653"/>
    <w:rsid w:val="00137734"/>
    <w:rsid w:val="00141CE9"/>
    <w:rsid w:val="001421B8"/>
    <w:rsid w:val="0014261A"/>
    <w:rsid w:val="00142C22"/>
    <w:rsid w:val="00144014"/>
    <w:rsid w:val="00145990"/>
    <w:rsid w:val="00145E54"/>
    <w:rsid w:val="001460F8"/>
    <w:rsid w:val="00152615"/>
    <w:rsid w:val="001541B1"/>
    <w:rsid w:val="00154A95"/>
    <w:rsid w:val="00160F16"/>
    <w:rsid w:val="00162A37"/>
    <w:rsid w:val="0016416D"/>
    <w:rsid w:val="001659AB"/>
    <w:rsid w:val="001661E7"/>
    <w:rsid w:val="00166AC1"/>
    <w:rsid w:val="001707E3"/>
    <w:rsid w:val="00173465"/>
    <w:rsid w:val="00181815"/>
    <w:rsid w:val="00182337"/>
    <w:rsid w:val="0018286F"/>
    <w:rsid w:val="00182EF1"/>
    <w:rsid w:val="001915BB"/>
    <w:rsid w:val="0019160D"/>
    <w:rsid w:val="00191FB6"/>
    <w:rsid w:val="0019470E"/>
    <w:rsid w:val="00194721"/>
    <w:rsid w:val="00195F84"/>
    <w:rsid w:val="001A7117"/>
    <w:rsid w:val="001B0C6D"/>
    <w:rsid w:val="001B0D6E"/>
    <w:rsid w:val="001B2B69"/>
    <w:rsid w:val="001B42EE"/>
    <w:rsid w:val="001B5EB8"/>
    <w:rsid w:val="001B657F"/>
    <w:rsid w:val="001C17F6"/>
    <w:rsid w:val="001C5C66"/>
    <w:rsid w:val="001C606E"/>
    <w:rsid w:val="001D0637"/>
    <w:rsid w:val="001D25B4"/>
    <w:rsid w:val="001D2A0A"/>
    <w:rsid w:val="001D2C1F"/>
    <w:rsid w:val="001D350A"/>
    <w:rsid w:val="001D42D3"/>
    <w:rsid w:val="001D5C19"/>
    <w:rsid w:val="001D796D"/>
    <w:rsid w:val="001D7E72"/>
    <w:rsid w:val="001E096E"/>
    <w:rsid w:val="001E43B3"/>
    <w:rsid w:val="001E4E2C"/>
    <w:rsid w:val="001E5CDB"/>
    <w:rsid w:val="001E7D28"/>
    <w:rsid w:val="001F3121"/>
    <w:rsid w:val="00201850"/>
    <w:rsid w:val="00205940"/>
    <w:rsid w:val="002061B2"/>
    <w:rsid w:val="00206A99"/>
    <w:rsid w:val="00207FE9"/>
    <w:rsid w:val="00214403"/>
    <w:rsid w:val="00215D0C"/>
    <w:rsid w:val="00216AE4"/>
    <w:rsid w:val="00220D2B"/>
    <w:rsid w:val="002234CB"/>
    <w:rsid w:val="0022374A"/>
    <w:rsid w:val="002247D5"/>
    <w:rsid w:val="002250A2"/>
    <w:rsid w:val="002257FB"/>
    <w:rsid w:val="00226C94"/>
    <w:rsid w:val="0023073B"/>
    <w:rsid w:val="002311AA"/>
    <w:rsid w:val="00232F6A"/>
    <w:rsid w:val="00234858"/>
    <w:rsid w:val="00236B6E"/>
    <w:rsid w:val="00236D09"/>
    <w:rsid w:val="00241631"/>
    <w:rsid w:val="0024322C"/>
    <w:rsid w:val="00245509"/>
    <w:rsid w:val="00246788"/>
    <w:rsid w:val="002476BD"/>
    <w:rsid w:val="0025282F"/>
    <w:rsid w:val="00253559"/>
    <w:rsid w:val="002536AA"/>
    <w:rsid w:val="00253D1B"/>
    <w:rsid w:val="002540CB"/>
    <w:rsid w:val="00254349"/>
    <w:rsid w:val="00254CB6"/>
    <w:rsid w:val="00256761"/>
    <w:rsid w:val="00256AFA"/>
    <w:rsid w:val="002606E9"/>
    <w:rsid w:val="002617BF"/>
    <w:rsid w:val="002630D1"/>
    <w:rsid w:val="002634BE"/>
    <w:rsid w:val="00266B92"/>
    <w:rsid w:val="0027030F"/>
    <w:rsid w:val="0027423A"/>
    <w:rsid w:val="00280634"/>
    <w:rsid w:val="0028097B"/>
    <w:rsid w:val="002862B4"/>
    <w:rsid w:val="0028671B"/>
    <w:rsid w:val="00286C04"/>
    <w:rsid w:val="002877F0"/>
    <w:rsid w:val="00287936"/>
    <w:rsid w:val="00295051"/>
    <w:rsid w:val="0029530F"/>
    <w:rsid w:val="002A0E5E"/>
    <w:rsid w:val="002A2F08"/>
    <w:rsid w:val="002A3A57"/>
    <w:rsid w:val="002A510C"/>
    <w:rsid w:val="002A5E4E"/>
    <w:rsid w:val="002A61D1"/>
    <w:rsid w:val="002A7B80"/>
    <w:rsid w:val="002B05A2"/>
    <w:rsid w:val="002B0A76"/>
    <w:rsid w:val="002B2687"/>
    <w:rsid w:val="002B31FF"/>
    <w:rsid w:val="002B42FF"/>
    <w:rsid w:val="002B5DE1"/>
    <w:rsid w:val="002B659B"/>
    <w:rsid w:val="002B66F4"/>
    <w:rsid w:val="002B6C16"/>
    <w:rsid w:val="002B6CD2"/>
    <w:rsid w:val="002C21A2"/>
    <w:rsid w:val="002C2396"/>
    <w:rsid w:val="002C26F4"/>
    <w:rsid w:val="002C31D0"/>
    <w:rsid w:val="002C4267"/>
    <w:rsid w:val="002C53E3"/>
    <w:rsid w:val="002D1E6D"/>
    <w:rsid w:val="002D2B26"/>
    <w:rsid w:val="002D33EF"/>
    <w:rsid w:val="002D34E9"/>
    <w:rsid w:val="002D3B55"/>
    <w:rsid w:val="002D59A8"/>
    <w:rsid w:val="002D619C"/>
    <w:rsid w:val="002D7A45"/>
    <w:rsid w:val="002D7F27"/>
    <w:rsid w:val="002E49CF"/>
    <w:rsid w:val="002E595B"/>
    <w:rsid w:val="002E65EB"/>
    <w:rsid w:val="002E788E"/>
    <w:rsid w:val="002E7A8D"/>
    <w:rsid w:val="002F0C3F"/>
    <w:rsid w:val="002F0EF1"/>
    <w:rsid w:val="003013C7"/>
    <w:rsid w:val="00303E46"/>
    <w:rsid w:val="003054E1"/>
    <w:rsid w:val="00307D41"/>
    <w:rsid w:val="00312D54"/>
    <w:rsid w:val="00313D4A"/>
    <w:rsid w:val="0031527F"/>
    <w:rsid w:val="00316E0B"/>
    <w:rsid w:val="003221E3"/>
    <w:rsid w:val="00323742"/>
    <w:rsid w:val="00323D02"/>
    <w:rsid w:val="00323D32"/>
    <w:rsid w:val="00326B25"/>
    <w:rsid w:val="00327B7A"/>
    <w:rsid w:val="00327BCA"/>
    <w:rsid w:val="00327FC6"/>
    <w:rsid w:val="0033047E"/>
    <w:rsid w:val="00330CDA"/>
    <w:rsid w:val="0033106D"/>
    <w:rsid w:val="00331FEA"/>
    <w:rsid w:val="0033342F"/>
    <w:rsid w:val="00333737"/>
    <w:rsid w:val="00337045"/>
    <w:rsid w:val="0033774B"/>
    <w:rsid w:val="0033785D"/>
    <w:rsid w:val="00341CBB"/>
    <w:rsid w:val="00345721"/>
    <w:rsid w:val="003459E8"/>
    <w:rsid w:val="00346C13"/>
    <w:rsid w:val="003475CB"/>
    <w:rsid w:val="00351F15"/>
    <w:rsid w:val="0035343F"/>
    <w:rsid w:val="003577B8"/>
    <w:rsid w:val="0036075B"/>
    <w:rsid w:val="00360DDD"/>
    <w:rsid w:val="00360EE9"/>
    <w:rsid w:val="003610F8"/>
    <w:rsid w:val="0036142F"/>
    <w:rsid w:val="0036199F"/>
    <w:rsid w:val="00361F26"/>
    <w:rsid w:val="00363C06"/>
    <w:rsid w:val="003645D3"/>
    <w:rsid w:val="00364A8E"/>
    <w:rsid w:val="00364F45"/>
    <w:rsid w:val="00366483"/>
    <w:rsid w:val="0037160A"/>
    <w:rsid w:val="00372101"/>
    <w:rsid w:val="003727CC"/>
    <w:rsid w:val="00372A17"/>
    <w:rsid w:val="00373754"/>
    <w:rsid w:val="0037649D"/>
    <w:rsid w:val="00376D8C"/>
    <w:rsid w:val="003775C4"/>
    <w:rsid w:val="0038054D"/>
    <w:rsid w:val="00381D4E"/>
    <w:rsid w:val="003824E5"/>
    <w:rsid w:val="00384C90"/>
    <w:rsid w:val="00387EE0"/>
    <w:rsid w:val="00393115"/>
    <w:rsid w:val="0039378D"/>
    <w:rsid w:val="00394C97"/>
    <w:rsid w:val="0039685C"/>
    <w:rsid w:val="00396929"/>
    <w:rsid w:val="00397299"/>
    <w:rsid w:val="003A0E91"/>
    <w:rsid w:val="003A1EFF"/>
    <w:rsid w:val="003A6235"/>
    <w:rsid w:val="003A62A1"/>
    <w:rsid w:val="003B303F"/>
    <w:rsid w:val="003B5E28"/>
    <w:rsid w:val="003B6ACC"/>
    <w:rsid w:val="003B7868"/>
    <w:rsid w:val="003B7A45"/>
    <w:rsid w:val="003B7FEF"/>
    <w:rsid w:val="003C0054"/>
    <w:rsid w:val="003C0CC3"/>
    <w:rsid w:val="003C1187"/>
    <w:rsid w:val="003C2605"/>
    <w:rsid w:val="003C34D9"/>
    <w:rsid w:val="003C3980"/>
    <w:rsid w:val="003C466C"/>
    <w:rsid w:val="003C4BBA"/>
    <w:rsid w:val="003C5114"/>
    <w:rsid w:val="003C6221"/>
    <w:rsid w:val="003D04F2"/>
    <w:rsid w:val="003D28A7"/>
    <w:rsid w:val="003D30CD"/>
    <w:rsid w:val="003D511A"/>
    <w:rsid w:val="003E0BE6"/>
    <w:rsid w:val="003E2C36"/>
    <w:rsid w:val="003E3AEC"/>
    <w:rsid w:val="003E5CE0"/>
    <w:rsid w:val="003E7C59"/>
    <w:rsid w:val="003F0E22"/>
    <w:rsid w:val="003F2D9B"/>
    <w:rsid w:val="003F2ED0"/>
    <w:rsid w:val="003F6288"/>
    <w:rsid w:val="003F6A37"/>
    <w:rsid w:val="003F7580"/>
    <w:rsid w:val="004112F5"/>
    <w:rsid w:val="00411A88"/>
    <w:rsid w:val="004149A5"/>
    <w:rsid w:val="00414BB9"/>
    <w:rsid w:val="00417047"/>
    <w:rsid w:val="00420670"/>
    <w:rsid w:val="00420DF8"/>
    <w:rsid w:val="00422A46"/>
    <w:rsid w:val="00424765"/>
    <w:rsid w:val="0042632A"/>
    <w:rsid w:val="00427E7B"/>
    <w:rsid w:val="004311F7"/>
    <w:rsid w:val="00431BA4"/>
    <w:rsid w:val="00434BC1"/>
    <w:rsid w:val="004421CE"/>
    <w:rsid w:val="00442223"/>
    <w:rsid w:val="00442570"/>
    <w:rsid w:val="00445242"/>
    <w:rsid w:val="00445640"/>
    <w:rsid w:val="00446C10"/>
    <w:rsid w:val="004541BF"/>
    <w:rsid w:val="00463FF9"/>
    <w:rsid w:val="00465735"/>
    <w:rsid w:val="0046777F"/>
    <w:rsid w:val="00471118"/>
    <w:rsid w:val="00474766"/>
    <w:rsid w:val="00475100"/>
    <w:rsid w:val="004751C4"/>
    <w:rsid w:val="00475788"/>
    <w:rsid w:val="0048086E"/>
    <w:rsid w:val="00481C04"/>
    <w:rsid w:val="00482F69"/>
    <w:rsid w:val="00483B96"/>
    <w:rsid w:val="004840AC"/>
    <w:rsid w:val="00487AD9"/>
    <w:rsid w:val="0049210C"/>
    <w:rsid w:val="00495102"/>
    <w:rsid w:val="0049645C"/>
    <w:rsid w:val="004970AF"/>
    <w:rsid w:val="004A09E0"/>
    <w:rsid w:val="004A2406"/>
    <w:rsid w:val="004A31B0"/>
    <w:rsid w:val="004A4923"/>
    <w:rsid w:val="004A6500"/>
    <w:rsid w:val="004A75A0"/>
    <w:rsid w:val="004B1766"/>
    <w:rsid w:val="004C0EAE"/>
    <w:rsid w:val="004C0F1D"/>
    <w:rsid w:val="004C1564"/>
    <w:rsid w:val="004C479F"/>
    <w:rsid w:val="004C4E97"/>
    <w:rsid w:val="004C7857"/>
    <w:rsid w:val="004C7B28"/>
    <w:rsid w:val="004D0D13"/>
    <w:rsid w:val="004D7791"/>
    <w:rsid w:val="004E44BC"/>
    <w:rsid w:val="004E4E2A"/>
    <w:rsid w:val="004E5F0F"/>
    <w:rsid w:val="004E6AB1"/>
    <w:rsid w:val="004F047A"/>
    <w:rsid w:val="004F07A5"/>
    <w:rsid w:val="004F1B0C"/>
    <w:rsid w:val="004F2F21"/>
    <w:rsid w:val="004F407C"/>
    <w:rsid w:val="004F5AE5"/>
    <w:rsid w:val="004F69A6"/>
    <w:rsid w:val="004F6D96"/>
    <w:rsid w:val="005101FC"/>
    <w:rsid w:val="00512B94"/>
    <w:rsid w:val="005133BD"/>
    <w:rsid w:val="00515110"/>
    <w:rsid w:val="005167FB"/>
    <w:rsid w:val="00516C07"/>
    <w:rsid w:val="00516C0B"/>
    <w:rsid w:val="00521EF1"/>
    <w:rsid w:val="00522C37"/>
    <w:rsid w:val="00523889"/>
    <w:rsid w:val="00524D01"/>
    <w:rsid w:val="0052532F"/>
    <w:rsid w:val="00526A09"/>
    <w:rsid w:val="00530662"/>
    <w:rsid w:val="00531890"/>
    <w:rsid w:val="00531C1C"/>
    <w:rsid w:val="0053327F"/>
    <w:rsid w:val="00536012"/>
    <w:rsid w:val="00536A08"/>
    <w:rsid w:val="00537279"/>
    <w:rsid w:val="0054164A"/>
    <w:rsid w:val="005458AB"/>
    <w:rsid w:val="005467FA"/>
    <w:rsid w:val="00547CD8"/>
    <w:rsid w:val="00550331"/>
    <w:rsid w:val="00550661"/>
    <w:rsid w:val="00551FE8"/>
    <w:rsid w:val="005530E0"/>
    <w:rsid w:val="00553629"/>
    <w:rsid w:val="005554D6"/>
    <w:rsid w:val="00560D71"/>
    <w:rsid w:val="0056161E"/>
    <w:rsid w:val="005636FD"/>
    <w:rsid w:val="00563A28"/>
    <w:rsid w:val="00565192"/>
    <w:rsid w:val="0056708E"/>
    <w:rsid w:val="0056791F"/>
    <w:rsid w:val="00570C9B"/>
    <w:rsid w:val="00570EF6"/>
    <w:rsid w:val="00574245"/>
    <w:rsid w:val="005759B0"/>
    <w:rsid w:val="00577391"/>
    <w:rsid w:val="00580D1C"/>
    <w:rsid w:val="00580DB8"/>
    <w:rsid w:val="00581018"/>
    <w:rsid w:val="00581382"/>
    <w:rsid w:val="00582D89"/>
    <w:rsid w:val="00583072"/>
    <w:rsid w:val="00585275"/>
    <w:rsid w:val="005857DF"/>
    <w:rsid w:val="00585B71"/>
    <w:rsid w:val="00597324"/>
    <w:rsid w:val="005A263B"/>
    <w:rsid w:val="005A4666"/>
    <w:rsid w:val="005A7DBF"/>
    <w:rsid w:val="005B1896"/>
    <w:rsid w:val="005B3108"/>
    <w:rsid w:val="005B36EC"/>
    <w:rsid w:val="005B4DEC"/>
    <w:rsid w:val="005C139C"/>
    <w:rsid w:val="005C1813"/>
    <w:rsid w:val="005C39D5"/>
    <w:rsid w:val="005C40FA"/>
    <w:rsid w:val="005C4304"/>
    <w:rsid w:val="005C5A00"/>
    <w:rsid w:val="005C6182"/>
    <w:rsid w:val="005C64EC"/>
    <w:rsid w:val="005C6903"/>
    <w:rsid w:val="005C79C3"/>
    <w:rsid w:val="005D2C7F"/>
    <w:rsid w:val="005D6986"/>
    <w:rsid w:val="005D77B5"/>
    <w:rsid w:val="005E076F"/>
    <w:rsid w:val="005E1F3C"/>
    <w:rsid w:val="005E25B2"/>
    <w:rsid w:val="005E4EF6"/>
    <w:rsid w:val="005E7BB2"/>
    <w:rsid w:val="005F0243"/>
    <w:rsid w:val="005F1326"/>
    <w:rsid w:val="005F28A4"/>
    <w:rsid w:val="005F4D5F"/>
    <w:rsid w:val="005F5A52"/>
    <w:rsid w:val="005F5C0C"/>
    <w:rsid w:val="005F630F"/>
    <w:rsid w:val="005F66C2"/>
    <w:rsid w:val="00603755"/>
    <w:rsid w:val="00604460"/>
    <w:rsid w:val="0060512A"/>
    <w:rsid w:val="00606A25"/>
    <w:rsid w:val="00610410"/>
    <w:rsid w:val="00610DFF"/>
    <w:rsid w:val="00611748"/>
    <w:rsid w:val="00614AAD"/>
    <w:rsid w:val="0061571E"/>
    <w:rsid w:val="00623320"/>
    <w:rsid w:val="0062335E"/>
    <w:rsid w:val="0062383F"/>
    <w:rsid w:val="006252CC"/>
    <w:rsid w:val="00625DFF"/>
    <w:rsid w:val="00626F6F"/>
    <w:rsid w:val="006272AD"/>
    <w:rsid w:val="0063136A"/>
    <w:rsid w:val="00632E1A"/>
    <w:rsid w:val="00633804"/>
    <w:rsid w:val="006349B9"/>
    <w:rsid w:val="00636075"/>
    <w:rsid w:val="006367DD"/>
    <w:rsid w:val="00641CAF"/>
    <w:rsid w:val="00642337"/>
    <w:rsid w:val="00642E30"/>
    <w:rsid w:val="0064505C"/>
    <w:rsid w:val="00645EB6"/>
    <w:rsid w:val="006518E4"/>
    <w:rsid w:val="00651C08"/>
    <w:rsid w:val="0065237B"/>
    <w:rsid w:val="006534FD"/>
    <w:rsid w:val="00653D1F"/>
    <w:rsid w:val="00655D9B"/>
    <w:rsid w:val="006610CE"/>
    <w:rsid w:val="006634B6"/>
    <w:rsid w:val="00663B24"/>
    <w:rsid w:val="00665C1B"/>
    <w:rsid w:val="00666439"/>
    <w:rsid w:val="006674F2"/>
    <w:rsid w:val="00672FB4"/>
    <w:rsid w:val="00675790"/>
    <w:rsid w:val="00677DF7"/>
    <w:rsid w:val="006809D5"/>
    <w:rsid w:val="00681A15"/>
    <w:rsid w:val="00682484"/>
    <w:rsid w:val="0068274E"/>
    <w:rsid w:val="00682BF8"/>
    <w:rsid w:val="006839B3"/>
    <w:rsid w:val="00684106"/>
    <w:rsid w:val="006916E0"/>
    <w:rsid w:val="00693972"/>
    <w:rsid w:val="006962FA"/>
    <w:rsid w:val="00696A9B"/>
    <w:rsid w:val="00696C85"/>
    <w:rsid w:val="00697354"/>
    <w:rsid w:val="006A1612"/>
    <w:rsid w:val="006A3423"/>
    <w:rsid w:val="006A34A4"/>
    <w:rsid w:val="006A388C"/>
    <w:rsid w:val="006A4B92"/>
    <w:rsid w:val="006A5FD1"/>
    <w:rsid w:val="006A6F4A"/>
    <w:rsid w:val="006A7299"/>
    <w:rsid w:val="006B0E84"/>
    <w:rsid w:val="006B2592"/>
    <w:rsid w:val="006B37E8"/>
    <w:rsid w:val="006B4D09"/>
    <w:rsid w:val="006B6FC6"/>
    <w:rsid w:val="006B7422"/>
    <w:rsid w:val="006C1D90"/>
    <w:rsid w:val="006C1DA9"/>
    <w:rsid w:val="006C38B9"/>
    <w:rsid w:val="006C3AA2"/>
    <w:rsid w:val="006C6CC9"/>
    <w:rsid w:val="006C6E69"/>
    <w:rsid w:val="006C748C"/>
    <w:rsid w:val="006D1687"/>
    <w:rsid w:val="006D2358"/>
    <w:rsid w:val="006D26EE"/>
    <w:rsid w:val="006D3A77"/>
    <w:rsid w:val="006D3F36"/>
    <w:rsid w:val="006D4A05"/>
    <w:rsid w:val="006D51E8"/>
    <w:rsid w:val="006D6810"/>
    <w:rsid w:val="006E1AE7"/>
    <w:rsid w:val="006E3C2B"/>
    <w:rsid w:val="006E42BD"/>
    <w:rsid w:val="006E4F46"/>
    <w:rsid w:val="006F2197"/>
    <w:rsid w:val="006F2D6B"/>
    <w:rsid w:val="006F52BC"/>
    <w:rsid w:val="006F7E52"/>
    <w:rsid w:val="00705942"/>
    <w:rsid w:val="00705DCD"/>
    <w:rsid w:val="0070639A"/>
    <w:rsid w:val="007067FB"/>
    <w:rsid w:val="007104C7"/>
    <w:rsid w:val="007108FC"/>
    <w:rsid w:val="00712006"/>
    <w:rsid w:val="00716D69"/>
    <w:rsid w:val="00720433"/>
    <w:rsid w:val="0072060E"/>
    <w:rsid w:val="00720F70"/>
    <w:rsid w:val="00721872"/>
    <w:rsid w:val="0072199C"/>
    <w:rsid w:val="007236C0"/>
    <w:rsid w:val="00726FB4"/>
    <w:rsid w:val="007274A4"/>
    <w:rsid w:val="00731CD5"/>
    <w:rsid w:val="0073220B"/>
    <w:rsid w:val="007329DC"/>
    <w:rsid w:val="007345CE"/>
    <w:rsid w:val="00734B51"/>
    <w:rsid w:val="00737460"/>
    <w:rsid w:val="00737B91"/>
    <w:rsid w:val="007410BC"/>
    <w:rsid w:val="00742986"/>
    <w:rsid w:val="00744168"/>
    <w:rsid w:val="0074719A"/>
    <w:rsid w:val="00747C68"/>
    <w:rsid w:val="00751DE8"/>
    <w:rsid w:val="007546EA"/>
    <w:rsid w:val="007549D5"/>
    <w:rsid w:val="00756F18"/>
    <w:rsid w:val="0075725C"/>
    <w:rsid w:val="0076375A"/>
    <w:rsid w:val="00763C52"/>
    <w:rsid w:val="00764AE2"/>
    <w:rsid w:val="007670F7"/>
    <w:rsid w:val="007707FF"/>
    <w:rsid w:val="00771765"/>
    <w:rsid w:val="0077496B"/>
    <w:rsid w:val="00777337"/>
    <w:rsid w:val="0077764D"/>
    <w:rsid w:val="00781FF6"/>
    <w:rsid w:val="007839E9"/>
    <w:rsid w:val="007867B0"/>
    <w:rsid w:val="00786990"/>
    <w:rsid w:val="00793D19"/>
    <w:rsid w:val="00795A10"/>
    <w:rsid w:val="00796B91"/>
    <w:rsid w:val="00797FE0"/>
    <w:rsid w:val="007A271B"/>
    <w:rsid w:val="007A7CB7"/>
    <w:rsid w:val="007B0224"/>
    <w:rsid w:val="007B0A48"/>
    <w:rsid w:val="007B106A"/>
    <w:rsid w:val="007B1EA2"/>
    <w:rsid w:val="007B1F88"/>
    <w:rsid w:val="007B32A6"/>
    <w:rsid w:val="007B3A90"/>
    <w:rsid w:val="007B40F7"/>
    <w:rsid w:val="007B65D0"/>
    <w:rsid w:val="007B6F3B"/>
    <w:rsid w:val="007B713C"/>
    <w:rsid w:val="007B75B2"/>
    <w:rsid w:val="007B7DDA"/>
    <w:rsid w:val="007C036B"/>
    <w:rsid w:val="007C168F"/>
    <w:rsid w:val="007C29CE"/>
    <w:rsid w:val="007D0794"/>
    <w:rsid w:val="007D1C31"/>
    <w:rsid w:val="007D3C65"/>
    <w:rsid w:val="007D7764"/>
    <w:rsid w:val="007D787B"/>
    <w:rsid w:val="007E04F5"/>
    <w:rsid w:val="007E0683"/>
    <w:rsid w:val="007E33A6"/>
    <w:rsid w:val="007E4251"/>
    <w:rsid w:val="007E53D2"/>
    <w:rsid w:val="007E6590"/>
    <w:rsid w:val="007E664E"/>
    <w:rsid w:val="007F18C0"/>
    <w:rsid w:val="007F23CF"/>
    <w:rsid w:val="007F430D"/>
    <w:rsid w:val="008000CA"/>
    <w:rsid w:val="00800F24"/>
    <w:rsid w:val="00800F69"/>
    <w:rsid w:val="00801289"/>
    <w:rsid w:val="00801AE9"/>
    <w:rsid w:val="00803435"/>
    <w:rsid w:val="008040D9"/>
    <w:rsid w:val="008053B5"/>
    <w:rsid w:val="00806179"/>
    <w:rsid w:val="00806BF5"/>
    <w:rsid w:val="00810C22"/>
    <w:rsid w:val="0081101F"/>
    <w:rsid w:val="008110D2"/>
    <w:rsid w:val="00813D45"/>
    <w:rsid w:val="008152A9"/>
    <w:rsid w:val="008155CB"/>
    <w:rsid w:val="008157CB"/>
    <w:rsid w:val="008173E4"/>
    <w:rsid w:val="00817B79"/>
    <w:rsid w:val="00820495"/>
    <w:rsid w:val="008208A1"/>
    <w:rsid w:val="00820F93"/>
    <w:rsid w:val="00821D97"/>
    <w:rsid w:val="008266E1"/>
    <w:rsid w:val="00826B78"/>
    <w:rsid w:val="00827CD8"/>
    <w:rsid w:val="00830565"/>
    <w:rsid w:val="00830C19"/>
    <w:rsid w:val="008324AA"/>
    <w:rsid w:val="00834343"/>
    <w:rsid w:val="00835507"/>
    <w:rsid w:val="00837612"/>
    <w:rsid w:val="0084048A"/>
    <w:rsid w:val="008406B6"/>
    <w:rsid w:val="00840FE4"/>
    <w:rsid w:val="008431C9"/>
    <w:rsid w:val="00845674"/>
    <w:rsid w:val="00845FBD"/>
    <w:rsid w:val="008474B1"/>
    <w:rsid w:val="008474C6"/>
    <w:rsid w:val="00850D03"/>
    <w:rsid w:val="00851085"/>
    <w:rsid w:val="008522FC"/>
    <w:rsid w:val="0085255C"/>
    <w:rsid w:val="00853DA3"/>
    <w:rsid w:val="00853EED"/>
    <w:rsid w:val="00854C62"/>
    <w:rsid w:val="00860BE1"/>
    <w:rsid w:val="00862197"/>
    <w:rsid w:val="008640EF"/>
    <w:rsid w:val="00865E90"/>
    <w:rsid w:val="00871458"/>
    <w:rsid w:val="0087293A"/>
    <w:rsid w:val="00874B27"/>
    <w:rsid w:val="00875416"/>
    <w:rsid w:val="008756B7"/>
    <w:rsid w:val="0087729B"/>
    <w:rsid w:val="00877C4C"/>
    <w:rsid w:val="00880678"/>
    <w:rsid w:val="00881218"/>
    <w:rsid w:val="008849C6"/>
    <w:rsid w:val="00884D70"/>
    <w:rsid w:val="00885ED4"/>
    <w:rsid w:val="00886B0E"/>
    <w:rsid w:val="008935D9"/>
    <w:rsid w:val="00893A35"/>
    <w:rsid w:val="00894C7B"/>
    <w:rsid w:val="00895AC9"/>
    <w:rsid w:val="00896CAD"/>
    <w:rsid w:val="00897653"/>
    <w:rsid w:val="008977C2"/>
    <w:rsid w:val="008A065D"/>
    <w:rsid w:val="008A0753"/>
    <w:rsid w:val="008A0D86"/>
    <w:rsid w:val="008A16C1"/>
    <w:rsid w:val="008A31AF"/>
    <w:rsid w:val="008A5307"/>
    <w:rsid w:val="008A59BA"/>
    <w:rsid w:val="008A6265"/>
    <w:rsid w:val="008A6CAD"/>
    <w:rsid w:val="008B0A76"/>
    <w:rsid w:val="008B112E"/>
    <w:rsid w:val="008B1F76"/>
    <w:rsid w:val="008B3888"/>
    <w:rsid w:val="008B38AC"/>
    <w:rsid w:val="008B48F1"/>
    <w:rsid w:val="008B6B5B"/>
    <w:rsid w:val="008C2303"/>
    <w:rsid w:val="008C3039"/>
    <w:rsid w:val="008C430E"/>
    <w:rsid w:val="008D714D"/>
    <w:rsid w:val="008E1A38"/>
    <w:rsid w:val="008E2D6B"/>
    <w:rsid w:val="008E3129"/>
    <w:rsid w:val="008E7CFC"/>
    <w:rsid w:val="008F14BD"/>
    <w:rsid w:val="008F325D"/>
    <w:rsid w:val="008F343F"/>
    <w:rsid w:val="008F748A"/>
    <w:rsid w:val="008F77D7"/>
    <w:rsid w:val="00905D70"/>
    <w:rsid w:val="0090783B"/>
    <w:rsid w:val="00907E9B"/>
    <w:rsid w:val="009109FD"/>
    <w:rsid w:val="00914342"/>
    <w:rsid w:val="00917957"/>
    <w:rsid w:val="009220B0"/>
    <w:rsid w:val="0092549C"/>
    <w:rsid w:val="00925814"/>
    <w:rsid w:val="009265E0"/>
    <w:rsid w:val="00926E49"/>
    <w:rsid w:val="00927194"/>
    <w:rsid w:val="00927DC2"/>
    <w:rsid w:val="00930509"/>
    <w:rsid w:val="00931478"/>
    <w:rsid w:val="0093336A"/>
    <w:rsid w:val="00934134"/>
    <w:rsid w:val="00934FC1"/>
    <w:rsid w:val="009408DB"/>
    <w:rsid w:val="009416DD"/>
    <w:rsid w:val="0094174D"/>
    <w:rsid w:val="00944343"/>
    <w:rsid w:val="00946278"/>
    <w:rsid w:val="00946684"/>
    <w:rsid w:val="00950712"/>
    <w:rsid w:val="00950CD7"/>
    <w:rsid w:val="00951178"/>
    <w:rsid w:val="00951B5F"/>
    <w:rsid w:val="00953F8A"/>
    <w:rsid w:val="009542AE"/>
    <w:rsid w:val="00954B07"/>
    <w:rsid w:val="00955F15"/>
    <w:rsid w:val="00956168"/>
    <w:rsid w:val="00957436"/>
    <w:rsid w:val="00960473"/>
    <w:rsid w:val="00960FFB"/>
    <w:rsid w:val="0096238D"/>
    <w:rsid w:val="00966A98"/>
    <w:rsid w:val="00970155"/>
    <w:rsid w:val="0097021E"/>
    <w:rsid w:val="0097032D"/>
    <w:rsid w:val="00970A19"/>
    <w:rsid w:val="00972081"/>
    <w:rsid w:val="00972998"/>
    <w:rsid w:val="00976A6D"/>
    <w:rsid w:val="00976E43"/>
    <w:rsid w:val="0098005C"/>
    <w:rsid w:val="009859DF"/>
    <w:rsid w:val="0098636E"/>
    <w:rsid w:val="00991A5C"/>
    <w:rsid w:val="00992E29"/>
    <w:rsid w:val="00994F9A"/>
    <w:rsid w:val="0099659B"/>
    <w:rsid w:val="009968C1"/>
    <w:rsid w:val="009A0F25"/>
    <w:rsid w:val="009A2130"/>
    <w:rsid w:val="009A30D4"/>
    <w:rsid w:val="009A3408"/>
    <w:rsid w:val="009A456C"/>
    <w:rsid w:val="009A4A74"/>
    <w:rsid w:val="009A6BD4"/>
    <w:rsid w:val="009B16A7"/>
    <w:rsid w:val="009B2274"/>
    <w:rsid w:val="009B3DE7"/>
    <w:rsid w:val="009B77D5"/>
    <w:rsid w:val="009B798A"/>
    <w:rsid w:val="009C039E"/>
    <w:rsid w:val="009C16FF"/>
    <w:rsid w:val="009C25C1"/>
    <w:rsid w:val="009C2FEF"/>
    <w:rsid w:val="009C35A4"/>
    <w:rsid w:val="009C414D"/>
    <w:rsid w:val="009C44A2"/>
    <w:rsid w:val="009C61BD"/>
    <w:rsid w:val="009C71AD"/>
    <w:rsid w:val="009C7F14"/>
    <w:rsid w:val="009D00BC"/>
    <w:rsid w:val="009D0E47"/>
    <w:rsid w:val="009D3A03"/>
    <w:rsid w:val="009D4AE5"/>
    <w:rsid w:val="009D614D"/>
    <w:rsid w:val="009E03D0"/>
    <w:rsid w:val="009E2721"/>
    <w:rsid w:val="009E3043"/>
    <w:rsid w:val="009E3448"/>
    <w:rsid w:val="009E399A"/>
    <w:rsid w:val="009E39C8"/>
    <w:rsid w:val="009E4A7B"/>
    <w:rsid w:val="009E4E3D"/>
    <w:rsid w:val="009E7309"/>
    <w:rsid w:val="009E748F"/>
    <w:rsid w:val="009E7530"/>
    <w:rsid w:val="009E78A1"/>
    <w:rsid w:val="009F0F8C"/>
    <w:rsid w:val="009F1F5D"/>
    <w:rsid w:val="009F38EA"/>
    <w:rsid w:val="009F4167"/>
    <w:rsid w:val="009F44D3"/>
    <w:rsid w:val="00A004D1"/>
    <w:rsid w:val="00A00513"/>
    <w:rsid w:val="00A00F37"/>
    <w:rsid w:val="00A011A8"/>
    <w:rsid w:val="00A01ADB"/>
    <w:rsid w:val="00A041C8"/>
    <w:rsid w:val="00A055D1"/>
    <w:rsid w:val="00A116E9"/>
    <w:rsid w:val="00A11E2B"/>
    <w:rsid w:val="00A1251E"/>
    <w:rsid w:val="00A12C1F"/>
    <w:rsid w:val="00A177C5"/>
    <w:rsid w:val="00A227B1"/>
    <w:rsid w:val="00A24A6B"/>
    <w:rsid w:val="00A25F4A"/>
    <w:rsid w:val="00A2751A"/>
    <w:rsid w:val="00A32574"/>
    <w:rsid w:val="00A3280F"/>
    <w:rsid w:val="00A3340E"/>
    <w:rsid w:val="00A36104"/>
    <w:rsid w:val="00A40BC5"/>
    <w:rsid w:val="00A42E0A"/>
    <w:rsid w:val="00A4325D"/>
    <w:rsid w:val="00A4553A"/>
    <w:rsid w:val="00A50BCA"/>
    <w:rsid w:val="00A51B5A"/>
    <w:rsid w:val="00A613BA"/>
    <w:rsid w:val="00A654A3"/>
    <w:rsid w:val="00A6560A"/>
    <w:rsid w:val="00A7114B"/>
    <w:rsid w:val="00A7432D"/>
    <w:rsid w:val="00A75068"/>
    <w:rsid w:val="00A80992"/>
    <w:rsid w:val="00A82577"/>
    <w:rsid w:val="00A83161"/>
    <w:rsid w:val="00A84DD3"/>
    <w:rsid w:val="00A86826"/>
    <w:rsid w:val="00A869C4"/>
    <w:rsid w:val="00A87F86"/>
    <w:rsid w:val="00A90232"/>
    <w:rsid w:val="00A94927"/>
    <w:rsid w:val="00A96895"/>
    <w:rsid w:val="00A96F60"/>
    <w:rsid w:val="00AA1D2B"/>
    <w:rsid w:val="00AA29E4"/>
    <w:rsid w:val="00AA32FD"/>
    <w:rsid w:val="00AA349E"/>
    <w:rsid w:val="00AA3A34"/>
    <w:rsid w:val="00AA5CDB"/>
    <w:rsid w:val="00AA64C6"/>
    <w:rsid w:val="00AA7CAF"/>
    <w:rsid w:val="00AB2B4B"/>
    <w:rsid w:val="00AB6B70"/>
    <w:rsid w:val="00AB757F"/>
    <w:rsid w:val="00AB78D6"/>
    <w:rsid w:val="00AC0459"/>
    <w:rsid w:val="00AC6881"/>
    <w:rsid w:val="00AC6F2F"/>
    <w:rsid w:val="00AC7703"/>
    <w:rsid w:val="00AD1429"/>
    <w:rsid w:val="00AD2E3D"/>
    <w:rsid w:val="00AD4FF9"/>
    <w:rsid w:val="00AD5F6E"/>
    <w:rsid w:val="00AD76E5"/>
    <w:rsid w:val="00AE004C"/>
    <w:rsid w:val="00AE06DC"/>
    <w:rsid w:val="00AE2DDF"/>
    <w:rsid w:val="00AE3561"/>
    <w:rsid w:val="00AE441E"/>
    <w:rsid w:val="00AE54A4"/>
    <w:rsid w:val="00AF0030"/>
    <w:rsid w:val="00AF0810"/>
    <w:rsid w:val="00AF745F"/>
    <w:rsid w:val="00AF77CA"/>
    <w:rsid w:val="00B02529"/>
    <w:rsid w:val="00B061DE"/>
    <w:rsid w:val="00B12384"/>
    <w:rsid w:val="00B140D5"/>
    <w:rsid w:val="00B15494"/>
    <w:rsid w:val="00B15887"/>
    <w:rsid w:val="00B22D6F"/>
    <w:rsid w:val="00B22EE4"/>
    <w:rsid w:val="00B30EDE"/>
    <w:rsid w:val="00B32A7B"/>
    <w:rsid w:val="00B342CE"/>
    <w:rsid w:val="00B40458"/>
    <w:rsid w:val="00B41200"/>
    <w:rsid w:val="00B42C09"/>
    <w:rsid w:val="00B431CA"/>
    <w:rsid w:val="00B45D11"/>
    <w:rsid w:val="00B468BD"/>
    <w:rsid w:val="00B479F8"/>
    <w:rsid w:val="00B50A71"/>
    <w:rsid w:val="00B50D89"/>
    <w:rsid w:val="00B51837"/>
    <w:rsid w:val="00B52685"/>
    <w:rsid w:val="00B53987"/>
    <w:rsid w:val="00B53C95"/>
    <w:rsid w:val="00B54BF7"/>
    <w:rsid w:val="00B60744"/>
    <w:rsid w:val="00B61612"/>
    <w:rsid w:val="00B631F6"/>
    <w:rsid w:val="00B636A9"/>
    <w:rsid w:val="00B63FC3"/>
    <w:rsid w:val="00B6442C"/>
    <w:rsid w:val="00B65811"/>
    <w:rsid w:val="00B6586A"/>
    <w:rsid w:val="00B66B01"/>
    <w:rsid w:val="00B66CAE"/>
    <w:rsid w:val="00B67514"/>
    <w:rsid w:val="00B708FD"/>
    <w:rsid w:val="00B7140D"/>
    <w:rsid w:val="00B71EF0"/>
    <w:rsid w:val="00B722B3"/>
    <w:rsid w:val="00B72374"/>
    <w:rsid w:val="00B725CA"/>
    <w:rsid w:val="00B76C30"/>
    <w:rsid w:val="00B773A7"/>
    <w:rsid w:val="00B80A78"/>
    <w:rsid w:val="00B82F0E"/>
    <w:rsid w:val="00B83C5B"/>
    <w:rsid w:val="00B8480C"/>
    <w:rsid w:val="00B8494D"/>
    <w:rsid w:val="00B84D0B"/>
    <w:rsid w:val="00B855CE"/>
    <w:rsid w:val="00B868EC"/>
    <w:rsid w:val="00B905D6"/>
    <w:rsid w:val="00B90A99"/>
    <w:rsid w:val="00B90CD1"/>
    <w:rsid w:val="00B90FDD"/>
    <w:rsid w:val="00B92A4A"/>
    <w:rsid w:val="00B92E7D"/>
    <w:rsid w:val="00B95104"/>
    <w:rsid w:val="00B956DF"/>
    <w:rsid w:val="00B97711"/>
    <w:rsid w:val="00BA3498"/>
    <w:rsid w:val="00BA3A9B"/>
    <w:rsid w:val="00BA4147"/>
    <w:rsid w:val="00BA7EFE"/>
    <w:rsid w:val="00BB158C"/>
    <w:rsid w:val="00BB1C67"/>
    <w:rsid w:val="00BB389C"/>
    <w:rsid w:val="00BB545D"/>
    <w:rsid w:val="00BB6370"/>
    <w:rsid w:val="00BC07C9"/>
    <w:rsid w:val="00BC1022"/>
    <w:rsid w:val="00BC1374"/>
    <w:rsid w:val="00BC37D9"/>
    <w:rsid w:val="00BC407F"/>
    <w:rsid w:val="00BC40E3"/>
    <w:rsid w:val="00BC74AB"/>
    <w:rsid w:val="00BD02D8"/>
    <w:rsid w:val="00BD1575"/>
    <w:rsid w:val="00BD21A4"/>
    <w:rsid w:val="00BD3F96"/>
    <w:rsid w:val="00BD4F30"/>
    <w:rsid w:val="00BD530A"/>
    <w:rsid w:val="00BE2A0E"/>
    <w:rsid w:val="00BE2ECD"/>
    <w:rsid w:val="00BE71ED"/>
    <w:rsid w:val="00BF0F0C"/>
    <w:rsid w:val="00C01D56"/>
    <w:rsid w:val="00C0251F"/>
    <w:rsid w:val="00C04B0C"/>
    <w:rsid w:val="00C05B56"/>
    <w:rsid w:val="00C05CD4"/>
    <w:rsid w:val="00C0685C"/>
    <w:rsid w:val="00C07B17"/>
    <w:rsid w:val="00C1459E"/>
    <w:rsid w:val="00C158A2"/>
    <w:rsid w:val="00C15FBD"/>
    <w:rsid w:val="00C168E3"/>
    <w:rsid w:val="00C17B3D"/>
    <w:rsid w:val="00C208F0"/>
    <w:rsid w:val="00C209AC"/>
    <w:rsid w:val="00C23898"/>
    <w:rsid w:val="00C27753"/>
    <w:rsid w:val="00C32CCF"/>
    <w:rsid w:val="00C32ED3"/>
    <w:rsid w:val="00C349DC"/>
    <w:rsid w:val="00C4170A"/>
    <w:rsid w:val="00C43409"/>
    <w:rsid w:val="00C444F6"/>
    <w:rsid w:val="00C44CF8"/>
    <w:rsid w:val="00C45A7B"/>
    <w:rsid w:val="00C45B40"/>
    <w:rsid w:val="00C45B7C"/>
    <w:rsid w:val="00C46BD8"/>
    <w:rsid w:val="00C47011"/>
    <w:rsid w:val="00C501B7"/>
    <w:rsid w:val="00C50F33"/>
    <w:rsid w:val="00C5138A"/>
    <w:rsid w:val="00C51F9A"/>
    <w:rsid w:val="00C535BE"/>
    <w:rsid w:val="00C5736F"/>
    <w:rsid w:val="00C57632"/>
    <w:rsid w:val="00C61CE0"/>
    <w:rsid w:val="00C62AE6"/>
    <w:rsid w:val="00C64CA4"/>
    <w:rsid w:val="00C65582"/>
    <w:rsid w:val="00C66795"/>
    <w:rsid w:val="00C667D9"/>
    <w:rsid w:val="00C669F1"/>
    <w:rsid w:val="00C67D65"/>
    <w:rsid w:val="00C711C6"/>
    <w:rsid w:val="00C7279F"/>
    <w:rsid w:val="00C764B3"/>
    <w:rsid w:val="00C77965"/>
    <w:rsid w:val="00C802D7"/>
    <w:rsid w:val="00C80B8A"/>
    <w:rsid w:val="00C80D3B"/>
    <w:rsid w:val="00C862F9"/>
    <w:rsid w:val="00C871B7"/>
    <w:rsid w:val="00C917CB"/>
    <w:rsid w:val="00C91DC4"/>
    <w:rsid w:val="00C96717"/>
    <w:rsid w:val="00CA2B69"/>
    <w:rsid w:val="00CA3454"/>
    <w:rsid w:val="00CA78EA"/>
    <w:rsid w:val="00CB0AE2"/>
    <w:rsid w:val="00CB0EB5"/>
    <w:rsid w:val="00CB69F4"/>
    <w:rsid w:val="00CC20E8"/>
    <w:rsid w:val="00CC6675"/>
    <w:rsid w:val="00CC7A53"/>
    <w:rsid w:val="00CD0E0D"/>
    <w:rsid w:val="00CD26B3"/>
    <w:rsid w:val="00CD2FA0"/>
    <w:rsid w:val="00CE0B3C"/>
    <w:rsid w:val="00CE14A1"/>
    <w:rsid w:val="00CE1D40"/>
    <w:rsid w:val="00CE4070"/>
    <w:rsid w:val="00CE6561"/>
    <w:rsid w:val="00CF05BE"/>
    <w:rsid w:val="00CF1839"/>
    <w:rsid w:val="00CF60E7"/>
    <w:rsid w:val="00CF797D"/>
    <w:rsid w:val="00CF7E22"/>
    <w:rsid w:val="00D01A6A"/>
    <w:rsid w:val="00D02D17"/>
    <w:rsid w:val="00D033E6"/>
    <w:rsid w:val="00D06493"/>
    <w:rsid w:val="00D07AB6"/>
    <w:rsid w:val="00D123EC"/>
    <w:rsid w:val="00D13F65"/>
    <w:rsid w:val="00D141A5"/>
    <w:rsid w:val="00D1753D"/>
    <w:rsid w:val="00D20C18"/>
    <w:rsid w:val="00D20F2D"/>
    <w:rsid w:val="00D2112B"/>
    <w:rsid w:val="00D266FC"/>
    <w:rsid w:val="00D278A2"/>
    <w:rsid w:val="00D305E1"/>
    <w:rsid w:val="00D3193B"/>
    <w:rsid w:val="00D323F8"/>
    <w:rsid w:val="00D32946"/>
    <w:rsid w:val="00D33569"/>
    <w:rsid w:val="00D346AE"/>
    <w:rsid w:val="00D35BD3"/>
    <w:rsid w:val="00D40AD1"/>
    <w:rsid w:val="00D4126F"/>
    <w:rsid w:val="00D4260D"/>
    <w:rsid w:val="00D42E0B"/>
    <w:rsid w:val="00D43D5F"/>
    <w:rsid w:val="00D45929"/>
    <w:rsid w:val="00D50CFE"/>
    <w:rsid w:val="00D52EA4"/>
    <w:rsid w:val="00D53A29"/>
    <w:rsid w:val="00D56784"/>
    <w:rsid w:val="00D631E2"/>
    <w:rsid w:val="00D63E8A"/>
    <w:rsid w:val="00D64DE8"/>
    <w:rsid w:val="00D67A70"/>
    <w:rsid w:val="00D67AE0"/>
    <w:rsid w:val="00D70A45"/>
    <w:rsid w:val="00D76EAB"/>
    <w:rsid w:val="00D8170E"/>
    <w:rsid w:val="00D82A25"/>
    <w:rsid w:val="00D83EDE"/>
    <w:rsid w:val="00D8698A"/>
    <w:rsid w:val="00D86CD4"/>
    <w:rsid w:val="00D909A0"/>
    <w:rsid w:val="00D90C91"/>
    <w:rsid w:val="00D91623"/>
    <w:rsid w:val="00D95D53"/>
    <w:rsid w:val="00D96673"/>
    <w:rsid w:val="00DA1EB7"/>
    <w:rsid w:val="00DA1F83"/>
    <w:rsid w:val="00DA273B"/>
    <w:rsid w:val="00DA2750"/>
    <w:rsid w:val="00DA2926"/>
    <w:rsid w:val="00DA2B95"/>
    <w:rsid w:val="00DA55AD"/>
    <w:rsid w:val="00DA581F"/>
    <w:rsid w:val="00DA5A60"/>
    <w:rsid w:val="00DB0DD2"/>
    <w:rsid w:val="00DB11B8"/>
    <w:rsid w:val="00DB1B34"/>
    <w:rsid w:val="00DB3679"/>
    <w:rsid w:val="00DB4231"/>
    <w:rsid w:val="00DB51C5"/>
    <w:rsid w:val="00DB6DBE"/>
    <w:rsid w:val="00DC1CF4"/>
    <w:rsid w:val="00DC2D10"/>
    <w:rsid w:val="00DC42D6"/>
    <w:rsid w:val="00DC4495"/>
    <w:rsid w:val="00DC7754"/>
    <w:rsid w:val="00DD29F6"/>
    <w:rsid w:val="00DD52E4"/>
    <w:rsid w:val="00DD5DB4"/>
    <w:rsid w:val="00DD62D9"/>
    <w:rsid w:val="00DE0137"/>
    <w:rsid w:val="00DE6C7B"/>
    <w:rsid w:val="00DE6F06"/>
    <w:rsid w:val="00DF1AE9"/>
    <w:rsid w:val="00DF294E"/>
    <w:rsid w:val="00DF309C"/>
    <w:rsid w:val="00DF360C"/>
    <w:rsid w:val="00DF51D7"/>
    <w:rsid w:val="00DF5EDA"/>
    <w:rsid w:val="00DF760D"/>
    <w:rsid w:val="00E00991"/>
    <w:rsid w:val="00E0253E"/>
    <w:rsid w:val="00E034B4"/>
    <w:rsid w:val="00E0444C"/>
    <w:rsid w:val="00E054ED"/>
    <w:rsid w:val="00E06174"/>
    <w:rsid w:val="00E10A01"/>
    <w:rsid w:val="00E22728"/>
    <w:rsid w:val="00E23C13"/>
    <w:rsid w:val="00E2450D"/>
    <w:rsid w:val="00E27B6F"/>
    <w:rsid w:val="00E311B4"/>
    <w:rsid w:val="00E31857"/>
    <w:rsid w:val="00E324B4"/>
    <w:rsid w:val="00E3434C"/>
    <w:rsid w:val="00E34836"/>
    <w:rsid w:val="00E353F9"/>
    <w:rsid w:val="00E40689"/>
    <w:rsid w:val="00E409CB"/>
    <w:rsid w:val="00E41043"/>
    <w:rsid w:val="00E42050"/>
    <w:rsid w:val="00E4267C"/>
    <w:rsid w:val="00E44641"/>
    <w:rsid w:val="00E45CE3"/>
    <w:rsid w:val="00E463DE"/>
    <w:rsid w:val="00E4693F"/>
    <w:rsid w:val="00E475C1"/>
    <w:rsid w:val="00E479A7"/>
    <w:rsid w:val="00E47A1C"/>
    <w:rsid w:val="00E506AA"/>
    <w:rsid w:val="00E535DD"/>
    <w:rsid w:val="00E560B9"/>
    <w:rsid w:val="00E567DB"/>
    <w:rsid w:val="00E5797D"/>
    <w:rsid w:val="00E57982"/>
    <w:rsid w:val="00E603E0"/>
    <w:rsid w:val="00E61637"/>
    <w:rsid w:val="00E63438"/>
    <w:rsid w:val="00E63690"/>
    <w:rsid w:val="00E641D8"/>
    <w:rsid w:val="00E720CD"/>
    <w:rsid w:val="00E728D6"/>
    <w:rsid w:val="00E7339C"/>
    <w:rsid w:val="00E73762"/>
    <w:rsid w:val="00E75FE5"/>
    <w:rsid w:val="00E7647E"/>
    <w:rsid w:val="00E80BD6"/>
    <w:rsid w:val="00E811A6"/>
    <w:rsid w:val="00E82695"/>
    <w:rsid w:val="00E82FAF"/>
    <w:rsid w:val="00E83908"/>
    <w:rsid w:val="00E83998"/>
    <w:rsid w:val="00E85E18"/>
    <w:rsid w:val="00E87A81"/>
    <w:rsid w:val="00E87D83"/>
    <w:rsid w:val="00E92219"/>
    <w:rsid w:val="00E92A8D"/>
    <w:rsid w:val="00E94278"/>
    <w:rsid w:val="00E94F8C"/>
    <w:rsid w:val="00E95539"/>
    <w:rsid w:val="00E978A3"/>
    <w:rsid w:val="00EA09F9"/>
    <w:rsid w:val="00EA0BBD"/>
    <w:rsid w:val="00EA1075"/>
    <w:rsid w:val="00EA2590"/>
    <w:rsid w:val="00EA6CA6"/>
    <w:rsid w:val="00EB1556"/>
    <w:rsid w:val="00EB1CD6"/>
    <w:rsid w:val="00EB1CFC"/>
    <w:rsid w:val="00EC0FBF"/>
    <w:rsid w:val="00EC3650"/>
    <w:rsid w:val="00EC4528"/>
    <w:rsid w:val="00EC78C8"/>
    <w:rsid w:val="00ED3A8B"/>
    <w:rsid w:val="00ED3E3D"/>
    <w:rsid w:val="00ED4F38"/>
    <w:rsid w:val="00ED65D0"/>
    <w:rsid w:val="00EE1AF7"/>
    <w:rsid w:val="00EE4127"/>
    <w:rsid w:val="00EE4F68"/>
    <w:rsid w:val="00EE560D"/>
    <w:rsid w:val="00EE5791"/>
    <w:rsid w:val="00EE608F"/>
    <w:rsid w:val="00EE62F4"/>
    <w:rsid w:val="00EE6DFC"/>
    <w:rsid w:val="00EF01D7"/>
    <w:rsid w:val="00EF046F"/>
    <w:rsid w:val="00EF0543"/>
    <w:rsid w:val="00EF0C80"/>
    <w:rsid w:val="00EF2C2A"/>
    <w:rsid w:val="00EF30A3"/>
    <w:rsid w:val="00EF482C"/>
    <w:rsid w:val="00EF52BE"/>
    <w:rsid w:val="00EF777D"/>
    <w:rsid w:val="00EF7801"/>
    <w:rsid w:val="00F007A8"/>
    <w:rsid w:val="00F04EBD"/>
    <w:rsid w:val="00F05927"/>
    <w:rsid w:val="00F06B0F"/>
    <w:rsid w:val="00F11787"/>
    <w:rsid w:val="00F12222"/>
    <w:rsid w:val="00F12E2E"/>
    <w:rsid w:val="00F1522F"/>
    <w:rsid w:val="00F17922"/>
    <w:rsid w:val="00F17B40"/>
    <w:rsid w:val="00F2011E"/>
    <w:rsid w:val="00F2110A"/>
    <w:rsid w:val="00F22D5F"/>
    <w:rsid w:val="00F244AF"/>
    <w:rsid w:val="00F2472E"/>
    <w:rsid w:val="00F24AF7"/>
    <w:rsid w:val="00F25201"/>
    <w:rsid w:val="00F2780B"/>
    <w:rsid w:val="00F27DB9"/>
    <w:rsid w:val="00F27E46"/>
    <w:rsid w:val="00F313AE"/>
    <w:rsid w:val="00F328A0"/>
    <w:rsid w:val="00F430A8"/>
    <w:rsid w:val="00F50605"/>
    <w:rsid w:val="00F51364"/>
    <w:rsid w:val="00F5410F"/>
    <w:rsid w:val="00F54A15"/>
    <w:rsid w:val="00F56168"/>
    <w:rsid w:val="00F56D0C"/>
    <w:rsid w:val="00F573D4"/>
    <w:rsid w:val="00F600B3"/>
    <w:rsid w:val="00F625AA"/>
    <w:rsid w:val="00F65606"/>
    <w:rsid w:val="00F661A8"/>
    <w:rsid w:val="00F66AD3"/>
    <w:rsid w:val="00F66B7C"/>
    <w:rsid w:val="00F6700D"/>
    <w:rsid w:val="00F671F3"/>
    <w:rsid w:val="00F67979"/>
    <w:rsid w:val="00F72039"/>
    <w:rsid w:val="00F744C1"/>
    <w:rsid w:val="00F749E7"/>
    <w:rsid w:val="00F75A86"/>
    <w:rsid w:val="00F772B3"/>
    <w:rsid w:val="00F77BF9"/>
    <w:rsid w:val="00F811DD"/>
    <w:rsid w:val="00F8154A"/>
    <w:rsid w:val="00F82A51"/>
    <w:rsid w:val="00F8301C"/>
    <w:rsid w:val="00F84140"/>
    <w:rsid w:val="00F8467E"/>
    <w:rsid w:val="00F87DFC"/>
    <w:rsid w:val="00F87E01"/>
    <w:rsid w:val="00F90356"/>
    <w:rsid w:val="00F90F4C"/>
    <w:rsid w:val="00F933BB"/>
    <w:rsid w:val="00F943F7"/>
    <w:rsid w:val="00F94E8D"/>
    <w:rsid w:val="00F959E9"/>
    <w:rsid w:val="00F972C8"/>
    <w:rsid w:val="00F976BF"/>
    <w:rsid w:val="00FA1AE1"/>
    <w:rsid w:val="00FA3649"/>
    <w:rsid w:val="00FA371B"/>
    <w:rsid w:val="00FA7EBF"/>
    <w:rsid w:val="00FB21A8"/>
    <w:rsid w:val="00FB2467"/>
    <w:rsid w:val="00FB4F2B"/>
    <w:rsid w:val="00FB5FC7"/>
    <w:rsid w:val="00FC14A2"/>
    <w:rsid w:val="00FC1EF1"/>
    <w:rsid w:val="00FC42D4"/>
    <w:rsid w:val="00FC43D3"/>
    <w:rsid w:val="00FC4BB0"/>
    <w:rsid w:val="00FC4C9D"/>
    <w:rsid w:val="00FC547A"/>
    <w:rsid w:val="00FC5F58"/>
    <w:rsid w:val="00FC7ACB"/>
    <w:rsid w:val="00FD00FF"/>
    <w:rsid w:val="00FD1466"/>
    <w:rsid w:val="00FD1699"/>
    <w:rsid w:val="00FD2BC3"/>
    <w:rsid w:val="00FD3656"/>
    <w:rsid w:val="00FD3E7F"/>
    <w:rsid w:val="00FD4111"/>
    <w:rsid w:val="00FD6D9E"/>
    <w:rsid w:val="00FD7CD4"/>
    <w:rsid w:val="00FD7D3E"/>
    <w:rsid w:val="00FD7EF8"/>
    <w:rsid w:val="00FE1566"/>
    <w:rsid w:val="00FE26FE"/>
    <w:rsid w:val="00FE2C23"/>
    <w:rsid w:val="00FE3BAF"/>
    <w:rsid w:val="00FE580E"/>
    <w:rsid w:val="00FE70FA"/>
    <w:rsid w:val="00FF21ED"/>
    <w:rsid w:val="00FF612A"/>
    <w:rsid w:val="00FF6977"/>
    <w:rsid w:val="00FF6E6C"/>
    <w:rsid w:val="00FF7042"/>
    <w:rsid w:val="00FF73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A3DA5"/>
  <w15:docId w15:val="{578151FB-1ECA-4759-9E4A-8C1B41A55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777D"/>
  </w:style>
  <w:style w:type="paragraph" w:styleId="Heading1">
    <w:name w:val="heading 1"/>
    <w:basedOn w:val="Normal"/>
    <w:next w:val="Normal"/>
    <w:link w:val="Heading1Char"/>
    <w:uiPriority w:val="9"/>
    <w:qFormat/>
    <w:rsid w:val="00830C19"/>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30C19"/>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aliases w:val="Heading 3 - old"/>
    <w:basedOn w:val="Normal"/>
    <w:next w:val="Normal"/>
    <w:link w:val="Heading3Char"/>
    <w:unhideWhenUsed/>
    <w:qFormat/>
    <w:rsid w:val="001661E7"/>
    <w:pPr>
      <w:spacing w:after="0" w:line="240" w:lineRule="auto"/>
      <w:outlineLvl w:val="2"/>
    </w:pPr>
    <w:rPr>
      <w:b/>
      <w:bCs/>
      <w:u w:val="single"/>
    </w:rPr>
  </w:style>
  <w:style w:type="paragraph" w:styleId="Heading4">
    <w:name w:val="heading 4"/>
    <w:basedOn w:val="Heading3"/>
    <w:next w:val="TOC4"/>
    <w:link w:val="Heading4Char"/>
    <w:uiPriority w:val="9"/>
    <w:unhideWhenUsed/>
    <w:qFormat/>
    <w:rsid w:val="001661E7"/>
    <w:pPr>
      <w:outlineLvl w:val="3"/>
    </w:pPr>
  </w:style>
  <w:style w:type="paragraph" w:styleId="Heading5">
    <w:name w:val="heading 5"/>
    <w:basedOn w:val="Normal"/>
    <w:next w:val="Normal"/>
    <w:link w:val="Heading5Char"/>
    <w:uiPriority w:val="9"/>
    <w:unhideWhenUsed/>
    <w:qFormat/>
    <w:rsid w:val="001661E7"/>
    <w:pPr>
      <w:spacing w:after="0" w:line="240" w:lineRule="auto"/>
      <w:outlineLvl w:val="4"/>
    </w:pPr>
    <w:rPr>
      <w:b/>
      <w:bCs/>
      <w:u w:val="single"/>
    </w:rPr>
  </w:style>
  <w:style w:type="paragraph" w:styleId="Heading6">
    <w:name w:val="heading 6"/>
    <w:basedOn w:val="Normal"/>
    <w:next w:val="Normal"/>
    <w:link w:val="Heading6Char"/>
    <w:uiPriority w:val="9"/>
    <w:semiHidden/>
    <w:unhideWhenUsed/>
    <w:qFormat/>
    <w:rsid w:val="005C430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C430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30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30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Centered">
    <w:name w:val="Heading - Centered"/>
    <w:basedOn w:val="Normal"/>
    <w:rsid w:val="005467FA"/>
    <w:pPr>
      <w:tabs>
        <w:tab w:val="left" w:pos="2610"/>
      </w:tabs>
      <w:spacing w:before="240" w:after="360" w:line="240" w:lineRule="auto"/>
      <w:jc w:val="center"/>
      <w:outlineLvl w:val="0"/>
    </w:pPr>
    <w:rPr>
      <w:rFonts w:ascii="Arial" w:eastAsia="Times New Roman" w:hAnsi="Arial" w:cs="Times New Roman"/>
      <w:b/>
      <w:snapToGrid w:val="0"/>
      <w:kern w:val="28"/>
      <w:sz w:val="28"/>
      <w:szCs w:val="20"/>
    </w:rPr>
  </w:style>
  <w:style w:type="paragraph" w:customStyle="1" w:styleId="Table-Text">
    <w:name w:val="Table - Text"/>
    <w:basedOn w:val="Normal"/>
    <w:rsid w:val="005467FA"/>
    <w:pPr>
      <w:tabs>
        <w:tab w:val="left" w:pos="2610"/>
      </w:tabs>
      <w:spacing w:after="0" w:line="240" w:lineRule="auto"/>
    </w:pPr>
    <w:rPr>
      <w:rFonts w:ascii="Arial" w:eastAsia="Times New Roman" w:hAnsi="Arial" w:cs="Times New Roman"/>
      <w:snapToGrid w:val="0"/>
      <w:sz w:val="18"/>
      <w:szCs w:val="20"/>
      <w:lang w:val="en-GB"/>
    </w:rPr>
  </w:style>
  <w:style w:type="paragraph" w:customStyle="1" w:styleId="Table-HeadingBold">
    <w:name w:val="Table - Heading (Bold)"/>
    <w:basedOn w:val="Normal"/>
    <w:rsid w:val="005467FA"/>
    <w:pPr>
      <w:tabs>
        <w:tab w:val="left" w:pos="2610"/>
      </w:tabs>
      <w:spacing w:after="0" w:line="240" w:lineRule="auto"/>
      <w:jc w:val="both"/>
    </w:pPr>
    <w:rPr>
      <w:rFonts w:ascii="Arial" w:eastAsia="Times New Roman" w:hAnsi="Arial" w:cs="Times New Roman"/>
      <w:b/>
      <w:caps/>
      <w:snapToGrid w:val="0"/>
      <w:sz w:val="18"/>
      <w:szCs w:val="20"/>
      <w:lang w:val="en-GB"/>
    </w:rPr>
  </w:style>
  <w:style w:type="table" w:styleId="TableGrid">
    <w:name w:val="Table Grid"/>
    <w:basedOn w:val="TableNormal"/>
    <w:uiPriority w:val="59"/>
    <w:rsid w:val="008714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B78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D6"/>
    <w:rPr>
      <w:rFonts w:ascii="Tahoma" w:hAnsi="Tahoma" w:cs="Tahoma"/>
      <w:sz w:val="16"/>
      <w:szCs w:val="16"/>
    </w:rPr>
  </w:style>
  <w:style w:type="paragraph" w:styleId="ListParagraph">
    <w:name w:val="List Paragraph"/>
    <w:aliases w:val="List Paragraph ch tit"/>
    <w:basedOn w:val="Normal"/>
    <w:link w:val="ListParagraphChar"/>
    <w:uiPriority w:val="34"/>
    <w:qFormat/>
    <w:rsid w:val="008A59BA"/>
    <w:pPr>
      <w:ind w:left="720"/>
      <w:contextualSpacing/>
    </w:pPr>
  </w:style>
  <w:style w:type="character" w:customStyle="1" w:styleId="Heading1Char">
    <w:name w:val="Heading 1 Char"/>
    <w:basedOn w:val="DefaultParagraphFont"/>
    <w:link w:val="Heading1"/>
    <w:uiPriority w:val="9"/>
    <w:rsid w:val="00830C19"/>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CF7E22"/>
    <w:pPr>
      <w:outlineLvl w:val="9"/>
    </w:pPr>
    <w:rPr>
      <w:lang w:eastAsia="ja-JP"/>
    </w:rPr>
  </w:style>
  <w:style w:type="paragraph" w:styleId="TOC1">
    <w:name w:val="toc 1"/>
    <w:basedOn w:val="Normal"/>
    <w:next w:val="Normal"/>
    <w:autoRedefine/>
    <w:uiPriority w:val="39"/>
    <w:unhideWhenUsed/>
    <w:qFormat/>
    <w:rsid w:val="005C4304"/>
    <w:pPr>
      <w:spacing w:after="100"/>
    </w:pPr>
  </w:style>
  <w:style w:type="character" w:styleId="Hyperlink">
    <w:name w:val="Hyperlink"/>
    <w:basedOn w:val="DefaultParagraphFont"/>
    <w:uiPriority w:val="99"/>
    <w:unhideWhenUsed/>
    <w:rsid w:val="005C4304"/>
    <w:rPr>
      <w:color w:val="0000FF" w:themeColor="hyperlink"/>
      <w:u w:val="single"/>
    </w:rPr>
  </w:style>
  <w:style w:type="character" w:customStyle="1" w:styleId="Heading2Char">
    <w:name w:val="Heading 2 Char"/>
    <w:basedOn w:val="DefaultParagraphFont"/>
    <w:link w:val="Heading2"/>
    <w:uiPriority w:val="9"/>
    <w:rsid w:val="00830C19"/>
    <w:rPr>
      <w:rFonts w:asciiTheme="majorHAnsi" w:eastAsiaTheme="majorEastAsia" w:hAnsiTheme="majorHAnsi" w:cstheme="majorBidi"/>
      <w:b/>
      <w:bCs/>
      <w:sz w:val="26"/>
      <w:szCs w:val="26"/>
    </w:rPr>
  </w:style>
  <w:style w:type="character" w:customStyle="1" w:styleId="Heading3Char">
    <w:name w:val="Heading 3 Char"/>
    <w:aliases w:val="Heading 3 - old Char"/>
    <w:basedOn w:val="DefaultParagraphFont"/>
    <w:link w:val="Heading3"/>
    <w:rsid w:val="001661E7"/>
    <w:rPr>
      <w:b/>
      <w:bCs/>
      <w:u w:val="single"/>
    </w:rPr>
  </w:style>
  <w:style w:type="character" w:customStyle="1" w:styleId="Heading4Char">
    <w:name w:val="Heading 4 Char"/>
    <w:basedOn w:val="DefaultParagraphFont"/>
    <w:link w:val="Heading4"/>
    <w:uiPriority w:val="9"/>
    <w:rsid w:val="001661E7"/>
    <w:rPr>
      <w:b/>
      <w:bCs/>
      <w:u w:val="single"/>
    </w:rPr>
  </w:style>
  <w:style w:type="character" w:customStyle="1" w:styleId="Heading5Char">
    <w:name w:val="Heading 5 Char"/>
    <w:basedOn w:val="DefaultParagraphFont"/>
    <w:link w:val="Heading5"/>
    <w:uiPriority w:val="9"/>
    <w:rsid w:val="00D70A45"/>
    <w:rPr>
      <w:b/>
      <w:bCs/>
      <w:u w:val="single"/>
    </w:rPr>
  </w:style>
  <w:style w:type="character" w:customStyle="1" w:styleId="Heading6Char">
    <w:name w:val="Heading 6 Char"/>
    <w:basedOn w:val="DefaultParagraphFont"/>
    <w:link w:val="Heading6"/>
    <w:uiPriority w:val="9"/>
    <w:semiHidden/>
    <w:rsid w:val="005C43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C43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C43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C4304"/>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qFormat/>
    <w:rsid w:val="00992E29"/>
    <w:pPr>
      <w:spacing w:after="100"/>
      <w:ind w:left="220"/>
    </w:pPr>
  </w:style>
  <w:style w:type="paragraph" w:styleId="NoSpacing">
    <w:name w:val="No Spacing"/>
    <w:uiPriority w:val="1"/>
    <w:qFormat/>
    <w:rsid w:val="002B2687"/>
    <w:pPr>
      <w:spacing w:after="0" w:line="240" w:lineRule="auto"/>
    </w:pPr>
  </w:style>
  <w:style w:type="paragraph" w:styleId="TOC3">
    <w:name w:val="toc 3"/>
    <w:basedOn w:val="Normal"/>
    <w:next w:val="Normal"/>
    <w:autoRedefine/>
    <w:uiPriority w:val="39"/>
    <w:unhideWhenUsed/>
    <w:qFormat/>
    <w:rsid w:val="00A12C1F"/>
    <w:pPr>
      <w:spacing w:after="100"/>
      <w:ind w:left="440"/>
    </w:pPr>
  </w:style>
  <w:style w:type="paragraph" w:styleId="Header">
    <w:name w:val="header"/>
    <w:basedOn w:val="Normal"/>
    <w:link w:val="HeaderChar"/>
    <w:uiPriority w:val="99"/>
    <w:unhideWhenUsed/>
    <w:rsid w:val="00C57632"/>
    <w:pPr>
      <w:tabs>
        <w:tab w:val="center" w:pos="4680"/>
        <w:tab w:val="right" w:pos="9360"/>
      </w:tabs>
      <w:spacing w:after="0" w:line="240" w:lineRule="auto"/>
    </w:pPr>
  </w:style>
  <w:style w:type="paragraph" w:styleId="TOC4">
    <w:name w:val="toc 4"/>
    <w:basedOn w:val="Normal"/>
    <w:next w:val="Normal"/>
    <w:autoRedefine/>
    <w:uiPriority w:val="39"/>
    <w:semiHidden/>
    <w:unhideWhenUsed/>
    <w:rsid w:val="00E463DE"/>
    <w:pPr>
      <w:spacing w:after="100"/>
      <w:ind w:left="660"/>
    </w:pPr>
  </w:style>
  <w:style w:type="paragraph" w:styleId="TOC5">
    <w:name w:val="toc 5"/>
    <w:basedOn w:val="Normal"/>
    <w:next w:val="Normal"/>
    <w:autoRedefine/>
    <w:uiPriority w:val="39"/>
    <w:semiHidden/>
    <w:unhideWhenUsed/>
    <w:rsid w:val="00E463DE"/>
    <w:pPr>
      <w:spacing w:after="100"/>
      <w:ind w:left="880"/>
    </w:pPr>
  </w:style>
  <w:style w:type="character" w:customStyle="1" w:styleId="HeaderChar">
    <w:name w:val="Header Char"/>
    <w:basedOn w:val="DefaultParagraphFont"/>
    <w:link w:val="Header"/>
    <w:uiPriority w:val="99"/>
    <w:rsid w:val="00C57632"/>
  </w:style>
  <w:style w:type="paragraph" w:styleId="Footer">
    <w:name w:val="footer"/>
    <w:basedOn w:val="Normal"/>
    <w:link w:val="FooterChar"/>
    <w:unhideWhenUsed/>
    <w:rsid w:val="00C576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632"/>
  </w:style>
  <w:style w:type="character" w:styleId="FollowedHyperlink">
    <w:name w:val="FollowedHyperlink"/>
    <w:basedOn w:val="DefaultParagraphFont"/>
    <w:uiPriority w:val="99"/>
    <w:semiHidden/>
    <w:unhideWhenUsed/>
    <w:rsid w:val="00C57632"/>
    <w:rPr>
      <w:color w:val="800080" w:themeColor="followedHyperlink"/>
      <w:u w:val="single"/>
    </w:rPr>
  </w:style>
  <w:style w:type="paragraph" w:customStyle="1" w:styleId="GAPFieldLabel">
    <w:name w:val="GAP Field Label"/>
    <w:basedOn w:val="Normal"/>
    <w:next w:val="Normal"/>
    <w:rsid w:val="00AC7703"/>
    <w:pPr>
      <w:spacing w:after="0" w:line="240" w:lineRule="auto"/>
    </w:pPr>
    <w:rPr>
      <w:rFonts w:ascii="Arial" w:eastAsia="Times New Roman" w:hAnsi="Arial" w:cs="Arial"/>
      <w:b/>
      <w:bCs/>
      <w:noProof/>
    </w:rPr>
  </w:style>
  <w:style w:type="paragraph" w:styleId="NormalWeb">
    <w:name w:val="Normal (Web)"/>
    <w:basedOn w:val="Normal"/>
    <w:uiPriority w:val="99"/>
    <w:semiHidden/>
    <w:unhideWhenUsed/>
    <w:rsid w:val="00D63E8A"/>
    <w:pPr>
      <w:spacing w:before="100" w:beforeAutospacing="1" w:after="100" w:afterAutospacing="1" w:line="240" w:lineRule="auto"/>
    </w:pPr>
    <w:rPr>
      <w:rFonts w:ascii="Times New Roman" w:hAnsi="Times New Roman" w:cs="Times New Roman"/>
      <w:sz w:val="24"/>
      <w:szCs w:val="24"/>
    </w:rPr>
  </w:style>
  <w:style w:type="paragraph" w:customStyle="1" w:styleId="Cover-Line1">
    <w:name w:val="Cover - Line 1"/>
    <w:basedOn w:val="Normal"/>
    <w:rsid w:val="001B42EE"/>
    <w:pPr>
      <w:tabs>
        <w:tab w:val="left" w:pos="2610"/>
        <w:tab w:val="left" w:pos="2880"/>
      </w:tabs>
      <w:spacing w:before="360" w:after="0" w:line="240" w:lineRule="auto"/>
    </w:pPr>
    <w:rPr>
      <w:rFonts w:ascii="Times New Roman" w:eastAsia="Times New Roman" w:hAnsi="Times New Roman" w:cs="Times New Roman"/>
      <w:b/>
      <w:i/>
      <w:caps/>
      <w:snapToGrid w:val="0"/>
      <w:spacing w:val="100"/>
      <w:sz w:val="60"/>
      <w:szCs w:val="20"/>
      <w:lang w:val="en-GB"/>
    </w:rPr>
  </w:style>
  <w:style w:type="paragraph" w:customStyle="1" w:styleId="Cover-GreyBar">
    <w:name w:val="Cover - Grey Bar"/>
    <w:basedOn w:val="Normal"/>
    <w:rsid w:val="001B42EE"/>
    <w:pPr>
      <w:pBdr>
        <w:top w:val="thinThickSmallGap" w:sz="24" w:space="1" w:color="auto"/>
      </w:pBdr>
      <w:shd w:val="pct25" w:color="auto" w:fill="auto"/>
      <w:tabs>
        <w:tab w:val="left" w:pos="2610"/>
        <w:tab w:val="left" w:pos="2880"/>
      </w:tabs>
      <w:spacing w:after="600" w:line="240" w:lineRule="auto"/>
      <w:jc w:val="both"/>
    </w:pPr>
    <w:rPr>
      <w:rFonts w:ascii="Arial" w:eastAsia="Times New Roman" w:hAnsi="Arial" w:cs="Times New Roman"/>
      <w:snapToGrid w:val="0"/>
      <w:sz w:val="40"/>
      <w:szCs w:val="20"/>
      <w:lang w:val="en-GB"/>
    </w:rPr>
  </w:style>
  <w:style w:type="paragraph" w:customStyle="1" w:styleId="Cover-Line2">
    <w:name w:val="Cover - Line 2"/>
    <w:basedOn w:val="Normal"/>
    <w:rsid w:val="001B42EE"/>
    <w:pPr>
      <w:tabs>
        <w:tab w:val="left" w:pos="2610"/>
        <w:tab w:val="left" w:pos="2880"/>
      </w:tabs>
      <w:spacing w:before="240" w:after="240" w:line="240" w:lineRule="auto"/>
      <w:jc w:val="right"/>
    </w:pPr>
    <w:rPr>
      <w:rFonts w:ascii="Times New Roman" w:eastAsia="Times New Roman" w:hAnsi="Times New Roman" w:cs="Times New Roman"/>
      <w:snapToGrid w:val="0"/>
      <w:sz w:val="56"/>
      <w:szCs w:val="20"/>
      <w:lang w:val="en-GB"/>
    </w:rPr>
  </w:style>
  <w:style w:type="paragraph" w:customStyle="1" w:styleId="Cover-Line4">
    <w:name w:val="Cover - Line 4"/>
    <w:basedOn w:val="Normal"/>
    <w:rsid w:val="001B42EE"/>
    <w:pPr>
      <w:tabs>
        <w:tab w:val="left" w:pos="1440"/>
        <w:tab w:val="left" w:pos="2610"/>
      </w:tabs>
      <w:spacing w:after="80" w:line="240" w:lineRule="auto"/>
      <w:jc w:val="both"/>
    </w:pPr>
    <w:rPr>
      <w:rFonts w:ascii="Arial" w:eastAsia="Times New Roman" w:hAnsi="Arial" w:cs="Times New Roman"/>
      <w:snapToGrid w:val="0"/>
      <w:color w:val="000000"/>
      <w:sz w:val="18"/>
      <w:szCs w:val="20"/>
    </w:rPr>
  </w:style>
  <w:style w:type="paragraph" w:customStyle="1" w:styleId="TableText">
    <w:name w:val="Table Text"/>
    <w:basedOn w:val="Normal"/>
    <w:autoRedefine/>
    <w:rsid w:val="003C0CC3"/>
    <w:pPr>
      <w:widowControl w:val="0"/>
      <w:adjustRightInd w:val="0"/>
      <w:spacing w:after="0" w:line="240" w:lineRule="auto"/>
      <w:ind w:left="72"/>
      <w:textAlignment w:val="baseline"/>
    </w:pPr>
    <w:rPr>
      <w:rFonts w:ascii="Arial" w:eastAsia="Times New Roman" w:hAnsi="Arial" w:cs="Times New Roman"/>
      <w:bCs/>
      <w:color w:val="FF0000"/>
      <w:szCs w:val="20"/>
      <w:lang w:val="en-GB"/>
    </w:rPr>
  </w:style>
  <w:style w:type="paragraph" w:customStyle="1" w:styleId="TableHeader">
    <w:name w:val="Table Header"/>
    <w:basedOn w:val="Normal"/>
    <w:autoRedefine/>
    <w:rsid w:val="003C0CC3"/>
    <w:pPr>
      <w:widowControl w:val="0"/>
      <w:adjustRightInd w:val="0"/>
      <w:spacing w:after="0" w:line="240" w:lineRule="auto"/>
      <w:jc w:val="center"/>
      <w:textAlignment w:val="baseline"/>
    </w:pPr>
    <w:rPr>
      <w:rFonts w:ascii="Arial" w:eastAsia="Times New Roman" w:hAnsi="Arial" w:cs="Times New Roman"/>
      <w:b/>
      <w:sz w:val="20"/>
      <w:szCs w:val="20"/>
    </w:rPr>
  </w:style>
  <w:style w:type="paragraph" w:customStyle="1" w:styleId="Bullet-Normal">
    <w:name w:val="Bullet - Normal"/>
    <w:rsid w:val="002476BD"/>
    <w:pPr>
      <w:spacing w:after="40" w:line="240" w:lineRule="auto"/>
    </w:pPr>
    <w:rPr>
      <w:rFonts w:ascii="Arial" w:eastAsia="Times New Roman" w:hAnsi="Arial" w:cs="Arial"/>
      <w:sz w:val="18"/>
      <w:szCs w:val="18"/>
    </w:rPr>
  </w:style>
  <w:style w:type="character" w:styleId="CommentReference">
    <w:name w:val="annotation reference"/>
    <w:basedOn w:val="DefaultParagraphFont"/>
    <w:semiHidden/>
    <w:unhideWhenUsed/>
    <w:rsid w:val="003645D3"/>
    <w:rPr>
      <w:sz w:val="16"/>
      <w:szCs w:val="16"/>
    </w:rPr>
  </w:style>
  <w:style w:type="paragraph" w:styleId="CommentText">
    <w:name w:val="annotation text"/>
    <w:basedOn w:val="Normal"/>
    <w:link w:val="CommentTextChar"/>
    <w:semiHidden/>
    <w:unhideWhenUsed/>
    <w:rsid w:val="003645D3"/>
    <w:pPr>
      <w:spacing w:line="240" w:lineRule="auto"/>
    </w:pPr>
    <w:rPr>
      <w:sz w:val="20"/>
      <w:szCs w:val="20"/>
    </w:rPr>
  </w:style>
  <w:style w:type="character" w:customStyle="1" w:styleId="CommentTextChar">
    <w:name w:val="Comment Text Char"/>
    <w:basedOn w:val="DefaultParagraphFont"/>
    <w:link w:val="CommentText"/>
    <w:semiHidden/>
    <w:rsid w:val="003645D3"/>
    <w:rPr>
      <w:sz w:val="20"/>
      <w:szCs w:val="20"/>
    </w:rPr>
  </w:style>
  <w:style w:type="paragraph" w:styleId="CommentSubject">
    <w:name w:val="annotation subject"/>
    <w:basedOn w:val="CommentText"/>
    <w:next w:val="CommentText"/>
    <w:link w:val="CommentSubjectChar"/>
    <w:uiPriority w:val="99"/>
    <w:semiHidden/>
    <w:unhideWhenUsed/>
    <w:rsid w:val="003645D3"/>
    <w:rPr>
      <w:b/>
      <w:bCs/>
    </w:rPr>
  </w:style>
  <w:style w:type="character" w:customStyle="1" w:styleId="CommentSubjectChar">
    <w:name w:val="Comment Subject Char"/>
    <w:basedOn w:val="CommentTextChar"/>
    <w:link w:val="CommentSubject"/>
    <w:uiPriority w:val="99"/>
    <w:semiHidden/>
    <w:rsid w:val="003645D3"/>
    <w:rPr>
      <w:b/>
      <w:bCs/>
      <w:sz w:val="20"/>
      <w:szCs w:val="20"/>
    </w:rPr>
  </w:style>
  <w:style w:type="character" w:customStyle="1" w:styleId="m1">
    <w:name w:val="m1"/>
    <w:basedOn w:val="DefaultParagraphFont"/>
    <w:rsid w:val="003F6A37"/>
    <w:rPr>
      <w:color w:val="0000FF"/>
    </w:rPr>
  </w:style>
  <w:style w:type="character" w:customStyle="1" w:styleId="t1">
    <w:name w:val="t1"/>
    <w:basedOn w:val="DefaultParagraphFont"/>
    <w:rsid w:val="003F6A37"/>
    <w:rPr>
      <w:color w:val="990000"/>
    </w:rPr>
  </w:style>
  <w:style w:type="character" w:customStyle="1" w:styleId="ns1">
    <w:name w:val="ns1"/>
    <w:basedOn w:val="DefaultParagraphFont"/>
    <w:rsid w:val="003F6A37"/>
    <w:rPr>
      <w:color w:val="FF0000"/>
    </w:rPr>
  </w:style>
  <w:style w:type="character" w:customStyle="1" w:styleId="b1">
    <w:name w:val="b1"/>
    <w:basedOn w:val="DefaultParagraphFont"/>
    <w:rsid w:val="003F6A37"/>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3F6A37"/>
    <w:rPr>
      <w:b/>
      <w:bCs/>
    </w:rPr>
  </w:style>
  <w:style w:type="paragraph" w:styleId="Caption">
    <w:name w:val="caption"/>
    <w:basedOn w:val="Normal"/>
    <w:next w:val="Normal"/>
    <w:uiPriority w:val="35"/>
    <w:unhideWhenUsed/>
    <w:qFormat/>
    <w:rsid w:val="00327FC6"/>
    <w:pPr>
      <w:spacing w:line="240" w:lineRule="auto"/>
    </w:pPr>
    <w:rPr>
      <w:i/>
      <w:iCs/>
      <w:color w:val="1F497D" w:themeColor="text2"/>
      <w:sz w:val="18"/>
      <w:szCs w:val="18"/>
    </w:rPr>
  </w:style>
  <w:style w:type="character" w:customStyle="1" w:styleId="ListParagraphChar">
    <w:name w:val="List Paragraph Char"/>
    <w:aliases w:val="List Paragraph ch tit Char"/>
    <w:basedOn w:val="DefaultParagraphFont"/>
    <w:link w:val="ListParagraph"/>
    <w:uiPriority w:val="34"/>
    <w:locked/>
    <w:rsid w:val="0092549C"/>
  </w:style>
  <w:style w:type="paragraph" w:styleId="BodyText">
    <w:name w:val="Body Text"/>
    <w:basedOn w:val="Normal"/>
    <w:link w:val="BodyTextChar"/>
    <w:autoRedefine/>
    <w:unhideWhenUsed/>
    <w:rsid w:val="00FC4BB0"/>
    <w:pPr>
      <w:spacing w:before="120" w:after="120" w:line="240" w:lineRule="auto"/>
    </w:pPr>
    <w:rPr>
      <w:rFonts w:ascii="Tahoma" w:eastAsia="Tahoma" w:hAnsi="Tahoma" w:cs="Tahoma"/>
      <w:sz w:val="20"/>
      <w:szCs w:val="20"/>
      <w:lang w:bidi="ar-EG"/>
    </w:rPr>
  </w:style>
  <w:style w:type="character" w:customStyle="1" w:styleId="BodyTextChar">
    <w:name w:val="Body Text Char"/>
    <w:basedOn w:val="DefaultParagraphFont"/>
    <w:link w:val="BodyText"/>
    <w:rsid w:val="00FC4BB0"/>
    <w:rPr>
      <w:rFonts w:ascii="Tahoma" w:eastAsia="Tahoma" w:hAnsi="Tahoma" w:cs="Tahoma"/>
      <w:sz w:val="20"/>
      <w:szCs w:val="20"/>
      <w:lang w:bidi="ar-EG"/>
    </w:rPr>
  </w:style>
  <w:style w:type="paragraph" w:styleId="HTMLPreformatted">
    <w:name w:val="HTML Preformatted"/>
    <w:basedOn w:val="Normal"/>
    <w:link w:val="HTMLPreformattedChar"/>
    <w:uiPriority w:val="99"/>
    <w:semiHidden/>
    <w:unhideWhenUsed/>
    <w:rsid w:val="00661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10CE"/>
    <w:rPr>
      <w:rFonts w:ascii="Courier New" w:eastAsia="Times New Roman" w:hAnsi="Courier New" w:cs="Courier New"/>
      <w:sz w:val="20"/>
      <w:szCs w:val="20"/>
    </w:rPr>
  </w:style>
  <w:style w:type="character" w:customStyle="1" w:styleId="tag">
    <w:name w:val="tag"/>
    <w:basedOn w:val="DefaultParagraphFont"/>
    <w:rsid w:val="006610CE"/>
  </w:style>
  <w:style w:type="character" w:customStyle="1" w:styleId="attr">
    <w:name w:val="attr"/>
    <w:basedOn w:val="DefaultParagraphFont"/>
    <w:rsid w:val="00661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58724">
      <w:bodyDiv w:val="1"/>
      <w:marLeft w:val="0"/>
      <w:marRight w:val="0"/>
      <w:marTop w:val="0"/>
      <w:marBottom w:val="0"/>
      <w:divBdr>
        <w:top w:val="none" w:sz="0" w:space="0" w:color="auto"/>
        <w:left w:val="none" w:sz="0" w:space="0" w:color="auto"/>
        <w:bottom w:val="none" w:sz="0" w:space="0" w:color="auto"/>
        <w:right w:val="none" w:sz="0" w:space="0" w:color="auto"/>
      </w:divBdr>
      <w:divsChild>
        <w:div w:id="773869062">
          <w:marLeft w:val="0"/>
          <w:marRight w:val="0"/>
          <w:marTop w:val="0"/>
          <w:marBottom w:val="0"/>
          <w:divBdr>
            <w:top w:val="none" w:sz="0" w:space="0" w:color="auto"/>
            <w:left w:val="none" w:sz="0" w:space="0" w:color="auto"/>
            <w:bottom w:val="none" w:sz="0" w:space="0" w:color="auto"/>
            <w:right w:val="none" w:sz="0" w:space="0" w:color="auto"/>
          </w:divBdr>
        </w:div>
        <w:div w:id="1283805031">
          <w:marLeft w:val="0"/>
          <w:marRight w:val="0"/>
          <w:marTop w:val="0"/>
          <w:marBottom w:val="0"/>
          <w:divBdr>
            <w:top w:val="none" w:sz="0" w:space="0" w:color="auto"/>
            <w:left w:val="none" w:sz="0" w:space="0" w:color="auto"/>
            <w:bottom w:val="none" w:sz="0" w:space="0" w:color="auto"/>
            <w:right w:val="none" w:sz="0" w:space="0" w:color="auto"/>
          </w:divBdr>
        </w:div>
        <w:div w:id="1369573686">
          <w:marLeft w:val="0"/>
          <w:marRight w:val="0"/>
          <w:marTop w:val="0"/>
          <w:marBottom w:val="0"/>
          <w:divBdr>
            <w:top w:val="none" w:sz="0" w:space="0" w:color="auto"/>
            <w:left w:val="none" w:sz="0" w:space="0" w:color="auto"/>
            <w:bottom w:val="none" w:sz="0" w:space="0" w:color="auto"/>
            <w:right w:val="none" w:sz="0" w:space="0" w:color="auto"/>
          </w:divBdr>
        </w:div>
        <w:div w:id="1542204269">
          <w:marLeft w:val="0"/>
          <w:marRight w:val="0"/>
          <w:marTop w:val="0"/>
          <w:marBottom w:val="0"/>
          <w:divBdr>
            <w:top w:val="none" w:sz="0" w:space="0" w:color="auto"/>
            <w:left w:val="none" w:sz="0" w:space="0" w:color="auto"/>
            <w:bottom w:val="none" w:sz="0" w:space="0" w:color="auto"/>
            <w:right w:val="none" w:sz="0" w:space="0" w:color="auto"/>
          </w:divBdr>
        </w:div>
        <w:div w:id="2010403535">
          <w:marLeft w:val="0"/>
          <w:marRight w:val="0"/>
          <w:marTop w:val="0"/>
          <w:marBottom w:val="0"/>
          <w:divBdr>
            <w:top w:val="none" w:sz="0" w:space="0" w:color="auto"/>
            <w:left w:val="none" w:sz="0" w:space="0" w:color="auto"/>
            <w:bottom w:val="none" w:sz="0" w:space="0" w:color="auto"/>
            <w:right w:val="none" w:sz="0" w:space="0" w:color="auto"/>
          </w:divBdr>
        </w:div>
      </w:divsChild>
    </w:div>
    <w:div w:id="161893326">
      <w:bodyDiv w:val="1"/>
      <w:marLeft w:val="0"/>
      <w:marRight w:val="360"/>
      <w:marTop w:val="0"/>
      <w:marBottom w:val="0"/>
      <w:divBdr>
        <w:top w:val="none" w:sz="0" w:space="0" w:color="auto"/>
        <w:left w:val="none" w:sz="0" w:space="0" w:color="auto"/>
        <w:bottom w:val="none" w:sz="0" w:space="0" w:color="auto"/>
        <w:right w:val="none" w:sz="0" w:space="0" w:color="auto"/>
      </w:divBdr>
      <w:divsChild>
        <w:div w:id="2083214802">
          <w:marLeft w:val="240"/>
          <w:marRight w:val="240"/>
          <w:marTop w:val="0"/>
          <w:marBottom w:val="0"/>
          <w:divBdr>
            <w:top w:val="none" w:sz="0" w:space="0" w:color="auto"/>
            <w:left w:val="none" w:sz="0" w:space="0" w:color="auto"/>
            <w:bottom w:val="none" w:sz="0" w:space="0" w:color="auto"/>
            <w:right w:val="none" w:sz="0" w:space="0" w:color="auto"/>
          </w:divBdr>
          <w:divsChild>
            <w:div w:id="1538542037">
              <w:marLeft w:val="240"/>
              <w:marRight w:val="0"/>
              <w:marTop w:val="0"/>
              <w:marBottom w:val="0"/>
              <w:divBdr>
                <w:top w:val="none" w:sz="0" w:space="0" w:color="auto"/>
                <w:left w:val="none" w:sz="0" w:space="0" w:color="auto"/>
                <w:bottom w:val="none" w:sz="0" w:space="0" w:color="auto"/>
                <w:right w:val="none" w:sz="0" w:space="0" w:color="auto"/>
              </w:divBdr>
            </w:div>
            <w:div w:id="773936861">
              <w:marLeft w:val="0"/>
              <w:marRight w:val="0"/>
              <w:marTop w:val="0"/>
              <w:marBottom w:val="0"/>
              <w:divBdr>
                <w:top w:val="none" w:sz="0" w:space="0" w:color="auto"/>
                <w:left w:val="none" w:sz="0" w:space="0" w:color="auto"/>
                <w:bottom w:val="none" w:sz="0" w:space="0" w:color="auto"/>
                <w:right w:val="none" w:sz="0" w:space="0" w:color="auto"/>
              </w:divBdr>
              <w:divsChild>
                <w:div w:id="1566447596">
                  <w:marLeft w:val="240"/>
                  <w:marRight w:val="240"/>
                  <w:marTop w:val="0"/>
                  <w:marBottom w:val="0"/>
                  <w:divBdr>
                    <w:top w:val="none" w:sz="0" w:space="0" w:color="auto"/>
                    <w:left w:val="none" w:sz="0" w:space="0" w:color="auto"/>
                    <w:bottom w:val="none" w:sz="0" w:space="0" w:color="auto"/>
                    <w:right w:val="none" w:sz="0" w:space="0" w:color="auto"/>
                  </w:divBdr>
                  <w:divsChild>
                    <w:div w:id="556673516">
                      <w:marLeft w:val="240"/>
                      <w:marRight w:val="0"/>
                      <w:marTop w:val="0"/>
                      <w:marBottom w:val="0"/>
                      <w:divBdr>
                        <w:top w:val="none" w:sz="0" w:space="0" w:color="auto"/>
                        <w:left w:val="none" w:sz="0" w:space="0" w:color="auto"/>
                        <w:bottom w:val="none" w:sz="0" w:space="0" w:color="auto"/>
                        <w:right w:val="none" w:sz="0" w:space="0" w:color="auto"/>
                      </w:divBdr>
                    </w:div>
                  </w:divsChild>
                </w:div>
                <w:div w:id="533738418">
                  <w:marLeft w:val="240"/>
                  <w:marRight w:val="240"/>
                  <w:marTop w:val="0"/>
                  <w:marBottom w:val="0"/>
                  <w:divBdr>
                    <w:top w:val="none" w:sz="0" w:space="0" w:color="auto"/>
                    <w:left w:val="none" w:sz="0" w:space="0" w:color="auto"/>
                    <w:bottom w:val="none" w:sz="0" w:space="0" w:color="auto"/>
                    <w:right w:val="none" w:sz="0" w:space="0" w:color="auto"/>
                  </w:divBdr>
                  <w:divsChild>
                    <w:div w:id="1056314503">
                      <w:marLeft w:val="240"/>
                      <w:marRight w:val="0"/>
                      <w:marTop w:val="0"/>
                      <w:marBottom w:val="0"/>
                      <w:divBdr>
                        <w:top w:val="none" w:sz="0" w:space="0" w:color="auto"/>
                        <w:left w:val="none" w:sz="0" w:space="0" w:color="auto"/>
                        <w:bottom w:val="none" w:sz="0" w:space="0" w:color="auto"/>
                        <w:right w:val="none" w:sz="0" w:space="0" w:color="auto"/>
                      </w:divBdr>
                    </w:div>
                  </w:divsChild>
                </w:div>
                <w:div w:id="174733637">
                  <w:marLeft w:val="240"/>
                  <w:marRight w:val="240"/>
                  <w:marTop w:val="0"/>
                  <w:marBottom w:val="0"/>
                  <w:divBdr>
                    <w:top w:val="none" w:sz="0" w:space="0" w:color="auto"/>
                    <w:left w:val="none" w:sz="0" w:space="0" w:color="auto"/>
                    <w:bottom w:val="none" w:sz="0" w:space="0" w:color="auto"/>
                    <w:right w:val="none" w:sz="0" w:space="0" w:color="auto"/>
                  </w:divBdr>
                  <w:divsChild>
                    <w:div w:id="1232041295">
                      <w:marLeft w:val="240"/>
                      <w:marRight w:val="0"/>
                      <w:marTop w:val="0"/>
                      <w:marBottom w:val="0"/>
                      <w:divBdr>
                        <w:top w:val="none" w:sz="0" w:space="0" w:color="auto"/>
                        <w:left w:val="none" w:sz="0" w:space="0" w:color="auto"/>
                        <w:bottom w:val="none" w:sz="0" w:space="0" w:color="auto"/>
                        <w:right w:val="none" w:sz="0" w:space="0" w:color="auto"/>
                      </w:divBdr>
                    </w:div>
                  </w:divsChild>
                </w:div>
                <w:div w:id="23798046">
                  <w:marLeft w:val="240"/>
                  <w:marRight w:val="240"/>
                  <w:marTop w:val="0"/>
                  <w:marBottom w:val="0"/>
                  <w:divBdr>
                    <w:top w:val="none" w:sz="0" w:space="0" w:color="auto"/>
                    <w:left w:val="none" w:sz="0" w:space="0" w:color="auto"/>
                    <w:bottom w:val="none" w:sz="0" w:space="0" w:color="auto"/>
                    <w:right w:val="none" w:sz="0" w:space="0" w:color="auto"/>
                  </w:divBdr>
                  <w:divsChild>
                    <w:div w:id="577011154">
                      <w:marLeft w:val="240"/>
                      <w:marRight w:val="0"/>
                      <w:marTop w:val="0"/>
                      <w:marBottom w:val="0"/>
                      <w:divBdr>
                        <w:top w:val="none" w:sz="0" w:space="0" w:color="auto"/>
                        <w:left w:val="none" w:sz="0" w:space="0" w:color="auto"/>
                        <w:bottom w:val="none" w:sz="0" w:space="0" w:color="auto"/>
                        <w:right w:val="none" w:sz="0" w:space="0" w:color="auto"/>
                      </w:divBdr>
                    </w:div>
                  </w:divsChild>
                </w:div>
                <w:div w:id="342820751">
                  <w:marLeft w:val="240"/>
                  <w:marRight w:val="240"/>
                  <w:marTop w:val="0"/>
                  <w:marBottom w:val="0"/>
                  <w:divBdr>
                    <w:top w:val="none" w:sz="0" w:space="0" w:color="auto"/>
                    <w:left w:val="none" w:sz="0" w:space="0" w:color="auto"/>
                    <w:bottom w:val="none" w:sz="0" w:space="0" w:color="auto"/>
                    <w:right w:val="none" w:sz="0" w:space="0" w:color="auto"/>
                  </w:divBdr>
                  <w:divsChild>
                    <w:div w:id="221184411">
                      <w:marLeft w:val="240"/>
                      <w:marRight w:val="0"/>
                      <w:marTop w:val="0"/>
                      <w:marBottom w:val="0"/>
                      <w:divBdr>
                        <w:top w:val="none" w:sz="0" w:space="0" w:color="auto"/>
                        <w:left w:val="none" w:sz="0" w:space="0" w:color="auto"/>
                        <w:bottom w:val="none" w:sz="0" w:space="0" w:color="auto"/>
                        <w:right w:val="none" w:sz="0" w:space="0" w:color="auto"/>
                      </w:divBdr>
                    </w:div>
                  </w:divsChild>
                </w:div>
                <w:div w:id="19181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08345">
      <w:bodyDiv w:val="1"/>
      <w:marLeft w:val="0"/>
      <w:marRight w:val="360"/>
      <w:marTop w:val="0"/>
      <w:marBottom w:val="0"/>
      <w:divBdr>
        <w:top w:val="none" w:sz="0" w:space="0" w:color="auto"/>
        <w:left w:val="none" w:sz="0" w:space="0" w:color="auto"/>
        <w:bottom w:val="none" w:sz="0" w:space="0" w:color="auto"/>
        <w:right w:val="none" w:sz="0" w:space="0" w:color="auto"/>
      </w:divBdr>
      <w:divsChild>
        <w:div w:id="2006742862">
          <w:marLeft w:val="240"/>
          <w:marRight w:val="240"/>
          <w:marTop w:val="0"/>
          <w:marBottom w:val="0"/>
          <w:divBdr>
            <w:top w:val="none" w:sz="0" w:space="0" w:color="auto"/>
            <w:left w:val="none" w:sz="0" w:space="0" w:color="auto"/>
            <w:bottom w:val="none" w:sz="0" w:space="0" w:color="auto"/>
            <w:right w:val="none" w:sz="0" w:space="0" w:color="auto"/>
          </w:divBdr>
          <w:divsChild>
            <w:div w:id="2090884054">
              <w:marLeft w:val="240"/>
              <w:marRight w:val="0"/>
              <w:marTop w:val="0"/>
              <w:marBottom w:val="0"/>
              <w:divBdr>
                <w:top w:val="none" w:sz="0" w:space="0" w:color="auto"/>
                <w:left w:val="none" w:sz="0" w:space="0" w:color="auto"/>
                <w:bottom w:val="none" w:sz="0" w:space="0" w:color="auto"/>
                <w:right w:val="none" w:sz="0" w:space="0" w:color="auto"/>
              </w:divBdr>
            </w:div>
            <w:div w:id="1936590648">
              <w:marLeft w:val="0"/>
              <w:marRight w:val="0"/>
              <w:marTop w:val="0"/>
              <w:marBottom w:val="0"/>
              <w:divBdr>
                <w:top w:val="none" w:sz="0" w:space="0" w:color="auto"/>
                <w:left w:val="none" w:sz="0" w:space="0" w:color="auto"/>
                <w:bottom w:val="none" w:sz="0" w:space="0" w:color="auto"/>
                <w:right w:val="none" w:sz="0" w:space="0" w:color="auto"/>
              </w:divBdr>
              <w:divsChild>
                <w:div w:id="1201241812">
                  <w:marLeft w:val="240"/>
                  <w:marRight w:val="240"/>
                  <w:marTop w:val="0"/>
                  <w:marBottom w:val="0"/>
                  <w:divBdr>
                    <w:top w:val="none" w:sz="0" w:space="0" w:color="auto"/>
                    <w:left w:val="none" w:sz="0" w:space="0" w:color="auto"/>
                    <w:bottom w:val="none" w:sz="0" w:space="0" w:color="auto"/>
                    <w:right w:val="none" w:sz="0" w:space="0" w:color="auto"/>
                  </w:divBdr>
                  <w:divsChild>
                    <w:div w:id="1023898508">
                      <w:marLeft w:val="240"/>
                      <w:marRight w:val="0"/>
                      <w:marTop w:val="0"/>
                      <w:marBottom w:val="0"/>
                      <w:divBdr>
                        <w:top w:val="none" w:sz="0" w:space="0" w:color="auto"/>
                        <w:left w:val="none" w:sz="0" w:space="0" w:color="auto"/>
                        <w:bottom w:val="none" w:sz="0" w:space="0" w:color="auto"/>
                        <w:right w:val="none" w:sz="0" w:space="0" w:color="auto"/>
                      </w:divBdr>
                    </w:div>
                    <w:div w:id="472259181">
                      <w:marLeft w:val="0"/>
                      <w:marRight w:val="0"/>
                      <w:marTop w:val="0"/>
                      <w:marBottom w:val="0"/>
                      <w:divBdr>
                        <w:top w:val="none" w:sz="0" w:space="0" w:color="auto"/>
                        <w:left w:val="none" w:sz="0" w:space="0" w:color="auto"/>
                        <w:bottom w:val="none" w:sz="0" w:space="0" w:color="auto"/>
                        <w:right w:val="none" w:sz="0" w:space="0" w:color="auto"/>
                      </w:divBdr>
                      <w:divsChild>
                        <w:div w:id="258029070">
                          <w:marLeft w:val="240"/>
                          <w:marRight w:val="240"/>
                          <w:marTop w:val="0"/>
                          <w:marBottom w:val="0"/>
                          <w:divBdr>
                            <w:top w:val="none" w:sz="0" w:space="0" w:color="auto"/>
                            <w:left w:val="none" w:sz="0" w:space="0" w:color="auto"/>
                            <w:bottom w:val="none" w:sz="0" w:space="0" w:color="auto"/>
                            <w:right w:val="none" w:sz="0" w:space="0" w:color="auto"/>
                          </w:divBdr>
                          <w:divsChild>
                            <w:div w:id="1639649388">
                              <w:marLeft w:val="240"/>
                              <w:marRight w:val="0"/>
                              <w:marTop w:val="0"/>
                              <w:marBottom w:val="0"/>
                              <w:divBdr>
                                <w:top w:val="none" w:sz="0" w:space="0" w:color="auto"/>
                                <w:left w:val="none" w:sz="0" w:space="0" w:color="auto"/>
                                <w:bottom w:val="none" w:sz="0" w:space="0" w:color="auto"/>
                                <w:right w:val="none" w:sz="0" w:space="0" w:color="auto"/>
                              </w:divBdr>
                            </w:div>
                          </w:divsChild>
                        </w:div>
                        <w:div w:id="661198553">
                          <w:marLeft w:val="240"/>
                          <w:marRight w:val="240"/>
                          <w:marTop w:val="0"/>
                          <w:marBottom w:val="0"/>
                          <w:divBdr>
                            <w:top w:val="none" w:sz="0" w:space="0" w:color="auto"/>
                            <w:left w:val="none" w:sz="0" w:space="0" w:color="auto"/>
                            <w:bottom w:val="none" w:sz="0" w:space="0" w:color="auto"/>
                            <w:right w:val="none" w:sz="0" w:space="0" w:color="auto"/>
                          </w:divBdr>
                          <w:divsChild>
                            <w:div w:id="1109394170">
                              <w:marLeft w:val="240"/>
                              <w:marRight w:val="0"/>
                              <w:marTop w:val="0"/>
                              <w:marBottom w:val="0"/>
                              <w:divBdr>
                                <w:top w:val="none" w:sz="0" w:space="0" w:color="auto"/>
                                <w:left w:val="none" w:sz="0" w:space="0" w:color="auto"/>
                                <w:bottom w:val="none" w:sz="0" w:space="0" w:color="auto"/>
                                <w:right w:val="none" w:sz="0" w:space="0" w:color="auto"/>
                              </w:divBdr>
                            </w:div>
                          </w:divsChild>
                        </w:div>
                        <w:div w:id="1494486210">
                          <w:marLeft w:val="240"/>
                          <w:marRight w:val="240"/>
                          <w:marTop w:val="0"/>
                          <w:marBottom w:val="0"/>
                          <w:divBdr>
                            <w:top w:val="none" w:sz="0" w:space="0" w:color="auto"/>
                            <w:left w:val="none" w:sz="0" w:space="0" w:color="auto"/>
                            <w:bottom w:val="none" w:sz="0" w:space="0" w:color="auto"/>
                            <w:right w:val="none" w:sz="0" w:space="0" w:color="auto"/>
                          </w:divBdr>
                          <w:divsChild>
                            <w:div w:id="500699292">
                              <w:marLeft w:val="240"/>
                              <w:marRight w:val="0"/>
                              <w:marTop w:val="0"/>
                              <w:marBottom w:val="0"/>
                              <w:divBdr>
                                <w:top w:val="none" w:sz="0" w:space="0" w:color="auto"/>
                                <w:left w:val="none" w:sz="0" w:space="0" w:color="auto"/>
                                <w:bottom w:val="none" w:sz="0" w:space="0" w:color="auto"/>
                                <w:right w:val="none" w:sz="0" w:space="0" w:color="auto"/>
                              </w:divBdr>
                            </w:div>
                            <w:div w:id="365376968">
                              <w:marLeft w:val="0"/>
                              <w:marRight w:val="0"/>
                              <w:marTop w:val="0"/>
                              <w:marBottom w:val="0"/>
                              <w:divBdr>
                                <w:top w:val="none" w:sz="0" w:space="0" w:color="auto"/>
                                <w:left w:val="none" w:sz="0" w:space="0" w:color="auto"/>
                                <w:bottom w:val="none" w:sz="0" w:space="0" w:color="auto"/>
                                <w:right w:val="none" w:sz="0" w:space="0" w:color="auto"/>
                              </w:divBdr>
                              <w:divsChild>
                                <w:div w:id="1017583515">
                                  <w:marLeft w:val="240"/>
                                  <w:marRight w:val="240"/>
                                  <w:marTop w:val="0"/>
                                  <w:marBottom w:val="0"/>
                                  <w:divBdr>
                                    <w:top w:val="none" w:sz="0" w:space="0" w:color="auto"/>
                                    <w:left w:val="none" w:sz="0" w:space="0" w:color="auto"/>
                                    <w:bottom w:val="none" w:sz="0" w:space="0" w:color="auto"/>
                                    <w:right w:val="none" w:sz="0" w:space="0" w:color="auto"/>
                                  </w:divBdr>
                                  <w:divsChild>
                                    <w:div w:id="941493501">
                                      <w:marLeft w:val="240"/>
                                      <w:marRight w:val="0"/>
                                      <w:marTop w:val="0"/>
                                      <w:marBottom w:val="0"/>
                                      <w:divBdr>
                                        <w:top w:val="none" w:sz="0" w:space="0" w:color="auto"/>
                                        <w:left w:val="none" w:sz="0" w:space="0" w:color="auto"/>
                                        <w:bottom w:val="none" w:sz="0" w:space="0" w:color="auto"/>
                                        <w:right w:val="none" w:sz="0" w:space="0" w:color="auto"/>
                                      </w:divBdr>
                                    </w:div>
                                    <w:div w:id="141196555">
                                      <w:marLeft w:val="0"/>
                                      <w:marRight w:val="0"/>
                                      <w:marTop w:val="0"/>
                                      <w:marBottom w:val="0"/>
                                      <w:divBdr>
                                        <w:top w:val="none" w:sz="0" w:space="0" w:color="auto"/>
                                        <w:left w:val="none" w:sz="0" w:space="0" w:color="auto"/>
                                        <w:bottom w:val="none" w:sz="0" w:space="0" w:color="auto"/>
                                        <w:right w:val="none" w:sz="0" w:space="0" w:color="auto"/>
                                      </w:divBdr>
                                      <w:divsChild>
                                        <w:div w:id="808014883">
                                          <w:marLeft w:val="240"/>
                                          <w:marRight w:val="240"/>
                                          <w:marTop w:val="0"/>
                                          <w:marBottom w:val="0"/>
                                          <w:divBdr>
                                            <w:top w:val="none" w:sz="0" w:space="0" w:color="auto"/>
                                            <w:left w:val="none" w:sz="0" w:space="0" w:color="auto"/>
                                            <w:bottom w:val="none" w:sz="0" w:space="0" w:color="auto"/>
                                            <w:right w:val="none" w:sz="0" w:space="0" w:color="auto"/>
                                          </w:divBdr>
                                          <w:divsChild>
                                            <w:div w:id="1090546510">
                                              <w:marLeft w:val="240"/>
                                              <w:marRight w:val="0"/>
                                              <w:marTop w:val="0"/>
                                              <w:marBottom w:val="0"/>
                                              <w:divBdr>
                                                <w:top w:val="none" w:sz="0" w:space="0" w:color="auto"/>
                                                <w:left w:val="none" w:sz="0" w:space="0" w:color="auto"/>
                                                <w:bottom w:val="none" w:sz="0" w:space="0" w:color="auto"/>
                                                <w:right w:val="none" w:sz="0" w:space="0" w:color="auto"/>
                                              </w:divBdr>
                                            </w:div>
                                          </w:divsChild>
                                        </w:div>
                                        <w:div w:id="1793596140">
                                          <w:marLeft w:val="240"/>
                                          <w:marRight w:val="240"/>
                                          <w:marTop w:val="0"/>
                                          <w:marBottom w:val="0"/>
                                          <w:divBdr>
                                            <w:top w:val="none" w:sz="0" w:space="0" w:color="auto"/>
                                            <w:left w:val="none" w:sz="0" w:space="0" w:color="auto"/>
                                            <w:bottom w:val="none" w:sz="0" w:space="0" w:color="auto"/>
                                            <w:right w:val="none" w:sz="0" w:space="0" w:color="auto"/>
                                          </w:divBdr>
                                          <w:divsChild>
                                            <w:div w:id="1871529858">
                                              <w:marLeft w:val="240"/>
                                              <w:marRight w:val="0"/>
                                              <w:marTop w:val="0"/>
                                              <w:marBottom w:val="0"/>
                                              <w:divBdr>
                                                <w:top w:val="none" w:sz="0" w:space="0" w:color="auto"/>
                                                <w:left w:val="none" w:sz="0" w:space="0" w:color="auto"/>
                                                <w:bottom w:val="none" w:sz="0" w:space="0" w:color="auto"/>
                                                <w:right w:val="none" w:sz="0" w:space="0" w:color="auto"/>
                                              </w:divBdr>
                                            </w:div>
                                          </w:divsChild>
                                        </w:div>
                                        <w:div w:id="103548414">
                                          <w:marLeft w:val="240"/>
                                          <w:marRight w:val="240"/>
                                          <w:marTop w:val="0"/>
                                          <w:marBottom w:val="0"/>
                                          <w:divBdr>
                                            <w:top w:val="none" w:sz="0" w:space="0" w:color="auto"/>
                                            <w:left w:val="none" w:sz="0" w:space="0" w:color="auto"/>
                                            <w:bottom w:val="none" w:sz="0" w:space="0" w:color="auto"/>
                                            <w:right w:val="none" w:sz="0" w:space="0" w:color="auto"/>
                                          </w:divBdr>
                                          <w:divsChild>
                                            <w:div w:id="1594170844">
                                              <w:marLeft w:val="240"/>
                                              <w:marRight w:val="0"/>
                                              <w:marTop w:val="0"/>
                                              <w:marBottom w:val="0"/>
                                              <w:divBdr>
                                                <w:top w:val="none" w:sz="0" w:space="0" w:color="auto"/>
                                                <w:left w:val="none" w:sz="0" w:space="0" w:color="auto"/>
                                                <w:bottom w:val="none" w:sz="0" w:space="0" w:color="auto"/>
                                                <w:right w:val="none" w:sz="0" w:space="0" w:color="auto"/>
                                              </w:divBdr>
                                            </w:div>
                                          </w:divsChild>
                                        </w:div>
                                        <w:div w:id="1417702510">
                                          <w:marLeft w:val="240"/>
                                          <w:marRight w:val="240"/>
                                          <w:marTop w:val="0"/>
                                          <w:marBottom w:val="0"/>
                                          <w:divBdr>
                                            <w:top w:val="none" w:sz="0" w:space="0" w:color="auto"/>
                                            <w:left w:val="none" w:sz="0" w:space="0" w:color="auto"/>
                                            <w:bottom w:val="none" w:sz="0" w:space="0" w:color="auto"/>
                                            <w:right w:val="none" w:sz="0" w:space="0" w:color="auto"/>
                                          </w:divBdr>
                                          <w:divsChild>
                                            <w:div w:id="1751152033">
                                              <w:marLeft w:val="240"/>
                                              <w:marRight w:val="0"/>
                                              <w:marTop w:val="0"/>
                                              <w:marBottom w:val="0"/>
                                              <w:divBdr>
                                                <w:top w:val="none" w:sz="0" w:space="0" w:color="auto"/>
                                                <w:left w:val="none" w:sz="0" w:space="0" w:color="auto"/>
                                                <w:bottom w:val="none" w:sz="0" w:space="0" w:color="auto"/>
                                                <w:right w:val="none" w:sz="0" w:space="0" w:color="auto"/>
                                              </w:divBdr>
                                            </w:div>
                                          </w:divsChild>
                                        </w:div>
                                        <w:div w:id="153337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5202">
      <w:bodyDiv w:val="1"/>
      <w:marLeft w:val="0"/>
      <w:marRight w:val="0"/>
      <w:marTop w:val="0"/>
      <w:marBottom w:val="0"/>
      <w:divBdr>
        <w:top w:val="none" w:sz="0" w:space="0" w:color="auto"/>
        <w:left w:val="none" w:sz="0" w:space="0" w:color="auto"/>
        <w:bottom w:val="none" w:sz="0" w:space="0" w:color="auto"/>
        <w:right w:val="none" w:sz="0" w:space="0" w:color="auto"/>
      </w:divBdr>
    </w:div>
    <w:div w:id="766728191">
      <w:bodyDiv w:val="1"/>
      <w:marLeft w:val="0"/>
      <w:marRight w:val="0"/>
      <w:marTop w:val="0"/>
      <w:marBottom w:val="0"/>
      <w:divBdr>
        <w:top w:val="none" w:sz="0" w:space="0" w:color="auto"/>
        <w:left w:val="none" w:sz="0" w:space="0" w:color="auto"/>
        <w:bottom w:val="none" w:sz="0" w:space="0" w:color="auto"/>
        <w:right w:val="none" w:sz="0" w:space="0" w:color="auto"/>
      </w:divBdr>
    </w:div>
    <w:div w:id="1380596005">
      <w:bodyDiv w:val="1"/>
      <w:marLeft w:val="0"/>
      <w:marRight w:val="0"/>
      <w:marTop w:val="0"/>
      <w:marBottom w:val="0"/>
      <w:divBdr>
        <w:top w:val="none" w:sz="0" w:space="0" w:color="auto"/>
        <w:left w:val="none" w:sz="0" w:space="0" w:color="auto"/>
        <w:bottom w:val="none" w:sz="0" w:space="0" w:color="auto"/>
        <w:right w:val="none" w:sz="0" w:space="0" w:color="auto"/>
      </w:divBdr>
    </w:div>
    <w:div w:id="1531457693">
      <w:bodyDiv w:val="1"/>
      <w:marLeft w:val="0"/>
      <w:marRight w:val="0"/>
      <w:marTop w:val="0"/>
      <w:marBottom w:val="0"/>
      <w:divBdr>
        <w:top w:val="none" w:sz="0" w:space="0" w:color="auto"/>
        <w:left w:val="none" w:sz="0" w:space="0" w:color="auto"/>
        <w:bottom w:val="none" w:sz="0" w:space="0" w:color="auto"/>
        <w:right w:val="none" w:sz="0" w:space="0" w:color="auto"/>
      </w:divBdr>
    </w:div>
    <w:div w:id="1677153162">
      <w:bodyDiv w:val="1"/>
      <w:marLeft w:val="0"/>
      <w:marRight w:val="0"/>
      <w:marTop w:val="0"/>
      <w:marBottom w:val="0"/>
      <w:divBdr>
        <w:top w:val="none" w:sz="0" w:space="0" w:color="auto"/>
        <w:left w:val="none" w:sz="0" w:space="0" w:color="auto"/>
        <w:bottom w:val="none" w:sz="0" w:space="0" w:color="auto"/>
        <w:right w:val="none" w:sz="0" w:space="0" w:color="auto"/>
      </w:divBdr>
    </w:div>
    <w:div w:id="1697655836">
      <w:bodyDiv w:val="1"/>
      <w:marLeft w:val="0"/>
      <w:marRight w:val="0"/>
      <w:marTop w:val="0"/>
      <w:marBottom w:val="0"/>
      <w:divBdr>
        <w:top w:val="none" w:sz="0" w:space="0" w:color="auto"/>
        <w:left w:val="none" w:sz="0" w:space="0" w:color="auto"/>
        <w:bottom w:val="none" w:sz="0" w:space="0" w:color="auto"/>
        <w:right w:val="none" w:sz="0" w:space="0" w:color="auto"/>
      </w:divBdr>
    </w:div>
    <w:div w:id="1766031287">
      <w:bodyDiv w:val="1"/>
      <w:marLeft w:val="0"/>
      <w:marRight w:val="0"/>
      <w:marTop w:val="0"/>
      <w:marBottom w:val="0"/>
      <w:divBdr>
        <w:top w:val="none" w:sz="0" w:space="0" w:color="auto"/>
        <w:left w:val="none" w:sz="0" w:space="0" w:color="auto"/>
        <w:bottom w:val="none" w:sz="0" w:space="0" w:color="auto"/>
        <w:right w:val="none" w:sz="0" w:space="0" w:color="auto"/>
      </w:divBdr>
    </w:div>
    <w:div w:id="178234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2.bin"/><Relationship Id="rId39" Type="http://schemas.openxmlformats.org/officeDocument/2006/relationships/oleObject" Target="embeddings/oleObject7.bin"/><Relationship Id="rId21" Type="http://schemas.openxmlformats.org/officeDocument/2006/relationships/oleObject" Target="embeddings/oleObject1.bin"/><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49.png"/><Relationship Id="rId84" Type="http://schemas.openxmlformats.org/officeDocument/2006/relationships/image" Target="media/image55.png"/><Relationship Id="rId89"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46.png"/><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endnotes" Target="endnotes.xml"/><Relationship Id="rId24" Type="http://schemas.microsoft.com/office/2016/09/relationships/commentsIds" Target="commentsIds.xml"/><Relationship Id="rId32" Type="http://schemas.openxmlformats.org/officeDocument/2006/relationships/image" Target="media/image14.png"/><Relationship Id="rId37" Type="http://schemas.openxmlformats.org/officeDocument/2006/relationships/oleObject" Target="embeddings/oleObject6.bin"/><Relationship Id="rId40" Type="http://schemas.openxmlformats.org/officeDocument/2006/relationships/image" Target="media/image19.png"/><Relationship Id="rId45" Type="http://schemas.openxmlformats.org/officeDocument/2006/relationships/oleObject" Target="embeddings/oleObject11.bin"/><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oleObject" Target="embeddings/oleObject13.bin"/><Relationship Id="rId79" Type="http://schemas.openxmlformats.org/officeDocument/2006/relationships/image" Target="media/image51.png"/><Relationship Id="rId87" Type="http://schemas.openxmlformats.org/officeDocument/2006/relationships/image" Target="media/image58.png"/><Relationship Id="rId5" Type="http://schemas.openxmlformats.org/officeDocument/2006/relationships/customXml" Target="../customXml/item5.xml"/><Relationship Id="rId61" Type="http://schemas.openxmlformats.org/officeDocument/2006/relationships/image" Target="media/image36.png"/><Relationship Id="rId82" Type="http://schemas.openxmlformats.org/officeDocument/2006/relationships/image" Target="media/image53.png"/><Relationship Id="rId90"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comments" Target="comments.xml"/><Relationship Id="rId27" Type="http://schemas.openxmlformats.org/officeDocument/2006/relationships/image" Target="media/image11.png"/><Relationship Id="rId30" Type="http://schemas.openxmlformats.org/officeDocument/2006/relationships/oleObject" Target="embeddings/oleObject4.bin"/><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0.png"/><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oleObject" Target="embeddings/oleObject12.bin"/><Relationship Id="rId80" Type="http://schemas.openxmlformats.org/officeDocument/2006/relationships/oleObject" Target="embeddings/oleObject15.bin"/><Relationship Id="rId85" Type="http://schemas.openxmlformats.org/officeDocument/2006/relationships/image" Target="media/image56.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9.png"/><Relationship Id="rId41" Type="http://schemas.openxmlformats.org/officeDocument/2006/relationships/oleObject" Target="embeddings/oleObject8.bin"/><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48.png"/><Relationship Id="rId83" Type="http://schemas.openxmlformats.org/officeDocument/2006/relationships/image" Target="media/image54.emf"/><Relationship Id="rId88" Type="http://schemas.openxmlformats.org/officeDocument/2006/relationships/oleObject" Target="embeddings/oleObject16.bin"/><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microsoft.com/office/2011/relationships/commentsExtended" Target="commentsExtended.xml"/><Relationship Id="rId28" Type="http://schemas.openxmlformats.org/officeDocument/2006/relationships/oleObject" Target="embeddings/oleObject3.bin"/><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oleObject" Target="embeddings/oleObject10.bin"/><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png"/><Relationship Id="rId78" Type="http://schemas.openxmlformats.org/officeDocument/2006/relationships/oleObject" Target="embeddings/oleObject14.bin"/><Relationship Id="rId81" Type="http://schemas.openxmlformats.org/officeDocument/2006/relationships/image" Target="media/image52.png"/><Relationship Id="rId86"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2011-12-06T00:00:00</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Target_x0020_Audiences xmlns="ee80d1ad-22f8-4152-ba0b-76d2322df8f1" xsi:nil="true"/>
    <Comments xmlns="ee80d1ad-22f8-4152-ba0b-76d2322df8f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A112D95BBDEC4A99B86DE5830F0DC4" ma:contentTypeVersion="3" ma:contentTypeDescription="Create a new document." ma:contentTypeScope="" ma:versionID="8d93c0afa0836f200a7b8eb3d164692e">
  <xsd:schema xmlns:xsd="http://www.w3.org/2001/XMLSchema" xmlns:p="http://schemas.microsoft.com/office/2006/metadata/properties" xmlns:ns2="ee80d1ad-22f8-4152-ba0b-76d2322df8f1" targetNamespace="http://schemas.microsoft.com/office/2006/metadata/properties" ma:root="true" ma:fieldsID="a7da5f6249ae6cf9d567d72ea31f903e" ns2:_="">
    <xsd:import namespace="ee80d1ad-22f8-4152-ba0b-76d2322df8f1"/>
    <xsd:element name="properties">
      <xsd:complexType>
        <xsd:sequence>
          <xsd:element name="documentManagement">
            <xsd:complexType>
              <xsd:all>
                <xsd:element ref="ns2:Target_x0020_Audiences" minOccurs="0"/>
                <xsd:element ref="ns2:Comments" minOccurs="0"/>
              </xsd:all>
            </xsd:complexType>
          </xsd:element>
        </xsd:sequence>
      </xsd:complexType>
    </xsd:element>
  </xsd:schema>
  <xsd:schema xmlns:xsd="http://www.w3.org/2001/XMLSchema" xmlns:dms="http://schemas.microsoft.com/office/2006/documentManagement/types" targetNamespace="ee80d1ad-22f8-4152-ba0b-76d2322df8f1" elementFormDefault="qualified">
    <xsd:import namespace="http://schemas.microsoft.com/office/2006/documentManagement/types"/>
    <xsd:element name="Target_x0020_Audiences" ma:index="2" nillable="true" ma:displayName="Target Audiences" ma:internalName="Target_x0020_Audiences">
      <xsd:simpleType>
        <xsd:restriction base="dms:Unknown"/>
      </xsd:simpleType>
    </xsd:element>
    <xsd:element name="Comments" ma:index="3" nillable="true" ma:displayName="Comments" ma:internalName="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593498-EE2B-44BF-8379-F5F5592261D5}">
  <ds:schemaRefs>
    <ds:schemaRef ds:uri="http://schemas.microsoft.com/office/2006/metadata/properties"/>
    <ds:schemaRef ds:uri="ee80d1ad-22f8-4152-ba0b-76d2322df8f1"/>
  </ds:schemaRefs>
</ds:datastoreItem>
</file>

<file path=customXml/itemProps3.xml><?xml version="1.0" encoding="utf-8"?>
<ds:datastoreItem xmlns:ds="http://schemas.openxmlformats.org/officeDocument/2006/customXml" ds:itemID="{8BBBB9CC-54FA-4B49-A051-A0882D9FC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80d1ad-22f8-4152-ba0b-76d2322df8f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E6005AB-1208-4D07-99E9-3B9ABBD0A66F}">
  <ds:schemaRefs>
    <ds:schemaRef ds:uri="http://schemas.microsoft.com/sharepoint/v3/contenttype/forms"/>
  </ds:schemaRefs>
</ds:datastoreItem>
</file>

<file path=customXml/itemProps5.xml><?xml version="1.0" encoding="utf-8"?>
<ds:datastoreItem xmlns:ds="http://schemas.openxmlformats.org/officeDocument/2006/customXml" ds:itemID="{E015B424-C126-42E7-A395-B8B6A8D0D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5317</TotalTime>
  <Pages>21</Pages>
  <Words>16385</Words>
  <Characters>93396</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Use Case Template – V. 1.0</vt:lpstr>
    </vt:vector>
  </TitlesOfParts>
  <Company/>
  <LinksUpToDate>false</LinksUpToDate>
  <CharactersWithSpaces>109562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Template – V. 1.0</dc:title>
  <dc:creator>eyosri</dc:creator>
  <cp:lastModifiedBy>Fnu, Sonam</cp:lastModifiedBy>
  <cp:revision>25</cp:revision>
  <dcterms:created xsi:type="dcterms:W3CDTF">2019-11-27T13:59:00Z</dcterms:created>
  <dcterms:modified xsi:type="dcterms:W3CDTF">2019-12-02T13:37:00Z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0x01010055A112D95BBDEC4A99B86DE5830F0DC4</vt:lpwstr>
  </property>
</Properties>
</file>